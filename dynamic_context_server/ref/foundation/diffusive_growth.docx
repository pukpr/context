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drawings/drawing3.xml" ContentType="application/vnd.openxmlformats-officedocument.drawingml.chartshapes+xml"/>
  <Override PartName="/word/drawings/drawing4.xml" ContentType="application/vnd.openxmlformats-officedocument.drawingml.chartshap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drawings/drawing2.xml" ContentType="application/vnd.openxmlformats-officedocument.drawingml.chartshapes+xml"/>
  <Override PartName="/word/charts/chart6.xml" ContentType="application/vnd.openxmlformats-officedocument.drawingml.chart+xml"/>
  <Override PartName="/word/glossary/document.xml" ContentType="application/vnd.openxmlformats-officedocument.wordprocessingml.document.glossary+xml"/>
  <Default Extension="gif" ContentType="image/gif"/>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260" w:rsidRDefault="00210DA0" w:rsidP="00293082">
      <w:pPr>
        <w:pStyle w:val="ChapterTitle"/>
        <w:rPr>
          <w:ins w:id="0" w:author="pukitepa" w:date="2013-01-15T10:13:00Z"/>
        </w:rPr>
      </w:pPr>
      <w:bookmarkStart w:id="1" w:name="X88286"/>
      <w:bookmarkStart w:id="2" w:name="OLE_LINK1"/>
      <w:bookmarkStart w:id="3" w:name="OLE_LINK2"/>
      <w:del w:id="4" w:author="pukitepa" w:date="2013-01-15T09:10:00Z">
        <w:r>
          <w:pict>
            <v:shapetype id="_x0000_t202" coordsize="21600,21600" o:spt="202" path="m,l,21600r21600,l21600,xe">
              <v:stroke joinstyle="miter"/>
              <v:path gradientshapeok="t" o:connecttype="rect"/>
            </v:shapetype>
            <v:shape id="_x0000_s1026" type="#_x0000_t202" style="position:absolute;left:0;text-align:left;margin-left:-35.6pt;margin-top:-63.25pt;width:154.4pt;height:60.6pt;z-index:251660288;mso-width-relative:margin;mso-height-relative:margin" fillcolor="white [3201]" strokecolor="#c2d69b [1942]" strokeweight="1pt">
              <v:fill color2="#d6e3bc [1302]" focusposition="1" focussize="" focus="100%" type="gradient"/>
              <v:shadow on="t" type="perspective" color="#4e6128 [1606]" opacity=".5" offset="1pt" offset2="-3pt"/>
              <v:textbox style="mso-next-textbox:#_x0000_s1026">
                <w:txbxContent>
                  <w:p w:rsidR="00FD0E2D" w:rsidRPr="000C6E7F" w:rsidRDefault="00FD0E2D">
                    <w:pPr>
                      <w:rPr>
                        <w:rFonts w:ascii="Arial Narrow" w:hAnsi="Arial Narrow"/>
                        <w:sz w:val="16"/>
                        <w:szCs w:val="16"/>
                      </w:rPr>
                    </w:pPr>
                    <w:r>
                      <w:rPr>
                        <w:rFonts w:ascii="Arial Narrow" w:hAnsi="Arial Narrow"/>
                        <w:sz w:val="16"/>
                        <w:szCs w:val="16"/>
                      </w:rPr>
                      <w:t xml:space="preserve">This paper covers some of the simplified modeling we will require to handle corrosion and thermal context models for C2M2L. For critical reviews, please mark up and send to </w:t>
                    </w:r>
                    <w:hyperlink r:id="rId9" w:history="1">
                      <w:r w:rsidRPr="00055F8C">
                        <w:rPr>
                          <w:rStyle w:val="Hyperlink"/>
                          <w:rFonts w:ascii="Arial Narrow" w:hAnsi="Arial Narrow"/>
                          <w:sz w:val="16"/>
                          <w:szCs w:val="16"/>
                        </w:rPr>
                        <w:t>paul.pukite@baesystems.com</w:t>
                      </w:r>
                    </w:hyperlink>
                    <w:r>
                      <w:rPr>
                        <w:rFonts w:ascii="Arial Narrow" w:hAnsi="Arial Narrow"/>
                        <w:sz w:val="16"/>
                        <w:szCs w:val="16"/>
                      </w:rPr>
                      <w:t xml:space="preserve"> … in process</w:t>
                    </w:r>
                  </w:p>
                </w:txbxContent>
              </v:textbox>
            </v:shape>
          </w:pict>
        </w:r>
      </w:del>
      <w:r w:rsidRPr="00210DA0">
        <w:rPr>
          <w:rPrChange w:id="5" w:author="pukitepa" w:date="2013-01-15T10:13:00Z">
            <w:rPr>
              <w:rStyle w:val="ChapterNumber"/>
              <w:b w:val="0"/>
              <w:sz w:val="40"/>
            </w:rPr>
          </w:rPrChange>
        </w:rPr>
        <w:t xml:space="preserve">Characterizing diffusive growth by </w:t>
      </w:r>
      <w:r w:rsidRPr="00210DA0">
        <w:rPr>
          <w:rPrChange w:id="6" w:author="pukitepa" w:date="2013-01-15T10:13:00Z">
            <w:rPr>
              <w:rStyle w:val="ChapterNumber"/>
              <w:b w:val="0"/>
              <w:sz w:val="40"/>
            </w:rPr>
          </w:rPrChange>
        </w:rPr>
        <w:br/>
        <w:t>uncertainty quantification</w:t>
      </w:r>
      <w:bookmarkEnd w:id="1"/>
    </w:p>
    <w:p w:rsidR="00000000" w:rsidRDefault="00210DA0">
      <w:pPr>
        <w:pStyle w:val="Authoraffiliation"/>
        <w:rPr>
          <w:ins w:id="7" w:author="pukitepa" w:date="2013-01-15T10:14:00Z"/>
          <w:rPrChange w:id="8" w:author="pukitepa" w:date="2013-01-15T10:15:00Z">
            <w:rPr>
              <w:ins w:id="9" w:author="pukitepa" w:date="2013-01-15T10:14:00Z"/>
              <w:rStyle w:val="ChapterNumber"/>
              <w:i/>
              <w:noProof/>
              <w:color w:val="000000"/>
            </w:rPr>
          </w:rPrChange>
        </w:rPr>
      </w:pPr>
      <w:ins w:id="10" w:author="pukitepa" w:date="2013-01-15T10:14:00Z">
        <w:r w:rsidRPr="00210DA0">
          <w:rPr>
            <w:rPrChange w:id="11" w:author="pukitepa" w:date="2013-01-15T10:15:00Z">
              <w:rPr>
                <w:rStyle w:val="ChapterNumber"/>
              </w:rPr>
            </w:rPrChange>
          </w:rPr>
          <w:t>Paul Pukite, Steve Bankes, Dan Challou</w:t>
        </w:r>
      </w:ins>
    </w:p>
    <w:p w:rsidR="00000000" w:rsidRDefault="00210DA0">
      <w:pPr>
        <w:pStyle w:val="Authoraffiliation"/>
        <w:rPr>
          <w:ins w:id="12" w:author="pukitepa" w:date="2013-01-15T10:15:00Z"/>
        </w:rPr>
      </w:pPr>
      <w:ins w:id="13" w:author="pukitepa" w:date="2013-01-15T10:14:00Z">
        <w:r w:rsidRPr="00210DA0">
          <w:rPr>
            <w:rPrChange w:id="14" w:author="pukitepa" w:date="2013-01-15T10:15:00Z">
              <w:rPr>
                <w:rStyle w:val="ChapterNumber"/>
              </w:rPr>
            </w:rPrChange>
          </w:rPr>
          <w:t xml:space="preserve">BAE Systems   </w:t>
        </w:r>
      </w:ins>
    </w:p>
    <w:p w:rsidR="00000000" w:rsidRDefault="000F34AA">
      <w:pPr>
        <w:pStyle w:val="Authoraffiliation"/>
        <w:rPr>
          <w:ins w:id="15" w:author="pukitepa" w:date="2013-01-15T10:14:00Z"/>
          <w:rPrChange w:id="16" w:author="pukitepa" w:date="2013-01-15T10:15:00Z">
            <w:rPr>
              <w:ins w:id="17" w:author="pukitepa" w:date="2013-01-15T10:14:00Z"/>
              <w:rStyle w:val="ChapterNumber"/>
            </w:rPr>
          </w:rPrChange>
        </w:rPr>
      </w:pPr>
    </w:p>
    <w:p w:rsidR="00000000" w:rsidRDefault="000F34AA">
      <w:pPr>
        <w:pStyle w:val="ChapterTitle"/>
        <w:jc w:val="left"/>
        <w:rPr>
          <w:del w:id="18" w:author="pukitepa" w:date="2013-01-15T10:15:00Z"/>
          <w:rPrChange w:id="19" w:author="pukitepa" w:date="2013-01-15T10:13:00Z">
            <w:rPr>
              <w:del w:id="20" w:author="pukitepa" w:date="2013-01-15T10:15:00Z"/>
              <w:rStyle w:val="ChapterNumber"/>
              <w:b w:val="0"/>
              <w:i w:val="0"/>
              <w:noProof w:val="0"/>
              <w:color w:val="auto"/>
              <w:sz w:val="40"/>
            </w:rPr>
          </w:rPrChange>
        </w:rPr>
        <w:pPrChange w:id="21" w:author="pukitepa" w:date="2013-01-15T10:14:00Z">
          <w:pPr>
            <w:pStyle w:val="ChapterTitle"/>
          </w:pPr>
        </w:pPrChange>
      </w:pPr>
    </w:p>
    <w:bookmarkEnd w:id="2"/>
    <w:bookmarkEnd w:id="3"/>
    <w:p w:rsidR="009A7260" w:rsidRDefault="009A7260" w:rsidP="009A7260">
      <w:pPr>
        <w:pStyle w:val="Extract"/>
        <w:rPr>
          <w:noProof/>
        </w:rPr>
      </w:pPr>
      <w:r w:rsidRPr="001920F0">
        <w:rPr>
          <w:b/>
          <w:noProof/>
        </w:rPr>
        <w:t xml:space="preserve">Abstract: </w:t>
      </w:r>
      <w:r>
        <w:rPr>
          <w:noProof/>
        </w:rPr>
        <w:t xml:space="preserve">Environmental models by their nature contain a great deal of </w:t>
      </w:r>
      <w:r w:rsidRPr="00436500">
        <w:t>uncertainty</w:t>
      </w:r>
      <w:r>
        <w:rPr>
          <w:noProof/>
        </w:rPr>
        <w:t>. Since the underlying behavior of the model is rarely controlled by an ordered process, any model characteristics will carry along with it a level of  aleatory uncertainty governed by the natural disorder. This paper applies novel uncertainty quantification approaches to classes of diffusion problems which illustrate the benefit of assuming natural variability.</w:t>
      </w:r>
    </w:p>
    <w:p w:rsidR="009A7260" w:rsidRPr="00552B1E" w:rsidRDefault="009A7260" w:rsidP="009A7260">
      <w:pPr>
        <w:pStyle w:val="HeadingRunIn"/>
        <w:outlineLvl w:val="0"/>
      </w:pPr>
      <w:r>
        <w:t>Introduction</w:t>
      </w:r>
    </w:p>
    <w:p w:rsidR="009A7260" w:rsidRPr="007B3DFB" w:rsidRDefault="009A7260" w:rsidP="00FE4FF7">
      <w:pPr>
        <w:pStyle w:val="BodyAfterHead"/>
      </w:pPr>
      <w:r w:rsidRPr="007B3DFB">
        <w:t xml:space="preserve">Modeling with uncertainty quantification has application to such phenomena as oxidation, corrosion, thermal response, and particulate growth. These fall into the classes of phenomena governed substantially by diffusional processes. At its most fundamental, diffusion is a model of </w:t>
      </w:r>
      <w:ins w:id="22" w:author="steven.bankes" w:date="2012-12-24T12:23:00Z">
        <w:r w:rsidR="00D24A5C">
          <w:t xml:space="preserve">a </w:t>
        </w:r>
      </w:ins>
      <w:r w:rsidRPr="007B3DFB">
        <w:t>random walk. Without a strong convection or advection term to guide the process (e.g. provided by an electric or gravitational field), the kinetic mechanism of a particle generates a random trajectory that is well understood based on statistical physics principles. The standard physics approach is to solve a master diffusion equation under transient conditions. This turns into a kernel solution that we can apply to an arbitrary forcing function, such as provided by an input material flux or thermal impulse.</w:t>
      </w:r>
    </w:p>
    <w:p w:rsidR="009A7260" w:rsidRPr="007B3DFB" w:rsidRDefault="009A7260" w:rsidP="009A7260">
      <w:pPr>
        <w:pStyle w:val="Body"/>
      </w:pPr>
      <w:r w:rsidRPr="007B3DFB">
        <w:t>Yet, the environment that the particle resides in may not be as homogeneous as the ideal diffusion model would imply. Enough uncertainty in the essential diffusion parameters may exist that we need to ask some fundamental questions:</w:t>
      </w:r>
    </w:p>
    <w:p w:rsidR="009A7260" w:rsidRPr="009467E2" w:rsidRDefault="009A7260" w:rsidP="009A7260">
      <w:pPr>
        <w:pStyle w:val="Bulleted"/>
      </w:pPr>
      <w:r>
        <w:t>Why do we assume</w:t>
      </w:r>
      <w:r w:rsidRPr="009467E2">
        <w:t xml:space="preserve"> the diffusion coefficient </w:t>
      </w:r>
      <w:r>
        <w:t>is a</w:t>
      </w:r>
      <w:r w:rsidRPr="009467E2">
        <w:t xml:space="preserve"> constant?</w:t>
      </w:r>
    </w:p>
    <w:p w:rsidR="009A7260" w:rsidRPr="009467E2" w:rsidRDefault="009A7260" w:rsidP="009A7260">
      <w:pPr>
        <w:pStyle w:val="Bulleted"/>
      </w:pPr>
      <w:r>
        <w:t xml:space="preserve">How can we know the </w:t>
      </w:r>
      <w:r w:rsidRPr="009467E2">
        <w:t>di</w:t>
      </w:r>
      <w:r>
        <w:t>ffusional interface so precisely</w:t>
      </w:r>
      <w:r w:rsidRPr="009467E2">
        <w:t>?</w:t>
      </w:r>
    </w:p>
    <w:p w:rsidR="009A7260" w:rsidRDefault="009A7260" w:rsidP="009A7260">
      <w:pPr>
        <w:pStyle w:val="Body"/>
        <w:rPr>
          <w:noProof/>
        </w:rPr>
      </w:pPr>
      <w:r>
        <w:rPr>
          <w:noProof/>
        </w:rPr>
        <w:t xml:space="preserve">Within a heterogeneous media, the </w:t>
      </w:r>
      <w:r w:rsidRPr="00255C37">
        <w:t>characteristic</w:t>
      </w:r>
      <w:r>
        <w:rPr>
          <w:noProof/>
        </w:rPr>
        <w:t xml:space="preserve"> diffusion coefficient does not have to remain a fixed value. Varying </w:t>
      </w:r>
      <w:ins w:id="23" w:author="steven.bankes" w:date="2012-12-24T12:26:00Z">
        <w:r w:rsidR="00CE3C2D">
          <w:rPr>
            <w:noProof/>
          </w:rPr>
          <w:t xml:space="preserve">material composition and </w:t>
        </w:r>
      </w:ins>
      <w:r>
        <w:rPr>
          <w:noProof/>
        </w:rPr>
        <w:t xml:space="preserve">amounts of defects </w:t>
      </w:r>
      <w:del w:id="24" w:author="steven.bankes" w:date="2012-12-24T12:26:00Z">
        <w:r w:rsidDel="00CE3C2D">
          <w:rPr>
            <w:noProof/>
          </w:rPr>
          <w:delText xml:space="preserve">and material composition </w:delText>
        </w:r>
      </w:del>
      <w:r>
        <w:rPr>
          <w:noProof/>
        </w:rPr>
        <w:t>can modulate the natural hopping rate and thus smear the diffusion coefficient well beyond the narrow tolerance that is typically assumed. In general, the assumption of a single diffusion coefficient works well for many behaviors ─ as the observed results are already smeared due to diffusion, while a greater level of uncertainty will not change the mean value of the diffused measures. This mean value approximation works well as a result of applying the central limit theorem of statistics.</w:t>
      </w:r>
    </w:p>
    <w:p w:rsidR="009A7260" w:rsidRDefault="009A7260" w:rsidP="009A7260">
      <w:pPr>
        <w:pStyle w:val="Body"/>
        <w:rPr>
          <w:noProof/>
        </w:rPr>
      </w:pPr>
      <w:r>
        <w:rPr>
          <w:noProof/>
        </w:rPr>
        <w:t xml:space="preserve">Yet, under certain circumstances, the uncertainty in the </w:t>
      </w:r>
      <w:ins w:id="25" w:author="steven.bankes" w:date="2012-12-24T12:27:00Z">
        <w:r w:rsidR="00CE3C2D">
          <w:rPr>
            <w:noProof/>
          </w:rPr>
          <w:t xml:space="preserve">diffusion </w:t>
        </w:r>
      </w:ins>
      <w:r>
        <w:rPr>
          <w:noProof/>
        </w:rPr>
        <w:t xml:space="preserve">coefficient or </w:t>
      </w:r>
      <w:del w:id="26" w:author="steven.bankes" w:date="2012-12-24T12:28:00Z">
        <w:r w:rsidDel="00904451">
          <w:rPr>
            <w:noProof/>
          </w:rPr>
          <w:delText xml:space="preserve">the </w:delText>
        </w:r>
      </w:del>
      <w:r>
        <w:rPr>
          <w:noProof/>
        </w:rPr>
        <w:t>uncertainty in the experimental geometry will have a subtle yet measurable impact on the diffusional transient behavior. This departure from ideality usually occurs over the short initial growth time, but will also manifest itself via the application of a modified impulse response function.</w:t>
      </w:r>
    </w:p>
    <w:p w:rsidR="009A7260" w:rsidRDefault="009A7260" w:rsidP="009A7260">
      <w:pPr>
        <w:pStyle w:val="Body"/>
      </w:pPr>
      <w:r>
        <w:t xml:space="preserve">As an example, if we consider the heat equation, which models the thermal evolution of a transient heat impulse, we immediately note that the standard solution admits an infinite speed of propagation of the initial thermal transient, due to a singularity in the kernel solution expression. That first random walk step is instantaneous according to the math, yet we need to either integrate this transient out or invoke a model such as relativistic diffusion to account for the real system behavior.  Furthermore, </w:t>
      </w:r>
      <w:r w:rsidRPr="008B398C">
        <w:rPr>
          <w:i/>
        </w:rPr>
        <w:t>and just as plausibly</w:t>
      </w:r>
      <w:r>
        <w:t xml:space="preserve">, the initial transient is likely modified by unaccounted natural uncertainty and disorder in the thermal characteristics and environment, i.e. within the </w:t>
      </w:r>
      <w:r w:rsidRPr="008B398C">
        <w:rPr>
          <w:i/>
        </w:rPr>
        <w:t>thermal context</w:t>
      </w:r>
      <w:r>
        <w:t>.</w:t>
      </w:r>
    </w:p>
    <w:p w:rsidR="009A7260" w:rsidRDefault="009A7260" w:rsidP="009A7260">
      <w:pPr>
        <w:pStyle w:val="Body"/>
      </w:pPr>
      <w:r>
        <w:lastRenderedPageBreak/>
        <w:t>This uncertainty also manifests itself in other diffusion models. Deviations from the expected Fickian diffusional growth model lead to the Deal-Grove model</w:t>
      </w:r>
      <w:bookmarkStart w:id="27" w:name="_Ref317586477"/>
      <w:r>
        <w:rPr>
          <w:rStyle w:val="EndnoteReference"/>
        </w:rPr>
        <w:endnoteReference w:id="1"/>
      </w:r>
      <w:bookmarkEnd w:id="27"/>
      <w:r>
        <w:t xml:space="preserve"> for Si oxide growth </w:t>
      </w:r>
      <w:commentRangeStart w:id="28"/>
      <w:r>
        <w:t>as</w:t>
      </w:r>
      <w:commentRangeEnd w:id="28"/>
      <w:r w:rsidR="00904451">
        <w:rPr>
          <w:rStyle w:val="CommentReference"/>
          <w:color w:val="auto"/>
        </w:rPr>
        <w:commentReference w:id="28"/>
      </w:r>
      <w:r>
        <w:t xml:space="preserve"> a practical yet non-ideal heuristic.</w:t>
      </w:r>
    </w:p>
    <w:p w:rsidR="009A7260" w:rsidRPr="00FC18A0" w:rsidRDefault="009A7260" w:rsidP="00FC18A0">
      <w:pPr>
        <w:pStyle w:val="Body"/>
      </w:pPr>
      <w:r>
        <w:t xml:space="preserve">In this paper, we apply straight-forward uncertainty quantification. The essential idea is to admit some uncertainty in the diffusion coefficient and in the interface location. By propagating the uncertainty into the diffusion response, certain issues disappear. For example, the infinite speed becomes finite and the </w:t>
      </w:r>
      <w:r w:rsidRPr="00FC18A0">
        <w:t>kernel solution comes out very clean. This becomes part of the initial condition uncertainty that</w:t>
      </w:r>
      <w:r w:rsidR="00FC18A0" w:rsidRPr="00FC18A0">
        <w:t xml:space="preserve"> we know must exist in practice.</w:t>
      </w:r>
    </w:p>
    <w:p w:rsidR="009A7260" w:rsidRPr="00FC18A0" w:rsidRDefault="009A7260" w:rsidP="00FC18A0">
      <w:pPr>
        <w:pStyle w:val="Body"/>
      </w:pPr>
      <w:r w:rsidRPr="00FC18A0">
        <w:t>In the following work we apply two levels of uncertainty</w:t>
      </w:r>
    </w:p>
    <w:p w:rsidR="009A7260" w:rsidRPr="00FC18A0" w:rsidRDefault="009A7260" w:rsidP="00FC18A0">
      <w:pPr>
        <w:pStyle w:val="Bulleted"/>
      </w:pPr>
      <w:r w:rsidRPr="00FC18A0">
        <w:t>Vary the diffusion coefficient to maximum uncertainty with known mean</w:t>
      </w:r>
    </w:p>
    <w:p w:rsidR="009A7260" w:rsidRPr="00FC18A0" w:rsidRDefault="009A7260" w:rsidP="00FC18A0">
      <w:pPr>
        <w:pStyle w:val="Bulleted"/>
      </w:pPr>
      <w:r w:rsidRPr="00FC18A0">
        <w:t>Vary the diffusional interface to maximum uncertainty with known mean</w:t>
      </w:r>
    </w:p>
    <w:p w:rsidR="009A7260" w:rsidRDefault="009A7260" w:rsidP="00FC18A0">
      <w:pPr>
        <w:pStyle w:val="Body"/>
        <w:rPr>
          <w:noProof/>
        </w:rPr>
      </w:pPr>
      <w:r>
        <w:rPr>
          <w:noProof/>
        </w:rPr>
        <w:t xml:space="preserve">As a result we generate a </w:t>
      </w:r>
      <w:r w:rsidRPr="00FC18A0">
        <w:t>simple</w:t>
      </w:r>
      <w:r>
        <w:rPr>
          <w:noProof/>
        </w:rPr>
        <w:t xml:space="preserve"> diffusion kernel that is much easier to reason with, and can explain several subtle anomalous diffusion behaviors</w:t>
      </w:r>
    </w:p>
    <w:p w:rsidR="009A7260" w:rsidRPr="00FC18A0" w:rsidRDefault="009A7260" w:rsidP="00FC18A0">
      <w:pPr>
        <w:pStyle w:val="HeadingRunIn"/>
      </w:pPr>
      <w:r w:rsidRPr="00552B1E">
        <w:t>Example</w:t>
      </w:r>
      <w:r>
        <w:t>: SiO</w:t>
      </w:r>
      <w:r w:rsidRPr="00672341">
        <w:rPr>
          <w:vertAlign w:val="subscript"/>
        </w:rPr>
        <w:t>2</w:t>
      </w:r>
      <w:r>
        <w:t xml:space="preserve"> growth</w:t>
      </w:r>
    </w:p>
    <w:p w:rsidR="009A7260" w:rsidRPr="00FC18A0" w:rsidRDefault="009A7260" w:rsidP="00FC18A0">
      <w:pPr>
        <w:pStyle w:val="Body"/>
      </w:pPr>
      <w:r w:rsidRPr="00FC18A0">
        <w:t>We first consider the well-known characterization of silicon dioxide, SiO2 as an example of dispersive growth. Originally characterized by Bruce Deal and Andrew Grove in the 1960’s,</w:t>
      </w:r>
      <w:del w:id="29" w:author="steven.bankes" w:date="2012-12-24T12:48:00Z">
        <w:r w:rsidR="00210DA0" w:rsidDel="00A61C5B">
          <w:fldChar w:fldCharType="begin"/>
        </w:r>
        <w:r w:rsidR="00646184" w:rsidDel="00A61C5B">
          <w:delInstrText xml:space="preserve"> NOTEREF _Ref317586477 \f \h  \* MERGEFORMAT </w:delInstrText>
        </w:r>
        <w:r w:rsidR="00210DA0" w:rsidDel="00A61C5B">
          <w:fldChar w:fldCharType="separate"/>
        </w:r>
        <w:r w:rsidR="004E1536" w:rsidRPr="004E1536" w:rsidDel="00A61C5B">
          <w:delText>1</w:delText>
        </w:r>
        <w:r w:rsidR="00210DA0" w:rsidDel="00A61C5B">
          <w:fldChar w:fldCharType="end"/>
        </w:r>
      </w:del>
      <w:r w:rsidRPr="00FC18A0">
        <w:t xml:space="preserve"> a careful application of a diffusion-based oxide growth model partially enabled the semiconductor revolution. </w:t>
      </w:r>
      <w:del w:id="30" w:author="steven.bankes" w:date="2012-12-24T12:49:00Z">
        <w:r w:rsidRPr="00FC18A0" w:rsidDel="00A61C5B">
          <w:delText>T</w:delText>
        </w:r>
      </w:del>
      <w:ins w:id="31" w:author="steven.bankes" w:date="2012-12-24T12:49:00Z">
        <w:r w:rsidR="00A61C5B">
          <w:t>As illustrated in Figure 1, t</w:t>
        </w:r>
      </w:ins>
      <w:r w:rsidRPr="00FC18A0">
        <w:t xml:space="preserve">he Deal-Grove model works as a heuristic model in so far as a rigorous first-principles derivation does not exist. </w:t>
      </w:r>
    </w:p>
    <w:p w:rsidR="009A7260" w:rsidRDefault="009A7260" w:rsidP="009A7260">
      <w:pPr>
        <w:pStyle w:val="Figure"/>
        <w:keepNext/>
      </w:pPr>
      <w:r>
        <w:rPr>
          <w:noProof/>
        </w:rPr>
        <w:drawing>
          <wp:inline distT="0" distB="0" distL="0" distR="0">
            <wp:extent cx="3623106" cy="221488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srcRect/>
                    <a:stretch>
                      <a:fillRect/>
                    </a:stretch>
                  </pic:blipFill>
                  <pic:spPr bwMode="auto">
                    <a:xfrm>
                      <a:off x="0" y="0"/>
                      <a:ext cx="3625719" cy="2216477"/>
                    </a:xfrm>
                    <a:prstGeom prst="rect">
                      <a:avLst/>
                    </a:prstGeom>
                    <a:noFill/>
                    <a:ln w="9525">
                      <a:noFill/>
                      <a:miter lim="800000"/>
                      <a:headEnd/>
                      <a:tailEnd/>
                    </a:ln>
                  </pic:spPr>
                </pic:pic>
              </a:graphicData>
            </a:graphic>
          </wp:inline>
        </w:drawing>
      </w:r>
    </w:p>
    <w:p w:rsidR="009A7260" w:rsidRPr="003A66A4" w:rsidRDefault="009A7260" w:rsidP="009A7260">
      <w:pPr>
        <w:pStyle w:val="Caption"/>
      </w:pPr>
      <w:r w:rsidRPr="00E04190">
        <w:rPr>
          <w:b/>
        </w:rPr>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r w:rsidR="002E4FFC">
        <w:rPr>
          <w:b/>
          <w:noProof/>
        </w:rPr>
        <w:t>1</w:t>
      </w:r>
      <w:r w:rsidR="00210DA0" w:rsidRPr="00E04190">
        <w:rPr>
          <w:b/>
        </w:rPr>
        <w:fldChar w:fldCharType="end"/>
      </w:r>
      <w:r w:rsidRPr="00E04190">
        <w:rPr>
          <w:b/>
        </w:rPr>
        <w:t>:</w:t>
      </w:r>
      <w:r w:rsidRPr="003A66A4">
        <w:t xml:space="preserve"> </w:t>
      </w:r>
      <w:r w:rsidRPr="003A66A4">
        <w:rPr>
          <w:szCs w:val="16"/>
        </w:rPr>
        <w:t>Chemical simulation of oxidation of silicon. A large degree of disorder is evidenced by the mixture of pure Si, SiO</w:t>
      </w:r>
      <w:r w:rsidRPr="00C02468">
        <w:rPr>
          <w:szCs w:val="16"/>
          <w:vertAlign w:val="subscript"/>
        </w:rPr>
        <w:t>2</w:t>
      </w:r>
      <w:r w:rsidRPr="003A66A4">
        <w:rPr>
          <w:szCs w:val="16"/>
        </w:rPr>
        <w:t>, and SiO and as indicated in the histograms by light gray bars, green bars, and red bars, respectively. Black and red arrows indicate the growth direction of the oxidized and silica (SiO) layers, respectively (from</w:t>
      </w:r>
      <w:r>
        <w:rPr>
          <w:szCs w:val="16"/>
        </w:rPr>
        <w:t xml:space="preserve"> </w:t>
      </w:r>
      <w:r w:rsidRPr="00B47E6A">
        <w:t>[</w:t>
      </w:r>
      <w:proofErr w:type="spellStart"/>
      <w:r w:rsidRPr="00B47E6A">
        <w:t>Khalilov</w:t>
      </w:r>
      <w:proofErr w:type="spellEnd"/>
      <w:r w:rsidRPr="00B47E6A">
        <w:t xml:space="preserve"> 2011</w:t>
      </w:r>
      <w:proofErr w:type="gramStart"/>
      <w:r w:rsidRPr="00B47E6A">
        <w:t>]</w:t>
      </w:r>
      <w:r>
        <w:rPr>
          <w:szCs w:val="16"/>
        </w:rPr>
        <w:t xml:space="preserve"> </w:t>
      </w:r>
      <w:proofErr w:type="gramEnd"/>
      <w:r>
        <w:rPr>
          <w:rStyle w:val="EndnoteReference"/>
          <w:szCs w:val="16"/>
        </w:rPr>
        <w:endnoteReference w:id="2"/>
      </w:r>
      <w:r w:rsidRPr="003A66A4">
        <w:rPr>
          <w:szCs w:val="16"/>
        </w:rPr>
        <w:t>)</w:t>
      </w:r>
    </w:p>
    <w:p w:rsidR="009A7260" w:rsidRPr="003F16BF" w:rsidRDefault="009A7260" w:rsidP="003F16BF">
      <w:pPr>
        <w:pStyle w:val="Body"/>
      </w:pPr>
      <w:r w:rsidRPr="003F16BF">
        <w:t>The following derivation improves on the Deal-Grove model by assuming that the diffusion coefficient and location of the growing oxide layer is smeared by a maximum entropy amount; i.e. we can estimate the mean but we leave higher-order moments to vary to maximize the entropy.</w:t>
      </w:r>
    </w:p>
    <w:p w:rsidR="009A7260" w:rsidRDefault="009A7260" w:rsidP="009A7260">
      <w:pPr>
        <w:pStyle w:val="HeadingRunIn"/>
        <w:widowControl w:val="0"/>
        <w:tabs>
          <w:tab w:val="left" w:pos="130"/>
        </w:tabs>
        <w:spacing w:before="120" w:line="280" w:lineRule="atLeast"/>
        <w:outlineLvl w:val="0"/>
        <w:rPr>
          <w:noProof/>
        </w:rPr>
      </w:pPr>
      <w:r>
        <w:rPr>
          <w:noProof/>
        </w:rPr>
        <w:t>Diffusion Solution.</w:t>
      </w:r>
    </w:p>
    <w:p w:rsidR="009A7260" w:rsidRPr="003F16BF" w:rsidRDefault="009A7260" w:rsidP="003F16BF">
      <w:pPr>
        <w:pStyle w:val="Body"/>
      </w:pPr>
      <w:r w:rsidRPr="003F16BF">
        <w:t xml:space="preserve">The standard approach for solving diffusion problems starts from master diffusion equation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4"/>
        <w:gridCol w:w="806"/>
      </w:tblGrid>
      <w:tr w:rsidR="009A7260" w:rsidTr="00FC18A0">
        <w:trPr>
          <w:trHeight w:val="1256"/>
        </w:trPr>
        <w:tc>
          <w:tcPr>
            <w:tcW w:w="8514"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lastRenderedPageBreak/>
              <w:drawing>
                <wp:inline distT="0" distB="0" distL="0" distR="0">
                  <wp:extent cx="2310386" cy="647700"/>
                  <wp:effectExtent l="19050" t="0" r="0" b="0"/>
                  <wp:docPr id="1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cstate="print"/>
                          <a:srcRect/>
                          <a:stretch>
                            <a:fillRect/>
                          </a:stretch>
                        </pic:blipFill>
                        <pic:spPr bwMode="auto">
                          <a:xfrm>
                            <a:off x="0" y="0"/>
                            <a:ext cx="2314421" cy="648831"/>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1</w:t>
            </w:r>
            <w:r w:rsidR="00210DA0">
              <w:rPr>
                <w:noProof/>
              </w:rPr>
              <w:fldChar w:fldCharType="end"/>
            </w:r>
            <w:r>
              <w:rPr>
                <w:noProof/>
              </w:rPr>
              <w:t>)</w:t>
            </w:r>
            <w:r w:rsidR="00210DA0">
              <w:rPr>
                <w:noProof/>
              </w:rPr>
              <w:fldChar w:fldCharType="begin"/>
            </w:r>
            <w:r>
              <w:rPr>
                <w:noProof/>
              </w:rPr>
              <w:instrText xml:space="preserve"> SEQ\# "0" \* MERGEFORMAT </w:instrText>
            </w:r>
            <w:r w:rsidR="00210DA0">
              <w:rPr>
                <w:noProof/>
              </w:rPr>
              <w:fldChar w:fldCharType="end"/>
            </w:r>
          </w:p>
        </w:tc>
      </w:tr>
    </w:tbl>
    <w:p w:rsidR="009A7260" w:rsidRPr="003F16BF" w:rsidRDefault="009A7260" w:rsidP="003F16BF">
      <w:pPr>
        <w:pStyle w:val="Body"/>
      </w:pPr>
      <w:proofErr w:type="gramStart"/>
      <w:r w:rsidRPr="003F16BF">
        <w:t>also</w:t>
      </w:r>
      <w:proofErr w:type="gramEnd"/>
      <w:r w:rsidRPr="003F16BF">
        <w:t xml:space="preserve"> known as</w:t>
      </w:r>
      <w:r w:rsidR="003F16BF">
        <w:t xml:space="preserve"> </w:t>
      </w:r>
      <w:r w:rsidRPr="003F16BF">
        <w:t>Fokker-Planck, this is a one-dimensional representation and only lacks the convective or drift term from the general formulation of Fokker-Planck. We also assume that D does not change with respect to spatial coordinates.</w:t>
      </w:r>
    </w:p>
    <w:p w:rsidR="009A7260" w:rsidRPr="003F16BF" w:rsidRDefault="009A7260" w:rsidP="003F16BF">
      <w:pPr>
        <w:pStyle w:val="Body"/>
      </w:pPr>
      <w:r w:rsidRPr="003F16BF">
        <w:t>We can easily derive the solution of the response function if we think of the diffusion from a planar source outward. The kernel solution gives: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4"/>
        <w:gridCol w:w="806"/>
      </w:tblGrid>
      <w:tr w:rsidR="009A7260" w:rsidTr="00FC18A0">
        <w:trPr>
          <w:trHeight w:val="1289"/>
        </w:trPr>
        <w:tc>
          <w:tcPr>
            <w:tcW w:w="8514"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drawing>
                <wp:inline distT="0" distB="0" distL="0" distR="0">
                  <wp:extent cx="2543175" cy="607425"/>
                  <wp:effectExtent l="19050" t="0" r="0" b="0"/>
                  <wp:docPr id="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cstate="print"/>
                          <a:srcRect/>
                          <a:stretch>
                            <a:fillRect/>
                          </a:stretch>
                        </pic:blipFill>
                        <pic:spPr bwMode="auto">
                          <a:xfrm>
                            <a:off x="0" y="0"/>
                            <a:ext cx="2550593" cy="609197"/>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2</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Pr="003F16BF" w:rsidRDefault="009A7260" w:rsidP="003F16BF">
      <w:pPr>
        <w:pStyle w:val="Body"/>
      </w:pPr>
      <w:r w:rsidRPr="003F16BF">
        <w:t>We place an impulse of reactants at x=0 and want to watch the evolution of the con</w:t>
      </w:r>
      <w:r w:rsidRPr="003F16BF">
        <w:softHyphen/>
        <w:t xml:space="preserve">centration, </w:t>
      </w:r>
      <w:r w:rsidRPr="003F16BF">
        <w:rPr>
          <w:i/>
        </w:rPr>
        <w:t>n</w:t>
      </w:r>
      <w:r w:rsidRPr="003F16BF">
        <w:t xml:space="preserve">, with time. As the concentration drops, we assume that the diffused material from that amount contributes to the growth of the oxide layer. </w:t>
      </w:r>
    </w:p>
    <w:p w:rsidR="009A7260" w:rsidRDefault="009A7260" w:rsidP="009A7260">
      <w:pPr>
        <w:pStyle w:val="Figure"/>
        <w:keepNext/>
      </w:pPr>
      <w:r>
        <w:rPr>
          <w:noProof/>
        </w:rPr>
        <w:drawing>
          <wp:inline distT="0" distB="0" distL="0" distR="0">
            <wp:extent cx="2419350" cy="1447757"/>
            <wp:effectExtent l="19050" t="0" r="0" b="0"/>
            <wp:docPr id="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srcRect/>
                    <a:stretch>
                      <a:fillRect/>
                    </a:stretch>
                  </pic:blipFill>
                  <pic:spPr bwMode="auto">
                    <a:xfrm>
                      <a:off x="0" y="0"/>
                      <a:ext cx="2421038" cy="1448767"/>
                    </a:xfrm>
                    <a:prstGeom prst="rect">
                      <a:avLst/>
                    </a:prstGeom>
                    <a:noFill/>
                    <a:ln w="9525">
                      <a:noFill/>
                      <a:miter lim="800000"/>
                      <a:headEnd/>
                      <a:tailEnd/>
                    </a:ln>
                  </pic:spPr>
                </pic:pic>
              </a:graphicData>
            </a:graphic>
          </wp:inline>
        </w:drawing>
      </w:r>
    </w:p>
    <w:p w:rsidR="009A7260" w:rsidRPr="00B47E6A" w:rsidRDefault="009A7260" w:rsidP="009A7260">
      <w:pPr>
        <w:pStyle w:val="Caption"/>
      </w:pPr>
      <w:bookmarkStart w:id="32" w:name="_Ref317580329"/>
      <w:bookmarkStart w:id="33" w:name="_Ref317580014"/>
      <w:r w:rsidRPr="00E04190">
        <w:rPr>
          <w:b/>
        </w:rPr>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r w:rsidR="002E4FFC">
        <w:rPr>
          <w:b/>
          <w:noProof/>
        </w:rPr>
        <w:t>2</w:t>
      </w:r>
      <w:r w:rsidR="00210DA0" w:rsidRPr="00E04190">
        <w:rPr>
          <w:b/>
        </w:rPr>
        <w:fldChar w:fldCharType="end"/>
      </w:r>
      <w:bookmarkEnd w:id="32"/>
      <w:r w:rsidRPr="00E04190">
        <w:rPr>
          <w:b/>
        </w:rPr>
        <w:t>:</w:t>
      </w:r>
      <w:r w:rsidRPr="00B47E6A">
        <w:t xml:space="preserve"> Mechanism for diffusion (from [</w:t>
      </w:r>
      <w:proofErr w:type="spellStart"/>
      <w:r w:rsidRPr="00B47E6A">
        <w:t>Uematsu</w:t>
      </w:r>
      <w:proofErr w:type="spellEnd"/>
      <w:r w:rsidRPr="00B47E6A">
        <w:t xml:space="preserve"> 2002]</w:t>
      </w:r>
      <w:bookmarkStart w:id="34" w:name="_Ref317580800"/>
      <w:r w:rsidRPr="00B95345">
        <w:rPr>
          <w:vertAlign w:val="superscript"/>
        </w:rPr>
        <w:endnoteReference w:id="3"/>
      </w:r>
      <w:bookmarkEnd w:id="34"/>
      <w:r w:rsidRPr="00B47E6A">
        <w:t>)</w:t>
      </w:r>
      <w:bookmarkEnd w:id="33"/>
    </w:p>
    <w:p w:rsidR="009A7260" w:rsidRPr="003F16BF" w:rsidRDefault="009A7260" w:rsidP="003F16BF">
      <w:pPr>
        <w:pStyle w:val="Body"/>
      </w:pPr>
      <w:r w:rsidRPr="003F16BF">
        <w:t xml:space="preserve">Consider first that the kernel function represents a one-dimensional concentration profile, in units of number of atomic elements per thickness. The expression </w:t>
      </w:r>
      <w:proofErr w:type="gramStart"/>
      <w:r w:rsidRPr="003F16BF">
        <w:rPr>
          <w:i/>
        </w:rPr>
        <w:t>n(</w:t>
      </w:r>
      <w:proofErr w:type="spellStart"/>
      <w:proofErr w:type="gramEnd"/>
      <w:r w:rsidRPr="003F16BF">
        <w:rPr>
          <w:i/>
        </w:rPr>
        <w:t>t,x</w:t>
      </w:r>
      <w:proofErr w:type="spellEnd"/>
      <w:r w:rsidRPr="003F16BF">
        <w:rPr>
          <w:i/>
        </w:rPr>
        <w:t>)</w:t>
      </w:r>
      <w:r w:rsidRPr="003F16BF">
        <w:t xml:space="preserve"> describes how quickly the atomic concentration decreases fro</w:t>
      </w:r>
      <w:r w:rsidR="00FC18A0" w:rsidRPr="003F16BF">
        <w:t>m</w:t>
      </w:r>
      <w:r w:rsidRPr="003F16BF">
        <w:t xml:space="preserve"> its initial value.  So the accumulated concentration, representing the growth outward from the interface, is the spatial integral of the concentration density. Early on we assume that the region of the interface is spread over a width </w:t>
      </w:r>
      <w:r w:rsidRPr="003F16BF">
        <w:rPr>
          <w:i/>
        </w:rPr>
        <w:t>X</w:t>
      </w:r>
      <w:r w:rsidRPr="003F16B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08"/>
              <w:gridCol w:w="804"/>
            </w:tblGrid>
            <w:tr w:rsidR="009A7260" w:rsidTr="00FC18A0">
              <w:trPr>
                <w:trHeight w:val="1319"/>
              </w:trPr>
              <w:tc>
                <w:tcPr>
                  <w:tcW w:w="8408"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drawing>
                      <wp:inline distT="0" distB="0" distL="0" distR="0">
                        <wp:extent cx="2019300" cy="807720"/>
                        <wp:effectExtent l="19050" t="0" r="0" b="0"/>
                        <wp:docPr id="2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cstate="print"/>
                                <a:srcRect/>
                                <a:stretch>
                                  <a:fillRect/>
                                </a:stretch>
                              </pic:blipFill>
                              <pic:spPr bwMode="auto">
                                <a:xfrm>
                                  <a:off x="0" y="0"/>
                                  <a:ext cx="2045993" cy="818397"/>
                                </a:xfrm>
                                <a:prstGeom prst="rect">
                                  <a:avLst/>
                                </a:prstGeom>
                                <a:noFill/>
                                <a:ln w="9525">
                                  <a:noFill/>
                                  <a:miter lim="800000"/>
                                  <a:headEnd/>
                                  <a:tailEnd/>
                                </a:ln>
                              </pic:spPr>
                            </pic:pic>
                          </a:graphicData>
                        </a:graphic>
                      </wp:inline>
                    </w:drawing>
                  </w:r>
                </w:p>
              </w:tc>
              <w:tc>
                <w:tcPr>
                  <w:tcW w:w="804"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3</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 xml:space="preserve">The average </w:t>
      </w:r>
      <w:r w:rsidR="00210DA0" w:rsidRPr="003F16BF">
        <w:fldChar w:fldCharType="begin"/>
      </w:r>
      <w:r w:rsidRPr="003F16BF">
        <w:instrText xml:space="preserve"> XE "flux" </w:instrText>
      </w:r>
      <w:r w:rsidR="00210DA0" w:rsidRPr="003F16BF">
        <w:fldChar w:fldCharType="end"/>
      </w:r>
      <w:r w:rsidRPr="003F16BF">
        <w:t xml:space="preserve">flux of atoms outward from the interface, </w:t>
      </w:r>
      <w:proofErr w:type="gramStart"/>
      <w:r w:rsidRPr="003F16BF">
        <w:rPr>
          <w:i/>
        </w:rPr>
        <w:t>J(</w:t>
      </w:r>
      <w:proofErr w:type="spellStart"/>
      <w:proofErr w:type="gramEnd"/>
      <w:r w:rsidRPr="003F16BF">
        <w:rPr>
          <w:i/>
        </w:rPr>
        <w:t>t|X</w:t>
      </w:r>
      <w:proofErr w:type="spellEnd"/>
      <w:r w:rsidRPr="003F16BF">
        <w:rPr>
          <w:i/>
        </w:rPr>
        <w:t>, D)</w:t>
      </w:r>
      <w:r w:rsidRPr="003F16BF">
        <w:t xml:space="preserve">, is proportional to the gradient of </w:t>
      </w:r>
      <w:r w:rsidRPr="003F16BF">
        <w:rPr>
          <w:i/>
        </w:rPr>
        <w:t>n</w:t>
      </w:r>
      <w:r w:rsidRPr="003F16BF">
        <w:t xml:space="preserve">, and we apply the diffusion coefficient as the standard proportionality term at position </w:t>
      </w:r>
      <w:r w:rsidRPr="003F16BF">
        <w:rPr>
          <w:i/>
        </w:rPr>
        <w:t>X</w:t>
      </w:r>
      <w:r w:rsidRPr="003F16B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4"/>
        <w:gridCol w:w="806"/>
      </w:tblGrid>
      <w:tr w:rsidR="009A7260" w:rsidTr="00FC18A0">
        <w:trPr>
          <w:trHeight w:val="1217"/>
        </w:trPr>
        <w:tc>
          <w:tcPr>
            <w:tcW w:w="8514"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lastRenderedPageBreak/>
              <w:drawing>
                <wp:inline distT="0" distB="0" distL="0" distR="0">
                  <wp:extent cx="3524250" cy="564821"/>
                  <wp:effectExtent l="19050" t="0" r="0" b="0"/>
                  <wp:docPr id="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cstate="print"/>
                          <a:srcRect/>
                          <a:stretch>
                            <a:fillRect/>
                          </a:stretch>
                        </pic:blipFill>
                        <pic:spPr bwMode="auto">
                          <a:xfrm>
                            <a:off x="0" y="0"/>
                            <a:ext cx="3524250" cy="564821"/>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4</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Pr="003F16BF" w:rsidRDefault="009A7260" w:rsidP="003F16BF">
      <w:r w:rsidRPr="003F16BF">
        <w:t xml:space="preserve">Next, </w:t>
      </w:r>
      <w:ins w:id="35" w:author="steven.bankes" w:date="2012-12-24T12:52:00Z">
        <w:r w:rsidR="00836F9B">
          <w:t xml:space="preserve">suppose </w:t>
        </w:r>
      </w:ins>
      <w:r w:rsidRPr="003F16BF">
        <w:t xml:space="preserve">we have an idea of a mean value for the diffusion coefficient, </w:t>
      </w:r>
      <w:r w:rsidRPr="003F16BF">
        <w:rPr>
          <w:i/>
        </w:rPr>
        <w:t>D</w:t>
      </w:r>
      <w:r w:rsidRPr="003F16BF">
        <w:t xml:space="preserve">, but don’t know how much it varies. Lacking that information, we apply a maximum entropy estimate for the variance assuming a mean value </w:t>
      </w:r>
      <w:r w:rsidRPr="003F16BF">
        <w:rPr>
          <w:i/>
        </w:rPr>
        <w:t>D</w:t>
      </w:r>
      <w:r w:rsidRPr="003F16BF">
        <w:rPr>
          <w:i/>
          <w:vertAlign w:val="subscript"/>
        </w:rPr>
        <w:t>0</w:t>
      </w:r>
      <w:r w:rsidRPr="003F16B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09"/>
              <w:gridCol w:w="804"/>
            </w:tblGrid>
            <w:tr w:rsidR="009A7260" w:rsidTr="00FC18A0">
              <w:trPr>
                <w:trHeight w:val="1295"/>
              </w:trPr>
              <w:tc>
                <w:tcPr>
                  <w:tcW w:w="8409"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drawing>
                      <wp:inline distT="0" distB="0" distL="0" distR="0">
                        <wp:extent cx="1674588" cy="495300"/>
                        <wp:effectExtent l="19050" t="0" r="1812" b="0"/>
                        <wp:docPr id="3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cstate="print"/>
                                <a:srcRect/>
                                <a:stretch>
                                  <a:fillRect/>
                                </a:stretch>
                              </pic:blipFill>
                              <pic:spPr bwMode="auto">
                                <a:xfrm>
                                  <a:off x="0" y="0"/>
                                  <a:ext cx="1686128" cy="498713"/>
                                </a:xfrm>
                                <a:prstGeom prst="rect">
                                  <a:avLst/>
                                </a:prstGeom>
                                <a:noFill/>
                                <a:ln w="9525">
                                  <a:noFill/>
                                  <a:miter lim="800000"/>
                                  <a:headEnd/>
                                  <a:tailEnd/>
                                </a:ln>
                              </pic:spPr>
                            </pic:pic>
                          </a:graphicData>
                        </a:graphic>
                      </wp:inline>
                    </w:drawing>
                  </w:r>
                </w:p>
              </w:tc>
              <w:tc>
                <w:tcPr>
                  <w:tcW w:w="804"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5</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 xml:space="preserve">We can then integrate the concentration across the diffusion probability density function, and </w:t>
      </w:r>
      <w:del w:id="36" w:author="steven.bankes" w:date="2012-12-24T12:53:00Z">
        <w:r w:rsidRPr="003F16BF" w:rsidDel="00836F9B">
          <w:delText xml:space="preserve">after applying a few integration tricks, </w:delText>
        </w:r>
      </w:del>
      <w:r w:rsidRPr="003F16BF">
        <w:t>the solution reduces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0"/>
              <w:gridCol w:w="806"/>
            </w:tblGrid>
            <w:tr w:rsidR="009A7260" w:rsidTr="00FC18A0">
              <w:trPr>
                <w:trHeight w:val="1632"/>
              </w:trPr>
              <w:tc>
                <w:tcPr>
                  <w:tcW w:w="8410"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drawing>
                      <wp:inline distT="0" distB="0" distL="0" distR="0">
                        <wp:extent cx="4374007" cy="695325"/>
                        <wp:effectExtent l="19050" t="0" r="7493" b="0"/>
                        <wp:docPr id="3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cstate="print"/>
                                <a:srcRect/>
                                <a:stretch>
                                  <a:fillRect/>
                                </a:stretch>
                              </pic:blipFill>
                              <pic:spPr bwMode="auto">
                                <a:xfrm>
                                  <a:off x="0" y="0"/>
                                  <a:ext cx="4374007" cy="695325"/>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6</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We also need to consider that for a highly disordered layer, we should place a max</w:t>
      </w:r>
      <w:r w:rsidRPr="003F16BF">
        <w:softHyphen/>
        <w:t xml:space="preserve">imum uncertainty around the value of </w:t>
      </w:r>
      <w:r w:rsidRPr="003F16BF">
        <w:rPr>
          <w:i/>
        </w:rPr>
        <w:t>X</w:t>
      </w:r>
      <w:r w:rsidRPr="003F16B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4"/>
        <w:gridCol w:w="806"/>
      </w:tblGrid>
      <w:tr w:rsidR="009A7260" w:rsidTr="00FC18A0">
        <w:trPr>
          <w:trHeight w:val="1249"/>
        </w:trPr>
        <w:tc>
          <w:tcPr>
            <w:tcW w:w="8514"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drawing>
                <wp:inline distT="0" distB="0" distL="0" distR="0">
                  <wp:extent cx="1619250" cy="573988"/>
                  <wp:effectExtent l="19050" t="0" r="0" b="0"/>
                  <wp:docPr id="3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srcRect/>
                          <a:stretch>
                            <a:fillRect/>
                          </a:stretch>
                        </pic:blipFill>
                        <pic:spPr bwMode="auto">
                          <a:xfrm>
                            <a:off x="0" y="0"/>
                            <a:ext cx="1619466" cy="574064"/>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7</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Pr="003F16BF" w:rsidRDefault="009A7260" w:rsidP="003F16BF">
      <w:pPr>
        <w:pStyle w:val="Body"/>
      </w:pPr>
      <w:r w:rsidRPr="003F16BF">
        <w:t xml:space="preserve">Once again we can apply a probability density function, this time to the flux, which marginalizes </w:t>
      </w:r>
      <w:r w:rsidRPr="003F16BF">
        <w:rPr>
          <w:i/>
        </w:rPr>
        <w:t>X</w:t>
      </w:r>
      <w:r w:rsidRPr="003F16BF">
        <w:t xml:space="preserve"> according to the following integration: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4"/>
        <w:gridCol w:w="806"/>
      </w:tblGrid>
      <w:tr w:rsidR="009A7260" w:rsidTr="00FC18A0">
        <w:trPr>
          <w:trHeight w:val="1697"/>
        </w:trPr>
        <w:tc>
          <w:tcPr>
            <w:tcW w:w="8514" w:type="dxa"/>
            <w:vAlign w:val="center"/>
          </w:tcPr>
          <w:p w:rsidR="009A7260" w:rsidRDefault="009A7260" w:rsidP="00FC18A0">
            <w:pPr>
              <w:pStyle w:val="Body"/>
              <w:keepNext/>
              <w:widowControl w:val="0"/>
              <w:tabs>
                <w:tab w:val="left" w:pos="130"/>
              </w:tabs>
              <w:spacing w:before="120" w:line="280" w:lineRule="atLeast"/>
              <w:jc w:val="center"/>
              <w:rPr>
                <w:noProof/>
              </w:rPr>
            </w:pPr>
            <w:r w:rsidRPr="003B43EA">
              <w:rPr>
                <w:noProof/>
              </w:rPr>
              <w:drawing>
                <wp:inline distT="0" distB="0" distL="0" distR="0">
                  <wp:extent cx="4233472" cy="876300"/>
                  <wp:effectExtent l="19050" t="0" r="0" b="0"/>
                  <wp:docPr id="3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srcRect/>
                          <a:stretch>
                            <a:fillRect/>
                          </a:stretch>
                        </pic:blipFill>
                        <pic:spPr bwMode="auto">
                          <a:xfrm>
                            <a:off x="0" y="0"/>
                            <a:ext cx="4265124" cy="882852"/>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8</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Pr="003F16BF" w:rsidRDefault="009A7260" w:rsidP="003F16BF">
      <w:pPr>
        <w:pStyle w:val="Body"/>
      </w:pPr>
      <w:r w:rsidRPr="003F16BF">
        <w:t>As a last step, we need to integrate the average flux over time to arrive at the grow</w:t>
      </w:r>
      <w:r w:rsidRPr="003F16BF">
        <w:softHyphen/>
        <w:t xml:space="preserve">ing width, </w:t>
      </w:r>
      <w:r w:rsidRPr="003F16BF">
        <w:rPr>
          <w:i/>
        </w:rPr>
        <w:t>W</w:t>
      </w:r>
      <w:r w:rsidRPr="003F16BF">
        <w:t>, of the oxide layer: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33"/>
              <w:gridCol w:w="785"/>
            </w:tblGrid>
            <w:tr w:rsidR="009A7260" w:rsidTr="00FC18A0">
              <w:trPr>
                <w:trHeight w:val="1691"/>
              </w:trPr>
              <w:tc>
                <w:tcPr>
                  <w:tcW w:w="8433" w:type="dxa"/>
                  <w:vAlign w:val="center"/>
                </w:tcPr>
                <w:p w:rsidR="009A7260" w:rsidRDefault="009A7260" w:rsidP="00FC18A0">
                  <w:pPr>
                    <w:pStyle w:val="Body"/>
                    <w:keepNext/>
                    <w:widowControl w:val="0"/>
                    <w:tabs>
                      <w:tab w:val="left" w:pos="130"/>
                    </w:tabs>
                    <w:spacing w:before="120" w:line="280" w:lineRule="atLeast"/>
                    <w:jc w:val="center"/>
                    <w:rPr>
                      <w:noProof/>
                    </w:rPr>
                  </w:pPr>
                  <w:r w:rsidRPr="003B43EA">
                    <w:rPr>
                      <w:noProof/>
                    </w:rPr>
                    <w:lastRenderedPageBreak/>
                    <w:drawing>
                      <wp:inline distT="0" distB="0" distL="0" distR="0">
                        <wp:extent cx="3114675" cy="1006462"/>
                        <wp:effectExtent l="19050" t="0" r="9525" b="0"/>
                        <wp:docPr id="3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1" cstate="print"/>
                                <a:srcRect/>
                                <a:stretch>
                                  <a:fillRect/>
                                </a:stretch>
                              </pic:blipFill>
                              <pic:spPr bwMode="auto">
                                <a:xfrm>
                                  <a:off x="0" y="0"/>
                                  <a:ext cx="3124226" cy="1009548"/>
                                </a:xfrm>
                                <a:prstGeom prst="rect">
                                  <a:avLst/>
                                </a:prstGeom>
                                <a:noFill/>
                                <a:ln w="9525">
                                  <a:noFill/>
                                  <a:miter lim="800000"/>
                                  <a:headEnd/>
                                  <a:tailEnd/>
                                </a:ln>
                              </pic:spPr>
                            </pic:pic>
                          </a:graphicData>
                        </a:graphic>
                      </wp:inline>
                    </w:drawing>
                  </w:r>
                </w:p>
              </w:tc>
              <w:tc>
                <w:tcPr>
                  <w:tcW w:w="785"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9</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The time integral of this flux is the accumulated concentration of material with a constant inflow of material (i.e. molecular or elemental oxygen) from the surround</w:t>
      </w:r>
      <w:r w:rsidRPr="003F16BF">
        <w:softHyphen/>
        <w:t>ings. By integrating the diffusional response, we can demonstrate how the step input transiently supplies reactants to the growing interface. The second factor is the newly realized suppres</w:t>
      </w:r>
      <w:r w:rsidR="003F16BF">
        <w:t>s</w:t>
      </w:r>
      <w:r w:rsidRPr="003F16BF">
        <w:t xml:space="preserve">ive effect due to disorder. For small </w:t>
      </w:r>
      <w:r w:rsidRPr="003F16BF">
        <w:rPr>
          <w:i/>
        </w:rPr>
        <w:t>t</w:t>
      </w:r>
      <w:r w:rsidRPr="003F16BF">
        <w:t>, this compensates the lead term to pro</w:t>
      </w:r>
      <w:r w:rsidRPr="003F16BF">
        <w:softHyphen/>
        <w:t>vide a linear growth factor, which is the original heuristic in the Deal-Grove growth law.</w:t>
      </w:r>
    </w:p>
    <w:p w:rsidR="009A7260" w:rsidRPr="003F16BF" w:rsidRDefault="009A7260" w:rsidP="003F16BF">
      <w:pPr>
        <w:pStyle w:val="Body"/>
      </w:pPr>
      <w:r w:rsidRPr="003F16BF">
        <w:t>In summary, we applied a two step maximum entropy estimation process to model the disorder in the growing oxide layer. Without any knowledge about the distribu</w:t>
      </w:r>
      <w:r w:rsidRPr="003F16BF">
        <w:softHyphen/>
        <w:t xml:space="preserve">tion of </w:t>
      </w:r>
      <w:r w:rsidRPr="003F16BF">
        <w:rPr>
          <w:i/>
        </w:rPr>
        <w:t>D</w:t>
      </w:r>
      <w:r w:rsidRPr="003F16BF">
        <w:t xml:space="preserve"> and </w:t>
      </w:r>
      <w:r w:rsidRPr="003F16BF">
        <w:rPr>
          <w:i/>
        </w:rPr>
        <w:t>X</w:t>
      </w:r>
      <w:r w:rsidRPr="003F16BF">
        <w:t>, apart from asserting that they must exist, we applied the following series of trans</w:t>
      </w:r>
      <w:r w:rsidRPr="003F16BF">
        <w:softHyphen/>
        <w:t xml:space="preserve">forms: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vAlign w:val="center"/>
          </w:tcPr>
          <w:tbl>
            <w:tblPr>
              <w:tblStyle w:val="TableGrid"/>
              <w:tblW w:w="9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374"/>
              <w:gridCol w:w="831"/>
            </w:tblGrid>
            <w:tr w:rsidR="009A7260" w:rsidTr="00FC18A0">
              <w:trPr>
                <w:trHeight w:val="802"/>
              </w:trPr>
              <w:tc>
                <w:tcPr>
                  <w:tcW w:w="8374" w:type="dxa"/>
                </w:tcPr>
                <w:p w:rsidR="009A7260" w:rsidRDefault="009A7260" w:rsidP="00FC18A0">
                  <w:pPr>
                    <w:pStyle w:val="Body"/>
                    <w:keepNext/>
                    <w:widowControl w:val="0"/>
                    <w:tabs>
                      <w:tab w:val="left" w:pos="130"/>
                    </w:tabs>
                    <w:spacing w:before="120" w:line="280" w:lineRule="atLeast"/>
                    <w:jc w:val="center"/>
                    <w:rPr>
                      <w:noProof/>
                    </w:rPr>
                  </w:pPr>
                  <w:r w:rsidRPr="003B43EA">
                    <w:rPr>
                      <w:noProof/>
                    </w:rPr>
                    <w:drawing>
                      <wp:inline distT="0" distB="0" distL="0" distR="0">
                        <wp:extent cx="3905250" cy="355023"/>
                        <wp:effectExtent l="19050" t="0" r="0" b="0"/>
                        <wp:docPr id="4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cstate="print"/>
                                <a:srcRect/>
                                <a:stretch>
                                  <a:fillRect/>
                                </a:stretch>
                              </pic:blipFill>
                              <pic:spPr bwMode="auto">
                                <a:xfrm>
                                  <a:off x="0" y="0"/>
                                  <a:ext cx="3931880" cy="357444"/>
                                </a:xfrm>
                                <a:prstGeom prst="rect">
                                  <a:avLst/>
                                </a:prstGeom>
                                <a:noFill/>
                                <a:ln w="9525">
                                  <a:noFill/>
                                  <a:miter lim="800000"/>
                                  <a:headEnd/>
                                  <a:tailEnd/>
                                </a:ln>
                              </pic:spPr>
                            </pic:pic>
                          </a:graphicData>
                        </a:graphic>
                      </wp:inline>
                    </w:drawing>
                  </w:r>
                </w:p>
              </w:tc>
              <w:tc>
                <w:tcPr>
                  <w:tcW w:w="831"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10</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jc w:val="center"/>
              <w:rPr>
                <w:noProof/>
              </w:rPr>
            </w:pPr>
          </w:p>
        </w:tc>
        <w:tc>
          <w:tcPr>
            <w:tcW w:w="828" w:type="dxa"/>
            <w:vAlign w:val="center"/>
          </w:tcPr>
          <w:p w:rsidR="009A7260" w:rsidRDefault="009A7260" w:rsidP="00FC18A0">
            <w:pPr>
              <w:pStyle w:val="Body"/>
              <w:keepNext/>
              <w:widowControl w:val="0"/>
              <w:tabs>
                <w:tab w:val="left" w:pos="130"/>
              </w:tabs>
              <w:spacing w:before="120" w:line="280" w:lineRule="atLeast"/>
              <w:jc w:val="center"/>
              <w:rPr>
                <w:noProof/>
              </w:rPr>
            </w:pPr>
          </w:p>
        </w:tc>
      </w:tr>
    </w:tbl>
    <w:p w:rsidR="009A7260" w:rsidRPr="003F16BF" w:rsidRDefault="009A7260" w:rsidP="003F16BF">
      <w:pPr>
        <w:pStyle w:val="Body"/>
      </w:pPr>
      <w:r w:rsidRPr="003F16BF">
        <w:t>This provides a diffusional response due to a continuously applied step concentra</w:t>
      </w:r>
      <w:r w:rsidRPr="003F16BF">
        <w:softHyphen/>
        <w:t>tion to model a growing thickness. For oxide growth, a step input of oxygen is sup</w:t>
      </w:r>
      <w:r w:rsidRPr="003F16BF">
        <w:softHyphen/>
        <w:t xml:space="preserve">plied from one side of the interface, and the substrate supplies silicon atoms, see </w:t>
      </w:r>
      <w:fldSimple w:instr=" REF _Ref317580329 \h  \* MERGEFORMAT ">
        <w:r w:rsidR="004E1536" w:rsidRPr="004E1536">
          <w:t>Figure 2</w:t>
        </w:r>
      </w:fldSimple>
      <w:r w:rsidRPr="003F16BF">
        <w:t>. The figure below provides a model fit to recent data from a set of SiO</w:t>
      </w:r>
      <w:r w:rsidRPr="003F16BF">
        <w:rPr>
          <w:vertAlign w:val="subscript"/>
        </w:rPr>
        <w:t>2</w:t>
      </w:r>
      <w:r w:rsidRPr="003F16BF">
        <w:t xml:space="preserve"> growth experiments.</w:t>
      </w:r>
    </w:p>
    <w:p w:rsidR="009A7260" w:rsidRDefault="009A7260" w:rsidP="009A7260">
      <w:pPr>
        <w:pStyle w:val="Figure"/>
        <w:keepNext/>
      </w:pPr>
      <w:r>
        <w:rPr>
          <w:noProof/>
        </w:rPr>
        <w:drawing>
          <wp:inline distT="0" distB="0" distL="0" distR="0">
            <wp:extent cx="3729990" cy="3038411"/>
            <wp:effectExtent l="1905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srcRect/>
                    <a:stretch>
                      <a:fillRect/>
                    </a:stretch>
                  </pic:blipFill>
                  <pic:spPr bwMode="auto">
                    <a:xfrm>
                      <a:off x="0" y="0"/>
                      <a:ext cx="3729108" cy="3037693"/>
                    </a:xfrm>
                    <a:prstGeom prst="rect">
                      <a:avLst/>
                    </a:prstGeom>
                    <a:noFill/>
                    <a:ln w="9525">
                      <a:noFill/>
                      <a:miter lim="800000"/>
                      <a:headEnd/>
                      <a:tailEnd/>
                    </a:ln>
                  </pic:spPr>
                </pic:pic>
              </a:graphicData>
            </a:graphic>
          </wp:inline>
        </w:drawing>
      </w:r>
    </w:p>
    <w:p w:rsidR="009A7260" w:rsidRPr="003A66A4" w:rsidRDefault="009A7260" w:rsidP="009A7260">
      <w:pPr>
        <w:pStyle w:val="Caption"/>
      </w:pPr>
      <w:r w:rsidRPr="00E04190">
        <w:rPr>
          <w:b/>
        </w:rPr>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r w:rsidR="002E4FFC">
        <w:rPr>
          <w:b/>
          <w:noProof/>
        </w:rPr>
        <w:t>3</w:t>
      </w:r>
      <w:r w:rsidR="00210DA0" w:rsidRPr="00E04190">
        <w:rPr>
          <w:b/>
        </w:rPr>
        <w:fldChar w:fldCharType="end"/>
      </w:r>
      <w:r w:rsidRPr="003A66A4">
        <w:t xml:space="preserve">: </w:t>
      </w:r>
      <w:r w:rsidRPr="003A66A4">
        <w:rPr>
          <w:szCs w:val="16"/>
        </w:rPr>
        <w:t xml:space="preserve">Comparison of dispersive diffusion model against the convention Deal- Grove model (empirical dotted) and a detailed simulation based on reaction kinetics. For silicon, an immediate </w:t>
      </w:r>
      <w:r w:rsidRPr="003A66A4">
        <w:rPr>
          <w:szCs w:val="16"/>
        </w:rPr>
        <w:lastRenderedPageBreak/>
        <w:t>oxide layer is formed which generates a baseline thickness of about 1 nanometer (data and simulation from [</w:t>
      </w:r>
      <w:proofErr w:type="spellStart"/>
      <w:r>
        <w:rPr>
          <w:szCs w:val="16"/>
        </w:rPr>
        <w:t>Uematsu</w:t>
      </w:r>
      <w:proofErr w:type="spellEnd"/>
      <w:r>
        <w:rPr>
          <w:szCs w:val="16"/>
        </w:rPr>
        <w:t xml:space="preserve"> 2002</w:t>
      </w:r>
      <w:r w:rsidRPr="003A66A4">
        <w:rPr>
          <w:szCs w:val="16"/>
        </w:rPr>
        <w:t>]</w:t>
      </w:r>
      <w:fldSimple w:instr=" NOTEREF _Ref317580800 \h  \* MERGEFORMAT ">
        <w:r w:rsidR="004E1536" w:rsidRPr="004E1536">
          <w:rPr>
            <w:szCs w:val="16"/>
            <w:vertAlign w:val="superscript"/>
          </w:rPr>
          <w:t>3</w:t>
        </w:r>
      </w:fldSimple>
      <w:r w:rsidRPr="003A66A4">
        <w:rPr>
          <w:szCs w:val="16"/>
        </w:rPr>
        <w:t>)</w:t>
      </w:r>
    </w:p>
    <w:p w:rsidR="009A7260" w:rsidRDefault="009A7260" w:rsidP="009A7260">
      <w:pPr>
        <w:pStyle w:val="Body"/>
        <w:tabs>
          <w:tab w:val="left" w:pos="130"/>
        </w:tabs>
        <w:spacing w:before="120" w:line="280" w:lineRule="atLeast"/>
        <w:rPr>
          <w:noProof/>
        </w:rPr>
      </w:pPr>
      <w:r>
        <w:rPr>
          <w:noProof/>
        </w:rPr>
        <w:t>Over time, the response will attain a square root growth law, indicative of the Fick's law regime of what is often referred to as parabolic growth</w:t>
      </w:r>
      <w:r w:rsidR="003F16BF">
        <w:rPr>
          <w:rStyle w:val="EndnoteReference"/>
          <w:noProof/>
        </w:rPr>
        <w:endnoteReference w:id="4"/>
      </w:r>
      <w:r w:rsidR="003F16BF">
        <w:rPr>
          <w:noProof/>
        </w:rPr>
        <w:t xml:space="preserve">. </w:t>
      </w:r>
      <w:r>
        <w:rPr>
          <w:noProof/>
        </w:rPr>
        <w:t xml:space="preserve"> The larger the mean diffusion coefficient or the smaller the uncertainty level </w:t>
      </w:r>
      <w:r>
        <w:rPr>
          <w:i/>
          <w:noProof/>
        </w:rPr>
        <w:t>x</w:t>
      </w:r>
      <w:r>
        <w:rPr>
          <w:i/>
          <w:noProof/>
          <w:vertAlign w:val="subscript"/>
        </w:rPr>
        <w:t>0</w:t>
      </w:r>
      <w:r>
        <w:rPr>
          <w:noProof/>
        </w:rPr>
        <w:t>, the more quickly that the response will diverge from the short-term linear growth regime.</w:t>
      </w:r>
    </w:p>
    <w:p w:rsidR="009A7260" w:rsidRDefault="009A7260" w:rsidP="009A7260">
      <w:pPr>
        <w:pStyle w:val="Figure"/>
        <w:keepNext/>
      </w:pPr>
      <w:r>
        <w:rPr>
          <w:noProof/>
        </w:rPr>
        <w:drawing>
          <wp:inline distT="0" distB="0" distL="0" distR="0">
            <wp:extent cx="3838575" cy="3089370"/>
            <wp:effectExtent l="1905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srcRect/>
                    <a:stretch>
                      <a:fillRect/>
                    </a:stretch>
                  </pic:blipFill>
                  <pic:spPr bwMode="auto">
                    <a:xfrm>
                      <a:off x="0" y="0"/>
                      <a:ext cx="3838575" cy="3089370"/>
                    </a:xfrm>
                    <a:prstGeom prst="rect">
                      <a:avLst/>
                    </a:prstGeom>
                    <a:noFill/>
                    <a:ln w="9525">
                      <a:noFill/>
                      <a:miter lim="800000"/>
                      <a:headEnd/>
                      <a:tailEnd/>
                    </a:ln>
                  </pic:spPr>
                </pic:pic>
              </a:graphicData>
            </a:graphic>
          </wp:inline>
        </w:drawing>
      </w:r>
    </w:p>
    <w:p w:rsidR="009A7260" w:rsidRDefault="009A7260" w:rsidP="009A7260">
      <w:pPr>
        <w:pStyle w:val="Caption"/>
        <w:rPr>
          <w:szCs w:val="14"/>
        </w:rPr>
      </w:pPr>
      <w:r w:rsidRPr="00E04190">
        <w:rPr>
          <w:b/>
        </w:rPr>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r w:rsidR="002E4FFC">
        <w:rPr>
          <w:b/>
          <w:noProof/>
        </w:rPr>
        <w:t>4</w:t>
      </w:r>
      <w:r w:rsidR="00210DA0" w:rsidRPr="00E04190">
        <w:rPr>
          <w:b/>
        </w:rPr>
        <w:fldChar w:fldCharType="end"/>
      </w:r>
      <w:r w:rsidRPr="003A66A4">
        <w:t>: In the Fickian growth regime, the dispersive diffusion formulation follows a square root time dependence, and can be confirmed with an online SiO</w:t>
      </w:r>
      <w:r w:rsidRPr="005630AB">
        <w:rPr>
          <w:vertAlign w:val="subscript"/>
        </w:rPr>
        <w:t>2</w:t>
      </w:r>
      <w:r w:rsidRPr="003A66A4">
        <w:t xml:space="preserve"> growth calculator</w:t>
      </w:r>
      <w:r w:rsidRPr="003A66A4">
        <w:rPr>
          <w:szCs w:val="14"/>
        </w:rPr>
        <w:t xml:space="preserve"> http://www.cleanroom.byu.edu/ OxideThickCalc.phtml</w:t>
      </w:r>
    </w:p>
    <w:p w:rsidR="009A7260" w:rsidRDefault="009A7260" w:rsidP="009A7260">
      <w:pPr>
        <w:pStyle w:val="HeadingRunIn"/>
        <w:rPr>
          <w:noProof/>
        </w:rPr>
      </w:pPr>
      <w:r>
        <w:rPr>
          <w:noProof/>
        </w:rPr>
        <w:t>General Applicability.</w:t>
      </w:r>
    </w:p>
    <w:p w:rsidR="009A7260" w:rsidRPr="003F16BF" w:rsidRDefault="009A7260" w:rsidP="003F16BF">
      <w:pPr>
        <w:pStyle w:val="Body"/>
      </w:pPr>
      <w:r w:rsidRPr="003F16BF">
        <w:t>The uncertainty quantification proposed here has more general applicability than just to oxide growth on silicon. Any diffusional process that contains a degree of uncertainty in its parameters is a candidate for this simplification.</w:t>
      </w:r>
    </w:p>
    <w:p w:rsidR="009A7260" w:rsidRPr="003F16BF" w:rsidRDefault="009A7260" w:rsidP="003F16BF">
      <w:pPr>
        <w:pStyle w:val="Body"/>
      </w:pPr>
      <w:r w:rsidRPr="003F16BF">
        <w:t>The general dispersed response to an impulse at the smeared origin is generated by the marginalization of Eq. 2 with Eq.5 and Eq.7 with the result:</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m:rPr>
                    <m:sty m:val="p"/>
                  </m:rPr>
                  <w:rPr>
                    <w:rFonts w:ascii="Cambria Math" w:hAnsi="Cambria Math"/>
                  </w:rPr>
                  <m:t>n</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ad>
                      <m:radPr>
                        <m:degHide m:val="on"/>
                        <m:ctrlPr>
                          <w:rPr>
                            <w:rFonts w:ascii="Cambria Math" w:hAnsi="Cambria Math"/>
                          </w:rPr>
                        </m:ctrlPr>
                      </m:radPr>
                      <m:deg/>
                      <m:e>
                        <m:r>
                          <w:rPr>
                            <w:rFonts w:ascii="Cambria Math" w:hAnsi="Cambria Math"/>
                          </w:rPr>
                          <m:t>Dt</m:t>
                        </m:r>
                      </m:e>
                    </m:rad>
                  </m:den>
                </m:f>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11</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Pr="003F16BF" w:rsidRDefault="009A7260" w:rsidP="003F16BF">
      <w:pPr>
        <w:pStyle w:val="Body"/>
      </w:pPr>
      <w:r w:rsidRPr="003F16BF">
        <w:t xml:space="preserve">This describes the </w:t>
      </w:r>
      <w:r w:rsidR="003F16BF">
        <w:t>damping</w:t>
      </w:r>
      <w:r w:rsidRPr="003F16BF">
        <w:t xml:space="preserve"> of the peak concentration profile with time, cast in terms of a one-dimensional density. Alternatively, by scaling with a time constant, the impulse response can be normalized:</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m:rPr>
                    <m:sty m:val="p"/>
                  </m:rPr>
                  <w:rPr>
                    <w:rFonts w:ascii="Cambria Math" w:hAnsi="Cambria Math"/>
                  </w:rPr>
                  <w:lastRenderedPageBreak/>
                  <m:t>n</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1</m:t>
                    </m:r>
                    <m:r>
                      <w:rPr>
                        <w:rFonts w:ascii="Cambria Math" w:hAnsi="Cambria Math"/>
                      </w:rPr>
                      <m:t>+</m:t>
                    </m:r>
                    <m:rad>
                      <m:radPr>
                        <m:degHide m:val="on"/>
                        <m:ctrlPr>
                          <w:rPr>
                            <w:rFonts w:ascii="Cambria Math" w:hAnsi="Cambria Math"/>
                          </w:rPr>
                        </m:ctrlPr>
                      </m:radPr>
                      <m:deg/>
                      <m:e>
                        <m:f>
                          <m:fPr>
                            <m:ctrlPr>
                              <w:rPr>
                                <w:rFonts w:ascii="Cambria Math" w:hAnsi="Cambria Math"/>
                                <w:i/>
                              </w:rPr>
                            </m:ctrlPr>
                          </m:fPr>
                          <m:num>
                            <m:r>
                              <w:rPr>
                                <w:rFonts w:ascii="Cambria Math" w:hAnsi="Cambria Math"/>
                              </w:rPr>
                              <m:t>t</m:t>
                            </m:r>
                          </m:num>
                          <m:den>
                            <m:r>
                              <w:rPr>
                                <w:rFonts w:ascii="Cambria Math" w:hAnsi="Cambria Math"/>
                              </w:rPr>
                              <m:t>τ</m:t>
                            </m:r>
                          </m:den>
                        </m:f>
                      </m:e>
                    </m:rad>
                  </m:den>
                </m:f>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12</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Pr="003F16BF" w:rsidRDefault="009A7260" w:rsidP="003F16BF">
      <w:pPr>
        <w:pStyle w:val="Body"/>
      </w:pPr>
      <w:r w:rsidRPr="003F16BF">
        <w:t xml:space="preserve">Here, </w:t>
      </w:r>
      <m:oMath>
        <m:r>
          <w:rPr>
            <w:rFonts w:ascii="Cambria Math" w:hAnsi="Cambria Math"/>
          </w:rPr>
          <m:t>τ</m:t>
        </m:r>
      </m:oMath>
      <w:r w:rsidRPr="003F16BF">
        <w:t xml:space="preserve"> is a diffusional time constant, indicating how slowly the concentration disperses from the origin. This is also a measure of the persistence of a material to remain localized (see [Pukite 2011]</w:t>
      </w:r>
      <w:r w:rsidRPr="003F16BF">
        <w:rPr>
          <w:vertAlign w:val="superscript"/>
        </w:rPr>
        <w:endnoteReference w:id="5"/>
      </w:r>
      <w:r w:rsidRPr="003F16BF">
        <w:t>). The scaling implications are important to allow us to generalize the behavior over a range of conditions [de Almeida 1999]</w:t>
      </w:r>
      <w:r w:rsidRPr="003F16BF">
        <w:rPr>
          <w:vertAlign w:val="superscript"/>
        </w:rPr>
        <w:endnoteReference w:id="6"/>
      </w:r>
      <w:r w:rsidRPr="003F16BF">
        <w:t>.</w:t>
      </w:r>
    </w:p>
    <w:p w:rsidR="009A7260" w:rsidRPr="003F16BF" w:rsidRDefault="009A7260" w:rsidP="003F16BF">
      <w:pPr>
        <w:pStyle w:val="Body"/>
      </w:pPr>
      <w:r w:rsidRPr="003F16BF">
        <w:t xml:space="preserve">In fact, the dispersive formulation can extend to mathematically related behaviors such as corrosion and particulate growth. Corrosion acts very similar to oxidation in that the rate of </w:t>
      </w:r>
      <w:del w:id="37" w:author="steven.bankes" w:date="2012-12-24T13:08:00Z">
        <w:r w:rsidRPr="003F16BF" w:rsidDel="007736B8">
          <w:delText xml:space="preserve">the of </w:delText>
        </w:r>
      </w:del>
      <w:r w:rsidRPr="003F16BF">
        <w:t>the corrosive materials has to depend on diffusion of the reacting species with the replenishment of fresh substrate.  Further, we can evaluate how well this a</w:t>
      </w:r>
      <w:r w:rsidR="003F16BF">
        <w:t>p</w:t>
      </w:r>
      <w:r w:rsidRPr="003F16BF">
        <w:t>plies to thermal diffusion, which uses the heat equation in a mathematical formulation very similar to particle diffusion.</w:t>
      </w:r>
    </w:p>
    <w:p w:rsidR="009A7260" w:rsidRDefault="009A7260" w:rsidP="009A7260">
      <w:pPr>
        <w:pStyle w:val="HeadingRunIn"/>
        <w:rPr>
          <w:noProof/>
        </w:rPr>
      </w:pPr>
      <w:r>
        <w:rPr>
          <w:noProof/>
        </w:rPr>
        <w:t>Example: Thermal Dispesive Diffusion</w:t>
      </w:r>
    </w:p>
    <w:p w:rsidR="009A7260" w:rsidRPr="003F16BF" w:rsidRDefault="009A7260" w:rsidP="003F16BF">
      <w:pPr>
        <w:pStyle w:val="Body"/>
      </w:pPr>
      <w:r w:rsidRPr="003F16BF">
        <w:t xml:space="preserve">The master model for thermal diffusion is referred to as the </w:t>
      </w:r>
      <w:r w:rsidRPr="003F16BF">
        <w:rPr>
          <w:i/>
        </w:rPr>
        <w:t>heat equation</w:t>
      </w:r>
      <w:r w:rsidRPr="003F16BF">
        <w:t xml:space="preserve">. This has the same formulation as </w:t>
      </w:r>
      <w:proofErr w:type="spellStart"/>
      <w:proofErr w:type="gramStart"/>
      <w:r w:rsidRPr="003F16BF">
        <w:t>Eq</w:t>
      </w:r>
      <w:proofErr w:type="spellEnd"/>
      <w:r w:rsidRPr="003F16BF">
        <w:t>(</w:t>
      </w:r>
      <w:proofErr w:type="gramEnd"/>
      <w:r w:rsidRPr="003F16BF">
        <w:t>1) with the role of material concentration played by temperature (which represents the local thermal excitation). In many practical applications,</w:t>
      </w:r>
      <w:r w:rsidR="003F16BF">
        <w:t xml:space="preserve"> </w:t>
      </w:r>
      <w:r w:rsidRPr="003F16BF">
        <w:t xml:space="preserve">we may want to know the dissipation of heat from a source. In the case of a planar source of heat such as the surface of a CPU, we can use a one-dimensional model to illustrate the principle. Or we can demonstrate the flow of heat through a rod for different thermal conductivities (see </w:t>
      </w:r>
      <w:fldSimple w:instr=" REF _Ref317871092 \h  \* MERGEFORMAT ">
        <w:r w:rsidR="004E1536" w:rsidRPr="004E1536">
          <w:t>Figure 5</w:t>
        </w:r>
      </w:fldSimple>
      <w:r w:rsidRPr="003F16BF">
        <w:t>).</w:t>
      </w:r>
    </w:p>
    <w:p w:rsidR="009A7260" w:rsidRPr="003F16BF" w:rsidRDefault="009A7260" w:rsidP="003F16BF">
      <w:pPr>
        <w:pStyle w:val="Body"/>
      </w:pPr>
      <w:r w:rsidRPr="003F16BF">
        <w:t>The ideal non-disordered impulse response should follow</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m:rPr>
                    <m:sty m:val="p"/>
                  </m:rPr>
                  <w:rPr>
                    <w:rFonts w:ascii="Cambria Math" w:hAnsi="Cambria Math"/>
                  </w:rPr>
                  <m:t xml:space="preserve"> </m:t>
                </m:r>
                <m:r>
                  <w:rPr>
                    <w:rFonts w:ascii="Cambria Math" w:hAnsi="Cambria Math"/>
                  </w:rPr>
                  <m:t>ΔT</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C</m:t>
                    </m:r>
                  </m:num>
                  <m:den>
                    <m:rad>
                      <m:radPr>
                        <m:degHide m:val="on"/>
                        <m:ctrlPr>
                          <w:rPr>
                            <w:rFonts w:ascii="Cambria Math" w:hAnsi="Cambria Math"/>
                          </w:rPr>
                        </m:ctrlPr>
                      </m:radPr>
                      <m:deg/>
                      <m:e>
                        <m:r>
                          <w:rPr>
                            <w:rFonts w:ascii="Cambria Math" w:hAnsi="Cambria Math"/>
                          </w:rPr>
                          <m:t>Dt</m:t>
                        </m:r>
                      </m:e>
                    </m:rad>
                  </m:den>
                </m:f>
                <m:sSup>
                  <m:sSupPr>
                    <m:ctrlPr>
                      <w:rPr>
                        <w:rFonts w:ascii="Cambria Math" w:hAnsi="Cambria Math"/>
                      </w:rPr>
                    </m:ctrlPr>
                  </m:sSupPr>
                  <m:e>
                    <m:r>
                      <w:rPr>
                        <w:rFonts w:ascii="Cambria Math" w:hAnsi="Cambria Math"/>
                      </w:rPr>
                      <m:t>ⅇ</m:t>
                    </m:r>
                  </m:e>
                  <m:sup>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Dt</m:t>
                        </m:r>
                      </m:den>
                    </m:f>
                  </m:sup>
                </m:sSup>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13</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Default="009A7260" w:rsidP="009A7260">
      <w:pPr>
        <w:pStyle w:val="BodyAfterHead"/>
        <w:rPr>
          <w:noProof/>
        </w:rPr>
      </w:pPr>
    </w:p>
    <w:p w:rsidR="009A7260" w:rsidRPr="003F16BF" w:rsidRDefault="009A7260" w:rsidP="003F16BF">
      <w:pPr>
        <w:pStyle w:val="Body"/>
      </w:pPr>
      <w:r w:rsidRPr="003F16BF">
        <w:t>The disordered variation of this is</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0C6E7F">
            <w:pPr>
              <w:pStyle w:val="Body"/>
              <w:keepNext/>
              <w:widowControl w:val="0"/>
              <w:tabs>
                <w:tab w:val="left" w:pos="130"/>
              </w:tabs>
              <w:spacing w:before="120" w:line="280" w:lineRule="atLeast"/>
              <w:jc w:val="center"/>
              <w:rPr>
                <w:noProof/>
              </w:rPr>
            </w:pPr>
            <m:oMathPara>
              <m:oMath>
                <m:r>
                  <w:rPr>
                    <w:rFonts w:ascii="Cambria Math" w:hAnsi="Cambria Math"/>
                  </w:rPr>
                  <m:t>ΔT</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C</m:t>
                    </m:r>
                  </m:num>
                  <m:den>
                    <m:rad>
                      <m:radPr>
                        <m:degHide m:val="on"/>
                        <m:ctrlPr>
                          <w:rPr>
                            <w:rFonts w:ascii="Cambria Math" w:hAnsi="Cambria Math"/>
                          </w:rPr>
                        </m:ctrlPr>
                      </m:radPr>
                      <m:deg/>
                      <m:e>
                        <m:r>
                          <w:rPr>
                            <w:rFonts w:ascii="Cambria Math" w:hAnsi="Cambria Math"/>
                          </w:rPr>
                          <m:t>Dt</m:t>
                        </m:r>
                      </m:e>
                    </m:rad>
                  </m:den>
                </m:f>
                <m:sSup>
                  <m:sSupPr>
                    <m:ctrlPr>
                      <w:rPr>
                        <w:rFonts w:ascii="Cambria Math" w:hAnsi="Cambria Math"/>
                      </w:rPr>
                    </m:ctrlPr>
                  </m:sSupPr>
                  <m:e>
                    <m:r>
                      <w:rPr>
                        <w:rFonts w:ascii="Cambria Math" w:hAnsi="Cambria Math"/>
                      </w:rPr>
                      <m:t>ⅇ</m:t>
                    </m:r>
                  </m:e>
                  <m:sup>
                    <m:f>
                      <m:fPr>
                        <m:ctrlPr>
                          <w:rPr>
                            <w:rFonts w:ascii="Cambria Math" w:hAnsi="Cambria Math"/>
                          </w:rPr>
                        </m:ctrlPr>
                      </m:fPr>
                      <m:num>
                        <m:r>
                          <w:rPr>
                            <w:rFonts w:ascii="Cambria Math" w:hAnsi="Cambria Math"/>
                          </w:rPr>
                          <m:t>-x</m:t>
                        </m:r>
                      </m:num>
                      <m:den>
                        <m:rad>
                          <m:radPr>
                            <m:degHide m:val="on"/>
                            <m:ctrlPr>
                              <w:rPr>
                                <w:rFonts w:ascii="Cambria Math" w:hAnsi="Cambria Math"/>
                              </w:rPr>
                            </m:ctrlPr>
                          </m:radPr>
                          <m:deg/>
                          <m:e>
                            <m:r>
                              <m:rPr>
                                <m:sty m:val="p"/>
                              </m:rPr>
                              <w:rPr>
                                <w:rFonts w:ascii="Cambria Math" w:hAnsi="Cambria Math"/>
                              </w:rPr>
                              <m:t>Dt</m:t>
                            </m:r>
                          </m:e>
                        </m:rad>
                      </m:den>
                    </m:f>
                  </m:sup>
                </m:sSup>
                <m:sSub>
                  <m:sSubPr>
                    <m:ctrlPr>
                      <w:rPr>
                        <w:rFonts w:ascii="Cambria Math" w:hAnsi="Cambria Math"/>
                      </w:rPr>
                    </m:ctrlPr>
                  </m:sSub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x</m:t>
                            </m:r>
                          </m:num>
                          <m:den>
                            <m:rad>
                              <m:radPr>
                                <m:degHide m:val="on"/>
                                <m:ctrlPr>
                                  <w:rPr>
                                    <w:rFonts w:ascii="Cambria Math" w:hAnsi="Cambria Math"/>
                                  </w:rPr>
                                </m:ctrlPr>
                              </m:radPr>
                              <m:deg/>
                              <m:e>
                                <m:r>
                                  <w:rPr>
                                    <w:rFonts w:ascii="Cambria Math" w:hAnsi="Cambria Math"/>
                                  </w:rPr>
                                  <m:t>Dt</m:t>
                                </m:r>
                              </m:e>
                            </m:rad>
                          </m:den>
                        </m:f>
                        <m:r>
                          <m:rPr>
                            <m:sty m:val="p"/>
                          </m:rPr>
                          <w:rPr>
                            <w:rFonts w:ascii="Cambria Math" w:hAnsi="Cambria Math"/>
                          </w:rPr>
                          <m:t xml:space="preserve"> </m:t>
                        </m:r>
                      </m:e>
                    </m:d>
                  </m:e>
                  <m:sub>
                    <m:r>
                      <m:rPr>
                        <m:sty m:val="p"/>
                      </m:rPr>
                      <w:rPr>
                        <w:rFonts w:ascii="Cambria Math" w:hAnsi="Cambria Math"/>
                      </w:rPr>
                      <m:t xml:space="preserve"> </m:t>
                    </m:r>
                  </m:sub>
                </m:sSub>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14</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Pr="003F16BF" w:rsidRDefault="009A7260" w:rsidP="003F16BF">
      <w:pPr>
        <w:pStyle w:val="Body"/>
      </w:pPr>
      <w:r w:rsidRPr="003F16BF">
        <w:t>Since each of the rods co</w:t>
      </w:r>
      <w:r w:rsidR="000C6E7F">
        <w:t>nsist</w:t>
      </w:r>
      <w:r w:rsidR="00DD272F">
        <w:t>s</w:t>
      </w:r>
      <w:r w:rsidR="000C6E7F">
        <w:t xml:space="preserve"> of a uniform homogeneous </w:t>
      </w:r>
      <w:r w:rsidRPr="003F16BF">
        <w:t>metal, one would expect that the response should be near t</w:t>
      </w:r>
      <w:r w:rsidR="00DD272F">
        <w:t>o</w:t>
      </w:r>
      <w:r w:rsidRPr="003F16BF">
        <w:t xml:space="preserve"> what theory predicts, and that is the case. [Sullivan 2008]</w:t>
      </w:r>
      <w:fldSimple w:instr=" NOTEREF _Ref318096835 \h  \* MERGEFORMAT ">
        <w:r w:rsidR="004E1536" w:rsidRPr="004E1536">
          <w:rPr>
            <w:vertAlign w:val="superscript"/>
          </w:rPr>
          <w:t>7</w:t>
        </w:r>
      </w:fldSimple>
      <w:r w:rsidRPr="003F16BF">
        <w:t xml:space="preserve"> </w:t>
      </w:r>
    </w:p>
    <w:p w:rsidR="009A7260" w:rsidRPr="003F16BF" w:rsidRDefault="009A7260" w:rsidP="003F16BF">
      <w:pPr>
        <w:pStyle w:val="Body"/>
      </w:pPr>
      <w:r w:rsidRPr="003F16BF">
        <w:t xml:space="preserve">For each of the materials of </w:t>
      </w:r>
      <w:fldSimple w:instr=" REF _Ref317871092 \h  \* MERGEFORMAT ">
        <w:r w:rsidR="004E1536" w:rsidRPr="004E1536">
          <w:t>Figure 5</w:t>
        </w:r>
      </w:fldSimple>
      <w:r w:rsidRPr="003F16BF">
        <w:t>, the idealized impulse response works well (Eq. 13), while the disordered variant (Eq. 14) reveals a larger dispersive spread.</w:t>
      </w:r>
    </w:p>
    <w:p w:rsidR="009A7260" w:rsidRDefault="009A7260" w:rsidP="009A7260">
      <w:pPr>
        <w:pStyle w:val="Caption"/>
        <w:keepNext/>
      </w:pPr>
      <w:r w:rsidRPr="00F471C7">
        <w:rPr>
          <w:noProof/>
        </w:rPr>
        <w:lastRenderedPageBreak/>
        <w:drawing>
          <wp:inline distT="0" distB="0" distL="0" distR="0">
            <wp:extent cx="5365750" cy="2895600"/>
            <wp:effectExtent l="19050" t="0" r="25400" b="0"/>
            <wp:docPr id="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9A7260" w:rsidRDefault="009A7260" w:rsidP="009A7260">
      <w:pPr>
        <w:pStyle w:val="Caption"/>
        <w:jc w:val="left"/>
        <w:rPr>
          <w:noProof/>
        </w:rPr>
      </w:pPr>
      <w:bookmarkStart w:id="38" w:name="_Ref317871092"/>
      <w:r w:rsidRPr="00E04190">
        <w:rPr>
          <w:b/>
        </w:rPr>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r w:rsidR="002E4FFC">
        <w:rPr>
          <w:b/>
          <w:noProof/>
        </w:rPr>
        <w:t>5</w:t>
      </w:r>
      <w:r w:rsidR="00210DA0" w:rsidRPr="00E04190">
        <w:rPr>
          <w:b/>
        </w:rPr>
        <w:fldChar w:fldCharType="end"/>
      </w:r>
      <w:bookmarkEnd w:id="38"/>
      <w:r>
        <w:t>: Experimentally measure thermal diffusion profiles for various metals showing excellent agreement with ordered diffusion. The dispersed diffusion profile is shown alongside.</w:t>
      </w:r>
    </w:p>
    <w:p w:rsidR="009A7260" w:rsidRPr="003F16BF" w:rsidRDefault="009A7260" w:rsidP="003F16BF">
      <w:pPr>
        <w:pStyle w:val="Body"/>
      </w:pPr>
      <w:r w:rsidRPr="003F16BF">
        <w:t>Where we would like to apply the disordered response is to an interface that has a thermal stimulus on one side and an outlet on the other, which turns out to be a realization of a compartmental or box model for thermal dynamics.</w:t>
      </w:r>
    </w:p>
    <w:p w:rsidR="009A7260" w:rsidRDefault="009A7260" w:rsidP="009A7260">
      <w:pPr>
        <w:pStyle w:val="Figure"/>
        <w:keepNext/>
      </w:pPr>
      <w:r>
        <w:rPr>
          <w:noProof/>
        </w:rPr>
        <w:drawing>
          <wp:inline distT="0" distB="0" distL="0" distR="0">
            <wp:extent cx="4591050" cy="2636674"/>
            <wp:effectExtent l="1905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srcRect/>
                    <a:stretch>
                      <a:fillRect/>
                    </a:stretch>
                  </pic:blipFill>
                  <pic:spPr bwMode="auto">
                    <a:xfrm>
                      <a:off x="0" y="0"/>
                      <a:ext cx="4600859" cy="2642307"/>
                    </a:xfrm>
                    <a:prstGeom prst="rect">
                      <a:avLst/>
                    </a:prstGeom>
                    <a:noFill/>
                    <a:ln w="9525">
                      <a:noFill/>
                      <a:miter lim="800000"/>
                      <a:headEnd/>
                      <a:tailEnd/>
                    </a:ln>
                  </pic:spPr>
                </pic:pic>
              </a:graphicData>
            </a:graphic>
          </wp:inline>
        </w:drawing>
      </w:r>
    </w:p>
    <w:p w:rsidR="009A7260" w:rsidRDefault="009A7260" w:rsidP="009A7260">
      <w:pPr>
        <w:pStyle w:val="Caption"/>
        <w:jc w:val="center"/>
      </w:pPr>
      <w:bookmarkStart w:id="39" w:name="_Ref318097061"/>
      <w:r w:rsidRPr="00E04190">
        <w:rPr>
          <w:b/>
        </w:rPr>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r w:rsidR="002E4FFC">
        <w:rPr>
          <w:b/>
          <w:noProof/>
        </w:rPr>
        <w:t>6</w:t>
      </w:r>
      <w:r w:rsidR="00210DA0" w:rsidRPr="00E04190">
        <w:rPr>
          <w:b/>
        </w:rPr>
        <w:fldChar w:fldCharType="end"/>
      </w:r>
      <w:bookmarkEnd w:id="39"/>
      <w:r w:rsidRPr="00E04190">
        <w:rPr>
          <w:b/>
        </w:rPr>
        <w:t>:</w:t>
      </w:r>
      <w:r>
        <w:t xml:space="preserve"> A box model for thermal dynamics assumes a stimulus representing an initial transient (1) convolved against a dissipative transfer function (2) to produce a modulated response (3).</w:t>
      </w:r>
    </w:p>
    <w:p w:rsidR="009A7260" w:rsidRPr="003F16BF" w:rsidRDefault="009A7260" w:rsidP="003F16BF">
      <w:pPr>
        <w:pStyle w:val="Body"/>
      </w:pPr>
      <w:r w:rsidRPr="003F16BF">
        <w:t>The role of the box model is to model a thermal input along with a re</w:t>
      </w:r>
      <w:r w:rsidR="003F16BF">
        <w:t>s</w:t>
      </w:r>
      <w:r w:rsidRPr="003F16BF">
        <w:t xml:space="preserve">ponse which will allow an alternate path for dissipation of heat. In </w:t>
      </w:r>
      <w:fldSimple w:instr=" REF _Ref318097061 \h  \* MERGEFORMAT ">
        <w:r w:rsidR="004E1536" w:rsidRPr="004E1536">
          <w:t>Figure 6</w:t>
        </w:r>
      </w:fldSimple>
      <w:r w:rsidRPr="003F16BF">
        <w:t>, the input stimulus is a unit step which immediately creates a Fickian square root buildup near the interface (</w:t>
      </w:r>
      <w:proofErr w:type="spellStart"/>
      <w:r w:rsidRPr="003F16BF">
        <w:t>subgraph</w:t>
      </w:r>
      <w:proofErr w:type="spellEnd"/>
      <w:r w:rsidRPr="003F16BF">
        <w:t xml:space="preserve"> 1). This gets dissipated by a smeared impulse response function (</w:t>
      </w:r>
      <w:proofErr w:type="spellStart"/>
      <w:r w:rsidRPr="003F16BF">
        <w:t>subgraph</w:t>
      </w:r>
      <w:proofErr w:type="spellEnd"/>
      <w:r w:rsidRPr="003F16BF">
        <w:t xml:space="preserve"> 2) and the result is shown as a modulated response (</w:t>
      </w:r>
      <w:proofErr w:type="spellStart"/>
      <w:r w:rsidRPr="003F16BF">
        <w:t>subgraph</w:t>
      </w:r>
      <w:proofErr w:type="spellEnd"/>
      <w:r w:rsidRPr="003F16BF">
        <w:t xml:space="preserve"> 3) showing a </w:t>
      </w:r>
      <w:r w:rsidRPr="003F16BF">
        <w:lastRenderedPageBreak/>
        <w:t>slower buildup than the square root rise. The modulated reduction results from heat that is dissipated from non-specific paths as described in [Sullivan 2008]</w:t>
      </w:r>
      <w:bookmarkStart w:id="40" w:name="_Ref318096835"/>
      <w:r w:rsidRPr="003F16BF">
        <w:rPr>
          <w:vertAlign w:val="superscript"/>
        </w:rPr>
        <w:endnoteReference w:id="7"/>
      </w:r>
      <w:bookmarkEnd w:id="40"/>
      <w:r w:rsidRPr="003F16BF">
        <w:t xml:space="preserve">, described by </w:t>
      </w:r>
      <w:fldSimple w:instr=" REF _Ref318097047 \h  \* MERGEFORMAT ">
        <w:r w:rsidR="004E1536" w:rsidRPr="004E1536">
          <w:t>Figure 7</w:t>
        </w:r>
      </w:fldSimple>
      <w:r w:rsidRPr="003F16BF">
        <w:t>.</w:t>
      </w:r>
    </w:p>
    <w:p w:rsidR="009A7260" w:rsidRDefault="009A7260" w:rsidP="00FE4FF7">
      <w:pPr>
        <w:pStyle w:val="Figure"/>
      </w:pPr>
      <w:r>
        <w:rPr>
          <w:noProof/>
        </w:rPr>
        <w:drawing>
          <wp:inline distT="0" distB="0" distL="0" distR="0">
            <wp:extent cx="1833041" cy="1280160"/>
            <wp:effectExtent l="1905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srcRect/>
                    <a:stretch>
                      <a:fillRect/>
                    </a:stretch>
                  </pic:blipFill>
                  <pic:spPr bwMode="auto">
                    <a:xfrm>
                      <a:off x="0" y="0"/>
                      <a:ext cx="1832610" cy="1280160"/>
                    </a:xfrm>
                    <a:prstGeom prst="rect">
                      <a:avLst/>
                    </a:prstGeom>
                    <a:noFill/>
                    <a:ln w="9525">
                      <a:noFill/>
                      <a:miter lim="800000"/>
                      <a:headEnd/>
                      <a:tailEnd/>
                    </a:ln>
                  </pic:spPr>
                </pic:pic>
              </a:graphicData>
            </a:graphic>
          </wp:inline>
        </w:drawing>
      </w:r>
    </w:p>
    <w:p w:rsidR="009A7260" w:rsidRDefault="009A7260" w:rsidP="009A7260">
      <w:pPr>
        <w:pStyle w:val="Caption"/>
        <w:jc w:val="center"/>
        <w:rPr>
          <w:noProof/>
        </w:rPr>
      </w:pPr>
      <w:bookmarkStart w:id="41" w:name="_Ref318097047"/>
      <w:r w:rsidRPr="00E04190">
        <w:rPr>
          <w:b/>
        </w:rPr>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r w:rsidR="002E4FFC">
        <w:rPr>
          <w:b/>
          <w:noProof/>
        </w:rPr>
        <w:t>7</w:t>
      </w:r>
      <w:r w:rsidR="00210DA0" w:rsidRPr="00E04190">
        <w:rPr>
          <w:b/>
        </w:rPr>
        <w:fldChar w:fldCharType="end"/>
      </w:r>
      <w:bookmarkEnd w:id="41"/>
      <w:r w:rsidRPr="00E04190">
        <w:rPr>
          <w:b/>
        </w:rPr>
        <w:t>:</w:t>
      </w:r>
      <w:r>
        <w:t xml:space="preserve"> Red lines indicate the theoretical profile under a non-lossy thermal environment.</w:t>
      </w:r>
    </w:p>
    <w:p w:rsidR="009A7260" w:rsidRPr="00AF5EC9" w:rsidRDefault="009A7260" w:rsidP="009A7260">
      <w:pPr>
        <w:pStyle w:val="Body"/>
        <w:rPr>
          <w:noProof/>
        </w:rPr>
      </w:pPr>
      <w:r>
        <w:rPr>
          <w:noProof/>
        </w:rPr>
        <w:t xml:space="preserve">To analyze the thermal response we use the concept of a convolution to drive the response from a combination of input delta temperature change and the transfer function representing heat dissiation following secondary paths.  </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m:t>Response</m:t>
                </m:r>
                <m:d>
                  <m:dPr>
                    <m:ctrlPr>
                      <w:rPr>
                        <w:rFonts w:ascii="Cambria Math" w:hAnsi="Cambria Math"/>
                      </w:rPr>
                    </m:ctrlPr>
                  </m:dPr>
                  <m:e>
                    <m:r>
                      <w:rPr>
                        <w:rFonts w:ascii="Cambria Math" w:hAnsi="Cambria Math"/>
                      </w:rPr>
                      <m:t>t</m:t>
                    </m:r>
                  </m:e>
                </m:d>
                <m:r>
                  <w:rPr>
                    <w:rFonts w:ascii="Cambria Math" w:hAnsi="Cambria Math"/>
                  </w:rPr>
                  <m:t>=Input</m:t>
                </m:r>
                <m:d>
                  <m:dPr>
                    <m:ctrlPr>
                      <w:rPr>
                        <w:rFonts w:ascii="Cambria Math" w:hAnsi="Cambria Math"/>
                      </w:rPr>
                    </m:ctrlPr>
                  </m:dPr>
                  <m:e>
                    <m:r>
                      <w:rPr>
                        <w:rFonts w:ascii="Cambria Math" w:hAnsi="Cambria Math"/>
                      </w:rPr>
                      <m:t>t</m:t>
                    </m:r>
                  </m:e>
                </m:d>
                <m:r>
                  <w:rPr>
                    <w:rFonts w:ascii="Cambria Math" w:hAnsi="Cambria Math"/>
                  </w:rPr>
                  <m:t>⊗Transfer</m:t>
                </m:r>
                <m:d>
                  <m:dPr>
                    <m:ctrlPr>
                      <w:rPr>
                        <w:rFonts w:ascii="Cambria Math" w:hAnsi="Cambria Math"/>
                      </w:rPr>
                    </m:ctrlPr>
                  </m:dPr>
                  <m:e>
                    <m:r>
                      <w:rPr>
                        <w:rFonts w:ascii="Cambria Math" w:hAnsi="Cambria Math"/>
                      </w:rPr>
                      <m:t>t</m:t>
                    </m:r>
                  </m:e>
                </m:d>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15</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Default="009A7260" w:rsidP="009A7260">
      <w:pPr>
        <w:pStyle w:val="Body"/>
        <w:rPr>
          <w:noProof/>
        </w:rPr>
      </w:pPr>
      <w:r w:rsidRPr="0015756C">
        <w:t>At</w:t>
      </w:r>
      <w:r>
        <w:rPr>
          <w:noProof/>
        </w:rPr>
        <w:t xml:space="preserve"> the origin of the thermal impulse, the smeared diffusive response is:</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m:t>ΔT</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ad>
                      <m:radPr>
                        <m:degHide m:val="on"/>
                        <m:ctrlPr>
                          <w:rPr>
                            <w:rFonts w:ascii="Cambria Math" w:hAnsi="Cambria Math"/>
                          </w:rPr>
                        </m:ctrlPr>
                      </m:radPr>
                      <m:deg/>
                      <m:e>
                        <m:f>
                          <m:fPr>
                            <m:type m:val="skw"/>
                            <m:ctrlPr>
                              <w:rPr>
                                <w:rFonts w:ascii="Cambria Math" w:hAnsi="Cambria Math"/>
                              </w:rPr>
                            </m:ctrlPr>
                          </m:fPr>
                          <m:num>
                            <m:r>
                              <w:rPr>
                                <w:rFonts w:ascii="Cambria Math" w:hAnsi="Cambria Math"/>
                              </w:rPr>
                              <m:t>t</m:t>
                            </m:r>
                          </m:num>
                          <m:den>
                            <m:r>
                              <w:rPr>
                                <w:rFonts w:ascii="Cambria Math" w:hAnsi="Cambria Math"/>
                              </w:rPr>
                              <m:t>τ</m:t>
                            </m:r>
                          </m:den>
                        </m:f>
                      </m:e>
                    </m:rad>
                  </m:den>
                </m:f>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16</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Default="009A7260" w:rsidP="009A7260">
      <w:pPr>
        <w:pStyle w:val="Body"/>
        <w:rPr>
          <w:noProof/>
        </w:rPr>
      </w:pPr>
      <w:r w:rsidRPr="0015756C">
        <w:t>This</w:t>
      </w:r>
      <w:r>
        <w:rPr>
          <w:noProof/>
        </w:rPr>
        <w:t xml:space="preserve"> agrees with measure</w:t>
      </w:r>
      <w:r w:rsidR="00DD272F">
        <w:rPr>
          <w:noProof/>
        </w:rPr>
        <w:t>ments from experiments</w:t>
      </w:r>
      <w:ins w:id="42" w:author="steven.bankes" w:date="2012-12-24T13:12:00Z">
        <w:r w:rsidR="007736B8">
          <w:rPr>
            <w:noProof/>
          </w:rPr>
          <w:t>, as shown in Figure 8</w:t>
        </w:r>
        <w:r w:rsidR="00EC3474">
          <w:rPr>
            <w:noProof/>
          </w:rPr>
          <w:t>.</w:t>
        </w:r>
      </w:ins>
      <w:del w:id="43" w:author="steven.bankes" w:date="2012-12-24T13:12:00Z">
        <w:r w:rsidDel="00EC3474">
          <w:rPr>
            <w:noProof/>
          </w:rPr>
          <w:delText>:</w:delText>
        </w:r>
      </w:del>
    </w:p>
    <w:p w:rsidR="009A7260" w:rsidRDefault="009A7260" w:rsidP="009A7260">
      <w:pPr>
        <w:pStyle w:val="Body"/>
        <w:keepNext/>
        <w:widowControl w:val="0"/>
        <w:tabs>
          <w:tab w:val="left" w:pos="130"/>
        </w:tabs>
        <w:spacing w:before="120" w:line="280" w:lineRule="atLeast"/>
        <w:rPr>
          <w:noProof/>
        </w:rPr>
      </w:pPr>
      <w:r w:rsidRPr="00F471C7">
        <w:rPr>
          <w:noProof/>
        </w:rPr>
        <w:lastRenderedPageBreak/>
        <w:drawing>
          <wp:inline distT="0" distB="0" distL="0" distR="0">
            <wp:extent cx="5745480" cy="3543300"/>
            <wp:effectExtent l="19050" t="0" r="26670" b="0"/>
            <wp:docPr id="1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Pr>
          <w:noProof/>
        </w:rPr>
        <w:t>.</w:t>
      </w:r>
    </w:p>
    <w:p w:rsidR="009A7260" w:rsidRDefault="009A7260" w:rsidP="009A7260">
      <w:pPr>
        <w:pStyle w:val="Caption"/>
        <w:jc w:val="left"/>
      </w:pPr>
      <w:r w:rsidRPr="00EB5D48">
        <w:rPr>
          <w:b/>
        </w:rPr>
        <w:t xml:space="preserve">Figure </w:t>
      </w:r>
      <w:r w:rsidR="00210DA0" w:rsidRPr="00EB5D48">
        <w:rPr>
          <w:b/>
        </w:rPr>
        <w:fldChar w:fldCharType="begin"/>
      </w:r>
      <w:r w:rsidRPr="00EB5D48">
        <w:rPr>
          <w:b/>
        </w:rPr>
        <w:instrText xml:space="preserve"> SEQ Figure \* ARABIC </w:instrText>
      </w:r>
      <w:r w:rsidR="00210DA0" w:rsidRPr="00EB5D48">
        <w:rPr>
          <w:b/>
        </w:rPr>
        <w:fldChar w:fldCharType="separate"/>
      </w:r>
      <w:r w:rsidR="002E4FFC">
        <w:rPr>
          <w:b/>
          <w:noProof/>
        </w:rPr>
        <w:t>8</w:t>
      </w:r>
      <w:r w:rsidR="00210DA0" w:rsidRPr="00EB5D48">
        <w:rPr>
          <w:b/>
        </w:rPr>
        <w:fldChar w:fldCharType="end"/>
      </w:r>
      <w:r w:rsidRPr="00EB5D48">
        <w:rPr>
          <w:b/>
        </w:rPr>
        <w:t>:</w:t>
      </w:r>
      <w:r>
        <w:t xml:space="preserve"> Impulse response from a unit step thermal stimulus applied to an earthen mass (data from [Witte 2002]</w:t>
      </w:r>
      <w:r>
        <w:rPr>
          <w:rStyle w:val="EndnoteReference"/>
        </w:rPr>
        <w:endnoteReference w:id="8"/>
      </w:r>
      <w:r>
        <w:t xml:space="preserve"> ). </w:t>
      </w:r>
    </w:p>
    <w:p w:rsidR="009A7260" w:rsidRPr="003F16BF" w:rsidRDefault="009A7260" w:rsidP="003F16BF">
      <w:pPr>
        <w:pStyle w:val="Body"/>
      </w:pPr>
      <w:r w:rsidRPr="003F16BF">
        <w:t>If we take a strong dispersive diffusive decline and convolve with a Fickian growth curve to model the loss:</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m:t>Response</m:t>
                </m:r>
                <m:d>
                  <m:dPr>
                    <m:ctrlPr>
                      <w:rPr>
                        <w:rFonts w:ascii="Cambria Math" w:hAnsi="Cambria Math"/>
                      </w:rPr>
                    </m:ctrlPr>
                  </m:dPr>
                  <m:e>
                    <m:r>
                      <w:rPr>
                        <w:rFonts w:ascii="Cambria Math" w:hAnsi="Cambria Math"/>
                      </w:rPr>
                      <m:t>t</m:t>
                    </m:r>
                  </m:e>
                </m:d>
                <m:r>
                  <w:rPr>
                    <w:rFonts w:ascii="Cambria Math" w:hAnsi="Cambria Math"/>
                  </w:rPr>
                  <m:t>=</m:t>
                </m:r>
                <m:rad>
                  <m:radPr>
                    <m:degHide m:val="on"/>
                    <m:ctrlPr>
                      <w:rPr>
                        <w:rFonts w:ascii="Cambria Math" w:hAnsi="Cambria Math"/>
                      </w:rPr>
                    </m:ctrlPr>
                  </m:radPr>
                  <m:deg/>
                  <m:e>
                    <m:r>
                      <w:rPr>
                        <w:rFonts w:ascii="Cambria Math" w:hAnsi="Cambria Math"/>
                      </w:rPr>
                      <m:t>t</m:t>
                    </m:r>
                  </m:e>
                </m:rad>
                <m:r>
                  <m:rPr>
                    <m:sty m:val="p"/>
                  </m:rPr>
                  <w:rPr>
                    <w:rFonts w:ascii="Cambria Math" w:hAnsi="Cambria Math"/>
                  </w:rPr>
                  <m:t xml:space="preserve">- </m:t>
                </m:r>
                <m:rad>
                  <m:radPr>
                    <m:degHide m:val="on"/>
                    <m:ctrlPr>
                      <w:rPr>
                        <w:rFonts w:ascii="Cambria Math" w:hAnsi="Cambria Math"/>
                      </w:rPr>
                    </m:ctrlPr>
                  </m:radPr>
                  <m:deg/>
                  <m:e>
                    <m:r>
                      <w:rPr>
                        <w:rFonts w:ascii="Cambria Math" w:hAnsi="Cambria Math"/>
                      </w:rPr>
                      <m:t>t</m:t>
                    </m:r>
                  </m:e>
                </m:rad>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d</m:t>
                        </m:r>
                      </m:num>
                      <m:den>
                        <m:r>
                          <w:rPr>
                            <w:rFonts w:ascii="Cambria Math" w:hAnsi="Cambria Math"/>
                          </w:rPr>
                          <m:t>dt</m:t>
                        </m:r>
                      </m:den>
                    </m:f>
                  </m:e>
                </m:box>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m:t>
                        </m:r>
                        <m:rad>
                          <m:radPr>
                            <m:degHide m:val="on"/>
                            <m:ctrlPr>
                              <w:rPr>
                                <w:rFonts w:ascii="Cambria Math" w:hAnsi="Cambria Math"/>
                              </w:rPr>
                            </m:ctrlPr>
                          </m:radPr>
                          <m:deg/>
                          <m:e>
                            <m:f>
                              <m:fPr>
                                <m:type m:val="lin"/>
                                <m:ctrlPr>
                                  <w:rPr>
                                    <w:rFonts w:ascii="Cambria Math" w:hAnsi="Cambria Math"/>
                                    <w:i/>
                                  </w:rPr>
                                </m:ctrlPr>
                              </m:fPr>
                              <m:num>
                                <m:r>
                                  <w:rPr>
                                    <w:rFonts w:ascii="Cambria Math" w:hAnsi="Cambria Math"/>
                                  </w:rPr>
                                  <m:t>t</m:t>
                                </m:r>
                              </m:num>
                              <m:den>
                                <m:r>
                                  <w:rPr>
                                    <w:rFonts w:ascii="Cambria Math" w:hAnsi="Cambria Math"/>
                                  </w:rPr>
                                  <m:t>τ</m:t>
                                </m:r>
                              </m:den>
                            </m:f>
                          </m:e>
                        </m:rad>
                      </m:den>
                    </m:f>
                  </m:e>
                </m:d>
              </m:oMath>
            </m:oMathPara>
          </w:p>
        </w:tc>
        <w:tc>
          <w:tcPr>
            <w:tcW w:w="835" w:type="dxa"/>
          </w:tcPr>
          <w:p w:rsidR="009A7260" w:rsidRPr="002238B5" w:rsidRDefault="009A7260" w:rsidP="00FC18A0">
            <w:pPr>
              <w:pStyle w:val="Body"/>
              <w:keepNext/>
              <w:widowControl w:val="0"/>
              <w:tabs>
                <w:tab w:val="left" w:pos="130"/>
              </w:tabs>
              <w:spacing w:before="120" w:line="280" w:lineRule="atLeast"/>
              <w:jc w:val="center"/>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17</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bl>
    <w:p w:rsidR="009A7260" w:rsidRPr="003F16BF" w:rsidRDefault="009A7260" w:rsidP="003F16BF">
      <w:pPr>
        <w:pStyle w:val="Body"/>
      </w:pPr>
      <w:r w:rsidRPr="003F16BF">
        <w:t>The result is a modulated response:</w:t>
      </w:r>
    </w:p>
    <w:tbl>
      <w:tblPr>
        <w:tblStyle w:val="TableGrid"/>
        <w:tblW w:w="9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52"/>
        <w:gridCol w:w="3817"/>
        <w:gridCol w:w="2829"/>
      </w:tblGrid>
      <w:tr w:rsidR="009A7260" w:rsidTr="00FC18A0">
        <w:trPr>
          <w:trHeight w:val="755"/>
        </w:trPr>
        <w:tc>
          <w:tcPr>
            <w:tcW w:w="2552" w:type="dxa"/>
          </w:tcPr>
          <w:p w:rsidR="009A7260" w:rsidRDefault="009A7260" w:rsidP="00FC18A0">
            <w:pPr>
              <w:pStyle w:val="Body"/>
              <w:keepNext/>
              <w:widowControl w:val="0"/>
              <w:tabs>
                <w:tab w:val="left" w:pos="130"/>
              </w:tabs>
              <w:spacing w:before="120" w:line="280" w:lineRule="atLeast"/>
              <w:jc w:val="center"/>
              <w:rPr>
                <w:i/>
              </w:rPr>
            </w:pPr>
            <m:oMathPara>
              <m:oMath>
                <m:r>
                  <w:rPr>
                    <w:rFonts w:ascii="Cambria Math" w:hAnsi="Cambria Math"/>
                  </w:rPr>
                  <m:t>t&gt;τ</m:t>
                </m:r>
              </m:oMath>
            </m:oMathPara>
          </w:p>
        </w:tc>
        <w:tc>
          <w:tcPr>
            <w:tcW w:w="3817"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m:t>Response</m:t>
                </m:r>
                <m:d>
                  <m:dPr>
                    <m:ctrlPr>
                      <w:rPr>
                        <w:rFonts w:ascii="Cambria Math" w:hAnsi="Cambria Math"/>
                        <w:i/>
                      </w:rPr>
                    </m:ctrlPr>
                  </m:dPr>
                  <m:e>
                    <m:r>
                      <w:rPr>
                        <w:rFonts w:ascii="Cambria Math" w:hAnsi="Cambria Math"/>
                      </w:rPr>
                      <m:t>t</m:t>
                    </m:r>
                  </m:e>
                </m:d>
                <m:r>
                  <w:rPr>
                    <w:rFonts w:ascii="Cambria Math" w:hAnsi="Cambria Math"/>
                  </w:rPr>
                  <m:t>= π-</m:t>
                </m:r>
                <m:f>
                  <m:fPr>
                    <m:ctrlPr>
                      <w:rPr>
                        <w:rFonts w:ascii="Cambria Math" w:hAnsi="Cambria Math"/>
                      </w:rPr>
                    </m:ctrlPr>
                  </m:fPr>
                  <m:num>
                    <m:func>
                      <m:funcPr>
                        <m:ctrlPr>
                          <w:rPr>
                            <w:rFonts w:ascii="Cambria Math" w:hAnsi="Cambria Math"/>
                          </w:rPr>
                        </m:ctrlPr>
                      </m:funcPr>
                      <m:fName>
                        <m:r>
                          <m:rPr>
                            <m:sty m:val="p"/>
                          </m:rPr>
                          <w:rPr>
                            <w:rFonts w:ascii="Cambria Math" w:hAnsi="Cambria Math"/>
                          </w:rPr>
                          <m:t>2</m:t>
                        </m:r>
                      </m:fName>
                      <m:e>
                        <m:sSup>
                          <m:sSupPr>
                            <m:ctrlPr>
                              <w:rPr>
                                <w:rFonts w:ascii="Cambria Math" w:hAnsi="Cambria Math"/>
                              </w:rPr>
                            </m:ctrlPr>
                          </m:sSupPr>
                          <m:e>
                            <m:r>
                              <w:rPr>
                                <w:rFonts w:ascii="Cambria Math" w:hAnsi="Cambria Math"/>
                              </w:rPr>
                              <m:t>cosh</m:t>
                            </m:r>
                          </m:e>
                          <m:sup>
                            <m:r>
                              <w:rPr>
                                <w:rFonts w:ascii="Cambria Math" w:hAnsi="Cambria Math"/>
                              </w:rPr>
                              <m:t>-1</m:t>
                            </m:r>
                          </m:sup>
                        </m:sSup>
                        <m:d>
                          <m:dPr>
                            <m:ctrlPr>
                              <w:rPr>
                                <w:rFonts w:ascii="Cambria Math" w:hAnsi="Cambria Math"/>
                              </w:rPr>
                            </m:ctrlPr>
                          </m:dPr>
                          <m:e>
                            <m:rad>
                              <m:radPr>
                                <m:degHide m:val="on"/>
                                <m:ctrlPr>
                                  <w:rPr>
                                    <w:rFonts w:ascii="Cambria Math" w:hAnsi="Cambria Math"/>
                                  </w:rPr>
                                </m:ctrlPr>
                              </m:radPr>
                              <m:deg/>
                              <m:e>
                                <m:f>
                                  <m:fPr>
                                    <m:type m:val="skw"/>
                                    <m:ctrlPr>
                                      <w:rPr>
                                        <w:rFonts w:ascii="Cambria Math" w:hAnsi="Cambria Math"/>
                                      </w:rPr>
                                    </m:ctrlPr>
                                  </m:fPr>
                                  <m:num>
                                    <m:r>
                                      <w:rPr>
                                        <w:rFonts w:ascii="Cambria Math" w:hAnsi="Cambria Math"/>
                                      </w:rPr>
                                      <m:t>t</m:t>
                                    </m:r>
                                  </m:num>
                                  <m:den>
                                    <m:r>
                                      <w:rPr>
                                        <w:rFonts w:ascii="Cambria Math" w:hAnsi="Cambria Math"/>
                                      </w:rPr>
                                      <m:t>τ</m:t>
                                    </m:r>
                                  </m:den>
                                </m:f>
                              </m:e>
                            </m:rad>
                          </m:e>
                        </m:d>
                      </m:e>
                    </m:func>
                  </m:num>
                  <m:den>
                    <m:rad>
                      <m:radPr>
                        <m:degHide m:val="on"/>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τ</m:t>
                            </m:r>
                          </m:den>
                        </m:f>
                        <m:r>
                          <w:rPr>
                            <w:rFonts w:ascii="Cambria Math" w:hAnsi="Cambria Math"/>
                          </w:rPr>
                          <m:t>-1</m:t>
                        </m:r>
                      </m:e>
                    </m:rad>
                  </m:den>
                </m:f>
              </m:oMath>
            </m:oMathPara>
          </w:p>
        </w:tc>
        <w:tc>
          <w:tcPr>
            <w:tcW w:w="2829" w:type="dxa"/>
          </w:tcPr>
          <w:p w:rsidR="009A7260" w:rsidRDefault="009A7260" w:rsidP="00FC18A0">
            <w:pPr>
              <w:pStyle w:val="Body"/>
              <w:keepNext/>
              <w:widowControl w:val="0"/>
              <w:tabs>
                <w:tab w:val="left" w:pos="130"/>
              </w:tabs>
              <w:spacing w:before="120" w:line="280" w:lineRule="atLeast"/>
              <w:jc w:val="right"/>
              <w:rPr>
                <w:noProof/>
              </w:rPr>
            </w:pPr>
            <w:r>
              <w:rPr>
                <w:noProof/>
              </w:rPr>
              <w:t>(</w:t>
            </w:r>
            <w:r w:rsidR="00210DA0">
              <w:rPr>
                <w:noProof/>
              </w:rPr>
              <w:fldChar w:fldCharType="begin"/>
            </w:r>
            <w:r>
              <w:rPr>
                <w:noProof/>
              </w:rPr>
              <w:instrText xml:space="preserve"> SEQ Eq\# "0" \* MERGEFORMAT </w:instrText>
            </w:r>
            <w:r w:rsidR="00210DA0">
              <w:rPr>
                <w:noProof/>
              </w:rPr>
              <w:fldChar w:fldCharType="separate"/>
            </w:r>
            <w:r w:rsidR="004E1536">
              <w:rPr>
                <w:noProof/>
              </w:rPr>
              <w:t>18</w:t>
            </w:r>
            <w:r w:rsidR="00210DA0">
              <w:rPr>
                <w:noProof/>
              </w:rPr>
              <w:fldChar w:fldCharType="end"/>
            </w:r>
            <w:r w:rsidR="00210DA0">
              <w:rPr>
                <w:noProof/>
              </w:rPr>
              <w:fldChar w:fldCharType="begin"/>
            </w:r>
            <w:r>
              <w:rPr>
                <w:noProof/>
              </w:rPr>
              <w:instrText xml:space="preserve"> SEQ\# "0" \* MERGEFORMAT </w:instrText>
            </w:r>
            <w:r w:rsidR="00210DA0">
              <w:rPr>
                <w:noProof/>
              </w:rPr>
              <w:fldChar w:fldCharType="end"/>
            </w:r>
            <w:r>
              <w:rPr>
                <w:noProof/>
              </w:rPr>
              <w:t>)</w:t>
            </w:r>
          </w:p>
        </w:tc>
      </w:tr>
      <w:tr w:rsidR="009A7260" w:rsidTr="00FC18A0">
        <w:trPr>
          <w:trHeight w:val="755"/>
        </w:trPr>
        <w:tc>
          <w:tcPr>
            <w:tcW w:w="2552" w:type="dxa"/>
          </w:tcPr>
          <w:p w:rsidR="009A7260" w:rsidRDefault="009A7260" w:rsidP="00FC18A0">
            <w:pPr>
              <w:pStyle w:val="Body"/>
              <w:keepNext/>
              <w:widowControl w:val="0"/>
              <w:tabs>
                <w:tab w:val="left" w:pos="130"/>
              </w:tabs>
              <w:spacing w:before="120" w:line="280" w:lineRule="atLeast"/>
              <w:jc w:val="center"/>
              <w:rPr>
                <w:rFonts w:ascii="Arial" w:hAnsi="Arial"/>
              </w:rPr>
            </w:pPr>
            <m:oMathPara>
              <m:oMath>
                <m:r>
                  <w:rPr>
                    <w:rFonts w:ascii="Cambria Math" w:hAnsi="Cambria Math"/>
                  </w:rPr>
                  <m:t>t&lt;τ</m:t>
                </m:r>
              </m:oMath>
            </m:oMathPara>
          </w:p>
        </w:tc>
        <w:tc>
          <w:tcPr>
            <w:tcW w:w="3817" w:type="dxa"/>
          </w:tcPr>
          <w:p w:rsidR="009A7260" w:rsidRDefault="009A7260" w:rsidP="00FC18A0">
            <w:pPr>
              <w:pStyle w:val="Body"/>
              <w:keepNext/>
              <w:widowControl w:val="0"/>
              <w:tabs>
                <w:tab w:val="left" w:pos="130"/>
              </w:tabs>
              <w:spacing w:before="120" w:line="280" w:lineRule="atLeast"/>
              <w:jc w:val="center"/>
            </w:pPr>
            <m:oMathPara>
              <m:oMath>
                <m:r>
                  <w:rPr>
                    <w:rFonts w:ascii="Cambria Math" w:hAnsi="Cambria Math"/>
                  </w:rPr>
                  <m:t>Response</m:t>
                </m:r>
                <m:d>
                  <m:dPr>
                    <m:ctrlPr>
                      <w:rPr>
                        <w:rFonts w:ascii="Cambria Math" w:hAnsi="Cambria Math"/>
                        <w:i/>
                      </w:rPr>
                    </m:ctrlPr>
                  </m:dPr>
                  <m:e>
                    <m:r>
                      <w:rPr>
                        <w:rFonts w:ascii="Cambria Math" w:hAnsi="Cambria Math"/>
                      </w:rPr>
                      <m:t>t</m:t>
                    </m:r>
                  </m:e>
                </m:d>
                <m:r>
                  <w:rPr>
                    <w:rFonts w:ascii="Cambria Math" w:hAnsi="Cambria Math"/>
                  </w:rPr>
                  <m:t>= π-</m:t>
                </m:r>
                <m:f>
                  <m:fPr>
                    <m:ctrlPr>
                      <w:rPr>
                        <w:rFonts w:ascii="Cambria Math" w:hAnsi="Cambria Math"/>
                      </w:rPr>
                    </m:ctrlPr>
                  </m:fPr>
                  <m:num>
                    <m:func>
                      <m:funcPr>
                        <m:ctrlPr>
                          <w:rPr>
                            <w:rFonts w:ascii="Cambria Math" w:hAnsi="Cambria Math"/>
                          </w:rPr>
                        </m:ctrlPr>
                      </m:funcPr>
                      <m:fName>
                        <m:r>
                          <m:rPr>
                            <m:sty m:val="p"/>
                          </m:rPr>
                          <w:rPr>
                            <w:rFonts w:ascii="Cambria Math" w:hAnsi="Cambria Math"/>
                          </w:rPr>
                          <m:t>2</m:t>
                        </m:r>
                      </m:fName>
                      <m:e>
                        <m:sSup>
                          <m:sSupPr>
                            <m:ctrlPr>
                              <w:rPr>
                                <w:rFonts w:ascii="Cambria Math" w:hAnsi="Cambria Math"/>
                              </w:rPr>
                            </m:ctrlPr>
                          </m:sSupPr>
                          <m:e>
                            <m:r>
                              <w:rPr>
                                <w:rFonts w:ascii="Cambria Math" w:hAnsi="Cambria Math"/>
                              </w:rPr>
                              <m:t>cos</m:t>
                            </m:r>
                          </m:e>
                          <m:sup>
                            <m:r>
                              <w:rPr>
                                <w:rFonts w:ascii="Cambria Math" w:hAnsi="Cambria Math"/>
                              </w:rPr>
                              <m:t>-1</m:t>
                            </m:r>
                          </m:sup>
                        </m:sSup>
                        <m:d>
                          <m:dPr>
                            <m:ctrlPr>
                              <w:rPr>
                                <w:rFonts w:ascii="Cambria Math" w:hAnsi="Cambria Math"/>
                              </w:rPr>
                            </m:ctrlPr>
                          </m:dPr>
                          <m:e>
                            <m:rad>
                              <m:radPr>
                                <m:degHide m:val="on"/>
                                <m:ctrlPr>
                                  <w:rPr>
                                    <w:rFonts w:ascii="Cambria Math" w:hAnsi="Cambria Math"/>
                                  </w:rPr>
                                </m:ctrlPr>
                              </m:radPr>
                              <m:deg/>
                              <m:e>
                                <m:f>
                                  <m:fPr>
                                    <m:type m:val="skw"/>
                                    <m:ctrlPr>
                                      <w:rPr>
                                        <w:rFonts w:ascii="Cambria Math" w:hAnsi="Cambria Math"/>
                                      </w:rPr>
                                    </m:ctrlPr>
                                  </m:fPr>
                                  <m:num>
                                    <m:r>
                                      <w:rPr>
                                        <w:rFonts w:ascii="Cambria Math" w:hAnsi="Cambria Math"/>
                                      </w:rPr>
                                      <m:t>t</m:t>
                                    </m:r>
                                  </m:num>
                                  <m:den>
                                    <m:r>
                                      <w:rPr>
                                        <w:rFonts w:ascii="Cambria Math" w:hAnsi="Cambria Math"/>
                                      </w:rPr>
                                      <m:t>τ</m:t>
                                    </m:r>
                                  </m:den>
                                </m:f>
                              </m:e>
                            </m:rad>
                          </m:e>
                        </m:d>
                      </m:e>
                    </m:func>
                  </m:num>
                  <m:den>
                    <m:rad>
                      <m:radPr>
                        <m:degHide m:val="on"/>
                        <m:ctrlPr>
                          <w:rPr>
                            <w:rFonts w:ascii="Cambria Math" w:hAnsi="Cambria Math"/>
                          </w:rPr>
                        </m:ctrlPr>
                      </m:radPr>
                      <m:deg/>
                      <m:e>
                        <m:r>
                          <m:rPr>
                            <m:sty m:val="p"/>
                          </m:rPr>
                          <w:rPr>
                            <w:rFonts w:ascii="Cambria Math" w:hAnsi="Cambria Math"/>
                          </w:rPr>
                          <m:t>1-</m:t>
                        </m:r>
                        <m:f>
                          <m:fPr>
                            <m:ctrlPr>
                              <w:rPr>
                                <w:rFonts w:ascii="Cambria Math" w:hAnsi="Cambria Math"/>
                              </w:rPr>
                            </m:ctrlPr>
                          </m:fPr>
                          <m:num>
                            <m:r>
                              <w:rPr>
                                <w:rFonts w:ascii="Cambria Math" w:hAnsi="Cambria Math"/>
                              </w:rPr>
                              <m:t>t</m:t>
                            </m:r>
                          </m:num>
                          <m:den>
                            <m:r>
                              <w:rPr>
                                <w:rFonts w:ascii="Cambria Math" w:hAnsi="Cambria Math"/>
                              </w:rPr>
                              <m:t>τ</m:t>
                            </m:r>
                          </m:den>
                        </m:f>
                      </m:e>
                    </m:rad>
                  </m:den>
                </m:f>
              </m:oMath>
            </m:oMathPara>
          </w:p>
        </w:tc>
        <w:tc>
          <w:tcPr>
            <w:tcW w:w="2829" w:type="dxa"/>
          </w:tcPr>
          <w:p w:rsidR="009A7260" w:rsidRDefault="009A7260" w:rsidP="00FC18A0">
            <w:pPr>
              <w:pStyle w:val="Body"/>
              <w:keepNext/>
              <w:widowControl w:val="0"/>
              <w:tabs>
                <w:tab w:val="left" w:pos="130"/>
              </w:tabs>
              <w:spacing w:before="120" w:line="280" w:lineRule="atLeast"/>
              <w:jc w:val="center"/>
              <w:rPr>
                <w:noProof/>
              </w:rPr>
            </w:pPr>
          </w:p>
        </w:tc>
      </w:tr>
    </w:tbl>
    <w:p w:rsidR="009A7260" w:rsidRPr="003F16BF" w:rsidRDefault="009A7260" w:rsidP="003F16BF">
      <w:pPr>
        <w:pStyle w:val="Body"/>
      </w:pPr>
      <w:r w:rsidRPr="003F16BF">
        <w:t xml:space="preserve">A contour of the response surface is shown </w:t>
      </w:r>
      <w:ins w:id="44" w:author="steven.bankes" w:date="2012-12-24T13:17:00Z">
        <w:r w:rsidR="001A5E79">
          <w:t>in Figure 9</w:t>
        </w:r>
      </w:ins>
      <w:del w:id="45" w:author="steven.bankes" w:date="2012-12-24T13:17:00Z">
        <w:r w:rsidRPr="003F16BF" w:rsidDel="001A5E79">
          <w:delText>below</w:delText>
        </w:r>
      </w:del>
      <w:r w:rsidRPr="003F16BF">
        <w:t>.</w:t>
      </w:r>
    </w:p>
    <w:p w:rsidR="009A7260" w:rsidRDefault="009A7260" w:rsidP="009A7260">
      <w:pPr>
        <w:pStyle w:val="Figure"/>
      </w:pPr>
      <w:r>
        <w:rPr>
          <w:b/>
          <w:noProof/>
        </w:rPr>
        <w:lastRenderedPageBreak/>
        <w:drawing>
          <wp:inline distT="0" distB="0" distL="0" distR="0">
            <wp:extent cx="2011680" cy="1074420"/>
            <wp:effectExtent l="19050" t="0" r="762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2011680" cy="1074420"/>
                    </a:xfrm>
                    <a:prstGeom prst="rect">
                      <a:avLst/>
                    </a:prstGeom>
                    <a:noFill/>
                    <a:ln w="9525">
                      <a:noFill/>
                      <a:miter lim="800000"/>
                      <a:headEnd/>
                      <a:tailEnd/>
                    </a:ln>
                  </pic:spPr>
                </pic:pic>
              </a:graphicData>
            </a:graphic>
          </wp:inline>
        </w:drawing>
      </w:r>
      <w:r>
        <w:rPr>
          <w:noProof/>
        </w:rPr>
        <w:drawing>
          <wp:inline distT="0" distB="0" distL="0" distR="0">
            <wp:extent cx="4157980" cy="2329180"/>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srcRect/>
                    <a:stretch>
                      <a:fillRect/>
                    </a:stretch>
                  </pic:blipFill>
                  <pic:spPr bwMode="auto">
                    <a:xfrm>
                      <a:off x="0" y="0"/>
                      <a:ext cx="4157980" cy="2329180"/>
                    </a:xfrm>
                    <a:prstGeom prst="rect">
                      <a:avLst/>
                    </a:prstGeom>
                    <a:noFill/>
                    <a:ln w="9525">
                      <a:noFill/>
                      <a:miter lim="800000"/>
                      <a:headEnd/>
                      <a:tailEnd/>
                    </a:ln>
                  </pic:spPr>
                </pic:pic>
              </a:graphicData>
            </a:graphic>
          </wp:inline>
        </w:drawing>
      </w:r>
    </w:p>
    <w:p w:rsidR="009A7260" w:rsidRPr="0041534D" w:rsidRDefault="009A7260" w:rsidP="009A7260">
      <w:pPr>
        <w:pStyle w:val="Caption"/>
      </w:pPr>
      <w:r w:rsidRPr="0015756C">
        <w:rPr>
          <w:b/>
        </w:rPr>
        <w:t xml:space="preserve">Figure </w:t>
      </w:r>
      <w:r w:rsidR="00210DA0" w:rsidRPr="0015756C">
        <w:rPr>
          <w:b/>
        </w:rPr>
        <w:fldChar w:fldCharType="begin"/>
      </w:r>
      <w:r w:rsidRPr="0015756C">
        <w:rPr>
          <w:b/>
        </w:rPr>
        <w:instrText xml:space="preserve"> SEQ Figure \* ARABIC </w:instrText>
      </w:r>
      <w:r w:rsidR="00210DA0" w:rsidRPr="0015756C">
        <w:rPr>
          <w:b/>
        </w:rPr>
        <w:fldChar w:fldCharType="separate"/>
      </w:r>
      <w:r w:rsidR="002E4FFC">
        <w:rPr>
          <w:b/>
          <w:noProof/>
        </w:rPr>
        <w:t>9</w:t>
      </w:r>
      <w:r w:rsidR="00210DA0" w:rsidRPr="0015756C">
        <w:rPr>
          <w:b/>
        </w:rPr>
        <w:fldChar w:fldCharType="end"/>
      </w:r>
      <w:r w:rsidRPr="0015756C">
        <w:rPr>
          <w:b/>
        </w:rPr>
        <w:t>:</w:t>
      </w:r>
      <w:r>
        <w:t xml:space="preserve"> Response surface</w:t>
      </w:r>
      <w:r w:rsidR="003F16BF">
        <w:t xml:space="preserve"> of the dissipative dispersion function</w:t>
      </w:r>
    </w:p>
    <w:p w:rsidR="009A7260" w:rsidRPr="003F16BF" w:rsidRDefault="009A7260" w:rsidP="003F16BF">
      <w:pPr>
        <w:pStyle w:val="Body"/>
      </w:pPr>
      <w:r w:rsidRPr="003F16BF">
        <w:t xml:space="preserve">This formulation accounts for the dispersed heat losses arising from diffusion through dispersed paths. </w:t>
      </w:r>
    </w:p>
    <w:p w:rsidR="009A7260" w:rsidRDefault="009A7260" w:rsidP="009A7260">
      <w:pPr>
        <w:pStyle w:val="Figure"/>
      </w:pPr>
      <w:r w:rsidRPr="002F186B">
        <w:rPr>
          <w:noProof/>
        </w:rPr>
        <w:drawing>
          <wp:inline distT="0" distB="0" distL="0" distR="0">
            <wp:extent cx="5467350" cy="38481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9A7260" w:rsidRDefault="009A7260" w:rsidP="009A7260">
      <w:pPr>
        <w:pStyle w:val="Caption"/>
        <w:jc w:val="left"/>
      </w:pPr>
      <w:r w:rsidRPr="00E04190">
        <w:rPr>
          <w:b/>
        </w:rPr>
        <w:lastRenderedPageBreak/>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r w:rsidR="002E4FFC">
        <w:rPr>
          <w:b/>
          <w:noProof/>
        </w:rPr>
        <w:t>10</w:t>
      </w:r>
      <w:r w:rsidR="00210DA0" w:rsidRPr="00E04190">
        <w:rPr>
          <w:b/>
        </w:rPr>
        <w:fldChar w:fldCharType="end"/>
      </w:r>
      <w:r>
        <w:t xml:space="preserve">: Dispersed impulse response measured away from the stimulus. Note the crossover point separating the acosh and acos behavior </w:t>
      </w:r>
      <w:r>
        <w:br/>
        <w:t xml:space="preserve">(from </w:t>
      </w:r>
      <w:hyperlink r:id="rId32" w:history="1">
        <w:r w:rsidRPr="00E6521C">
          <w:rPr>
            <w:rStyle w:val="Hyperlink"/>
            <w:sz w:val="16"/>
            <w:szCs w:val="16"/>
          </w:rPr>
          <w:t>http://www.groenholland.com/nl/consultancy/site_testing_and_characterisation/trial_borehole_and_trt.php</w:t>
        </w:r>
      </w:hyperlink>
      <w:proofErr w:type="gramStart"/>
      <w:r>
        <w:rPr>
          <w:sz w:val="16"/>
          <w:szCs w:val="16"/>
        </w:rPr>
        <w:t xml:space="preserve"> </w:t>
      </w:r>
      <w:proofErr w:type="gramEnd"/>
      <w:r w:rsidRPr="008F4B6E">
        <w:rPr>
          <w:sz w:val="16"/>
          <w:szCs w:val="16"/>
        </w:rPr>
        <w:t xml:space="preserve"> </w:t>
      </w:r>
      <w:r>
        <w:t xml:space="preserve">). </w:t>
      </w:r>
    </w:p>
    <w:p w:rsidR="009A7260" w:rsidRPr="003F16BF" w:rsidRDefault="009A7260" w:rsidP="003F16BF">
      <w:pPr>
        <w:pStyle w:val="Body"/>
      </w:pPr>
      <w:r w:rsidRPr="003F16BF">
        <w:t xml:space="preserve">By applying a sequence of thermal impulse steps we can demonstrate how to model </w:t>
      </w:r>
      <w:r w:rsidR="00DD272F">
        <w:t>piecewise</w:t>
      </w:r>
      <w:r w:rsidRPr="003F16BF">
        <w:t xml:space="preserve"> </w:t>
      </w:r>
      <w:proofErr w:type="gramStart"/>
      <w:r w:rsidRPr="003F16BF">
        <w:t>transients  (</w:t>
      </w:r>
      <w:proofErr w:type="gramEnd"/>
      <w:r w:rsidRPr="003F16BF">
        <w:t xml:space="preserve">see </w:t>
      </w:r>
      <w:r w:rsidR="00210DA0">
        <w:fldChar w:fldCharType="begin"/>
      </w:r>
      <w:r w:rsidR="003F16BF">
        <w:instrText xml:space="preserve"> REF _Ref318111026 \h </w:instrText>
      </w:r>
      <w:r w:rsidR="00210DA0">
        <w:fldChar w:fldCharType="separate"/>
      </w:r>
      <w:r w:rsidR="004E1536" w:rsidRPr="003F16BF">
        <w:rPr>
          <w:b/>
        </w:rPr>
        <w:t xml:space="preserve">Figure </w:t>
      </w:r>
      <w:r w:rsidR="004E1536">
        <w:rPr>
          <w:b/>
          <w:noProof/>
        </w:rPr>
        <w:t>11</w:t>
      </w:r>
      <w:r w:rsidR="00210DA0">
        <w:fldChar w:fldCharType="end"/>
      </w:r>
      <w:del w:id="46" w:author="steven.bankes" w:date="2012-12-24T13:17:00Z">
        <w:r w:rsidR="003F16BF" w:rsidDel="001A5E79">
          <w:delText xml:space="preserve"> below</w:delText>
        </w:r>
      </w:del>
      <w:r w:rsidR="003F16BF">
        <w:t>).</w:t>
      </w:r>
    </w:p>
    <w:p w:rsidR="009A7260" w:rsidRDefault="009A7260" w:rsidP="009A7260">
      <w:pPr>
        <w:pStyle w:val="Figure"/>
        <w:keepNext/>
      </w:pPr>
      <w:r>
        <w:rPr>
          <w:noProof/>
        </w:rPr>
        <w:drawing>
          <wp:inline distT="0" distB="0" distL="0" distR="0">
            <wp:extent cx="3676650" cy="2764316"/>
            <wp:effectExtent l="19050" t="0" r="0"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srcRect/>
                    <a:stretch>
                      <a:fillRect/>
                    </a:stretch>
                  </pic:blipFill>
                  <pic:spPr bwMode="auto">
                    <a:xfrm>
                      <a:off x="0" y="0"/>
                      <a:ext cx="3682508" cy="2768720"/>
                    </a:xfrm>
                    <a:prstGeom prst="rect">
                      <a:avLst/>
                    </a:prstGeom>
                    <a:noFill/>
                    <a:ln w="9525">
                      <a:noFill/>
                      <a:miter lim="800000"/>
                      <a:headEnd/>
                      <a:tailEnd/>
                    </a:ln>
                  </pic:spPr>
                </pic:pic>
              </a:graphicData>
            </a:graphic>
          </wp:inline>
        </w:drawing>
      </w:r>
    </w:p>
    <w:p w:rsidR="009A7260" w:rsidRDefault="009A7260" w:rsidP="009A7260">
      <w:pPr>
        <w:pStyle w:val="Caption"/>
        <w:jc w:val="center"/>
      </w:pPr>
      <w:bookmarkStart w:id="47" w:name="_Ref318111026"/>
      <w:r w:rsidRPr="003F16BF">
        <w:rPr>
          <w:b/>
        </w:rPr>
        <w:t xml:space="preserve">Figure </w:t>
      </w:r>
      <w:r w:rsidR="00210DA0" w:rsidRPr="003F16BF">
        <w:rPr>
          <w:b/>
        </w:rPr>
        <w:fldChar w:fldCharType="begin"/>
      </w:r>
      <w:r w:rsidR="00067530" w:rsidRPr="003F16BF">
        <w:rPr>
          <w:b/>
        </w:rPr>
        <w:instrText xml:space="preserve"> SEQ Figure \* ARABIC </w:instrText>
      </w:r>
      <w:r w:rsidR="00210DA0" w:rsidRPr="003F16BF">
        <w:rPr>
          <w:b/>
        </w:rPr>
        <w:fldChar w:fldCharType="separate"/>
      </w:r>
      <w:r w:rsidR="002E4FFC">
        <w:rPr>
          <w:b/>
          <w:noProof/>
        </w:rPr>
        <w:t>11</w:t>
      </w:r>
      <w:r w:rsidR="00210DA0" w:rsidRPr="003F16BF">
        <w:rPr>
          <w:b/>
        </w:rPr>
        <w:fldChar w:fldCharType="end"/>
      </w:r>
      <w:bookmarkEnd w:id="47"/>
      <w:r>
        <w:t>: Series of hot and cold unit step impulses applied to an earthen mass measured as a transient response (data from [Witte 2005]</w:t>
      </w:r>
      <w:r>
        <w:rPr>
          <w:rStyle w:val="EndnoteReference"/>
        </w:rPr>
        <w:endnoteReference w:id="9"/>
      </w:r>
      <w:r>
        <w:t xml:space="preserve"> to a groundwater (GW) or reference sink.</w:t>
      </w:r>
    </w:p>
    <w:p w:rsidR="009A7260" w:rsidRPr="00FE4FF7" w:rsidRDefault="009A7260" w:rsidP="00FE4FF7">
      <w:pPr>
        <w:pStyle w:val="Body"/>
      </w:pPr>
      <w:r w:rsidRPr="00FE4FF7">
        <w:t xml:space="preserve">In addition to the utility for large scale geothermal transients as just described, we can also apply this dispersive thermal approach </w:t>
      </w:r>
      <w:r w:rsidRPr="003F16BF">
        <w:t>to</w:t>
      </w:r>
      <w:r w:rsidRPr="00FE4FF7">
        <w:t xml:space="preserve"> smaller scale contexts, such as a component or subsystem heat sink. </w:t>
      </w:r>
      <w:fldSimple w:instr=" REF _Ref318102595 \h  \* MERGEFORMAT ">
        <w:r w:rsidR="004E1536" w:rsidRPr="004E1536">
          <w:t>Figure 12</w:t>
        </w:r>
      </w:fldSimple>
      <w:r w:rsidRPr="00FE4FF7">
        <w:t xml:space="preserve"> shows typical thermal transients observed under various dissipation paths for a powered-up CPU card. Depending on whether the environment contains a well defined heat sink and cased enclosure, the transient will display markedly different apparent time constants. This by itself is not too surprising, but the dispersive diffusion response allows us a simple model to match up with the empirical results. In particular, where we have uncertainty in the environment, this approach excels, as it only requires a mean value estimate for the composite thermal diffusion coeffic</w:t>
      </w:r>
      <w:r w:rsidR="003F16BF">
        <w:t>i</w:t>
      </w:r>
      <w:r w:rsidRPr="00FE4FF7">
        <w:t>ent or conductivity.</w:t>
      </w:r>
    </w:p>
    <w:p w:rsidR="009A7260" w:rsidRDefault="009A7260" w:rsidP="00FE4FF7">
      <w:pPr>
        <w:pStyle w:val="Figure"/>
      </w:pPr>
      <w:r>
        <w:rPr>
          <w:noProof/>
        </w:rPr>
        <w:lastRenderedPageBreak/>
        <w:drawing>
          <wp:inline distT="0" distB="0" distL="0" distR="0">
            <wp:extent cx="5943600" cy="3198319"/>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srcRect/>
                    <a:stretch>
                      <a:fillRect/>
                    </a:stretch>
                  </pic:blipFill>
                  <pic:spPr bwMode="auto">
                    <a:xfrm>
                      <a:off x="0" y="0"/>
                      <a:ext cx="5943600" cy="3198319"/>
                    </a:xfrm>
                    <a:prstGeom prst="rect">
                      <a:avLst/>
                    </a:prstGeom>
                    <a:noFill/>
                    <a:ln w="9525">
                      <a:noFill/>
                      <a:miter lim="800000"/>
                      <a:headEnd/>
                      <a:tailEnd/>
                    </a:ln>
                  </pic:spPr>
                </pic:pic>
              </a:graphicData>
            </a:graphic>
          </wp:inline>
        </w:drawing>
      </w:r>
    </w:p>
    <w:p w:rsidR="009A7260" w:rsidRDefault="009A7260" w:rsidP="00FE4FF7">
      <w:pPr>
        <w:pStyle w:val="Caption"/>
        <w:jc w:val="left"/>
        <w:rPr>
          <w:noProof/>
        </w:rPr>
      </w:pPr>
      <w:bookmarkStart w:id="48" w:name="_Ref318102595"/>
      <w:r w:rsidRPr="00E04190">
        <w:rPr>
          <w:b/>
        </w:rPr>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r w:rsidR="002E4FFC">
        <w:rPr>
          <w:b/>
          <w:noProof/>
        </w:rPr>
        <w:t>12</w:t>
      </w:r>
      <w:r w:rsidR="00210DA0" w:rsidRPr="00E04190">
        <w:rPr>
          <w:b/>
        </w:rPr>
        <w:fldChar w:fldCharType="end"/>
      </w:r>
      <w:bookmarkEnd w:id="48"/>
      <w:r>
        <w:t xml:space="preserve">: Thermal transients observed within </w:t>
      </w:r>
      <w:proofErr w:type="gramStart"/>
      <w:r>
        <w:t>a CPU</w:t>
      </w:r>
      <w:proofErr w:type="gramEnd"/>
      <w:r>
        <w:t xml:space="preserve"> housing. </w:t>
      </w:r>
    </w:p>
    <w:p w:rsidR="009A7260" w:rsidRDefault="009A7260" w:rsidP="009A7260">
      <w:pPr>
        <w:pStyle w:val="HeadingRunIn"/>
        <w:rPr>
          <w:noProof/>
        </w:rPr>
      </w:pPr>
      <w:r>
        <w:rPr>
          <w:noProof/>
        </w:rPr>
        <w:t>Example: Corrosive Growth</w:t>
      </w:r>
    </w:p>
    <w:p w:rsidR="009A7260" w:rsidRPr="003F16BF" w:rsidRDefault="009A7260" w:rsidP="003F16BF">
      <w:pPr>
        <w:pStyle w:val="BodyAfterHead"/>
      </w:pPr>
      <w:r w:rsidRPr="003F16BF">
        <w:t>The salient principle behind the corr</w:t>
      </w:r>
      <w:r w:rsidR="00E04190">
        <w:t xml:space="preserve">osion of metals is that </w:t>
      </w:r>
      <w:r w:rsidRPr="003F16BF">
        <w:t xml:space="preserve">rust growth mirrors that of the oxide growth of silicon. The number of </w:t>
      </w:r>
      <w:r w:rsidR="00E04190">
        <w:t xml:space="preserve">random environmental </w:t>
      </w:r>
      <w:r w:rsidRPr="003F16BF">
        <w:t xml:space="preserve">factors involved in corrosion </w:t>
      </w:r>
      <w:r w:rsidR="00E04190">
        <w:t xml:space="preserve">suggests that </w:t>
      </w:r>
      <w:r w:rsidRPr="003F16BF">
        <w:t xml:space="preserve">it </w:t>
      </w:r>
      <w:r w:rsidR="00E04190">
        <w:t xml:space="preserve">would make </w:t>
      </w:r>
      <w:r w:rsidRPr="003F16BF">
        <w:t>an ideal candidate to apply the dispersive diffusion model. In the oxidation of steel, several different varieties of oxide are involved with varied atmospheric levels of corrosive reagents.</w:t>
      </w:r>
    </w:p>
    <w:p w:rsidR="009A7260" w:rsidRPr="00E04190" w:rsidRDefault="00210DA0" w:rsidP="00E04190">
      <w:pPr>
        <w:pStyle w:val="Body"/>
      </w:pPr>
      <w:fldSimple w:instr=" REF _Ref318103295 \h  \* MERGEFORMAT ">
        <w:r w:rsidR="004E1536" w:rsidRPr="004E1536">
          <w:t>Figure 13</w:t>
        </w:r>
      </w:fldSimple>
      <w:r w:rsidR="009A7260" w:rsidRPr="00E04190">
        <w:t xml:space="preserve"> and </w:t>
      </w:r>
      <w:fldSimple w:instr=" REF _Ref318103298 \h  \* MERGEFORMAT ">
        <w:r w:rsidR="004E1536" w:rsidRPr="004E1536">
          <w:t>Figure 14</w:t>
        </w:r>
      </w:fldSimple>
      <w:r w:rsidR="009A7260" w:rsidRPr="00E04190">
        <w:t xml:space="preserve"> show an oxide growth model and the results of experimental measurements for a steel composed structure left to weather under different climatic conditions. The behavior specified in </w:t>
      </w:r>
      <w:proofErr w:type="spellStart"/>
      <w:proofErr w:type="gramStart"/>
      <w:r w:rsidR="009A7260" w:rsidRPr="00E04190">
        <w:t>Eq</w:t>
      </w:r>
      <w:proofErr w:type="spellEnd"/>
      <w:r w:rsidR="009A7260" w:rsidRPr="00E04190">
        <w:t>(</w:t>
      </w:r>
      <w:proofErr w:type="gramEnd"/>
      <w:r w:rsidR="009A7260" w:rsidRPr="00E04190">
        <w:t>7) was applied directly to the data with assumed mean values for an effective diffusion coefficient.</w:t>
      </w:r>
    </w:p>
    <w:p w:rsidR="009A7260" w:rsidRDefault="009A7260" w:rsidP="00E04190">
      <w:pPr>
        <w:pStyle w:val="Body"/>
        <w:rPr>
          <w:ins w:id="49" w:author="pukitepa" w:date="2013-01-16T14:25:00Z"/>
        </w:rPr>
      </w:pPr>
      <w:r w:rsidRPr="00E04190">
        <w:t>Uncontrolled rusting also has t</w:t>
      </w:r>
      <w:r w:rsidR="00E04190">
        <w:t>h</w:t>
      </w:r>
      <w:r w:rsidRPr="00E04190">
        <w:t xml:space="preserve">e propensity for peeling off, thus exposing fresh layers which </w:t>
      </w:r>
      <w:r w:rsidR="00E04190">
        <w:t xml:space="preserve">will </w:t>
      </w:r>
      <w:r w:rsidRPr="00E04190">
        <w:t xml:space="preserve">start the oxidation process </w:t>
      </w:r>
      <w:r w:rsidR="00E04190">
        <w:t xml:space="preserve">over </w:t>
      </w:r>
      <w:r w:rsidRPr="00E04190">
        <w:t>again. That tendency makes allows the possibility for a growth power law of ½ combining with a linear growth law leading to the 0.7 power law.  This is the same rate o</w:t>
      </w:r>
      <w:r w:rsidR="00E04190">
        <w:t>b</w:t>
      </w:r>
      <w:r w:rsidRPr="00E04190">
        <w:t>served for the dispersive diffusion model within the transition zone during the early oxidation process.</w:t>
      </w:r>
    </w:p>
    <w:p w:rsidR="002E4FFC" w:rsidRDefault="002E4FFC" w:rsidP="002E4FFC">
      <w:pPr>
        <w:pStyle w:val="Body"/>
        <w:keepNext/>
        <w:jc w:val="center"/>
        <w:rPr>
          <w:ins w:id="50" w:author="pukitepa" w:date="2013-01-16T14:26:00Z"/>
        </w:rPr>
        <w:pPrChange w:id="51" w:author="pukitepa" w:date="2013-01-16T14:26:00Z">
          <w:pPr>
            <w:pStyle w:val="Body"/>
            <w:jc w:val="center"/>
          </w:pPr>
        </w:pPrChange>
      </w:pPr>
      <w:ins w:id="52" w:author="pukitepa" w:date="2013-01-16T14:26:00Z">
        <w:r>
          <w:rPr>
            <w:noProof/>
          </w:rPr>
          <w:drawing>
            <wp:inline distT="0" distB="0" distL="0" distR="0">
              <wp:extent cx="2937510" cy="1806435"/>
              <wp:effectExtent l="19050" t="0" r="0" b="0"/>
              <wp:docPr id="5" name="Picture 4" descr="ou-cor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corrosion.gif"/>
                      <pic:cNvPicPr/>
                    </pic:nvPicPr>
                    <pic:blipFill>
                      <a:blip r:embed="rId35" cstate="print"/>
                      <a:srcRect b="32824"/>
                      <a:stretch>
                        <a:fillRect/>
                      </a:stretch>
                    </pic:blipFill>
                    <pic:spPr>
                      <a:xfrm>
                        <a:off x="0" y="0"/>
                        <a:ext cx="2937769" cy="1806594"/>
                      </a:xfrm>
                      <a:prstGeom prst="rect">
                        <a:avLst/>
                      </a:prstGeom>
                    </pic:spPr>
                  </pic:pic>
                </a:graphicData>
              </a:graphic>
            </wp:inline>
          </w:drawing>
        </w:r>
      </w:ins>
    </w:p>
    <w:p w:rsidR="002E4FFC" w:rsidRPr="00E04190" w:rsidRDefault="002E4FFC" w:rsidP="002E4FFC">
      <w:pPr>
        <w:pStyle w:val="Caption"/>
        <w:jc w:val="center"/>
        <w:pPrChange w:id="53" w:author="pukitepa" w:date="2013-01-16T14:26:00Z">
          <w:pPr>
            <w:pStyle w:val="Body"/>
          </w:pPr>
        </w:pPrChange>
      </w:pPr>
      <w:ins w:id="54" w:author="pukitepa" w:date="2013-01-16T14:26:00Z">
        <w:r>
          <w:t xml:space="preserve">Figure </w:t>
        </w:r>
        <w:r>
          <w:fldChar w:fldCharType="begin"/>
        </w:r>
        <w:r>
          <w:instrText xml:space="preserve"> SEQ Figure \* ARABIC </w:instrText>
        </w:r>
      </w:ins>
      <w:r>
        <w:fldChar w:fldCharType="separate"/>
      </w:r>
      <w:ins w:id="55" w:author="pukitepa" w:date="2013-01-16T14:26:00Z">
        <w:r>
          <w:rPr>
            <w:noProof/>
          </w:rPr>
          <w:t>13</w:t>
        </w:r>
        <w:r>
          <w:fldChar w:fldCharType="end"/>
        </w:r>
      </w:ins>
    </w:p>
    <w:p w:rsidR="009A7260" w:rsidRDefault="009A7260" w:rsidP="009A7260">
      <w:pPr>
        <w:pStyle w:val="Figure"/>
        <w:keepNext/>
      </w:pPr>
      <w:r w:rsidRPr="00A84819">
        <w:rPr>
          <w:noProof/>
        </w:rPr>
        <w:lastRenderedPageBreak/>
        <w:drawing>
          <wp:inline distT="0" distB="0" distL="0" distR="0">
            <wp:extent cx="5363210" cy="3360420"/>
            <wp:effectExtent l="19050" t="0" r="27940"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9A7260" w:rsidRDefault="009A7260" w:rsidP="009A7260">
      <w:pPr>
        <w:pStyle w:val="Caption"/>
      </w:pPr>
      <w:bookmarkStart w:id="56" w:name="_Ref318103295"/>
      <w:r w:rsidRPr="00E04190">
        <w:rPr>
          <w:b/>
        </w:rPr>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ins w:id="57" w:author="pukitepa" w:date="2013-01-16T14:26:00Z">
        <w:r w:rsidR="002E4FFC">
          <w:rPr>
            <w:b/>
            <w:noProof/>
          </w:rPr>
          <w:t>14</w:t>
        </w:r>
      </w:ins>
      <w:del w:id="58" w:author="pukitepa" w:date="2013-01-16T14:26:00Z">
        <w:r w:rsidR="004E1536" w:rsidDel="002E4FFC">
          <w:rPr>
            <w:b/>
            <w:noProof/>
          </w:rPr>
          <w:delText>13</w:delText>
        </w:r>
      </w:del>
      <w:r w:rsidR="00210DA0" w:rsidRPr="00E04190">
        <w:rPr>
          <w:b/>
        </w:rPr>
        <w:fldChar w:fldCharType="end"/>
      </w:r>
      <w:bookmarkEnd w:id="56"/>
      <w:r w:rsidRPr="00E04190">
        <w:rPr>
          <w:b/>
        </w:rPr>
        <w:t>:</w:t>
      </w:r>
      <w:r w:rsidR="00E04190">
        <w:t xml:space="preserve"> Corrosion growth rates on a linear scale</w:t>
      </w:r>
    </w:p>
    <w:p w:rsidR="009A7260" w:rsidRDefault="00E04190" w:rsidP="009A7260">
      <w:pPr>
        <w:pStyle w:val="Body"/>
        <w:rPr>
          <w:noProof/>
        </w:rPr>
      </w:pPr>
      <w:r>
        <w:rPr>
          <w:noProof/>
        </w:rPr>
        <w:t>The dynamic range is limited but the rate of growth suggests and initial linear regime, which bends into a power law growth.</w:t>
      </w:r>
    </w:p>
    <w:p w:rsidR="009A7260" w:rsidRDefault="009A7260" w:rsidP="009A7260">
      <w:pPr>
        <w:pStyle w:val="Figure"/>
      </w:pPr>
      <w:r w:rsidRPr="00A84819">
        <w:rPr>
          <w:noProof/>
        </w:rPr>
        <w:drawing>
          <wp:inline distT="0" distB="0" distL="0" distR="0">
            <wp:extent cx="5487670" cy="3444240"/>
            <wp:effectExtent l="19050" t="0" r="17780" b="381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9A7260" w:rsidRDefault="009A7260" w:rsidP="009A7260">
      <w:pPr>
        <w:pStyle w:val="Caption"/>
      </w:pPr>
      <w:bookmarkStart w:id="59" w:name="_Ref318103298"/>
      <w:r w:rsidRPr="00E04190">
        <w:rPr>
          <w:b/>
        </w:rPr>
        <w:t xml:space="preserve">Figure </w:t>
      </w:r>
      <w:r w:rsidR="00210DA0" w:rsidRPr="00E04190">
        <w:rPr>
          <w:b/>
        </w:rPr>
        <w:fldChar w:fldCharType="begin"/>
      </w:r>
      <w:r w:rsidR="00067530" w:rsidRPr="00E04190">
        <w:rPr>
          <w:b/>
        </w:rPr>
        <w:instrText xml:space="preserve"> SEQ Figure \* ARABIC </w:instrText>
      </w:r>
      <w:r w:rsidR="00210DA0" w:rsidRPr="00E04190">
        <w:rPr>
          <w:b/>
        </w:rPr>
        <w:fldChar w:fldCharType="separate"/>
      </w:r>
      <w:ins w:id="60" w:author="pukitepa" w:date="2013-01-16T14:26:00Z">
        <w:r w:rsidR="002E4FFC">
          <w:rPr>
            <w:b/>
            <w:noProof/>
          </w:rPr>
          <w:t>15</w:t>
        </w:r>
      </w:ins>
      <w:del w:id="61" w:author="pukitepa" w:date="2013-01-16T14:26:00Z">
        <w:r w:rsidR="004E1536" w:rsidDel="002E4FFC">
          <w:rPr>
            <w:b/>
            <w:noProof/>
          </w:rPr>
          <w:delText>14</w:delText>
        </w:r>
      </w:del>
      <w:r w:rsidR="00210DA0" w:rsidRPr="00E04190">
        <w:rPr>
          <w:b/>
        </w:rPr>
        <w:fldChar w:fldCharType="end"/>
      </w:r>
      <w:bookmarkEnd w:id="59"/>
      <w:r>
        <w:t xml:space="preserve">: </w:t>
      </w:r>
      <w:r w:rsidR="00E04190">
        <w:t xml:space="preserve">Corrosion growth rates on log scale compared against </w:t>
      </w:r>
      <w:r>
        <w:t xml:space="preserve">data from [de la </w:t>
      </w:r>
      <w:proofErr w:type="spellStart"/>
      <w:r>
        <w:t>Fuente</w:t>
      </w:r>
      <w:proofErr w:type="spellEnd"/>
      <w:r>
        <w:t xml:space="preserve"> 2011]</w:t>
      </w:r>
      <w:r>
        <w:rPr>
          <w:rStyle w:val="EndnoteReference"/>
        </w:rPr>
        <w:endnoteReference w:id="10"/>
      </w:r>
      <w:r w:rsidR="00E04190">
        <w:t xml:space="preserve">. </w:t>
      </w:r>
    </w:p>
    <w:p w:rsidR="002E4FFC" w:rsidRDefault="002E4FFC" w:rsidP="009A7260">
      <w:pPr>
        <w:pStyle w:val="HeadingRunIn"/>
        <w:widowControl w:val="0"/>
        <w:tabs>
          <w:tab w:val="left" w:pos="130"/>
        </w:tabs>
        <w:spacing w:line="280" w:lineRule="atLeast"/>
        <w:outlineLvl w:val="0"/>
        <w:rPr>
          <w:ins w:id="62" w:author="pukitepa" w:date="2013-01-16T14:24:00Z"/>
          <w:noProof/>
        </w:rPr>
      </w:pPr>
      <w:ins w:id="63" w:author="pukitepa" w:date="2013-01-16T14:25:00Z">
        <w:r w:rsidRPr="002E4FFC">
          <w:rPr>
            <w:noProof/>
          </w:rPr>
          <w:lastRenderedPageBreak/>
          <w:drawing>
            <wp:inline distT="0" distB="0" distL="0" distR="0">
              <wp:extent cx="5625193" cy="4495801"/>
              <wp:effectExtent l="19050" t="0" r="13607"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ins>
    </w:p>
    <w:p w:rsidR="002E4FFC" w:rsidRDefault="002E4FFC" w:rsidP="009A7260">
      <w:pPr>
        <w:pStyle w:val="HeadingRunIn"/>
        <w:widowControl w:val="0"/>
        <w:tabs>
          <w:tab w:val="left" w:pos="130"/>
        </w:tabs>
        <w:spacing w:line="280" w:lineRule="atLeast"/>
        <w:outlineLvl w:val="0"/>
        <w:rPr>
          <w:ins w:id="64" w:author="pukitepa" w:date="2013-01-16T14:24:00Z"/>
          <w:noProof/>
        </w:rPr>
      </w:pPr>
    </w:p>
    <w:p w:rsidR="009A7260" w:rsidRDefault="009A7260" w:rsidP="009A7260">
      <w:pPr>
        <w:pStyle w:val="HeadingRunIn"/>
        <w:widowControl w:val="0"/>
        <w:tabs>
          <w:tab w:val="left" w:pos="130"/>
        </w:tabs>
        <w:spacing w:line="280" w:lineRule="atLeast"/>
        <w:outlineLvl w:val="0"/>
        <w:rPr>
          <w:noProof/>
        </w:rPr>
      </w:pPr>
      <w:r>
        <w:rPr>
          <w:noProof/>
        </w:rPr>
        <w:t>Conclusions.</w:t>
      </w:r>
    </w:p>
    <w:p w:rsidR="00473F79" w:rsidRDefault="00473F79" w:rsidP="00FE4FF7">
      <w:pPr>
        <w:pStyle w:val="BodyAfterHead"/>
        <w:rPr>
          <w:ins w:id="65" w:author="steven.bankes" w:date="2012-12-25T11:04:00Z"/>
          <w:noProof/>
        </w:rPr>
      </w:pPr>
      <w:ins w:id="66" w:author="steven.bankes" w:date="2012-12-25T11:04:00Z">
        <w:r>
          <w:rPr>
            <w:noProof/>
          </w:rPr>
          <w:t>We have presented a series of physics-inspired models that approximate assorted diffusion phenomena well enough to be useful for model based engineering, providing significant advantages over both physical testing and reliance solely on data tables drawn from past testing. It should be noted that the question of when an approximate model is sufficiently accurate for a specific use depends upon the requirements that intended use places upon the model.</w:t>
        </w:r>
      </w:ins>
    </w:p>
    <w:p w:rsidR="009A7260" w:rsidRDefault="009A7260" w:rsidP="00FE4FF7">
      <w:pPr>
        <w:pStyle w:val="BodyAfterHead"/>
        <w:rPr>
          <w:noProof/>
        </w:rPr>
      </w:pPr>
      <w:r>
        <w:rPr>
          <w:noProof/>
        </w:rPr>
        <w:t xml:space="preserve">The statistician George E.P. Box wrote a famous </w:t>
      </w:r>
      <w:r w:rsidRPr="00FE4FF7">
        <w:t>quote</w:t>
      </w:r>
      <w:r>
        <w:rPr>
          <w:noProof/>
        </w:rPr>
        <w:t xml:space="preserve"> concerning the validity of models. Box’s oft-quoted statement of </w:t>
      </w:r>
      <w:r>
        <w:rPr>
          <w:i/>
          <w:noProof/>
        </w:rPr>
        <w:t>“All models are wrong, but some are useful”</w:t>
      </w:r>
      <w:r>
        <w:rPr>
          <w:noProof/>
        </w:rPr>
        <w:t xml:space="preserve"> </w:t>
      </w:r>
      <w:ins w:id="67" w:author="steven.bankes" w:date="2012-12-25T11:10:00Z">
        <w:r w:rsidR="00BD426A">
          <w:rPr>
            <w:noProof/>
          </w:rPr>
          <w:t xml:space="preserve">can be (and at times has been) misinterpreted. </w:t>
        </w:r>
      </w:ins>
      <w:del w:id="68" w:author="steven.bankes" w:date="2012-12-25T11:11:00Z">
        <w:r w:rsidDel="00BD426A">
          <w:rPr>
            <w:noProof/>
          </w:rPr>
          <w:delText xml:space="preserve">not surprisingly misses some important </w:delText>
        </w:r>
        <w:r w:rsidR="00E04190" w:rsidDel="00BD426A">
          <w:rPr>
            <w:noProof/>
          </w:rPr>
          <w:delText>context</w:delText>
        </w:r>
        <w:r w:rsidDel="00BD426A">
          <w:rPr>
            <w:noProof/>
          </w:rPr>
          <w:delText>. We can find t</w:delText>
        </w:r>
      </w:del>
      <w:ins w:id="69" w:author="steven.bankes" w:date="2012-12-25T11:11:00Z">
        <w:r w:rsidR="00BD426A">
          <w:rPr>
            <w:noProof/>
          </w:rPr>
          <w:t>T</w:t>
        </w:r>
      </w:ins>
      <w:r>
        <w:rPr>
          <w:noProof/>
        </w:rPr>
        <w:t xml:space="preserve">he original </w:t>
      </w:r>
      <w:ins w:id="70" w:author="steven.bankes" w:date="2012-12-25T11:11:00Z">
        <w:r w:rsidR="00BD426A">
          <w:rPr>
            <w:noProof/>
          </w:rPr>
          <w:t>quote in full</w:t>
        </w:r>
      </w:ins>
      <w:ins w:id="71" w:author="steven.bankes" w:date="2012-12-25T11:12:00Z">
        <w:r w:rsidR="00BD426A">
          <w:rPr>
            <w:noProof/>
          </w:rPr>
          <w:t>,</w:t>
        </w:r>
      </w:ins>
      <w:ins w:id="72" w:author="steven.bankes" w:date="2012-12-25T11:11:00Z">
        <w:r w:rsidR="00BD426A">
          <w:rPr>
            <w:noProof/>
          </w:rPr>
          <w:t xml:space="preserve"> </w:t>
        </w:r>
      </w:ins>
      <w:del w:id="73" w:author="steven.bankes" w:date="2012-12-25T11:11:00Z">
        <w:r w:rsidDel="00BD426A">
          <w:rPr>
            <w:noProof/>
          </w:rPr>
          <w:delText xml:space="preserve">context in </w:delText>
        </w:r>
      </w:del>
      <w:ins w:id="74" w:author="steven.bankes" w:date="2012-12-25T11:12:00Z">
        <w:r w:rsidR="00BD426A">
          <w:rPr>
            <w:noProof/>
          </w:rPr>
          <w:t xml:space="preserve">drawn from </w:t>
        </w:r>
      </w:ins>
      <w:r>
        <w:rPr>
          <w:noProof/>
        </w:rPr>
        <w:t>the book “Empirical Model-Building and Response Surfaces” by Box and Draper</w:t>
      </w:r>
      <w:ins w:id="75" w:author="steven.bankes" w:date="2012-12-25T11:12:00Z">
        <w:r w:rsidR="00BD426A">
          <w:rPr>
            <w:noProof/>
          </w:rPr>
          <w:t>, provides useful context</w:t>
        </w:r>
      </w:ins>
      <w:r>
        <w:rPr>
          <w:noProof/>
        </w:rPr>
        <w:t>:</w:t>
      </w:r>
      <w:r>
        <w:rPr>
          <w:rStyle w:val="EndnoteReference"/>
          <w:noProof/>
        </w:rPr>
        <w:endnoteReference w:id="11"/>
      </w:r>
    </w:p>
    <w:p w:rsidR="009A7260" w:rsidRPr="00FC18A0" w:rsidRDefault="009A7260" w:rsidP="00FC18A0">
      <w:pPr>
        <w:pStyle w:val="Extract"/>
      </w:pPr>
      <w:r w:rsidRPr="00FC18A0">
        <w:t>“The fact that the polynomial is an approximation does not necessarily detract from its usefulness because all models are approximations. Essentially, all models are wrong but some are useful. However, the approximate nature of the model must always be borne in mind.”</w:t>
      </w:r>
    </w:p>
    <w:p w:rsidR="009A7260" w:rsidDel="001E3FDC" w:rsidRDefault="009A7260" w:rsidP="009A7260">
      <w:pPr>
        <w:pStyle w:val="Body"/>
        <w:widowControl w:val="0"/>
        <w:spacing w:line="280" w:lineRule="atLeast"/>
        <w:rPr>
          <w:del w:id="76" w:author="steven.bankes" w:date="2012-12-25T11:15:00Z"/>
          <w:noProof/>
        </w:rPr>
      </w:pPr>
      <w:del w:id="77" w:author="steven.bankes" w:date="2012-12-25T11:15:00Z">
        <w:r w:rsidDel="001E3FDC">
          <w:rPr>
            <w:noProof/>
          </w:rPr>
          <w:delText>In this case the context is to be careful in numerical computations so that the model numbers match the observations.</w:delText>
        </w:r>
      </w:del>
    </w:p>
    <w:p w:rsidR="009A7260" w:rsidRDefault="009A7260" w:rsidP="009A7260">
      <w:pPr>
        <w:pStyle w:val="Body"/>
        <w:widowControl w:val="0"/>
        <w:spacing w:before="120" w:line="280" w:lineRule="atLeast"/>
        <w:rPr>
          <w:noProof/>
        </w:rPr>
      </w:pPr>
      <w:r>
        <w:rPr>
          <w:noProof/>
        </w:rPr>
        <w:t>On the rest of th</w:t>
      </w:r>
      <w:r w:rsidR="00E04190">
        <w:rPr>
          <w:noProof/>
        </w:rPr>
        <w:t>at</w:t>
      </w:r>
      <w:r>
        <w:rPr>
          <w:noProof/>
        </w:rPr>
        <w:t xml:space="preserve"> page, Box and Draper present a concise description of the differences between </w:t>
      </w:r>
      <w:r w:rsidRPr="00FE40F9">
        <w:rPr>
          <w:i/>
          <w:noProof/>
        </w:rPr>
        <w:t>epistemic</w:t>
      </w:r>
      <w:r>
        <w:rPr>
          <w:noProof/>
        </w:rPr>
        <w:t xml:space="preserve"> and </w:t>
      </w:r>
      <w:r w:rsidRPr="00FE40F9">
        <w:rPr>
          <w:i/>
          <w:noProof/>
        </w:rPr>
        <w:t>aleatoric</w:t>
      </w:r>
      <w:r>
        <w:rPr>
          <w:noProof/>
        </w:rPr>
        <w:t xml:space="preserve"> uncertainty, which is </w:t>
      </w:r>
      <w:ins w:id="78" w:author="steven.bankes" w:date="2012-12-25T11:17:00Z">
        <w:r w:rsidR="001E3FDC">
          <w:rPr>
            <w:noProof/>
          </w:rPr>
          <w:t xml:space="preserve">a crucial distinction for understanding the range of valid use for the models we present here. </w:t>
        </w:r>
      </w:ins>
      <w:moveFromRangeStart w:id="79" w:author="steven.bankes" w:date="2012-12-25T11:18:00Z" w:name="move344197635"/>
      <w:moveFrom w:id="80" w:author="steven.bankes" w:date="2012-12-25T11:18:00Z">
        <w:r w:rsidDel="001E3FDC">
          <w:rPr>
            <w:noProof/>
          </w:rPr>
          <w:t xml:space="preserve">really the scope of the oxide growth and thermal modeling described in this paper, and of environmental modeling in general. </w:t>
        </w:r>
      </w:moveFrom>
      <w:moveFromRangeEnd w:id="79"/>
      <w:r>
        <w:rPr>
          <w:noProof/>
        </w:rPr>
        <w:t xml:space="preserve">Epistemic uncertainties are the systematic errors </w:t>
      </w:r>
      <w:ins w:id="81" w:author="steven.bankes" w:date="2012-12-25T11:20:00Z">
        <w:r w:rsidR="00FC3497">
          <w:rPr>
            <w:noProof/>
          </w:rPr>
          <w:t xml:space="preserve">(model uncertainty) </w:t>
        </w:r>
      </w:ins>
      <w:r>
        <w:rPr>
          <w:noProof/>
        </w:rPr>
        <w:t xml:space="preserve">that one can introduce in a statistical model, while aleatoric errors are those that are fundamental in the natural </w:t>
      </w:r>
      <w:r>
        <w:rPr>
          <w:noProof/>
        </w:rPr>
        <w:lastRenderedPageBreak/>
        <w:t>behavior itself</w:t>
      </w:r>
      <w:ins w:id="82" w:author="steven.bankes" w:date="2012-12-25T11:21:00Z">
        <w:r w:rsidR="00FC3497">
          <w:rPr>
            <w:noProof/>
          </w:rPr>
          <w:t xml:space="preserve"> (parametric uncertainty)</w:t>
        </w:r>
      </w:ins>
      <w:r>
        <w:rPr>
          <w:noProof/>
        </w:rPr>
        <w:t>, be it noise or some other random effect.</w:t>
      </w:r>
    </w:p>
    <w:p w:rsidR="009A7260" w:rsidRDefault="001E3FDC" w:rsidP="009A7260">
      <w:pPr>
        <w:pStyle w:val="Body"/>
        <w:widowControl w:val="0"/>
        <w:spacing w:before="120" w:line="280" w:lineRule="atLeast"/>
        <w:rPr>
          <w:noProof/>
        </w:rPr>
      </w:pPr>
      <w:moveToRangeStart w:id="83" w:author="steven.bankes" w:date="2012-12-25T11:18:00Z" w:name="move344197635"/>
      <w:moveTo w:id="84" w:author="steven.bankes" w:date="2012-12-25T11:18:00Z">
        <w:del w:id="85" w:author="steven.bankes" w:date="2012-12-25T11:22:00Z">
          <w:r w:rsidDel="004713B6">
            <w:rPr>
              <w:noProof/>
            </w:rPr>
            <w:delText xml:space="preserve">really </w:delText>
          </w:r>
        </w:del>
      </w:moveTo>
      <w:ins w:id="86" w:author="steven.bankes" w:date="2012-12-25T11:22:00Z">
        <w:r w:rsidR="004713B6">
          <w:rPr>
            <w:noProof/>
          </w:rPr>
          <w:t xml:space="preserve">The distinction between epistemic and aleatory uncertainty is central to understanding </w:t>
        </w:r>
      </w:ins>
      <w:moveTo w:id="87" w:author="steven.bankes" w:date="2012-12-25T11:18:00Z">
        <w:r>
          <w:rPr>
            <w:noProof/>
          </w:rPr>
          <w:t xml:space="preserve">the scope </w:t>
        </w:r>
      </w:moveTo>
      <w:ins w:id="88" w:author="steven.bankes" w:date="2012-12-25T11:44:00Z">
        <w:r w:rsidR="00FD0E2D">
          <w:rPr>
            <w:noProof/>
          </w:rPr>
          <w:t xml:space="preserve">of </w:t>
        </w:r>
      </w:ins>
      <w:ins w:id="89" w:author="steven.bankes" w:date="2012-12-25T11:23:00Z">
        <w:r w:rsidR="004713B6">
          <w:rPr>
            <w:noProof/>
          </w:rPr>
          <w:t xml:space="preserve">applicability </w:t>
        </w:r>
      </w:ins>
      <w:moveTo w:id="90" w:author="steven.bankes" w:date="2012-12-25T11:18:00Z">
        <w:r>
          <w:rPr>
            <w:noProof/>
          </w:rPr>
          <w:t xml:space="preserve">of the oxide growth and thermal modeling described in this paper, and of </w:t>
        </w:r>
      </w:moveTo>
      <w:ins w:id="91" w:author="steven.bankes" w:date="2012-12-25T11:23:00Z">
        <w:r w:rsidR="004713B6">
          <w:rPr>
            <w:noProof/>
          </w:rPr>
          <w:t xml:space="preserve">the validity of </w:t>
        </w:r>
      </w:ins>
      <w:moveTo w:id="92" w:author="steven.bankes" w:date="2012-12-25T11:18:00Z">
        <w:r>
          <w:rPr>
            <w:noProof/>
          </w:rPr>
          <w:t>environmental model</w:t>
        </w:r>
      </w:moveTo>
      <w:ins w:id="93" w:author="steven.bankes" w:date="2012-12-25T11:44:00Z">
        <w:r w:rsidR="00B8165A">
          <w:rPr>
            <w:noProof/>
          </w:rPr>
          <w:t>s</w:t>
        </w:r>
      </w:ins>
      <w:moveTo w:id="94" w:author="steven.bankes" w:date="2012-12-25T11:18:00Z">
        <w:del w:id="95" w:author="steven.bankes" w:date="2012-12-25T11:44:00Z">
          <w:r w:rsidDel="00B8165A">
            <w:rPr>
              <w:noProof/>
            </w:rPr>
            <w:delText>ing</w:delText>
          </w:r>
        </w:del>
        <w:r>
          <w:rPr>
            <w:noProof/>
          </w:rPr>
          <w:t xml:space="preserve"> in general. </w:t>
        </w:r>
      </w:moveTo>
      <w:moveToRangeEnd w:id="83"/>
      <w:del w:id="96" w:author="steven.bankes" w:date="2012-12-25T11:23:00Z">
        <w:r w:rsidR="009A7260" w:rsidDel="007614B5">
          <w:rPr>
            <w:noProof/>
          </w:rPr>
          <w:delText>So in this case, w</w:delText>
        </w:r>
      </w:del>
      <w:ins w:id="97" w:author="steven.bankes" w:date="2012-12-25T11:23:00Z">
        <w:r w:rsidR="007614B5">
          <w:rPr>
            <w:noProof/>
          </w:rPr>
          <w:t>W</w:t>
        </w:r>
      </w:ins>
      <w:r w:rsidR="009A7260">
        <w:rPr>
          <w:noProof/>
        </w:rPr>
        <w:t xml:space="preserve">e can understand the basic mechanisms of oxide growth over many orders of magnitude via the parabolic Fickian diffusion law, but we may miss important details </w:t>
      </w:r>
      <w:del w:id="98" w:author="steven.bankes" w:date="2012-12-25T11:44:00Z">
        <w:r w:rsidR="009A7260" w:rsidDel="00B8165A">
          <w:rPr>
            <w:noProof/>
          </w:rPr>
          <w:delText xml:space="preserve">by </w:delText>
        </w:r>
      </w:del>
      <w:ins w:id="99" w:author="steven.bankes" w:date="2012-12-25T11:44:00Z">
        <w:r w:rsidR="00B8165A">
          <w:rPr>
            <w:noProof/>
          </w:rPr>
          <w:t xml:space="preserve">in </w:t>
        </w:r>
      </w:ins>
      <w:r w:rsidR="009A7260">
        <w:rPr>
          <w:noProof/>
        </w:rPr>
        <w:t xml:space="preserve">how </w:t>
      </w:r>
      <w:del w:id="100" w:author="steven.bankes" w:date="2012-12-25T11:24:00Z">
        <w:r w:rsidR="009A7260" w:rsidDel="007614B5">
          <w:rPr>
            <w:noProof/>
          </w:rPr>
          <w:delText xml:space="preserve">we </w:delText>
        </w:r>
      </w:del>
      <w:ins w:id="101" w:author="steven.bankes" w:date="2012-12-25T11:44:00Z">
        <w:r w:rsidR="00B8165A">
          <w:rPr>
            <w:noProof/>
          </w:rPr>
          <w:t xml:space="preserve">we choose </w:t>
        </w:r>
      </w:ins>
      <w:ins w:id="102" w:author="steven.bankes" w:date="2012-12-25T11:24:00Z">
        <w:r w:rsidR="007614B5">
          <w:rPr>
            <w:noProof/>
          </w:rPr>
          <w:t xml:space="preserve">to </w:t>
        </w:r>
      </w:ins>
      <w:r w:rsidR="009A7260">
        <w:rPr>
          <w:noProof/>
        </w:rPr>
        <w:t>numerically model the fundamental equations. To remedy this situation, we treated the diffusion coefficient and the Si/SiO</w:t>
      </w:r>
      <w:r w:rsidR="009A7260">
        <w:rPr>
          <w:noProof/>
          <w:vertAlign w:val="subscript"/>
        </w:rPr>
        <w:t>2</w:t>
      </w:r>
      <w:r w:rsidR="009A7260">
        <w:rPr>
          <w:noProof/>
        </w:rPr>
        <w:t xml:space="preserve"> interface location with the correct amount of aleatory uncertainty. </w:t>
      </w:r>
      <w:del w:id="103" w:author="steven.bankes" w:date="2012-12-25T11:45:00Z">
        <w:r w:rsidR="009A7260" w:rsidDel="00B8165A">
          <w:rPr>
            <w:noProof/>
          </w:rPr>
          <w:delText>Our e</w:delText>
        </w:r>
      </w:del>
      <w:ins w:id="104" w:author="steven.bankes" w:date="2012-12-25T11:45:00Z">
        <w:r w:rsidR="00B8165A">
          <w:rPr>
            <w:noProof/>
          </w:rPr>
          <w:t>E</w:t>
        </w:r>
      </w:ins>
      <w:r w:rsidR="009A7260">
        <w:rPr>
          <w:noProof/>
        </w:rPr>
        <w:t xml:space="preserve">pistemic uncertainty remains </w:t>
      </w:r>
      <w:del w:id="105" w:author="steven.bankes" w:date="2012-12-25T11:46:00Z">
        <w:r w:rsidR="009A7260" w:rsidDel="00B8165A">
          <w:rPr>
            <w:noProof/>
          </w:rPr>
          <w:delText xml:space="preserve">in </w:delText>
        </w:r>
      </w:del>
      <w:ins w:id="106" w:author="steven.bankes" w:date="2012-12-25T11:46:00Z">
        <w:r w:rsidR="00B8165A">
          <w:rPr>
            <w:noProof/>
          </w:rPr>
          <w:t xml:space="preserve">potentially effecting </w:t>
        </w:r>
      </w:ins>
      <w:r w:rsidR="009A7260">
        <w:rPr>
          <w:noProof/>
        </w:rPr>
        <w:t xml:space="preserve">the validity of the model we applied, </w:t>
      </w:r>
      <w:del w:id="107" w:author="steven.bankes" w:date="2012-12-25T11:24:00Z">
        <w:r w:rsidR="009A7260" w:rsidDel="00BF249E">
          <w:rPr>
            <w:noProof/>
          </w:rPr>
          <w:delText>and how</w:delText>
        </w:r>
      </w:del>
      <w:ins w:id="108" w:author="steven.bankes" w:date="2012-12-25T11:24:00Z">
        <w:r w:rsidR="00BF249E">
          <w:rPr>
            <w:noProof/>
          </w:rPr>
          <w:t>which is addressed in</w:t>
        </w:r>
      </w:ins>
      <w:r w:rsidR="009A7260">
        <w:rPr>
          <w:noProof/>
        </w:rPr>
        <w:t xml:space="preserve"> accurately we can measure against the empirical observations.</w:t>
      </w:r>
      <w:ins w:id="109" w:author="steven.bankes" w:date="2012-12-25T11:27:00Z">
        <w:r w:rsidR="00AF37DD">
          <w:rPr>
            <w:noProof/>
          </w:rPr>
          <w:t xml:space="preserve"> </w:t>
        </w:r>
      </w:ins>
    </w:p>
    <w:p w:rsidR="00504470" w:rsidRDefault="00AF37DD" w:rsidP="009A7260">
      <w:pPr>
        <w:pStyle w:val="Body"/>
        <w:widowControl w:val="0"/>
        <w:spacing w:before="120" w:line="280" w:lineRule="atLeast"/>
        <w:rPr>
          <w:ins w:id="110" w:author="steven.bankes" w:date="2012-12-25T11:34:00Z"/>
          <w:noProof/>
        </w:rPr>
      </w:pPr>
      <w:ins w:id="111" w:author="steven.bankes" w:date="2012-12-25T11:27:00Z">
        <w:r>
          <w:rPr>
            <w:noProof/>
          </w:rPr>
          <w:t>The decision on whether a specific model is valid for a given use thus depends on how closely the problem at hand corresponds to data against which the model has been compared. Were the situation ident</w:t>
        </w:r>
        <w:r w:rsidR="00B8165A">
          <w:rPr>
            <w:noProof/>
          </w:rPr>
          <w:t>ical to available data sets,</w:t>
        </w:r>
      </w:ins>
      <w:ins w:id="112" w:author="steven.bankes" w:date="2012-12-25T11:46:00Z">
        <w:r w:rsidR="00B8165A">
          <w:rPr>
            <w:noProof/>
          </w:rPr>
          <w:t xml:space="preserve"> the use of a</w:t>
        </w:r>
      </w:ins>
      <w:ins w:id="113" w:author="steven.bankes" w:date="2012-12-25T11:27:00Z">
        <w:r w:rsidR="00B8165A">
          <w:rPr>
            <w:noProof/>
          </w:rPr>
          <w:t xml:space="preserve"> model </w:t>
        </w:r>
      </w:ins>
      <w:ins w:id="114" w:author="steven.bankes" w:date="2012-12-25T11:46:00Z">
        <w:r w:rsidR="00B8165A">
          <w:rPr>
            <w:noProof/>
          </w:rPr>
          <w:t>would</w:t>
        </w:r>
      </w:ins>
      <w:ins w:id="115" w:author="steven.bankes" w:date="2012-12-25T11:27:00Z">
        <w:r>
          <w:rPr>
            <w:noProof/>
          </w:rPr>
          <w:t xml:space="preserve"> not</w:t>
        </w:r>
      </w:ins>
      <w:ins w:id="116" w:author="steven.bankes" w:date="2012-12-25T11:46:00Z">
        <w:r w:rsidR="00B8165A">
          <w:rPr>
            <w:noProof/>
          </w:rPr>
          <w:t xml:space="preserve"> be</w:t>
        </w:r>
      </w:ins>
      <w:ins w:id="117" w:author="steven.bankes" w:date="2012-12-25T11:27:00Z">
        <w:r>
          <w:rPr>
            <w:noProof/>
          </w:rPr>
          <w:t xml:space="preserve"> necessary. If the case at hand is a serious extrapolation from past experience, careful consideration must be made of what effects the model may be neglecting and whether these effects could make the model</w:t>
        </w:r>
      </w:ins>
      <w:ins w:id="118" w:author="steven.bankes" w:date="2012-12-25T11:47:00Z">
        <w:r w:rsidR="00B8165A">
          <w:rPr>
            <w:noProof/>
          </w:rPr>
          <w:t>’s</w:t>
        </w:r>
      </w:ins>
      <w:ins w:id="119" w:author="steven.bankes" w:date="2012-12-25T11:27:00Z">
        <w:r>
          <w:rPr>
            <w:noProof/>
          </w:rPr>
          <w:t xml:space="preserve"> behavior misleading</w:t>
        </w:r>
      </w:ins>
      <w:ins w:id="120" w:author="steven.bankes" w:date="2012-12-25T11:47:00Z">
        <w:r w:rsidR="00B8165A">
          <w:rPr>
            <w:noProof/>
          </w:rPr>
          <w:t xml:space="preserve"> for the extrapolated case</w:t>
        </w:r>
      </w:ins>
      <w:ins w:id="121" w:author="steven.bankes" w:date="2012-12-25T11:27:00Z">
        <w:r>
          <w:rPr>
            <w:noProof/>
          </w:rPr>
          <w:t xml:space="preserve">. Between the situations where a model is unnecessary and one where it is inappropriate are a range of valid uses where the question at hand is how much error should be expected in model outputs. </w:t>
        </w:r>
      </w:ins>
      <w:ins w:id="122" w:author="steven.bankes" w:date="2012-12-25T11:34:00Z">
        <w:r w:rsidR="00504470">
          <w:rPr>
            <w:noProof/>
          </w:rPr>
          <w:t>Our treatment of aleatory uncertainty provides a means to estimate expected error, when the question of model uncertainty has been appropriately addressed.</w:t>
        </w:r>
      </w:ins>
    </w:p>
    <w:p w:rsidR="009A7260" w:rsidRDefault="009A7260" w:rsidP="009A7260">
      <w:pPr>
        <w:pStyle w:val="Body"/>
        <w:widowControl w:val="0"/>
        <w:spacing w:before="120" w:line="280" w:lineRule="atLeast"/>
        <w:rPr>
          <w:noProof/>
        </w:rPr>
      </w:pPr>
      <w:r>
        <w:rPr>
          <w:noProof/>
        </w:rPr>
        <w:t>So</w:t>
      </w:r>
      <w:ins w:id="123" w:author="steven.bankes" w:date="2012-12-25T11:35:00Z">
        <w:r w:rsidR="00504470">
          <w:rPr>
            <w:noProof/>
          </w:rPr>
          <w:t>,</w:t>
        </w:r>
      </w:ins>
      <w:r>
        <w:rPr>
          <w:noProof/>
        </w:rPr>
        <w:t xml:space="preserve"> Box essentially described </w:t>
      </w:r>
      <w:del w:id="124" w:author="steven.bankes" w:date="2012-12-25T11:35:00Z">
        <w:r w:rsidDel="00504470">
          <w:rPr>
            <w:noProof/>
          </w:rPr>
          <w:delText>why we should be careful</w:delText>
        </w:r>
      </w:del>
      <w:ins w:id="125" w:author="steven.bankes" w:date="2012-12-25T11:36:00Z">
        <w:r w:rsidR="00504470">
          <w:rPr>
            <w:noProof/>
          </w:rPr>
          <w:t>a stance towards appropriate care in determining appropriate use of models and for estimating</w:t>
        </w:r>
      </w:ins>
      <w:ins w:id="126" w:author="steven.bankes" w:date="2012-12-25T11:35:00Z">
        <w:r w:rsidR="00504470">
          <w:rPr>
            <w:noProof/>
          </w:rPr>
          <w:t xml:space="preserve"> </w:t>
        </w:r>
      </w:ins>
      <w:del w:id="127" w:author="steven.bankes" w:date="2012-12-25T11:37:00Z">
        <w:r w:rsidDel="00504470">
          <w:rPr>
            <w:noProof/>
          </w:rPr>
          <w:delText xml:space="preserve"> in</w:delText>
        </w:r>
      </w:del>
      <w:r>
        <w:rPr>
          <w:noProof/>
        </w:rPr>
        <w:t xml:space="preserve"> numerical errors in statistical modeling</w:t>
      </w:r>
      <w:ins w:id="128" w:author="steven.bankes" w:date="2012-12-25T11:37:00Z">
        <w:r w:rsidR="00504470">
          <w:rPr>
            <w:noProof/>
          </w:rPr>
          <w:t>.</w:t>
        </w:r>
      </w:ins>
      <w:del w:id="129" w:author="steven.bankes" w:date="2012-12-25T11:37:00Z">
        <w:r w:rsidDel="00504470">
          <w:rPr>
            <w:noProof/>
          </w:rPr>
          <w:delText>,</w:delText>
        </w:r>
      </w:del>
      <w:r>
        <w:rPr>
          <w:noProof/>
        </w:rPr>
        <w:t xml:space="preserve"> </w:t>
      </w:r>
      <w:del w:id="130" w:author="steven.bankes" w:date="2012-12-25T11:37:00Z">
        <w:r w:rsidDel="00504470">
          <w:rPr>
            <w:noProof/>
          </w:rPr>
          <w:delText>while many people have</w:delText>
        </w:r>
      </w:del>
      <w:ins w:id="131" w:author="steven.bankes" w:date="2012-12-25T11:37:00Z">
        <w:r w:rsidR="00504470">
          <w:rPr>
            <w:noProof/>
          </w:rPr>
          <w:t>To</w:t>
        </w:r>
      </w:ins>
      <w:r>
        <w:rPr>
          <w:noProof/>
        </w:rPr>
        <w:t xml:space="preserve"> interpret</w:t>
      </w:r>
      <w:del w:id="132" w:author="steven.bankes" w:date="2012-12-25T11:38:00Z">
        <w:r w:rsidDel="00504470">
          <w:rPr>
            <w:noProof/>
          </w:rPr>
          <w:delText>ed</w:delText>
        </w:r>
      </w:del>
      <w:r>
        <w:rPr>
          <w:noProof/>
        </w:rPr>
        <w:t xml:space="preserve"> Box’s quote </w:t>
      </w:r>
      <w:del w:id="133" w:author="steven.bankes" w:date="2012-12-25T11:38:00Z">
        <w:r w:rsidDel="00504470">
          <w:rPr>
            <w:noProof/>
          </w:rPr>
          <w:delText xml:space="preserve">to </w:delText>
        </w:r>
      </w:del>
      <w:ins w:id="134" w:author="steven.bankes" w:date="2012-12-25T11:38:00Z">
        <w:r w:rsidR="00504470">
          <w:rPr>
            <w:noProof/>
          </w:rPr>
          <w:t xml:space="preserve">as </w:t>
        </w:r>
      </w:ins>
      <w:r>
        <w:rPr>
          <w:noProof/>
        </w:rPr>
        <w:t>question</w:t>
      </w:r>
      <w:ins w:id="135" w:author="steven.bankes" w:date="2012-12-25T11:38:00Z">
        <w:r w:rsidR="00504470">
          <w:rPr>
            <w:noProof/>
          </w:rPr>
          <w:t>ing</w:t>
        </w:r>
      </w:ins>
      <w:r>
        <w:rPr>
          <w:noProof/>
        </w:rPr>
        <w:t xml:space="preserve"> the validity of using models in the first place</w:t>
      </w:r>
      <w:del w:id="136" w:author="steven.bankes" w:date="2012-12-25T11:38:00Z">
        <w:r w:rsidDel="00504470">
          <w:rPr>
            <w:noProof/>
          </w:rPr>
          <w:delText>.</w:delText>
        </w:r>
      </w:del>
      <w:ins w:id="137" w:author="steven.bankes" w:date="2012-12-25T11:38:00Z">
        <w:r w:rsidR="00504470">
          <w:rPr>
            <w:noProof/>
          </w:rPr>
          <w:t xml:space="preserve"> would</w:t>
        </w:r>
      </w:ins>
      <w:r>
        <w:rPr>
          <w:noProof/>
        </w:rPr>
        <w:t xml:space="preserve"> </w:t>
      </w:r>
      <w:del w:id="138" w:author="steven.bankes" w:date="2012-12-25T11:38:00Z">
        <w:r w:rsidDel="00504470">
          <w:rPr>
            <w:noProof/>
          </w:rPr>
          <w:delText xml:space="preserve">That is </w:delText>
        </w:r>
      </w:del>
      <w:r>
        <w:rPr>
          <w:noProof/>
        </w:rPr>
        <w:t xml:space="preserve">clearly </w:t>
      </w:r>
      <w:ins w:id="139" w:author="steven.bankes" w:date="2012-12-25T11:38:00Z">
        <w:r w:rsidR="00504470">
          <w:rPr>
            <w:noProof/>
          </w:rPr>
          <w:t xml:space="preserve">be </w:t>
        </w:r>
      </w:ins>
      <w:r>
        <w:rPr>
          <w:noProof/>
        </w:rPr>
        <w:t>an incorrect argument —</w:t>
      </w:r>
      <w:del w:id="140" w:author="steven.bankes" w:date="2012-12-25T11:38:00Z">
        <w:r w:rsidDel="00504470">
          <w:rPr>
            <w:noProof/>
          </w:rPr>
          <w:delText xml:space="preserve"> all one has to consider is that all of </w:delText>
        </w:r>
      </w:del>
      <w:del w:id="141" w:author="steven.bankes" w:date="2012-12-25T11:39:00Z">
        <w:r w:rsidDel="00504470">
          <w:rPr>
            <w:noProof/>
          </w:rPr>
          <w:delText>mathematical engineering is based on models, and</w:delText>
        </w:r>
      </w:del>
      <w:r>
        <w:rPr>
          <w:noProof/>
        </w:rPr>
        <w:t xml:space="preserve"> look at how far </w:t>
      </w:r>
      <w:ins w:id="142" w:author="steven.bankes" w:date="2012-12-25T11:39:00Z">
        <w:r w:rsidR="00504470">
          <w:rPr>
            <w:noProof/>
          </w:rPr>
          <w:t>mathematical engineering based on models</w:t>
        </w:r>
      </w:ins>
      <w:del w:id="143" w:author="steven.bankes" w:date="2012-12-25T11:39:00Z">
        <w:r w:rsidDel="00504470">
          <w:rPr>
            <w:noProof/>
          </w:rPr>
          <w:delText>that</w:delText>
        </w:r>
      </w:del>
      <w:r>
        <w:rPr>
          <w:noProof/>
        </w:rPr>
        <w:t xml:space="preserve"> has gotten us!  The Deal-Grove model essentially allowed oxidation processes to become well characterized and predictable, which </w:t>
      </w:r>
      <w:del w:id="144" w:author="steven.bankes" w:date="2012-12-25T11:39:00Z">
        <w:r w:rsidDel="00504470">
          <w:rPr>
            <w:noProof/>
          </w:rPr>
          <w:delText xml:space="preserve">essentially </w:delText>
        </w:r>
      </w:del>
      <w:ins w:id="145" w:author="steven.bankes" w:date="2012-12-25T11:39:00Z">
        <w:r w:rsidR="00504470">
          <w:rPr>
            <w:noProof/>
          </w:rPr>
          <w:t xml:space="preserve">was central to </w:t>
        </w:r>
      </w:ins>
      <w:r>
        <w:rPr>
          <w:noProof/>
        </w:rPr>
        <w:t>revolutioniz</w:t>
      </w:r>
      <w:ins w:id="146" w:author="steven.bankes" w:date="2012-12-25T11:39:00Z">
        <w:r w:rsidR="00504470">
          <w:rPr>
            <w:noProof/>
          </w:rPr>
          <w:t>ing</w:t>
        </w:r>
      </w:ins>
      <w:del w:id="147" w:author="steven.bankes" w:date="2012-12-25T11:39:00Z">
        <w:r w:rsidDel="00504470">
          <w:rPr>
            <w:noProof/>
          </w:rPr>
          <w:delText>ed</w:delText>
        </w:r>
      </w:del>
      <w:r>
        <w:rPr>
          <w:noProof/>
        </w:rPr>
        <w:t xml:space="preserve"> the integrated circuit manufacturing process. The dispersive diffusion model derived in this paper should be taken in that spirit, a pragmatic model that could become useful in characterizing a fundamental physical process.</w:t>
      </w:r>
    </w:p>
    <w:p w:rsidR="009A7260" w:rsidRDefault="009A7260" w:rsidP="009A7260">
      <w:pPr>
        <w:pStyle w:val="Heading1"/>
        <w:rPr>
          <w:noProof/>
        </w:rPr>
      </w:pPr>
    </w:p>
    <w:p w:rsidR="009A7260" w:rsidRDefault="009A7260" w:rsidP="009A7260">
      <w:pPr>
        <w:pStyle w:val="Appendix"/>
      </w:pPr>
      <w:r>
        <w:t>References</w:t>
      </w:r>
    </w:p>
    <w:sectPr w:rsidR="009A7260" w:rsidSect="00FC18A0">
      <w:headerReference w:type="default" r:id="rId39"/>
      <w:footerReference w:type="default" r:id="rId40"/>
      <w:endnotePr>
        <w:numFmt w:val="decimal"/>
      </w:endnotePr>
      <w:pgSz w:w="12240" w:h="15840" w:code="1"/>
      <w:pgMar w:top="1440" w:right="1440" w:bottom="1440" w:left="1440" w:header="720" w:footer="720" w:gutter="0"/>
      <w:cols w:space="720"/>
      <w:docGrid w:linePitch="27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8" w:author="steven.bankes" w:date="2012-12-24T12:31:00Z" w:initials="scb">
    <w:p w:rsidR="00FD0E2D" w:rsidRDefault="00FD0E2D">
      <w:pPr>
        <w:pStyle w:val="CommentText"/>
      </w:pPr>
      <w:r>
        <w:rPr>
          <w:rStyle w:val="CommentReference"/>
        </w:rPr>
        <w:annotationRef/>
      </w:r>
      <w:r>
        <w:t>Perhaps “on silicon wafers”?</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34AA" w:rsidRDefault="000F34AA" w:rsidP="009A7260">
      <w:r>
        <w:separator/>
      </w:r>
    </w:p>
  </w:endnote>
  <w:endnote w:type="continuationSeparator" w:id="0">
    <w:p w:rsidR="000F34AA" w:rsidRDefault="000F34AA" w:rsidP="009A7260">
      <w:r>
        <w:continuationSeparator/>
      </w:r>
    </w:p>
  </w:endnote>
  <w:endnote w:id="1">
    <w:p w:rsidR="00FD0E2D" w:rsidRPr="005E584B" w:rsidRDefault="00FD0E2D" w:rsidP="009A7260">
      <w:pPr>
        <w:rPr>
          <w:rStyle w:val="EndnoteCharacters"/>
        </w:rPr>
      </w:pPr>
      <w:r w:rsidRPr="00213D06">
        <w:rPr>
          <w:vertAlign w:val="superscript"/>
        </w:rPr>
        <w:endnoteRef/>
      </w:r>
      <w:r w:rsidRPr="00B47E6A">
        <w:t xml:space="preserve"> </w:t>
      </w:r>
      <w:r w:rsidRPr="00C02468">
        <w:rPr>
          <w:rStyle w:val="EndnoteCharacters"/>
        </w:rPr>
        <w:t xml:space="preserve">[Deal 1965]  </w:t>
      </w:r>
      <w:r w:rsidRPr="00C02468">
        <w:rPr>
          <w:rStyle w:val="EndnoteCharacters"/>
        </w:rPr>
        <w:br/>
      </w:r>
      <w:r w:rsidRPr="005E584B">
        <w:rPr>
          <w:rStyle w:val="EndnoteCharacters"/>
        </w:rPr>
        <w:t>Deal, B.E. and Grove, A.S., "General Relationship for the Thermal Oxidation of Silicon", Journal of Applied Physics, 1965, 36 (12): 3770–3778. doi:10.1063/1.1713945</w:t>
      </w:r>
    </w:p>
    <w:p w:rsidR="00FD0E2D" w:rsidRPr="00B47E6A" w:rsidRDefault="00FD0E2D" w:rsidP="009A7260"/>
  </w:endnote>
  <w:endnote w:id="2">
    <w:p w:rsidR="00FD0E2D" w:rsidRDefault="00FD0E2D" w:rsidP="009A7260">
      <w:pPr>
        <w:rPr>
          <w:rStyle w:val="EndnoteCharacters"/>
        </w:rPr>
      </w:pPr>
      <w:r w:rsidRPr="00213D06">
        <w:rPr>
          <w:vertAlign w:val="superscript"/>
        </w:rPr>
        <w:endnoteRef/>
      </w:r>
      <w:r w:rsidRPr="00B47E6A">
        <w:t xml:space="preserve"> </w:t>
      </w:r>
      <w:r w:rsidRPr="00C02468">
        <w:rPr>
          <w:rStyle w:val="EndnoteCharacters"/>
        </w:rPr>
        <w:t>[</w:t>
      </w:r>
      <w:proofErr w:type="spellStart"/>
      <w:r w:rsidRPr="00C02468">
        <w:rPr>
          <w:rStyle w:val="EndnoteCharacters"/>
        </w:rPr>
        <w:t>Khalilov</w:t>
      </w:r>
      <w:proofErr w:type="spellEnd"/>
      <w:r w:rsidRPr="00C02468">
        <w:rPr>
          <w:rStyle w:val="EndnoteCharacters"/>
        </w:rPr>
        <w:t xml:space="preserve"> 2011] </w:t>
      </w:r>
      <w:r w:rsidRPr="00C02468">
        <w:rPr>
          <w:rStyle w:val="EndnoteCharacters"/>
        </w:rPr>
        <w:br/>
      </w:r>
      <w:proofErr w:type="spellStart"/>
      <w:r w:rsidRPr="00C02468">
        <w:rPr>
          <w:rStyle w:val="EndnoteCharacters"/>
        </w:rPr>
        <w:t>Khalilov</w:t>
      </w:r>
      <w:proofErr w:type="spellEnd"/>
      <w:r w:rsidRPr="00C02468">
        <w:rPr>
          <w:rStyle w:val="EndnoteCharacters"/>
        </w:rPr>
        <w:t xml:space="preserve">, U., </w:t>
      </w:r>
      <w:proofErr w:type="spellStart"/>
      <w:r w:rsidRPr="00C02468">
        <w:rPr>
          <w:rStyle w:val="EndnoteCharacters"/>
        </w:rPr>
        <w:t>Neyts</w:t>
      </w:r>
      <w:proofErr w:type="spellEnd"/>
      <w:r w:rsidRPr="00C02468">
        <w:rPr>
          <w:rStyle w:val="EndnoteCharacters"/>
        </w:rPr>
        <w:t xml:space="preserve">, E. C., </w:t>
      </w:r>
      <w:proofErr w:type="spellStart"/>
      <w:r w:rsidRPr="00C02468">
        <w:rPr>
          <w:rStyle w:val="EndnoteCharacters"/>
        </w:rPr>
        <w:t>Pourtois</w:t>
      </w:r>
      <w:proofErr w:type="spellEnd"/>
      <w:r w:rsidRPr="00C02468">
        <w:rPr>
          <w:rStyle w:val="EndnoteCharacters"/>
        </w:rPr>
        <w:t xml:space="preserve">, G. and van </w:t>
      </w:r>
      <w:proofErr w:type="spellStart"/>
      <w:r w:rsidRPr="00C02468">
        <w:rPr>
          <w:rStyle w:val="EndnoteCharacters"/>
        </w:rPr>
        <w:t>Duin</w:t>
      </w:r>
      <w:proofErr w:type="spellEnd"/>
      <w:r w:rsidRPr="00C02468">
        <w:rPr>
          <w:rStyle w:val="EndnoteCharacters"/>
        </w:rPr>
        <w:t xml:space="preserve">, A.C.T., “Can We Control the Thickness of Ultrathin Silica Layers by </w:t>
      </w:r>
      <w:proofErr w:type="spellStart"/>
      <w:r w:rsidRPr="00C02468">
        <w:rPr>
          <w:rStyle w:val="EndnoteCharacters"/>
        </w:rPr>
        <w:t>Hyperthermal</w:t>
      </w:r>
      <w:proofErr w:type="spellEnd"/>
      <w:r w:rsidRPr="00C02468">
        <w:rPr>
          <w:rStyle w:val="EndnoteCharacters"/>
        </w:rPr>
        <w:t xml:space="preserve"> Silicon Oxidation at Room Temperature?”, J. Phys. Chem. C, 2011, 115 (50), pp 24839–24848 doi:10.1021/jp2082566</w:t>
      </w:r>
      <w:r>
        <w:rPr>
          <w:rStyle w:val="EndnoteCharacters"/>
        </w:rPr>
        <w:br/>
      </w:r>
      <w:hyperlink r:id="rId1" w:history="1">
        <w:r w:rsidRPr="00055F8C">
          <w:rPr>
            <w:rStyle w:val="Hyperlink"/>
          </w:rPr>
          <w:t>http://webhost.ua.ac.be/plasma/pdf_papers/jpcc11can.pdf</w:t>
        </w:r>
      </w:hyperlink>
    </w:p>
    <w:p w:rsidR="00FD0E2D" w:rsidRPr="00B47E6A" w:rsidRDefault="00FD0E2D" w:rsidP="009A7260"/>
  </w:endnote>
  <w:endnote w:id="3">
    <w:p w:rsidR="00FD0E2D" w:rsidRPr="00B47E6A" w:rsidRDefault="00FD0E2D" w:rsidP="009A7260">
      <w:r w:rsidRPr="00213D06">
        <w:rPr>
          <w:vertAlign w:val="superscript"/>
        </w:rPr>
        <w:endnoteRef/>
      </w:r>
      <w:r w:rsidRPr="00B47E6A">
        <w:t xml:space="preserve"> [</w:t>
      </w:r>
      <w:proofErr w:type="spellStart"/>
      <w:r w:rsidRPr="00B47E6A">
        <w:t>Uematsu</w:t>
      </w:r>
      <w:proofErr w:type="spellEnd"/>
      <w:r w:rsidRPr="00B47E6A">
        <w:t xml:space="preserve"> 2002] </w:t>
      </w:r>
      <w:r w:rsidRPr="00B47E6A">
        <w:br/>
      </w:r>
      <w:proofErr w:type="spellStart"/>
      <w:proofErr w:type="gramStart"/>
      <w:r w:rsidRPr="00C02468">
        <w:rPr>
          <w:rStyle w:val="EndnoteCharacters"/>
        </w:rPr>
        <w:t>Uematsu</w:t>
      </w:r>
      <w:proofErr w:type="spellEnd"/>
      <w:r w:rsidRPr="00C02468">
        <w:rPr>
          <w:rStyle w:val="EndnoteCharacters"/>
        </w:rPr>
        <w:t xml:space="preserve">, M., </w:t>
      </w:r>
      <w:proofErr w:type="spellStart"/>
      <w:r w:rsidRPr="00C02468">
        <w:rPr>
          <w:rStyle w:val="EndnoteCharacters"/>
        </w:rPr>
        <w:t>Kageshima</w:t>
      </w:r>
      <w:proofErr w:type="spellEnd"/>
      <w:r w:rsidRPr="00C02468">
        <w:rPr>
          <w:rStyle w:val="EndnoteCharacters"/>
        </w:rPr>
        <w:t xml:space="preserve">, H, and </w:t>
      </w:r>
      <w:proofErr w:type="spellStart"/>
      <w:r w:rsidRPr="00C02468">
        <w:rPr>
          <w:rStyle w:val="EndnoteCharacters"/>
        </w:rPr>
        <w:t>Shraishi</w:t>
      </w:r>
      <w:proofErr w:type="spellEnd"/>
      <w:r w:rsidRPr="00C02468">
        <w:rPr>
          <w:rStyle w:val="EndnoteCharacters"/>
        </w:rPr>
        <w:t>, K., “Microscopic mechanism of thermal oxide growth”, Computational Materials Science, 2002</w:t>
      </w:r>
      <w:r>
        <w:rPr>
          <w:rStyle w:val="EndnoteCharacters"/>
        </w:rPr>
        <w:t>.</w:t>
      </w:r>
      <w:proofErr w:type="gramEnd"/>
      <w:r>
        <w:rPr>
          <w:rStyle w:val="EndnoteCharacters"/>
        </w:rPr>
        <w:br/>
      </w:r>
      <w:hyperlink r:id="rId2" w:history="1">
        <w:r w:rsidRPr="00055F8C">
          <w:rPr>
            <w:rStyle w:val="Hyperlink"/>
          </w:rPr>
          <w:t>http://www.sciencedirect.com/science/article/pii/S0927025602001994</w:t>
        </w:r>
      </w:hyperlink>
      <w:r>
        <w:rPr>
          <w:rStyle w:val="EndnoteCharacters"/>
        </w:rPr>
        <w:br/>
      </w:r>
    </w:p>
    <w:p w:rsidR="00FD0E2D" w:rsidRPr="00B47E6A" w:rsidRDefault="00FD0E2D" w:rsidP="009A7260"/>
  </w:endnote>
  <w:endnote w:id="4">
    <w:p w:rsidR="00FD0E2D" w:rsidRDefault="00FD0E2D" w:rsidP="009A7260">
      <w:pPr>
        <w:pStyle w:val="EndnoteText"/>
        <w:rPr>
          <w:noProof/>
        </w:rPr>
      </w:pPr>
      <w:r>
        <w:rPr>
          <w:rStyle w:val="EndnoteReference"/>
        </w:rPr>
        <w:endnoteRef/>
      </w:r>
      <w:r>
        <w:t xml:space="preserve"> Parabolic growth is </w:t>
      </w:r>
      <w:r>
        <w:rPr>
          <w:noProof/>
        </w:rPr>
        <w:t>somewhat of a misno</w:t>
      </w:r>
      <w:r>
        <w:rPr>
          <w:noProof/>
        </w:rPr>
        <w:softHyphen/>
        <w:t>mer because the actual growth is a square root with time. In other words it is parabolic with respect to the inverse.</w:t>
      </w:r>
    </w:p>
    <w:p w:rsidR="00FD0E2D" w:rsidRDefault="00FD0E2D" w:rsidP="009A7260">
      <w:pPr>
        <w:pStyle w:val="EndnoteText"/>
      </w:pPr>
    </w:p>
  </w:endnote>
  <w:endnote w:id="5">
    <w:p w:rsidR="00FD0E2D" w:rsidRDefault="00FD0E2D" w:rsidP="009A7260">
      <w:pPr>
        <w:pStyle w:val="EndnoteText"/>
        <w:rPr>
          <w:rStyle w:val="EndnoteCharacters"/>
        </w:rPr>
      </w:pPr>
      <w:r>
        <w:rPr>
          <w:rStyle w:val="EndnoteReference"/>
        </w:rPr>
        <w:endnoteRef/>
      </w:r>
      <w:r>
        <w:t xml:space="preserve"> [Pukite 2011]</w:t>
      </w:r>
      <w:r>
        <w:br/>
      </w:r>
      <w:r w:rsidRPr="00C02468">
        <w:rPr>
          <w:rStyle w:val="EndnoteCharacters"/>
        </w:rPr>
        <w:t xml:space="preserve">Pukite, P., “The Oil Conundrum”, ISBN 9780964474116 , DAINA, 2011, </w:t>
      </w:r>
      <w:hyperlink r:id="rId3" w:history="1">
        <w:r w:rsidRPr="00055F8C">
          <w:rPr>
            <w:rStyle w:val="Hyperlink"/>
          </w:rPr>
          <w:t>http://books.google.com/books/about/The_Oil_Conundrum.html?id=mmmWZwEACAAJ</w:t>
        </w:r>
      </w:hyperlink>
    </w:p>
    <w:p w:rsidR="00FD0E2D" w:rsidRDefault="00FD0E2D" w:rsidP="009A7260">
      <w:pPr>
        <w:pStyle w:val="EndnoteText"/>
      </w:pPr>
    </w:p>
  </w:endnote>
  <w:endnote w:id="6">
    <w:p w:rsidR="00FD0E2D" w:rsidRDefault="00FD0E2D" w:rsidP="009A7260">
      <w:pPr>
        <w:pStyle w:val="EndnoteText"/>
        <w:rPr>
          <w:rStyle w:val="EndnoteCharacters"/>
        </w:rPr>
      </w:pPr>
      <w:r>
        <w:rPr>
          <w:rStyle w:val="EndnoteReference"/>
        </w:rPr>
        <w:endnoteRef/>
      </w:r>
      <w:r>
        <w:t xml:space="preserve"> [de Almeida 199]</w:t>
      </w:r>
      <w:r>
        <w:br/>
      </w:r>
      <w:r w:rsidRPr="00C02468">
        <w:rPr>
          <w:rStyle w:val="EndnoteCharacters"/>
        </w:rPr>
        <w:t xml:space="preserve">de Almeida, R M C ; </w:t>
      </w:r>
      <w:proofErr w:type="spellStart"/>
      <w:r w:rsidRPr="00C02468">
        <w:rPr>
          <w:rStyle w:val="EndnoteCharacters"/>
        </w:rPr>
        <w:t>Gonçalves</w:t>
      </w:r>
      <w:proofErr w:type="spellEnd"/>
      <w:r w:rsidRPr="00C02468">
        <w:rPr>
          <w:rStyle w:val="EndnoteCharacters"/>
        </w:rPr>
        <w:t xml:space="preserve">, S ; </w:t>
      </w:r>
      <w:proofErr w:type="spellStart"/>
      <w:r w:rsidRPr="00C02468">
        <w:rPr>
          <w:rStyle w:val="EndnoteCharacters"/>
        </w:rPr>
        <w:t>Baumvol</w:t>
      </w:r>
      <w:proofErr w:type="spellEnd"/>
      <w:r w:rsidRPr="00C02468">
        <w:rPr>
          <w:rStyle w:val="EndnoteCharacters"/>
        </w:rPr>
        <w:t xml:space="preserve">, I J R ; </w:t>
      </w:r>
      <w:proofErr w:type="spellStart"/>
      <w:r w:rsidRPr="00C02468">
        <w:rPr>
          <w:rStyle w:val="EndnoteCharacters"/>
        </w:rPr>
        <w:t>Stedile</w:t>
      </w:r>
      <w:proofErr w:type="spellEnd"/>
      <w:r w:rsidRPr="00C02468">
        <w:rPr>
          <w:rStyle w:val="EndnoteCharacters"/>
        </w:rPr>
        <w:t xml:space="preserve">, F C, </w:t>
      </w:r>
      <w:r>
        <w:rPr>
          <w:rStyle w:val="EndnoteCharacters"/>
        </w:rPr>
        <w:t>“</w:t>
      </w:r>
      <w:r w:rsidRPr="00C02468">
        <w:rPr>
          <w:rStyle w:val="EndnoteCharacters"/>
        </w:rPr>
        <w:t>Diffusion-reaction in thermal growth of silicon oxide films on Si</w:t>
      </w:r>
      <w:r>
        <w:rPr>
          <w:rStyle w:val="EndnoteCharacters"/>
        </w:rPr>
        <w:t>”</w:t>
      </w:r>
      <w:r w:rsidRPr="00C02468">
        <w:rPr>
          <w:rStyle w:val="EndnoteCharacters"/>
        </w:rPr>
        <w:t>, 1999.</w:t>
      </w:r>
      <w:r>
        <w:rPr>
          <w:rStyle w:val="EndnoteCharacters"/>
        </w:rPr>
        <w:br/>
      </w:r>
      <w:r w:rsidRPr="005E584B">
        <w:t xml:space="preserve"> </w:t>
      </w:r>
      <w:hyperlink r:id="rId4" w:history="1">
        <w:r w:rsidRPr="00055F8C">
          <w:rPr>
            <w:rStyle w:val="Hyperlink"/>
          </w:rPr>
          <w:t>http://arxiv.org/pdf/cond-mat/9901335.pdf</w:t>
        </w:r>
      </w:hyperlink>
    </w:p>
    <w:p w:rsidR="00FD0E2D" w:rsidRDefault="00FD0E2D" w:rsidP="009A7260">
      <w:pPr>
        <w:pStyle w:val="EndnoteText"/>
      </w:pPr>
    </w:p>
  </w:endnote>
  <w:endnote w:id="7">
    <w:p w:rsidR="00FD0E2D" w:rsidRDefault="00FD0E2D" w:rsidP="009A7260">
      <w:pPr>
        <w:pStyle w:val="EndnoteText"/>
        <w:rPr>
          <w:rStyle w:val="EndnoteCharacters"/>
        </w:rPr>
      </w:pPr>
      <w:r>
        <w:rPr>
          <w:rStyle w:val="EndnoteReference"/>
        </w:rPr>
        <w:endnoteRef/>
      </w:r>
      <w:r>
        <w:t xml:space="preserve"> [Sullivan 2008]</w:t>
      </w:r>
      <w:r>
        <w:br/>
      </w:r>
      <w:r w:rsidRPr="00C02468">
        <w:rPr>
          <w:rStyle w:val="EndnoteCharacters"/>
        </w:rPr>
        <w:t>Sullivan, M. C.; Thompson, B. G.; Williamson, A. P., “An experiment on the dynamics of thermal diffusion”, American Journal of Physics, Volume 76, Issue 7, pp. 637-642 (2008).</w:t>
      </w:r>
      <w:r>
        <w:rPr>
          <w:rStyle w:val="EndnoteCharacters"/>
        </w:rPr>
        <w:br/>
      </w:r>
      <w:hyperlink r:id="rId5" w:history="1">
        <w:r w:rsidRPr="00055F8C">
          <w:rPr>
            <w:rStyle w:val="Hyperlink"/>
          </w:rPr>
          <w:t>http://www.compadre.org/advlabs/tcal/files/SullivanM9Paper.pdf</w:t>
        </w:r>
      </w:hyperlink>
    </w:p>
    <w:p w:rsidR="00FD0E2D" w:rsidRDefault="00FD0E2D" w:rsidP="009A7260">
      <w:pPr>
        <w:pStyle w:val="EndnoteText"/>
      </w:pPr>
    </w:p>
  </w:endnote>
  <w:endnote w:id="8">
    <w:p w:rsidR="00FD0E2D" w:rsidRDefault="00FD0E2D" w:rsidP="009A7260">
      <w:pPr>
        <w:pStyle w:val="EndnoteText"/>
        <w:rPr>
          <w:rStyle w:val="EndnoteCharacters"/>
        </w:rPr>
      </w:pPr>
      <w:r>
        <w:rPr>
          <w:rStyle w:val="EndnoteReference"/>
        </w:rPr>
        <w:endnoteRef/>
      </w:r>
      <w:r>
        <w:t xml:space="preserve"> [Witte 2002]</w:t>
      </w:r>
      <w:r>
        <w:br/>
      </w:r>
      <w:r w:rsidRPr="00C02468">
        <w:rPr>
          <w:rStyle w:val="EndnoteCharacters"/>
        </w:rPr>
        <w:t xml:space="preserve">Witte, HJL, Van </w:t>
      </w:r>
      <w:proofErr w:type="spellStart"/>
      <w:r w:rsidRPr="00C02468">
        <w:rPr>
          <w:rStyle w:val="EndnoteCharacters"/>
        </w:rPr>
        <w:t>Gelder</w:t>
      </w:r>
      <w:proofErr w:type="spellEnd"/>
      <w:r w:rsidRPr="00C02468">
        <w:rPr>
          <w:rStyle w:val="EndnoteCharacters"/>
        </w:rPr>
        <w:t xml:space="preserve">, </w:t>
      </w:r>
      <w:proofErr w:type="gramStart"/>
      <w:r w:rsidRPr="00C02468">
        <w:rPr>
          <w:rStyle w:val="EndnoteCharacters"/>
        </w:rPr>
        <w:t>GJ ,</w:t>
      </w:r>
      <w:proofErr w:type="gramEnd"/>
      <w:r w:rsidRPr="00C02468">
        <w:rPr>
          <w:rStyle w:val="EndnoteCharacters"/>
        </w:rPr>
        <w:t xml:space="preserve"> </w:t>
      </w:r>
      <w:proofErr w:type="spellStart"/>
      <w:r w:rsidRPr="00C02468">
        <w:rPr>
          <w:rStyle w:val="EndnoteCharacters"/>
        </w:rPr>
        <w:t>Spitler</w:t>
      </w:r>
      <w:proofErr w:type="spellEnd"/>
      <w:r w:rsidRPr="00C02468">
        <w:rPr>
          <w:rStyle w:val="EndnoteCharacters"/>
        </w:rPr>
        <w:t>, J.D.  "In situ measurement of ground thermal conductivity: a Dutch perspective", ASHRAE Transactions, Vol. 8, No. 1, 2002</w:t>
      </w:r>
      <w:r>
        <w:rPr>
          <w:rStyle w:val="EndnoteCharacters"/>
        </w:rPr>
        <w:br/>
      </w:r>
      <w:hyperlink r:id="rId6" w:history="1">
        <w:r w:rsidRPr="00055F8C">
          <w:rPr>
            <w:rStyle w:val="Hyperlink"/>
          </w:rPr>
          <w:t>http://www.groenholland.nl/download/Ashrae-108-1.pdf</w:t>
        </w:r>
      </w:hyperlink>
    </w:p>
    <w:p w:rsidR="00FD0E2D" w:rsidRPr="00C02468" w:rsidRDefault="00FD0E2D" w:rsidP="009A7260">
      <w:pPr>
        <w:pStyle w:val="EndnoteText"/>
        <w:rPr>
          <w:rStyle w:val="EndnoteCharacters"/>
        </w:rPr>
      </w:pPr>
    </w:p>
  </w:endnote>
  <w:endnote w:id="9">
    <w:p w:rsidR="00FD0E2D" w:rsidRDefault="00FD0E2D" w:rsidP="009A7260">
      <w:pPr>
        <w:pStyle w:val="EndnoteText"/>
      </w:pPr>
      <w:r>
        <w:rPr>
          <w:rStyle w:val="EndnoteReference"/>
        </w:rPr>
        <w:endnoteRef/>
      </w:r>
      <w:r>
        <w:t xml:space="preserve"> [Witte 2006]</w:t>
      </w:r>
    </w:p>
    <w:p w:rsidR="00FD0E2D" w:rsidRDefault="00FD0E2D" w:rsidP="009A7260">
      <w:pPr>
        <w:pStyle w:val="EndnoteText"/>
        <w:rPr>
          <w:rStyle w:val="EndnoteCharacters"/>
        </w:rPr>
      </w:pPr>
      <w:r w:rsidRPr="00C02468">
        <w:rPr>
          <w:rStyle w:val="EndnoteCharacters"/>
        </w:rPr>
        <w:t xml:space="preserve">Witte, H.J.L., van </w:t>
      </w:r>
      <w:proofErr w:type="spellStart"/>
      <w:r w:rsidRPr="00C02468">
        <w:rPr>
          <w:rStyle w:val="EndnoteCharacters"/>
        </w:rPr>
        <w:t>Gelder</w:t>
      </w:r>
      <w:proofErr w:type="spellEnd"/>
      <w:r w:rsidRPr="00C02468">
        <w:rPr>
          <w:rStyle w:val="EndnoteCharacters"/>
        </w:rPr>
        <w:t>, A.J., “Geothermal Response Tests Using Controlled Multi-Power Level Heating And Cooling Pulses (</w:t>
      </w:r>
      <w:proofErr w:type="spellStart"/>
      <w:r w:rsidRPr="00C02468">
        <w:rPr>
          <w:rStyle w:val="EndnoteCharacters"/>
        </w:rPr>
        <w:t>Mpl-Hcp</w:t>
      </w:r>
      <w:proofErr w:type="spellEnd"/>
      <w:r w:rsidRPr="00C02468">
        <w:rPr>
          <w:rStyle w:val="EndnoteCharacters"/>
        </w:rPr>
        <w:t>): Quantifying Ground Water Effects On Heat</w:t>
      </w:r>
      <w:proofErr w:type="gramStart"/>
      <w:r w:rsidRPr="00C02468">
        <w:rPr>
          <w:rStyle w:val="EndnoteCharacters"/>
        </w:rPr>
        <w:t>  Transport</w:t>
      </w:r>
      <w:proofErr w:type="gramEnd"/>
      <w:r w:rsidRPr="00C02468">
        <w:rPr>
          <w:rStyle w:val="EndnoteCharacters"/>
        </w:rPr>
        <w:t xml:space="preserve"> Around A Borehole Heat Exchanger”</w:t>
      </w:r>
      <w:r>
        <w:rPr>
          <w:rStyle w:val="EndnoteCharacters"/>
        </w:rPr>
        <w:t>.</w:t>
      </w:r>
      <w:r>
        <w:rPr>
          <w:rStyle w:val="EndnoteCharacters"/>
        </w:rPr>
        <w:br/>
      </w:r>
      <w:hyperlink r:id="rId7" w:history="1">
        <w:r w:rsidRPr="00055F8C">
          <w:rPr>
            <w:rStyle w:val="Hyperlink"/>
          </w:rPr>
          <w:t>https://intraweb.stockton.edu/eyos/energy_studies/content/docs/FINAL_PAPERS/10A-3.pdf</w:t>
        </w:r>
      </w:hyperlink>
    </w:p>
    <w:p w:rsidR="00FD0E2D" w:rsidRPr="00C02468" w:rsidRDefault="00FD0E2D" w:rsidP="009A7260">
      <w:pPr>
        <w:pStyle w:val="EndnoteText"/>
        <w:rPr>
          <w:rStyle w:val="EndnoteCharacters"/>
        </w:rPr>
      </w:pPr>
    </w:p>
  </w:endnote>
  <w:endnote w:id="10">
    <w:p w:rsidR="00FD0E2D" w:rsidRDefault="00FD0E2D" w:rsidP="009A7260">
      <w:pPr>
        <w:pStyle w:val="EndnoteText"/>
        <w:rPr>
          <w:rStyle w:val="EndnoteCharacters"/>
        </w:rPr>
      </w:pPr>
      <w:r>
        <w:rPr>
          <w:rStyle w:val="EndnoteReference"/>
        </w:rPr>
        <w:endnoteRef/>
      </w:r>
      <w:r>
        <w:t xml:space="preserve">  [de la </w:t>
      </w:r>
      <w:proofErr w:type="spellStart"/>
      <w:r>
        <w:t>Fuente</w:t>
      </w:r>
      <w:proofErr w:type="spellEnd"/>
      <w:r>
        <w:t xml:space="preserve"> 2011]</w:t>
      </w:r>
      <w:r>
        <w:br/>
      </w:r>
      <w:r w:rsidRPr="00C02468">
        <w:rPr>
          <w:rStyle w:val="EndnoteCharacters"/>
        </w:rPr>
        <w:t xml:space="preserve">de la </w:t>
      </w:r>
      <w:proofErr w:type="spellStart"/>
      <w:r w:rsidRPr="00C02468">
        <w:rPr>
          <w:rStyle w:val="EndnoteCharacters"/>
        </w:rPr>
        <w:t>Fuente</w:t>
      </w:r>
      <w:proofErr w:type="spellEnd"/>
      <w:r w:rsidRPr="00C02468">
        <w:rPr>
          <w:rStyle w:val="EndnoteCharacters"/>
        </w:rPr>
        <w:t xml:space="preserve">, D., </w:t>
      </w:r>
      <w:proofErr w:type="spellStart"/>
      <w:r w:rsidRPr="00C02468">
        <w:rPr>
          <w:rStyle w:val="EndnoteCharacters"/>
        </w:rPr>
        <w:t>Díaz</w:t>
      </w:r>
      <w:proofErr w:type="spellEnd"/>
      <w:r w:rsidRPr="00C02468">
        <w:rPr>
          <w:rStyle w:val="EndnoteCharacters"/>
        </w:rPr>
        <w:t xml:space="preserve">, I., </w:t>
      </w:r>
      <w:proofErr w:type="spellStart"/>
      <w:r w:rsidRPr="00C02468">
        <w:rPr>
          <w:rStyle w:val="EndnoteCharacters"/>
        </w:rPr>
        <w:t>Simancas</w:t>
      </w:r>
      <w:proofErr w:type="spellEnd"/>
      <w:r w:rsidRPr="00C02468">
        <w:rPr>
          <w:rStyle w:val="EndnoteCharacters"/>
        </w:rPr>
        <w:t xml:space="preserve">, J., Chico, B., </w:t>
      </w:r>
      <w:proofErr w:type="spellStart"/>
      <w:r w:rsidRPr="00C02468">
        <w:rPr>
          <w:rStyle w:val="EndnoteCharacters"/>
        </w:rPr>
        <w:t>Morcillo</w:t>
      </w:r>
      <w:proofErr w:type="spellEnd"/>
      <w:r w:rsidRPr="00C02468">
        <w:rPr>
          <w:rStyle w:val="EndnoteCharacters"/>
        </w:rPr>
        <w:t>, M.,  "Long-term atmospheric corrosion of mild steel", Corrosion Science, Volume 53, Issue 2, February 2011, Pages 604–617</w:t>
      </w:r>
      <w:r>
        <w:rPr>
          <w:rStyle w:val="EndnoteCharacters"/>
        </w:rPr>
        <w:br/>
      </w:r>
      <w:hyperlink r:id="rId8" w:history="1">
        <w:r w:rsidRPr="00055F8C">
          <w:rPr>
            <w:rStyle w:val="Hyperlink"/>
          </w:rPr>
          <w:t>http://www.sciencedirect.com/science/article/pii/S0010938X10005160</w:t>
        </w:r>
      </w:hyperlink>
    </w:p>
    <w:p w:rsidR="00FD0E2D" w:rsidRDefault="00FD0E2D" w:rsidP="009A7260">
      <w:pPr>
        <w:pStyle w:val="EndnoteText"/>
      </w:pPr>
    </w:p>
  </w:endnote>
  <w:endnote w:id="11">
    <w:p w:rsidR="00FD0E2D" w:rsidRPr="00C02468" w:rsidRDefault="00FD0E2D" w:rsidP="009A7260">
      <w:pPr>
        <w:pStyle w:val="EndnoteText"/>
        <w:rPr>
          <w:rStyle w:val="EndnoteCharacters"/>
        </w:rPr>
      </w:pPr>
      <w:r>
        <w:rPr>
          <w:rStyle w:val="EndnoteReference"/>
        </w:rPr>
        <w:endnoteRef/>
      </w:r>
      <w:r>
        <w:t xml:space="preserve"> [Box 1987 ]</w:t>
      </w:r>
      <w:r>
        <w:br/>
      </w:r>
      <w:proofErr w:type="gramStart"/>
      <w:r w:rsidRPr="00C02468">
        <w:rPr>
          <w:rStyle w:val="EndnoteCharacters"/>
        </w:rPr>
        <w:t>Box, GEP and Draper, N. “Empirical Model-Building and Response Surfaces”, Wiley (1987).</w:t>
      </w:r>
      <w:proofErr w:type="gramEnd"/>
    </w:p>
    <w:p w:rsidR="00FD0E2D" w:rsidRDefault="00FD0E2D" w:rsidP="009A7260">
      <w:pPr>
        <w:pStyle w:val="EndnoteText"/>
      </w:pPr>
    </w:p>
    <w:p w:rsidR="00FD0E2D" w:rsidRDefault="00FD0E2D" w:rsidP="009A7260">
      <w:pPr>
        <w:pStyle w:val="EndnoteText"/>
      </w:pPr>
      <w:r>
        <w:t>Other refs, IBM diffusion and scaling</w:t>
      </w:r>
    </w:p>
    <w:p w:rsidR="00FD0E2D" w:rsidRDefault="00FD0E2D" w:rsidP="009A7260">
      <w:pPr>
        <w:pStyle w:val="EndnoteText"/>
      </w:pPr>
    </w:p>
    <w:p w:rsidR="00FD0E2D" w:rsidRDefault="00FD0E2D" w:rsidP="009A7260">
      <w:pPr>
        <w:pStyle w:val="EndnoteText"/>
      </w:pPr>
    </w:p>
    <w:p w:rsidR="00FD0E2D" w:rsidRDefault="00FD0E2D" w:rsidP="009A7260">
      <w:pPr>
        <w:pStyle w:val="EndnoteText"/>
      </w:pP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E2D" w:rsidRPr="00FC03DA" w:rsidRDefault="00FD0E2D" w:rsidP="00FC03DA">
    <w:r w:rsidRPr="00FB1C62">
      <w:rPr>
        <w:sz w:val="16"/>
        <w:szCs w:val="16"/>
      </w:rPr>
      <w:t xml:space="preserve">© 2012 BAE Systems. </w:t>
    </w:r>
    <w:r w:rsidRPr="007C037F">
      <w:rPr>
        <w:sz w:val="16"/>
        <w:szCs w:val="16"/>
      </w:rPr>
      <w:t>Distribution Statement A. Approved for Public Release; Distribution Unlimited.</w:t>
    </w:r>
    <w:r>
      <w:rPr>
        <w:sz w:val="16"/>
        <w:szCs w:val="16"/>
      </w:rPr>
      <w:t xml:space="preserve"> </w:t>
    </w:r>
    <w:r w:rsidRPr="007C037F">
      <w:rPr>
        <w:sz w:val="16"/>
        <w:szCs w:val="16"/>
      </w:rPr>
      <w:t>The views expressed are those of the author and do not reflect the official policy or position of the Department of Defense or the U.S. Government.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34AA" w:rsidRDefault="000F34AA" w:rsidP="009A7260">
      <w:r>
        <w:separator/>
      </w:r>
    </w:p>
  </w:footnote>
  <w:footnote w:type="continuationSeparator" w:id="0">
    <w:p w:rsidR="000F34AA" w:rsidRDefault="000F34AA" w:rsidP="009A72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alias w:val="Title"/>
      <w:id w:val="77547040"/>
      <w:placeholder>
        <w:docPart w:val="69584EC0B01946D29D13118433780A08"/>
      </w:placeholder>
      <w:dataBinding w:prefixMappings="xmlns:ns0='http://schemas.openxmlformats.org/package/2006/metadata/core-properties' xmlns:ns1='http://purl.org/dc/elements/1.1/'" w:xpath="/ns0:coreProperties[1]/ns1:title[1]" w:storeItemID="{6C3C8BC8-F283-45AE-878A-BAB7291924A1}"/>
      <w:text/>
    </w:sdtPr>
    <w:sdtContent>
      <w:p w:rsidR="00FD0E2D" w:rsidRDefault="00FD0E2D">
        <w:pPr>
          <w:pStyle w:val="Header"/>
          <w:pBdr>
            <w:between w:val="single" w:sz="4" w:space="1" w:color="4F81BD" w:themeColor="accent1"/>
          </w:pBdr>
          <w:spacing w:line="276" w:lineRule="auto"/>
          <w:jc w:val="center"/>
        </w:pPr>
        <w:r>
          <w:t>Volume 3: Dispersion Characterization</w:t>
        </w:r>
      </w:p>
    </w:sdtContent>
  </w:sdt>
  <w:sdt>
    <w:sdtPr>
      <w:alias w:val="Date"/>
      <w:id w:val="77547044"/>
      <w:placeholder>
        <w:docPart w:val="E65D84E0D2804DB8895E3B495338031E"/>
      </w:placeholder>
      <w:dataBinding w:prefixMappings="xmlns:ns0='http://schemas.microsoft.com/office/2006/coverPageProps'" w:xpath="/ns0:CoverPageProperties[1]/ns0:PublishDate[1]" w:storeItemID="{55AF091B-3C7A-41E3-B477-F2FDAA23CFDA}"/>
      <w:date w:fullDate="2013-01-15T00:00:00Z">
        <w:dateFormat w:val="MMMM d, yyyy"/>
        <w:lid w:val="en-US"/>
        <w:storeMappedDataAs w:val="dateTime"/>
        <w:calendar w:val="gregorian"/>
      </w:date>
    </w:sdtPr>
    <w:sdtContent>
      <w:p w:rsidR="00FD0E2D" w:rsidRDefault="00FD0E2D">
        <w:pPr>
          <w:pStyle w:val="Header"/>
          <w:pBdr>
            <w:between w:val="single" w:sz="4" w:space="1" w:color="4F81BD" w:themeColor="accent1"/>
          </w:pBdr>
          <w:spacing w:line="276" w:lineRule="auto"/>
          <w:jc w:val="center"/>
        </w:pPr>
        <w:del w:id="148" w:author="pukitepa" w:date="2013-01-15T10:15:00Z">
          <w:r w:rsidDel="00281CDE">
            <w:delText>August 8, 2012</w:delText>
          </w:r>
        </w:del>
        <w:ins w:id="149" w:author="steven.bankes" w:date="2012-12-24T13:43:00Z">
          <w:del w:id="150" w:author="pukitepa" w:date="2013-01-15T10:15:00Z">
            <w:r w:rsidDel="00281CDE">
              <w:delText>December 20, 2012</w:delText>
            </w:r>
          </w:del>
        </w:ins>
        <w:ins w:id="151" w:author="pukitepa" w:date="2013-01-15T10:15:00Z">
          <w:r w:rsidR="00281CDE">
            <w:t>January 15, 2013</w:t>
          </w:r>
        </w:ins>
      </w:p>
    </w:sdtContent>
  </w:sdt>
  <w:p w:rsidR="00FD0E2D" w:rsidRDefault="00FD0E2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1074AD7A"/>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start w:val="1"/>
      <w:numFmt w:val="none"/>
      <w:pStyle w:val="Heading5"/>
      <w:lvlText w:val=""/>
      <w:legacy w:legacy="1" w:legacySpace="0" w:legacyIndent="0"/>
      <w:lvlJc w:val="left"/>
    </w:lvl>
    <w:lvl w:ilvl="5">
      <w:start w:val="1"/>
      <w:numFmt w:val="none"/>
      <w:pStyle w:val="Heading6"/>
      <w:lvlText w:val=""/>
      <w:legacy w:legacy="1" w:legacySpace="0" w:legacyIndent="0"/>
      <w:lvlJc w:val="left"/>
    </w:lvl>
    <w:lvl w:ilvl="6">
      <w:start w:val="1"/>
      <w:numFmt w:val="none"/>
      <w:pStyle w:val="Heading7"/>
      <w:lvlText w:val=""/>
      <w:legacy w:legacy="1" w:legacySpace="0" w:legacyIndent="0"/>
      <w:lvlJc w:val="left"/>
    </w:lvl>
    <w:lvl w:ilvl="7">
      <w:start w:val="1"/>
      <w:numFmt w:val="none"/>
      <w:pStyle w:val="Heading8"/>
      <w:lvlText w:val=""/>
      <w:legacy w:legacy="1" w:legacySpace="0" w:legacyIndent="0"/>
      <w:lvlJc w:val="left"/>
    </w:lvl>
    <w:lvl w:ilvl="8">
      <w:start w:val="1"/>
      <w:numFmt w:val="none"/>
      <w:pStyle w:val="Heading9"/>
      <w:lvlText w:val=""/>
      <w:legacy w:legacy="1" w:legacySpace="0" w:legacyIndent="0"/>
      <w:lvlJc w:val="left"/>
    </w:lvl>
  </w:abstractNum>
  <w:abstractNum w:abstractNumId="1">
    <w:nsid w:val="74483A5B"/>
    <w:multiLevelType w:val="hybridMultilevel"/>
    <w:tmpl w:val="C82CC950"/>
    <w:lvl w:ilvl="0" w:tplc="946443EA">
      <w:start w:val="1"/>
      <w:numFmt w:val="bullet"/>
      <w:pStyle w:val="Bullete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revisionView w:markup="0"/>
  <w:trackRevisions/>
  <w:defaultTabStop w:val="720"/>
  <w:characterSpacingControl w:val="doNotCompress"/>
  <w:footnotePr>
    <w:footnote w:id="-1"/>
    <w:footnote w:id="0"/>
  </w:footnotePr>
  <w:endnotePr>
    <w:numFmt w:val="decimal"/>
    <w:endnote w:id="-1"/>
    <w:endnote w:id="0"/>
  </w:endnotePr>
  <w:compat/>
  <w:rsids>
    <w:rsidRoot w:val="009A7260"/>
    <w:rsid w:val="00067530"/>
    <w:rsid w:val="000B249F"/>
    <w:rsid w:val="000C6E7F"/>
    <w:rsid w:val="000F34AA"/>
    <w:rsid w:val="001A5E79"/>
    <w:rsid w:val="001A78D2"/>
    <w:rsid w:val="001C6C45"/>
    <w:rsid w:val="001E3FDC"/>
    <w:rsid w:val="00202F28"/>
    <w:rsid w:val="00206F6E"/>
    <w:rsid w:val="00210DA0"/>
    <w:rsid w:val="00240952"/>
    <w:rsid w:val="00281CDE"/>
    <w:rsid w:val="00293082"/>
    <w:rsid w:val="002E4FFC"/>
    <w:rsid w:val="003C2E6A"/>
    <w:rsid w:val="003E322F"/>
    <w:rsid w:val="003F16BF"/>
    <w:rsid w:val="00421B16"/>
    <w:rsid w:val="004713B6"/>
    <w:rsid w:val="00473F79"/>
    <w:rsid w:val="004E1536"/>
    <w:rsid w:val="00504470"/>
    <w:rsid w:val="005A5F46"/>
    <w:rsid w:val="005E584B"/>
    <w:rsid w:val="00614031"/>
    <w:rsid w:val="00640767"/>
    <w:rsid w:val="00646184"/>
    <w:rsid w:val="007614B5"/>
    <w:rsid w:val="007736B8"/>
    <w:rsid w:val="007C1247"/>
    <w:rsid w:val="00836F9B"/>
    <w:rsid w:val="008B1FCF"/>
    <w:rsid w:val="00904451"/>
    <w:rsid w:val="00910D26"/>
    <w:rsid w:val="009A7260"/>
    <w:rsid w:val="00A61C5B"/>
    <w:rsid w:val="00AF37DD"/>
    <w:rsid w:val="00B8165A"/>
    <w:rsid w:val="00BD426A"/>
    <w:rsid w:val="00BF249E"/>
    <w:rsid w:val="00BF5731"/>
    <w:rsid w:val="00C4546C"/>
    <w:rsid w:val="00C604A8"/>
    <w:rsid w:val="00C76E69"/>
    <w:rsid w:val="00CA0335"/>
    <w:rsid w:val="00CE3C2D"/>
    <w:rsid w:val="00D24A5C"/>
    <w:rsid w:val="00D70688"/>
    <w:rsid w:val="00DA594D"/>
    <w:rsid w:val="00DD272F"/>
    <w:rsid w:val="00DD6FE6"/>
    <w:rsid w:val="00E04190"/>
    <w:rsid w:val="00E7318F"/>
    <w:rsid w:val="00EC3474"/>
    <w:rsid w:val="00F17472"/>
    <w:rsid w:val="00FA3368"/>
    <w:rsid w:val="00FB62EC"/>
    <w:rsid w:val="00FC03DA"/>
    <w:rsid w:val="00FC18A0"/>
    <w:rsid w:val="00FC3497"/>
    <w:rsid w:val="00FD0E2D"/>
    <w:rsid w:val="00FE4F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260"/>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9A7260"/>
    <w:pPr>
      <w:numPr>
        <w:numId w:val="1"/>
      </w:numPr>
      <w:outlineLvl w:val="0"/>
    </w:pPr>
  </w:style>
  <w:style w:type="paragraph" w:styleId="Heading2">
    <w:name w:val="heading 2"/>
    <w:basedOn w:val="Normal"/>
    <w:next w:val="Normal"/>
    <w:link w:val="Heading2Char"/>
    <w:qFormat/>
    <w:rsid w:val="009A7260"/>
    <w:pPr>
      <w:numPr>
        <w:ilvl w:val="1"/>
        <w:numId w:val="1"/>
      </w:numPr>
      <w:outlineLvl w:val="1"/>
    </w:pPr>
  </w:style>
  <w:style w:type="paragraph" w:styleId="Heading3">
    <w:name w:val="heading 3"/>
    <w:basedOn w:val="Normal"/>
    <w:next w:val="Normal"/>
    <w:link w:val="Heading3Char"/>
    <w:qFormat/>
    <w:rsid w:val="009A7260"/>
    <w:pPr>
      <w:numPr>
        <w:ilvl w:val="2"/>
        <w:numId w:val="1"/>
      </w:numPr>
      <w:outlineLvl w:val="2"/>
    </w:pPr>
  </w:style>
  <w:style w:type="paragraph" w:styleId="Heading4">
    <w:name w:val="heading 4"/>
    <w:basedOn w:val="Normal"/>
    <w:next w:val="Normal"/>
    <w:link w:val="Heading4Char"/>
    <w:qFormat/>
    <w:rsid w:val="009A7260"/>
    <w:pPr>
      <w:numPr>
        <w:ilvl w:val="3"/>
        <w:numId w:val="1"/>
      </w:numPr>
      <w:outlineLvl w:val="3"/>
    </w:pPr>
  </w:style>
  <w:style w:type="paragraph" w:styleId="Heading5">
    <w:name w:val="heading 5"/>
    <w:basedOn w:val="Normal"/>
    <w:next w:val="Normal"/>
    <w:link w:val="Heading5Char"/>
    <w:qFormat/>
    <w:rsid w:val="009A7260"/>
    <w:pPr>
      <w:numPr>
        <w:ilvl w:val="4"/>
        <w:numId w:val="1"/>
      </w:numPr>
      <w:outlineLvl w:val="4"/>
    </w:pPr>
  </w:style>
  <w:style w:type="paragraph" w:styleId="Heading6">
    <w:name w:val="heading 6"/>
    <w:basedOn w:val="Normal"/>
    <w:next w:val="Normal"/>
    <w:link w:val="Heading6Char"/>
    <w:qFormat/>
    <w:rsid w:val="009A7260"/>
    <w:pPr>
      <w:numPr>
        <w:ilvl w:val="5"/>
        <w:numId w:val="1"/>
      </w:numPr>
      <w:outlineLvl w:val="5"/>
    </w:pPr>
  </w:style>
  <w:style w:type="paragraph" w:styleId="Heading7">
    <w:name w:val="heading 7"/>
    <w:basedOn w:val="Normal"/>
    <w:next w:val="Normal"/>
    <w:link w:val="Heading7Char"/>
    <w:qFormat/>
    <w:rsid w:val="009A7260"/>
    <w:pPr>
      <w:numPr>
        <w:ilvl w:val="6"/>
        <w:numId w:val="1"/>
      </w:numPr>
      <w:outlineLvl w:val="6"/>
    </w:pPr>
  </w:style>
  <w:style w:type="paragraph" w:styleId="Heading8">
    <w:name w:val="heading 8"/>
    <w:basedOn w:val="Normal"/>
    <w:next w:val="Normal"/>
    <w:link w:val="Heading8Char"/>
    <w:qFormat/>
    <w:rsid w:val="009A7260"/>
    <w:pPr>
      <w:numPr>
        <w:ilvl w:val="7"/>
        <w:numId w:val="1"/>
      </w:numPr>
      <w:outlineLvl w:val="7"/>
    </w:pPr>
  </w:style>
  <w:style w:type="paragraph" w:styleId="Heading9">
    <w:name w:val="heading 9"/>
    <w:basedOn w:val="Normal"/>
    <w:next w:val="Normal"/>
    <w:link w:val="Heading9Char"/>
    <w:qFormat/>
    <w:rsid w:val="009A7260"/>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7260"/>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9A7260"/>
    <w:rPr>
      <w:rFonts w:ascii="Times New Roman" w:eastAsia="Times New Roman" w:hAnsi="Times New Roman" w:cs="Times New Roman"/>
      <w:sz w:val="20"/>
      <w:szCs w:val="20"/>
    </w:rPr>
  </w:style>
  <w:style w:type="character" w:customStyle="1" w:styleId="Heading3Char">
    <w:name w:val="Heading 3 Char"/>
    <w:basedOn w:val="DefaultParagraphFont"/>
    <w:link w:val="Heading3"/>
    <w:rsid w:val="009A7260"/>
    <w:rPr>
      <w:rFonts w:ascii="Times New Roman" w:eastAsia="Times New Roman" w:hAnsi="Times New Roman" w:cs="Times New Roman"/>
      <w:sz w:val="20"/>
      <w:szCs w:val="20"/>
    </w:rPr>
  </w:style>
  <w:style w:type="character" w:customStyle="1" w:styleId="Heading4Char">
    <w:name w:val="Heading 4 Char"/>
    <w:basedOn w:val="DefaultParagraphFont"/>
    <w:link w:val="Heading4"/>
    <w:rsid w:val="009A7260"/>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9A7260"/>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9A7260"/>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9A7260"/>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7260"/>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9A7260"/>
    <w:rPr>
      <w:rFonts w:ascii="Times New Roman" w:eastAsia="Times New Roman" w:hAnsi="Times New Roman" w:cs="Times New Roman"/>
      <w:sz w:val="20"/>
      <w:szCs w:val="20"/>
    </w:rPr>
  </w:style>
  <w:style w:type="character" w:customStyle="1" w:styleId="ChapterNumber">
    <w:name w:val="ChapterNumber"/>
    <w:rsid w:val="009A7260"/>
    <w:rPr>
      <w:rFonts w:ascii="Arial" w:hAnsi="Arial"/>
      <w:b/>
      <w:sz w:val="20"/>
    </w:rPr>
  </w:style>
  <w:style w:type="character" w:styleId="FootnoteReference">
    <w:name w:val="footnote reference"/>
    <w:semiHidden/>
    <w:rsid w:val="009A7260"/>
    <w:rPr>
      <w:vertAlign w:val="superscript"/>
    </w:rPr>
  </w:style>
  <w:style w:type="character" w:styleId="EndnoteReference">
    <w:name w:val="endnote reference"/>
    <w:semiHidden/>
    <w:rsid w:val="009A7260"/>
    <w:rPr>
      <w:vertAlign w:val="superscript"/>
    </w:rPr>
  </w:style>
  <w:style w:type="character" w:customStyle="1" w:styleId="EndnoteCharacters">
    <w:name w:val="Endnote Characters"/>
    <w:rsid w:val="009A7260"/>
  </w:style>
  <w:style w:type="paragraph" w:styleId="Caption">
    <w:name w:val="caption"/>
    <w:basedOn w:val="Normal"/>
    <w:qFormat/>
    <w:rsid w:val="009A7260"/>
    <w:pPr>
      <w:suppressLineNumbers/>
      <w:spacing w:before="120" w:after="120"/>
      <w:ind w:left="720" w:right="720"/>
      <w:jc w:val="both"/>
    </w:pPr>
    <w:rPr>
      <w:i/>
    </w:rPr>
  </w:style>
  <w:style w:type="paragraph" w:customStyle="1" w:styleId="Appendix">
    <w:name w:val="Appendix"/>
    <w:basedOn w:val="Normal"/>
    <w:rsid w:val="009A7260"/>
    <w:pPr>
      <w:keepNext/>
      <w:tabs>
        <w:tab w:val="left" w:pos="2332"/>
      </w:tabs>
      <w:spacing w:after="120" w:line="360" w:lineRule="atLeast"/>
      <w:ind w:left="2333" w:right="2160" w:hanging="2333"/>
    </w:pPr>
    <w:rPr>
      <w:b/>
      <w:color w:val="000000"/>
      <w:sz w:val="32"/>
    </w:rPr>
  </w:style>
  <w:style w:type="paragraph" w:customStyle="1" w:styleId="Body">
    <w:name w:val="Body"/>
    <w:basedOn w:val="Normal"/>
    <w:rsid w:val="009A7260"/>
    <w:pPr>
      <w:spacing w:before="240" w:after="120"/>
    </w:pPr>
    <w:rPr>
      <w:color w:val="000000"/>
      <w:sz w:val="22"/>
    </w:rPr>
  </w:style>
  <w:style w:type="paragraph" w:customStyle="1" w:styleId="BodyAfterHead">
    <w:name w:val="BodyAfterHead"/>
    <w:basedOn w:val="Normal"/>
    <w:rsid w:val="00FE4FF7"/>
    <w:pPr>
      <w:spacing w:after="120"/>
    </w:pPr>
    <w:rPr>
      <w:color w:val="000000"/>
      <w:sz w:val="22"/>
    </w:rPr>
  </w:style>
  <w:style w:type="paragraph" w:customStyle="1" w:styleId="Bulleted">
    <w:name w:val="Bulleted"/>
    <w:basedOn w:val="Normal"/>
    <w:rsid w:val="009A7260"/>
    <w:pPr>
      <w:numPr>
        <w:numId w:val="2"/>
      </w:numPr>
      <w:tabs>
        <w:tab w:val="left" w:pos="273"/>
      </w:tabs>
      <w:spacing w:before="60"/>
    </w:pPr>
    <w:rPr>
      <w:color w:val="000000"/>
    </w:rPr>
  </w:style>
  <w:style w:type="paragraph" w:customStyle="1" w:styleId="ChapterTitle">
    <w:name w:val="ChapterTitle"/>
    <w:basedOn w:val="Normal"/>
    <w:autoRedefine/>
    <w:rsid w:val="00281CDE"/>
    <w:pPr>
      <w:keepNext/>
      <w:widowControl w:val="0"/>
      <w:tabs>
        <w:tab w:val="left" w:pos="-1310"/>
        <w:tab w:val="left" w:pos="2332"/>
      </w:tabs>
      <w:spacing w:after="400" w:line="360" w:lineRule="atLeast"/>
      <w:jc w:val="center"/>
    </w:pPr>
    <w:rPr>
      <w:rFonts w:ascii="Arial" w:hAnsi="Arial"/>
      <w:i/>
      <w:noProof/>
      <w:color w:val="000000"/>
      <w:sz w:val="40"/>
    </w:rPr>
  </w:style>
  <w:style w:type="paragraph" w:customStyle="1" w:styleId="Extract">
    <w:name w:val="Extract"/>
    <w:basedOn w:val="Normal"/>
    <w:rsid w:val="009A7260"/>
    <w:pPr>
      <w:pBdr>
        <w:top w:val="single" w:sz="4" w:space="1" w:color="auto"/>
        <w:left w:val="single" w:sz="4" w:space="4" w:color="auto"/>
        <w:bottom w:val="single" w:sz="4" w:space="1" w:color="auto"/>
        <w:right w:val="single" w:sz="4" w:space="4" w:color="auto"/>
      </w:pBdr>
      <w:spacing w:before="140"/>
      <w:ind w:left="360" w:right="360"/>
    </w:pPr>
    <w:rPr>
      <w:rFonts w:ascii="Arial" w:hAnsi="Arial"/>
      <w:color w:val="000000"/>
      <w:sz w:val="18"/>
    </w:rPr>
  </w:style>
  <w:style w:type="paragraph" w:customStyle="1" w:styleId="Figure">
    <w:name w:val="Figure"/>
    <w:basedOn w:val="Normal"/>
    <w:rsid w:val="009A7260"/>
    <w:pPr>
      <w:spacing w:before="200" w:after="220"/>
      <w:ind w:left="273"/>
      <w:jc w:val="center"/>
    </w:pPr>
    <w:rPr>
      <w:rFonts w:ascii="Arial" w:hAnsi="Arial"/>
      <w:color w:val="000000"/>
      <w:sz w:val="16"/>
    </w:rPr>
  </w:style>
  <w:style w:type="paragraph" w:styleId="FootnoteText">
    <w:name w:val="footnote text"/>
    <w:basedOn w:val="Normal"/>
    <w:link w:val="FootnoteTextChar"/>
    <w:semiHidden/>
    <w:rsid w:val="009A7260"/>
    <w:pPr>
      <w:suppressLineNumbers/>
      <w:ind w:left="283" w:hanging="283"/>
    </w:pPr>
  </w:style>
  <w:style w:type="character" w:customStyle="1" w:styleId="FootnoteTextChar">
    <w:name w:val="Footnote Text Char"/>
    <w:basedOn w:val="DefaultParagraphFont"/>
    <w:link w:val="FootnoteText"/>
    <w:semiHidden/>
    <w:rsid w:val="009A7260"/>
    <w:rPr>
      <w:rFonts w:ascii="Times New Roman" w:eastAsia="Times New Roman" w:hAnsi="Times New Roman" w:cs="Times New Roman"/>
      <w:sz w:val="20"/>
      <w:szCs w:val="20"/>
    </w:rPr>
  </w:style>
  <w:style w:type="paragraph" w:customStyle="1" w:styleId="HeadingRunIn">
    <w:name w:val="HeadingRunIn"/>
    <w:basedOn w:val="Normal"/>
    <w:rsid w:val="009A7260"/>
    <w:pPr>
      <w:keepNext/>
      <w:spacing w:before="240" w:after="120"/>
    </w:pPr>
    <w:rPr>
      <w:b/>
      <w:color w:val="000000"/>
    </w:rPr>
  </w:style>
  <w:style w:type="table" w:styleId="TableGrid">
    <w:name w:val="Table Grid"/>
    <w:basedOn w:val="TableNormal"/>
    <w:uiPriority w:val="59"/>
    <w:rsid w:val="009A726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A7260"/>
  </w:style>
  <w:style w:type="character" w:customStyle="1" w:styleId="EndnoteTextChar">
    <w:name w:val="Endnote Text Char"/>
    <w:basedOn w:val="DefaultParagraphFont"/>
    <w:link w:val="EndnoteText"/>
    <w:uiPriority w:val="99"/>
    <w:semiHidden/>
    <w:rsid w:val="009A726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A7260"/>
    <w:rPr>
      <w:color w:val="0000FF" w:themeColor="hyperlink"/>
      <w:u w:val="single"/>
    </w:rPr>
  </w:style>
  <w:style w:type="paragraph" w:styleId="BalloonText">
    <w:name w:val="Balloon Text"/>
    <w:basedOn w:val="Normal"/>
    <w:link w:val="BalloonTextChar"/>
    <w:uiPriority w:val="99"/>
    <w:semiHidden/>
    <w:unhideWhenUsed/>
    <w:rsid w:val="009A7260"/>
    <w:rPr>
      <w:rFonts w:ascii="Tahoma" w:hAnsi="Tahoma" w:cs="Tahoma"/>
      <w:sz w:val="16"/>
      <w:szCs w:val="16"/>
    </w:rPr>
  </w:style>
  <w:style w:type="character" w:customStyle="1" w:styleId="BalloonTextChar">
    <w:name w:val="Balloon Text Char"/>
    <w:basedOn w:val="DefaultParagraphFont"/>
    <w:link w:val="BalloonText"/>
    <w:uiPriority w:val="99"/>
    <w:semiHidden/>
    <w:rsid w:val="009A7260"/>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C6E7F"/>
    <w:rPr>
      <w:sz w:val="16"/>
      <w:szCs w:val="16"/>
    </w:rPr>
  </w:style>
  <w:style w:type="paragraph" w:styleId="CommentText">
    <w:name w:val="annotation text"/>
    <w:basedOn w:val="Normal"/>
    <w:link w:val="CommentTextChar"/>
    <w:uiPriority w:val="99"/>
    <w:semiHidden/>
    <w:unhideWhenUsed/>
    <w:rsid w:val="000C6E7F"/>
  </w:style>
  <w:style w:type="character" w:customStyle="1" w:styleId="CommentTextChar">
    <w:name w:val="Comment Text Char"/>
    <w:basedOn w:val="DefaultParagraphFont"/>
    <w:link w:val="CommentText"/>
    <w:uiPriority w:val="99"/>
    <w:semiHidden/>
    <w:rsid w:val="000C6E7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6E7F"/>
    <w:rPr>
      <w:b/>
      <w:bCs/>
    </w:rPr>
  </w:style>
  <w:style w:type="character" w:customStyle="1" w:styleId="CommentSubjectChar">
    <w:name w:val="Comment Subject Char"/>
    <w:basedOn w:val="CommentTextChar"/>
    <w:link w:val="CommentSubject"/>
    <w:uiPriority w:val="99"/>
    <w:semiHidden/>
    <w:rsid w:val="000C6E7F"/>
    <w:rPr>
      <w:b/>
      <w:bCs/>
    </w:rPr>
  </w:style>
  <w:style w:type="paragraph" w:styleId="Header">
    <w:name w:val="header"/>
    <w:basedOn w:val="Normal"/>
    <w:link w:val="HeaderChar"/>
    <w:uiPriority w:val="99"/>
    <w:unhideWhenUsed/>
    <w:rsid w:val="001A78D2"/>
    <w:pPr>
      <w:tabs>
        <w:tab w:val="center" w:pos="4680"/>
        <w:tab w:val="right" w:pos="9360"/>
      </w:tabs>
    </w:pPr>
  </w:style>
  <w:style w:type="character" w:customStyle="1" w:styleId="HeaderChar">
    <w:name w:val="Header Char"/>
    <w:basedOn w:val="DefaultParagraphFont"/>
    <w:link w:val="Header"/>
    <w:uiPriority w:val="99"/>
    <w:rsid w:val="001A78D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1A78D2"/>
    <w:pPr>
      <w:tabs>
        <w:tab w:val="center" w:pos="4680"/>
        <w:tab w:val="right" w:pos="9360"/>
      </w:tabs>
    </w:pPr>
  </w:style>
  <w:style w:type="character" w:customStyle="1" w:styleId="FooterChar">
    <w:name w:val="Footer Char"/>
    <w:basedOn w:val="DefaultParagraphFont"/>
    <w:link w:val="Footer"/>
    <w:uiPriority w:val="99"/>
    <w:rsid w:val="001A78D2"/>
    <w:rPr>
      <w:rFonts w:ascii="Times New Roman" w:eastAsia="Times New Roman" w:hAnsi="Times New Roman" w:cs="Times New Roman"/>
      <w:sz w:val="20"/>
      <w:szCs w:val="20"/>
    </w:rPr>
  </w:style>
  <w:style w:type="paragraph" w:customStyle="1" w:styleId="Authoraffiliation">
    <w:name w:val="Author_affiliation"/>
    <w:basedOn w:val="Normal"/>
    <w:qFormat/>
    <w:rsid w:val="00293082"/>
    <w:pPr>
      <w:jc w:val="center"/>
    </w:pPr>
  </w:style>
</w:styles>
</file>

<file path=word/webSettings.xml><?xml version="1.0" encoding="utf-8"?>
<w:webSettings xmlns:r="http://schemas.openxmlformats.org/officeDocument/2006/relationships" xmlns:w="http://schemas.openxmlformats.org/wordprocessingml/2006/main">
  <w:divs>
    <w:div w:id="173723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3.emf"/><Relationship Id="rId42"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hart" Target="charts/chart1.xml"/><Relationship Id="rId33" Type="http://schemas.openxmlformats.org/officeDocument/2006/relationships/image" Target="media/image22.emf"/><Relationship Id="rId38" Type="http://schemas.openxmlformats.org/officeDocument/2006/relationships/chart" Target="charts/chart6.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hyperlink" Target="http://www.groenholland.com/nl/consultancy/site_testing_and_characterisation/trial_borehole_and_trt.php" TargetMode="External"/><Relationship Id="rId37" Type="http://schemas.openxmlformats.org/officeDocument/2006/relationships/chart" Target="charts/chart5.xml"/><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chart" Target="charts/chart2.xml"/><Relationship Id="rId36" Type="http://schemas.openxmlformats.org/officeDocument/2006/relationships/chart" Target="charts/chart4.xml"/><Relationship Id="rId10" Type="http://schemas.openxmlformats.org/officeDocument/2006/relationships/comments" Target="comments.xml"/><Relationship Id="rId19" Type="http://schemas.openxmlformats.org/officeDocument/2006/relationships/image" Target="media/image9.png"/><Relationship Id="rId31" Type="http://schemas.openxmlformats.org/officeDocument/2006/relationships/chart" Target="charts/chart3.xml"/><Relationship Id="rId4" Type="http://schemas.openxmlformats.org/officeDocument/2006/relationships/styles" Target="styles.xml"/><Relationship Id="rId9" Type="http://schemas.openxmlformats.org/officeDocument/2006/relationships/hyperlink" Target="mailto:paul.pukite@baesystems.com" TargetMode="Externa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gif"/><Relationship Id="rId43" Type="http://schemas.openxmlformats.org/officeDocument/2006/relationships/theme" Target="theme/theme1.xml"/></Relationships>
</file>

<file path=word/_rels/endnotes.xml.rels><?xml version="1.0" encoding="UTF-8" standalone="yes"?>
<Relationships xmlns="http://schemas.openxmlformats.org/package/2006/relationships"><Relationship Id="rId8" Type="http://schemas.openxmlformats.org/officeDocument/2006/relationships/hyperlink" Target="http://www.sciencedirect.com/science/article/pii/S0010938X10005160" TargetMode="External"/><Relationship Id="rId3" Type="http://schemas.openxmlformats.org/officeDocument/2006/relationships/hyperlink" Target="http://books.google.com/books/about/The_Oil_Conundrum.html?id=mmmWZwEACAAJ" TargetMode="External"/><Relationship Id="rId7" Type="http://schemas.openxmlformats.org/officeDocument/2006/relationships/hyperlink" Target="https://intraweb.stockton.edu/eyos/energy_studies/content/docs/FINAL_PAPERS/10A-3.pdf" TargetMode="External"/><Relationship Id="rId2" Type="http://schemas.openxmlformats.org/officeDocument/2006/relationships/hyperlink" Target="http://www.sciencedirect.com/science/article/pii/S0927025602001994" TargetMode="External"/><Relationship Id="rId1" Type="http://schemas.openxmlformats.org/officeDocument/2006/relationships/hyperlink" Target="http://webhost.ua.ac.be/plasma/pdf_papers/jpcc11can.pdf" TargetMode="External"/><Relationship Id="rId6" Type="http://schemas.openxmlformats.org/officeDocument/2006/relationships/hyperlink" Target="http://www.groenholland.nl/download/Ashrae-108-1.pdf" TargetMode="External"/><Relationship Id="rId5" Type="http://schemas.openxmlformats.org/officeDocument/2006/relationships/hyperlink" Target="http://www.compadre.org/advlabs/tcal/files/SullivanM9Paper.pdf" TargetMode="External"/><Relationship Id="rId4" Type="http://schemas.openxmlformats.org/officeDocument/2006/relationships/hyperlink" Target="http://arxiv.org/pdf/cond-mat/9901335.pdf"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Users\pukitepa\Documents\context\dispersive_diffusion\thermal-diffusion.xlsx" TargetMode="External"/><Relationship Id="rId1" Type="http://schemas.openxmlformats.org/officeDocument/2006/relationships/image" Target="../media/image15.gif"/></Relationships>
</file>

<file path=word/charts/_rels/chart2.xml.rels><?xml version="1.0" encoding="UTF-8" standalone="yes"?>
<Relationships xmlns="http://schemas.openxmlformats.org/package/2006/relationships"><Relationship Id="rId2" Type="http://schemas.openxmlformats.org/officeDocument/2006/relationships/oleObject" Target="file:///C:\Users\pukitepa\Documents\context\dispersive_diffusion\thermal-diffusion.xlsx" TargetMode="External"/><Relationship Id="rId1" Type="http://schemas.openxmlformats.org/officeDocument/2006/relationships/image" Target="../media/image18.gif"/></Relationships>
</file>

<file path=word/charts/_rels/chart3.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C:\Users\pukitepa\Documents\thermal.xlsx" TargetMode="External"/><Relationship Id="rId1" Type="http://schemas.openxmlformats.org/officeDocument/2006/relationships/image" Target="../media/image21.gif"/></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pukitepa\Documents\context\dispersive_diffusion\corrosion.xlsx" TargetMode="External"/></Relationships>
</file>

<file path=word/charts/_rels/chart5.xml.rels><?xml version="1.0" encoding="UTF-8" standalone="yes"?>
<Relationships xmlns="http://schemas.openxmlformats.org/package/2006/relationships"><Relationship Id="rId3" Type="http://schemas.openxmlformats.org/officeDocument/2006/relationships/chartUserShapes" Target="../drawings/drawing3.xml"/><Relationship Id="rId2" Type="http://schemas.openxmlformats.org/officeDocument/2006/relationships/oleObject" Target="file:///C:\Users\pukitepa\Documents\context\dispersive_diffusion\corrosion.xlsx" TargetMode="External"/><Relationship Id="rId1" Type="http://schemas.openxmlformats.org/officeDocument/2006/relationships/image" Target="../media/image25.gif"/></Relationships>
</file>

<file path=word/charts/_rels/chart6.xml.rels><?xml version="1.0" encoding="UTF-8" standalone="yes"?>
<Relationships xmlns="http://schemas.openxmlformats.org/package/2006/relationships"><Relationship Id="rId3" Type="http://schemas.openxmlformats.org/officeDocument/2006/relationships/chartUserShapes" Target="../drawings/drawing4.xml"/><Relationship Id="rId2" Type="http://schemas.openxmlformats.org/officeDocument/2006/relationships/oleObject" Target="file:///C:\Users\pukitepa\AppData\Local\Temp\corrosion.xlsx" TargetMode="External"/><Relationship Id="rId1" Type="http://schemas.openxmlformats.org/officeDocument/2006/relationships/image" Target="../media/image25.gif"/></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15045010071415493"/>
          <c:y val="3.7813909624933563E-2"/>
          <c:w val="0.81947303098740554"/>
          <c:h val="0.77733283339582926"/>
        </c:manualLayout>
      </c:layout>
      <c:scatterChart>
        <c:scatterStyle val="lineMarker"/>
        <c:ser>
          <c:idx val="0"/>
          <c:order val="0"/>
          <c:tx>
            <c:strRef>
              <c:f>Metals!$B$5</c:f>
              <c:strCache>
                <c:ptCount val="1"/>
                <c:pt idx="0">
                  <c:v>Disordered</c:v>
                </c:pt>
              </c:strCache>
            </c:strRef>
          </c:tx>
          <c:spPr>
            <a:ln>
              <a:noFill/>
            </a:ln>
          </c:spPr>
          <c:marker>
            <c:spPr>
              <a:solidFill>
                <a:srgbClr val="4BACC6">
                  <a:lumMod val="20000"/>
                  <a:lumOff val="80000"/>
                  <a:alpha val="21000"/>
                </a:srgbClr>
              </a:solidFill>
              <a:ln>
                <a:solidFill>
                  <a:schemeClr val="tx1">
                    <a:alpha val="47000"/>
                  </a:schemeClr>
                </a:solidFill>
              </a:ln>
            </c:spPr>
          </c:marker>
          <c:xVal>
            <c:numRef>
              <c:f>Metals!$A$6:$A$206</c:f>
              <c:numCache>
                <c:formatCode>General</c:formatCode>
                <c:ptCount val="201"/>
                <c:pt idx="0">
                  <c:v>1.0000000000000072E-7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1.6000001000000021</c:v>
                </c:pt>
                <c:pt idx="17">
                  <c:v>1.7000001000000005</c:v>
                </c:pt>
                <c:pt idx="18">
                  <c:v>1.8000001000000005</c:v>
                </c:pt>
                <c:pt idx="19">
                  <c:v>1.9000001000000044</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8.100000099999999</c:v>
                </c:pt>
                <c:pt idx="82">
                  <c:v>8.2000000999999898</c:v>
                </c:pt>
                <c:pt idx="83">
                  <c:v>8.3000001000000037</c:v>
                </c:pt>
                <c:pt idx="84">
                  <c:v>8.4000001000000015</c:v>
                </c:pt>
                <c:pt idx="85">
                  <c:v>8.5000001000000012</c:v>
                </c:pt>
                <c:pt idx="86">
                  <c:v>8.6000000999999866</c:v>
                </c:pt>
                <c:pt idx="87">
                  <c:v>8.7000000999999862</c:v>
                </c:pt>
                <c:pt idx="88">
                  <c:v>8.8000001000000037</c:v>
                </c:pt>
                <c:pt idx="89">
                  <c:v>8.9000001000000015</c:v>
                </c:pt>
                <c:pt idx="90">
                  <c:v>9.0000001000000012</c:v>
                </c:pt>
                <c:pt idx="91">
                  <c:v>9.1000000999999848</c:v>
                </c:pt>
                <c:pt idx="92">
                  <c:v>9.2000000999999845</c:v>
                </c:pt>
                <c:pt idx="93">
                  <c:v>9.3000001000000037</c:v>
                </c:pt>
                <c:pt idx="94">
                  <c:v>9.4000001000000015</c:v>
                </c:pt>
                <c:pt idx="95">
                  <c:v>9.5000001000000012</c:v>
                </c:pt>
                <c:pt idx="96">
                  <c:v>9.6000000999999848</c:v>
                </c:pt>
                <c:pt idx="97">
                  <c:v>9.7000000999999827</c:v>
                </c:pt>
                <c:pt idx="98">
                  <c:v>9.8000001000000037</c:v>
                </c:pt>
                <c:pt idx="99">
                  <c:v>9.9000001000000015</c:v>
                </c:pt>
                <c:pt idx="100">
                  <c:v>10.000000100000001</c:v>
                </c:pt>
                <c:pt idx="101">
                  <c:v>10.100000100000001</c:v>
                </c:pt>
                <c:pt idx="102">
                  <c:v>10.200000099999984</c:v>
                </c:pt>
                <c:pt idx="103">
                  <c:v>10.300000100000002</c:v>
                </c:pt>
                <c:pt idx="104">
                  <c:v>10.400000100000002</c:v>
                </c:pt>
                <c:pt idx="105">
                  <c:v>10.500000100000001</c:v>
                </c:pt>
                <c:pt idx="106">
                  <c:v>10.600000099999979</c:v>
                </c:pt>
                <c:pt idx="107">
                  <c:v>10.700000099999979</c:v>
                </c:pt>
                <c:pt idx="108">
                  <c:v>10.800000100000002</c:v>
                </c:pt>
                <c:pt idx="109">
                  <c:v>10.900000100000002</c:v>
                </c:pt>
                <c:pt idx="110">
                  <c:v>11.000000100000001</c:v>
                </c:pt>
                <c:pt idx="111">
                  <c:v>11.100000099999979</c:v>
                </c:pt>
                <c:pt idx="112">
                  <c:v>11.200000099999977</c:v>
                </c:pt>
                <c:pt idx="113">
                  <c:v>11.300000100000002</c:v>
                </c:pt>
                <c:pt idx="114">
                  <c:v>11.400000100000002</c:v>
                </c:pt>
                <c:pt idx="115">
                  <c:v>11.500000099999976</c:v>
                </c:pt>
                <c:pt idx="116">
                  <c:v>11.600000099999976</c:v>
                </c:pt>
                <c:pt idx="117">
                  <c:v>11.700000099999976</c:v>
                </c:pt>
                <c:pt idx="118">
                  <c:v>11.800000100000002</c:v>
                </c:pt>
                <c:pt idx="119">
                  <c:v>11.900000100000002</c:v>
                </c:pt>
                <c:pt idx="120">
                  <c:v>12.000000099999976</c:v>
                </c:pt>
                <c:pt idx="121">
                  <c:v>12.100000099999974</c:v>
                </c:pt>
                <c:pt idx="122">
                  <c:v>12.200000099999974</c:v>
                </c:pt>
                <c:pt idx="123">
                  <c:v>12.300000100000002</c:v>
                </c:pt>
                <c:pt idx="124">
                  <c:v>12.400000100000002</c:v>
                </c:pt>
                <c:pt idx="125">
                  <c:v>12.500000099999976</c:v>
                </c:pt>
                <c:pt idx="126">
                  <c:v>12.600000099999972</c:v>
                </c:pt>
                <c:pt idx="127">
                  <c:v>12.700000099999972</c:v>
                </c:pt>
                <c:pt idx="128">
                  <c:v>12.800000100000002</c:v>
                </c:pt>
                <c:pt idx="129">
                  <c:v>12.900000100000002</c:v>
                </c:pt>
                <c:pt idx="130">
                  <c:v>13.000000099999976</c:v>
                </c:pt>
                <c:pt idx="131">
                  <c:v>13.100000099999972</c:v>
                </c:pt>
                <c:pt idx="132">
                  <c:v>13.20000009999997</c:v>
                </c:pt>
                <c:pt idx="133">
                  <c:v>13.300000100000002</c:v>
                </c:pt>
                <c:pt idx="134">
                  <c:v>13.400000100000002</c:v>
                </c:pt>
                <c:pt idx="135">
                  <c:v>13.500000099999976</c:v>
                </c:pt>
                <c:pt idx="136">
                  <c:v>13.600000099999972</c:v>
                </c:pt>
                <c:pt idx="137">
                  <c:v>13.70000009999997</c:v>
                </c:pt>
                <c:pt idx="138">
                  <c:v>13.800000100000002</c:v>
                </c:pt>
                <c:pt idx="139">
                  <c:v>13.900000100000002</c:v>
                </c:pt>
                <c:pt idx="140">
                  <c:v>14.000000099999976</c:v>
                </c:pt>
                <c:pt idx="141">
                  <c:v>14.100000099999972</c:v>
                </c:pt>
                <c:pt idx="142">
                  <c:v>14.20000009999997</c:v>
                </c:pt>
                <c:pt idx="143">
                  <c:v>14.300000100000002</c:v>
                </c:pt>
                <c:pt idx="144">
                  <c:v>14.400000100000002</c:v>
                </c:pt>
                <c:pt idx="145">
                  <c:v>14.500000099999976</c:v>
                </c:pt>
                <c:pt idx="146">
                  <c:v>14.600000099999972</c:v>
                </c:pt>
                <c:pt idx="147">
                  <c:v>14.70000009999997</c:v>
                </c:pt>
                <c:pt idx="148">
                  <c:v>14.800000100000002</c:v>
                </c:pt>
                <c:pt idx="149">
                  <c:v>14.900000099999998</c:v>
                </c:pt>
                <c:pt idx="150">
                  <c:v>15.000000099999976</c:v>
                </c:pt>
                <c:pt idx="151">
                  <c:v>15.100000099999972</c:v>
                </c:pt>
                <c:pt idx="152">
                  <c:v>15.20000009999997</c:v>
                </c:pt>
                <c:pt idx="153">
                  <c:v>15.300000100000002</c:v>
                </c:pt>
                <c:pt idx="154">
                  <c:v>15.400000099999996</c:v>
                </c:pt>
                <c:pt idx="155">
                  <c:v>15.500000099999976</c:v>
                </c:pt>
                <c:pt idx="156">
                  <c:v>15.600000099999972</c:v>
                </c:pt>
                <c:pt idx="157">
                  <c:v>15.70000009999997</c:v>
                </c:pt>
                <c:pt idx="158">
                  <c:v>15.800000100000002</c:v>
                </c:pt>
                <c:pt idx="159">
                  <c:v>15.900000099999996</c:v>
                </c:pt>
                <c:pt idx="160">
                  <c:v>16.000000099999962</c:v>
                </c:pt>
                <c:pt idx="161">
                  <c:v>16.100000099999964</c:v>
                </c:pt>
                <c:pt idx="162">
                  <c:v>16.200000099999929</c:v>
                </c:pt>
                <c:pt idx="163">
                  <c:v>16.300000099999966</c:v>
                </c:pt>
                <c:pt idx="164">
                  <c:v>16.400000099999929</c:v>
                </c:pt>
                <c:pt idx="165">
                  <c:v>16.500000099999969</c:v>
                </c:pt>
                <c:pt idx="166">
                  <c:v>16.600000099999971</c:v>
                </c:pt>
                <c:pt idx="167">
                  <c:v>16.700000099999972</c:v>
                </c:pt>
                <c:pt idx="168">
                  <c:v>16.800000099999973</c:v>
                </c:pt>
                <c:pt idx="169">
                  <c:v>16.900000099999929</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Metals!$B$6:$B$206</c:f>
              <c:numCache>
                <c:formatCode>General</c:formatCode>
                <c:ptCount val="201"/>
                <c:pt idx="0">
                  <c:v>0</c:v>
                </c:pt>
                <c:pt idx="1">
                  <c:v>1.3609318021036553E-2</c:v>
                </c:pt>
                <c:pt idx="2">
                  <c:v>8.8291380576844297E-2</c:v>
                </c:pt>
                <c:pt idx="3">
                  <c:v>0.18552100137499791</c:v>
                </c:pt>
                <c:pt idx="4">
                  <c:v>0.27777124810093529</c:v>
                </c:pt>
                <c:pt idx="5">
                  <c:v>0.35780204374030061</c:v>
                </c:pt>
                <c:pt idx="6">
                  <c:v>0.42517908534751991</c:v>
                </c:pt>
                <c:pt idx="7">
                  <c:v>0.48135113883709268</c:v>
                </c:pt>
                <c:pt idx="8">
                  <c:v>0.5280900376303429</c:v>
                </c:pt>
                <c:pt idx="9">
                  <c:v>0.5670247478397199</c:v>
                </c:pt>
                <c:pt idx="10">
                  <c:v>0.59953138656117455</c:v>
                </c:pt>
                <c:pt idx="11">
                  <c:v>0.62673668671221106</c:v>
                </c:pt>
                <c:pt idx="12">
                  <c:v>0.64955309921399362</c:v>
                </c:pt>
                <c:pt idx="13">
                  <c:v>0.66871806216751606</c:v>
                </c:pt>
                <c:pt idx="14">
                  <c:v>0.68482893251994248</c:v>
                </c:pt>
                <c:pt idx="15">
                  <c:v>0.69837171760543348</c:v>
                </c:pt>
                <c:pt idx="16">
                  <c:v>0.70974395404143564</c:v>
                </c:pt>
                <c:pt idx="17">
                  <c:v>0.71927268533661859</c:v>
                </c:pt>
                <c:pt idx="18">
                  <c:v>0.72722852987569131</c:v>
                </c:pt>
                <c:pt idx="19">
                  <c:v>0.73383669648612393</c:v>
                </c:pt>
                <c:pt idx="20">
                  <c:v>0.73928563763829513</c:v>
                </c:pt>
                <c:pt idx="21">
                  <c:v>0.74373387833365046</c:v>
                </c:pt>
                <c:pt idx="22">
                  <c:v>0.74731543418457724</c:v>
                </c:pt>
                <c:pt idx="23">
                  <c:v>0.75014413468079211</c:v>
                </c:pt>
                <c:pt idx="24">
                  <c:v>0.75231709293106508</c:v>
                </c:pt>
                <c:pt idx="25">
                  <c:v>0.75391750649306333</c:v>
                </c:pt>
                <c:pt idx="26">
                  <c:v>0.755016931054731</c:v>
                </c:pt>
                <c:pt idx="27">
                  <c:v>0.75567713632718692</c:v>
                </c:pt>
                <c:pt idx="28">
                  <c:v>0.75595162894521961</c:v>
                </c:pt>
                <c:pt idx="29">
                  <c:v>0.75588690848129125</c:v>
                </c:pt>
                <c:pt idx="30">
                  <c:v>0.75552350839231386</c:v>
                </c:pt>
                <c:pt idx="31">
                  <c:v>0.75489686274417311</c:v>
                </c:pt>
                <c:pt idx="32">
                  <c:v>0.75403803108381506</c:v>
                </c:pt>
                <c:pt idx="33">
                  <c:v>0.75297430724928416</c:v>
                </c:pt>
                <c:pt idx="34">
                  <c:v>0.75172973277236665</c:v>
                </c:pt>
                <c:pt idx="35">
                  <c:v>0.75032553149894765</c:v>
                </c:pt>
                <c:pt idx="36">
                  <c:v>0.74878047887359389</c:v>
                </c:pt>
                <c:pt idx="37">
                  <c:v>0.74711121681517068</c:v>
                </c:pt>
                <c:pt idx="38">
                  <c:v>0.74533252310282949</c:v>
                </c:pt>
                <c:pt idx="39">
                  <c:v>0.74345754258460062</c:v>
                </c:pt>
                <c:pt idx="40">
                  <c:v>0.74149798622854479</c:v>
                </c:pt>
                <c:pt idx="41">
                  <c:v>0.73946430299233346</c:v>
                </c:pt>
                <c:pt idx="42">
                  <c:v>0.73736582864006994</c:v>
                </c:pt>
                <c:pt idx="43">
                  <c:v>0.73521091494500324</c:v>
                </c:pt>
                <c:pt idx="44">
                  <c:v>0.73300704215236401</c:v>
                </c:pt>
                <c:pt idx="45">
                  <c:v>0.73076091711287838</c:v>
                </c:pt>
                <c:pt idx="46">
                  <c:v>0.72847855911543791</c:v>
                </c:pt>
                <c:pt idx="47">
                  <c:v>0.72616537513135837</c:v>
                </c:pt>
                <c:pt idx="48">
                  <c:v>0.72382622592011869</c:v>
                </c:pt>
                <c:pt idx="49">
                  <c:v>0.72146548422808165</c:v>
                </c:pt>
                <c:pt idx="50">
                  <c:v>0.71908708612892203</c:v>
                </c:pt>
                <c:pt idx="51">
                  <c:v>0.71669457640148915</c:v>
                </c:pt>
                <c:pt idx="52">
                  <c:v>0.71429114871199417</c:v>
                </c:pt>
                <c:pt idx="53">
                  <c:v>0.71187968125909096</c:v>
                </c:pt>
                <c:pt idx="54">
                  <c:v>0.70946276844828959</c:v>
                </c:pt>
                <c:pt idx="55">
                  <c:v>0.70704274908474651</c:v>
                </c:pt>
                <c:pt idx="56">
                  <c:v>0.70462173150688101</c:v>
                </c:pt>
                <c:pt idx="57">
                  <c:v>0.70220161602719366</c:v>
                </c:pt>
                <c:pt idx="58">
                  <c:v>0.69978411499834403</c:v>
                </c:pt>
                <c:pt idx="59">
                  <c:v>0.69737077078124066</c:v>
                </c:pt>
                <c:pt idx="60">
                  <c:v>0.69496297185653322</c:v>
                </c:pt>
                <c:pt idx="61">
                  <c:v>0.69256196729041197</c:v>
                </c:pt>
                <c:pt idx="62">
                  <c:v>0.69016887973929009</c:v>
                </c:pt>
                <c:pt idx="63">
                  <c:v>0.68778471715527989</c:v>
                </c:pt>
                <c:pt idx="64">
                  <c:v>0.68541038333463855</c:v>
                </c:pt>
                <c:pt idx="65">
                  <c:v>0.68304668743442565</c:v>
                </c:pt>
                <c:pt idx="66">
                  <c:v>0.68069435256758126</c:v>
                </c:pt>
                <c:pt idx="67">
                  <c:v>0.67835402357395724</c:v>
                </c:pt>
                <c:pt idx="68">
                  <c:v>0.6760262740533991</c:v>
                </c:pt>
                <c:pt idx="69">
                  <c:v>0.67371161273712621</c:v>
                </c:pt>
                <c:pt idx="70">
                  <c:v>0.67141048926517566</c:v>
                </c:pt>
                <c:pt idx="71">
                  <c:v>0.66912329942995563</c:v>
                </c:pt>
                <c:pt idx="72">
                  <c:v>0.6668503899394046</c:v>
                </c:pt>
                <c:pt idx="73">
                  <c:v>0.66459206274737481</c:v>
                </c:pt>
                <c:pt idx="74">
                  <c:v>0.66234857899374078</c:v>
                </c:pt>
                <c:pt idx="75">
                  <c:v>0.66012016259213235</c:v>
                </c:pt>
                <c:pt idx="76">
                  <c:v>0.65790700349926212</c:v>
                </c:pt>
                <c:pt idx="77">
                  <c:v>0.65570926069616609</c:v>
                </c:pt>
                <c:pt idx="78">
                  <c:v>0.65352706490860502</c:v>
                </c:pt>
                <c:pt idx="79">
                  <c:v>0.65136052109107234</c:v>
                </c:pt>
                <c:pt idx="80">
                  <c:v>0.64920971069628752</c:v>
                </c:pt>
                <c:pt idx="81">
                  <c:v>0.64707469374996873</c:v>
                </c:pt>
                <c:pt idx="82">
                  <c:v>0.64495551074866575</c:v>
                </c:pt>
                <c:pt idx="83">
                  <c:v>0.64285218439656733</c:v>
                </c:pt>
                <c:pt idx="84">
                  <c:v>0.6407647211958486</c:v>
                </c:pt>
                <c:pt idx="85">
                  <c:v>0.63869311290352693</c:v>
                </c:pt>
                <c:pt idx="86">
                  <c:v>0.63663733786662269</c:v>
                </c:pt>
                <c:pt idx="87">
                  <c:v>0.63459736224636987</c:v>
                </c:pt>
                <c:pt idx="88">
                  <c:v>0.6325731411409915</c:v>
                </c:pt>
                <c:pt idx="89">
                  <c:v>0.63056461961594823</c:v>
                </c:pt>
                <c:pt idx="90">
                  <c:v>0.62857173364950891</c:v>
                </c:pt>
                <c:pt idx="91">
                  <c:v>0.62659441100086932</c:v>
                </c:pt>
                <c:pt idx="92">
                  <c:v>0.62463257200743294</c:v>
                </c:pt>
                <c:pt idx="93">
                  <c:v>0.62268613031710962</c:v>
                </c:pt>
                <c:pt idx="94">
                  <c:v>0.62075499356114083</c:v>
                </c:pt>
                <c:pt idx="95">
                  <c:v>0.61883906397234534</c:v>
                </c:pt>
                <c:pt idx="96">
                  <c:v>0.61693823895334265</c:v>
                </c:pt>
                <c:pt idx="97">
                  <c:v>0.615052411598766</c:v>
                </c:pt>
                <c:pt idx="98">
                  <c:v>0.61318147117530664</c:v>
                </c:pt>
                <c:pt idx="99">
                  <c:v>0.61132530356298065</c:v>
                </c:pt>
                <c:pt idx="100">
                  <c:v>0.60948379166071898</c:v>
                </c:pt>
                <c:pt idx="101">
                  <c:v>0.60765681575919306</c:v>
                </c:pt>
                <c:pt idx="102">
                  <c:v>0.60584425388344665</c:v>
                </c:pt>
                <c:pt idx="103">
                  <c:v>0.60404598210778593</c:v>
                </c:pt>
                <c:pt idx="104">
                  <c:v>0.60226187484507865</c:v>
                </c:pt>
                <c:pt idx="105">
                  <c:v>0.60049180511250522</c:v>
                </c:pt>
                <c:pt idx="106">
                  <c:v>0.59873564477558061</c:v>
                </c:pt>
                <c:pt idx="107">
                  <c:v>0.59699326477220627</c:v>
                </c:pt>
                <c:pt idx="108">
                  <c:v>0.59526453531824286</c:v>
                </c:pt>
                <c:pt idx="109">
                  <c:v>0.59354932609605549</c:v>
                </c:pt>
                <c:pt idx="110">
                  <c:v>0.5918475064273766</c:v>
                </c:pt>
                <c:pt idx="111">
                  <c:v>0.59015894543167557</c:v>
                </c:pt>
                <c:pt idx="112">
                  <c:v>0.58848351217113859</c:v>
                </c:pt>
                <c:pt idx="113">
                  <c:v>0.58682107578330411</c:v>
                </c:pt>
                <c:pt idx="114">
                  <c:v>0.58517150560229159</c:v>
                </c:pt>
                <c:pt idx="115">
                  <c:v>0.58353467126949898</c:v>
                </c:pt>
                <c:pt idx="116">
                  <c:v>0.58191044283455928</c:v>
                </c:pt>
                <c:pt idx="117">
                  <c:v>0.58029869084731456</c:v>
                </c:pt>
                <c:pt idx="118">
                  <c:v>0.57869928644148105</c:v>
                </c:pt>
                <c:pt idx="119">
                  <c:v>0.57711210141060909</c:v>
                </c:pt>
                <c:pt idx="120">
                  <c:v>0.57553700827702658</c:v>
                </c:pt>
                <c:pt idx="121">
                  <c:v>0.57397388035411023</c:v>
                </c:pt>
                <c:pt idx="122">
                  <c:v>0.57242259180258337</c:v>
                </c:pt>
                <c:pt idx="123">
                  <c:v>0.57088301768120064</c:v>
                </c:pt>
                <c:pt idx="124">
                  <c:v>0.56935503399221066</c:v>
                </c:pt>
                <c:pt idx="125">
                  <c:v>0.5678385177220977</c:v>
                </c:pt>
                <c:pt idx="126">
                  <c:v>0.56633334687784942</c:v>
                </c:pt>
                <c:pt idx="127">
                  <c:v>0.5648394005191909</c:v>
                </c:pt>
                <c:pt idx="128">
                  <c:v>0.56335655878697366</c:v>
                </c:pt>
                <c:pt idx="129">
                  <c:v>0.56188470292820369</c:v>
                </c:pt>
                <c:pt idx="130">
                  <c:v>0.56042371531770552</c:v>
                </c:pt>
                <c:pt idx="131">
                  <c:v>0.55897347947693454</c:v>
                </c:pt>
                <c:pt idx="132">
                  <c:v>0.55753388008999039</c:v>
                </c:pt>
                <c:pt idx="133">
                  <c:v>0.55610480301712173</c:v>
                </c:pt>
                <c:pt idx="134">
                  <c:v>0.55468613530589905</c:v>
                </c:pt>
                <c:pt idx="135">
                  <c:v>0.55327776520023586</c:v>
                </c:pt>
                <c:pt idx="136">
                  <c:v>0.5518795821474467</c:v>
                </c:pt>
                <c:pt idx="137">
                  <c:v>0.55049147680345256</c:v>
                </c:pt>
                <c:pt idx="138">
                  <c:v>0.54911334103633969</c:v>
                </c:pt>
                <c:pt idx="139">
                  <c:v>0.54774506792839806</c:v>
                </c:pt>
                <c:pt idx="140">
                  <c:v>0.54638655177664741</c:v>
                </c:pt>
                <c:pt idx="141">
                  <c:v>0.54503768809222275</c:v>
                </c:pt>
                <c:pt idx="142">
                  <c:v>0.54369837359840789</c:v>
                </c:pt>
                <c:pt idx="143">
                  <c:v>0.54236850622766453</c:v>
                </c:pt>
                <c:pt idx="144">
                  <c:v>0.54104798511770136</c:v>
                </c:pt>
                <c:pt idx="145">
                  <c:v>0.53973671060650963</c:v>
                </c:pt>
                <c:pt idx="146">
                  <c:v>0.53843458422668056</c:v>
                </c:pt>
                <c:pt idx="147">
                  <c:v>0.53714150869891764</c:v>
                </c:pt>
                <c:pt idx="148">
                  <c:v>0.53585738792485427</c:v>
                </c:pt>
                <c:pt idx="149">
                  <c:v>0.53458212697926955</c:v>
                </c:pt>
                <c:pt idx="150">
                  <c:v>0.53331563210173361</c:v>
                </c:pt>
                <c:pt idx="151">
                  <c:v>0.53205781068771862</c:v>
                </c:pt>
                <c:pt idx="152">
                  <c:v>0.53080857127928904</c:v>
                </c:pt>
                <c:pt idx="153">
                  <c:v>0.52956782355535659</c:v>
                </c:pt>
                <c:pt idx="154">
                  <c:v>0.52833547832157279</c:v>
                </c:pt>
                <c:pt idx="155">
                  <c:v>0.52711144749988526</c:v>
                </c:pt>
                <c:pt idx="156">
                  <c:v>0.52589564411782563</c:v>
                </c:pt>
                <c:pt idx="157">
                  <c:v>0.52468798229753177</c:v>
                </c:pt>
                <c:pt idx="158">
                  <c:v>0.52348837724453412</c:v>
                </c:pt>
                <c:pt idx="159">
                  <c:v>0.52229674523637259</c:v>
                </c:pt>
                <c:pt idx="160">
                  <c:v>0.52111300361103807</c:v>
                </c:pt>
                <c:pt idx="161">
                  <c:v>0.51993707075527051</c:v>
                </c:pt>
                <c:pt idx="162">
                  <c:v>0.51876886609275452</c:v>
                </c:pt>
                <c:pt idx="163">
                  <c:v>0.51760831007220953</c:v>
                </c:pt>
                <c:pt idx="164">
                  <c:v>0.51645532415541251</c:v>
                </c:pt>
                <c:pt idx="165">
                  <c:v>0.51530983080516635</c:v>
                </c:pt>
                <c:pt idx="166">
                  <c:v>0.51417175347322863</c:v>
                </c:pt>
                <c:pt idx="167">
                  <c:v>0.51304101658822576</c:v>
                </c:pt>
                <c:pt idx="168">
                  <c:v>0.51191754554353641</c:v>
                </c:pt>
                <c:pt idx="169">
                  <c:v>0.51080126668523473</c:v>
                </c:pt>
                <c:pt idx="170">
                  <c:v>0.5096921072999836</c:v>
                </c:pt>
                <c:pt idx="171">
                  <c:v>0.5085899956030111</c:v>
                </c:pt>
                <c:pt idx="172">
                  <c:v>0.5074948607261035</c:v>
                </c:pt>
                <c:pt idx="173">
                  <c:v>0.50640663270565756</c:v>
                </c:pt>
                <c:pt idx="174">
                  <c:v>0.50532524247078892</c:v>
                </c:pt>
                <c:pt idx="175">
                  <c:v>0.5042506218314915</c:v>
                </c:pt>
                <c:pt idx="176">
                  <c:v>0.50318270346691607</c:v>
                </c:pt>
                <c:pt idx="177">
                  <c:v>0.50212142091367962</c:v>
                </c:pt>
                <c:pt idx="178">
                  <c:v>0.50106670855427426</c:v>
                </c:pt>
                <c:pt idx="179">
                  <c:v>0.50001850160559569</c:v>
                </c:pt>
                <c:pt idx="180">
                  <c:v>0.49897673610753523</c:v>
                </c:pt>
                <c:pt idx="181">
                  <c:v>0.4979413489116864</c:v>
                </c:pt>
                <c:pt idx="182">
                  <c:v>0.49691227767016494</c:v>
                </c:pt>
                <c:pt idx="183">
                  <c:v>0.49588946082451313</c:v>
                </c:pt>
                <c:pt idx="184">
                  <c:v>0.4948728375947451</c:v>
                </c:pt>
                <c:pt idx="185">
                  <c:v>0.49386234796848344</c:v>
                </c:pt>
                <c:pt idx="186">
                  <c:v>0.49285793269022782</c:v>
                </c:pt>
                <c:pt idx="187">
                  <c:v>0.49185953325073434</c:v>
                </c:pt>
                <c:pt idx="188">
                  <c:v>0.49086709187651012</c:v>
                </c:pt>
                <c:pt idx="189">
                  <c:v>0.48988055151944743</c:v>
                </c:pt>
                <c:pt idx="190">
                  <c:v>0.48889985584655732</c:v>
                </c:pt>
                <c:pt idx="191">
                  <c:v>0.48792494922986368</c:v>
                </c:pt>
                <c:pt idx="192">
                  <c:v>0.48695577673636448</c:v>
                </c:pt>
                <c:pt idx="193">
                  <c:v>0.4859922841181919</c:v>
                </c:pt>
                <c:pt idx="194">
                  <c:v>0.48503441780283152</c:v>
                </c:pt>
                <c:pt idx="195">
                  <c:v>0.48408212488350488</c:v>
                </c:pt>
                <c:pt idx="196">
                  <c:v>0.48313535310967642</c:v>
                </c:pt>
                <c:pt idx="197">
                  <c:v>0.48219405087767281</c:v>
                </c:pt>
                <c:pt idx="198">
                  <c:v>0.48125816722143788</c:v>
                </c:pt>
                <c:pt idx="199">
                  <c:v>0.48032765180341147</c:v>
                </c:pt>
                <c:pt idx="200">
                  <c:v>0.47940245490552946</c:v>
                </c:pt>
              </c:numCache>
            </c:numRef>
          </c:yVal>
        </c:ser>
        <c:ser>
          <c:idx val="1"/>
          <c:order val="1"/>
          <c:tx>
            <c:strRef>
              <c:f>Metals!$C$5</c:f>
              <c:strCache>
                <c:ptCount val="1"/>
                <c:pt idx="0">
                  <c:v>Cu</c:v>
                </c:pt>
              </c:strCache>
            </c:strRef>
          </c:tx>
          <c:spPr>
            <a:ln w="15875">
              <a:solidFill>
                <a:srgbClr val="002060"/>
              </a:solidFill>
            </a:ln>
          </c:spPr>
          <c:marker>
            <c:symbol val="none"/>
          </c:marker>
          <c:xVal>
            <c:numRef>
              <c:f>Metals!$A$6:$A$206</c:f>
              <c:numCache>
                <c:formatCode>General</c:formatCode>
                <c:ptCount val="201"/>
                <c:pt idx="0">
                  <c:v>1.0000000000000072E-7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1.6000001000000021</c:v>
                </c:pt>
                <c:pt idx="17">
                  <c:v>1.7000001000000005</c:v>
                </c:pt>
                <c:pt idx="18">
                  <c:v>1.8000001000000005</c:v>
                </c:pt>
                <c:pt idx="19">
                  <c:v>1.9000001000000044</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8.100000099999999</c:v>
                </c:pt>
                <c:pt idx="82">
                  <c:v>8.2000000999999898</c:v>
                </c:pt>
                <c:pt idx="83">
                  <c:v>8.3000001000000037</c:v>
                </c:pt>
                <c:pt idx="84">
                  <c:v>8.4000001000000015</c:v>
                </c:pt>
                <c:pt idx="85">
                  <c:v>8.5000001000000012</c:v>
                </c:pt>
                <c:pt idx="86">
                  <c:v>8.6000000999999866</c:v>
                </c:pt>
                <c:pt idx="87">
                  <c:v>8.7000000999999862</c:v>
                </c:pt>
                <c:pt idx="88">
                  <c:v>8.8000001000000037</c:v>
                </c:pt>
                <c:pt idx="89">
                  <c:v>8.9000001000000015</c:v>
                </c:pt>
                <c:pt idx="90">
                  <c:v>9.0000001000000012</c:v>
                </c:pt>
                <c:pt idx="91">
                  <c:v>9.1000000999999848</c:v>
                </c:pt>
                <c:pt idx="92">
                  <c:v>9.2000000999999845</c:v>
                </c:pt>
                <c:pt idx="93">
                  <c:v>9.3000001000000037</c:v>
                </c:pt>
                <c:pt idx="94">
                  <c:v>9.4000001000000015</c:v>
                </c:pt>
                <c:pt idx="95">
                  <c:v>9.5000001000000012</c:v>
                </c:pt>
                <c:pt idx="96">
                  <c:v>9.6000000999999848</c:v>
                </c:pt>
                <c:pt idx="97">
                  <c:v>9.7000000999999827</c:v>
                </c:pt>
                <c:pt idx="98">
                  <c:v>9.8000001000000037</c:v>
                </c:pt>
                <c:pt idx="99">
                  <c:v>9.9000001000000015</c:v>
                </c:pt>
                <c:pt idx="100">
                  <c:v>10.000000100000001</c:v>
                </c:pt>
                <c:pt idx="101">
                  <c:v>10.100000100000001</c:v>
                </c:pt>
                <c:pt idx="102">
                  <c:v>10.200000099999984</c:v>
                </c:pt>
                <c:pt idx="103">
                  <c:v>10.300000100000002</c:v>
                </c:pt>
                <c:pt idx="104">
                  <c:v>10.400000100000002</c:v>
                </c:pt>
                <c:pt idx="105">
                  <c:v>10.500000100000001</c:v>
                </c:pt>
                <c:pt idx="106">
                  <c:v>10.600000099999979</c:v>
                </c:pt>
                <c:pt idx="107">
                  <c:v>10.700000099999979</c:v>
                </c:pt>
                <c:pt idx="108">
                  <c:v>10.800000100000002</c:v>
                </c:pt>
                <c:pt idx="109">
                  <c:v>10.900000100000002</c:v>
                </c:pt>
                <c:pt idx="110">
                  <c:v>11.000000100000001</c:v>
                </c:pt>
                <c:pt idx="111">
                  <c:v>11.100000099999979</c:v>
                </c:pt>
                <c:pt idx="112">
                  <c:v>11.200000099999977</c:v>
                </c:pt>
                <c:pt idx="113">
                  <c:v>11.300000100000002</c:v>
                </c:pt>
                <c:pt idx="114">
                  <c:v>11.400000100000002</c:v>
                </c:pt>
                <c:pt idx="115">
                  <c:v>11.500000099999976</c:v>
                </c:pt>
                <c:pt idx="116">
                  <c:v>11.600000099999976</c:v>
                </c:pt>
                <c:pt idx="117">
                  <c:v>11.700000099999976</c:v>
                </c:pt>
                <c:pt idx="118">
                  <c:v>11.800000100000002</c:v>
                </c:pt>
                <c:pt idx="119">
                  <c:v>11.900000100000002</c:v>
                </c:pt>
                <c:pt idx="120">
                  <c:v>12.000000099999976</c:v>
                </c:pt>
                <c:pt idx="121">
                  <c:v>12.100000099999974</c:v>
                </c:pt>
                <c:pt idx="122">
                  <c:v>12.200000099999974</c:v>
                </c:pt>
                <c:pt idx="123">
                  <c:v>12.300000100000002</c:v>
                </c:pt>
                <c:pt idx="124">
                  <c:v>12.400000100000002</c:v>
                </c:pt>
                <c:pt idx="125">
                  <c:v>12.500000099999976</c:v>
                </c:pt>
                <c:pt idx="126">
                  <c:v>12.600000099999972</c:v>
                </c:pt>
                <c:pt idx="127">
                  <c:v>12.700000099999972</c:v>
                </c:pt>
                <c:pt idx="128">
                  <c:v>12.800000100000002</c:v>
                </c:pt>
                <c:pt idx="129">
                  <c:v>12.900000100000002</c:v>
                </c:pt>
                <c:pt idx="130">
                  <c:v>13.000000099999976</c:v>
                </c:pt>
                <c:pt idx="131">
                  <c:v>13.100000099999972</c:v>
                </c:pt>
                <c:pt idx="132">
                  <c:v>13.20000009999997</c:v>
                </c:pt>
                <c:pt idx="133">
                  <c:v>13.300000100000002</c:v>
                </c:pt>
                <c:pt idx="134">
                  <c:v>13.400000100000002</c:v>
                </c:pt>
                <c:pt idx="135">
                  <c:v>13.500000099999976</c:v>
                </c:pt>
                <c:pt idx="136">
                  <c:v>13.600000099999972</c:v>
                </c:pt>
                <c:pt idx="137">
                  <c:v>13.70000009999997</c:v>
                </c:pt>
                <c:pt idx="138">
                  <c:v>13.800000100000002</c:v>
                </c:pt>
                <c:pt idx="139">
                  <c:v>13.900000100000002</c:v>
                </c:pt>
                <c:pt idx="140">
                  <c:v>14.000000099999976</c:v>
                </c:pt>
                <c:pt idx="141">
                  <c:v>14.100000099999972</c:v>
                </c:pt>
                <c:pt idx="142">
                  <c:v>14.20000009999997</c:v>
                </c:pt>
                <c:pt idx="143">
                  <c:v>14.300000100000002</c:v>
                </c:pt>
                <c:pt idx="144">
                  <c:v>14.400000100000002</c:v>
                </c:pt>
                <c:pt idx="145">
                  <c:v>14.500000099999976</c:v>
                </c:pt>
                <c:pt idx="146">
                  <c:v>14.600000099999972</c:v>
                </c:pt>
                <c:pt idx="147">
                  <c:v>14.70000009999997</c:v>
                </c:pt>
                <c:pt idx="148">
                  <c:v>14.800000100000002</c:v>
                </c:pt>
                <c:pt idx="149">
                  <c:v>14.900000099999998</c:v>
                </c:pt>
                <c:pt idx="150">
                  <c:v>15.000000099999976</c:v>
                </c:pt>
                <c:pt idx="151">
                  <c:v>15.100000099999972</c:v>
                </c:pt>
                <c:pt idx="152">
                  <c:v>15.20000009999997</c:v>
                </c:pt>
                <c:pt idx="153">
                  <c:v>15.300000100000002</c:v>
                </c:pt>
                <c:pt idx="154">
                  <c:v>15.400000099999996</c:v>
                </c:pt>
                <c:pt idx="155">
                  <c:v>15.500000099999976</c:v>
                </c:pt>
                <c:pt idx="156">
                  <c:v>15.600000099999972</c:v>
                </c:pt>
                <c:pt idx="157">
                  <c:v>15.70000009999997</c:v>
                </c:pt>
                <c:pt idx="158">
                  <c:v>15.800000100000002</c:v>
                </c:pt>
                <c:pt idx="159">
                  <c:v>15.900000099999996</c:v>
                </c:pt>
                <c:pt idx="160">
                  <c:v>16.000000099999962</c:v>
                </c:pt>
                <c:pt idx="161">
                  <c:v>16.100000099999964</c:v>
                </c:pt>
                <c:pt idx="162">
                  <c:v>16.200000099999929</c:v>
                </c:pt>
                <c:pt idx="163">
                  <c:v>16.300000099999966</c:v>
                </c:pt>
                <c:pt idx="164">
                  <c:v>16.400000099999929</c:v>
                </c:pt>
                <c:pt idx="165">
                  <c:v>16.500000099999969</c:v>
                </c:pt>
                <c:pt idx="166">
                  <c:v>16.600000099999971</c:v>
                </c:pt>
                <c:pt idx="167">
                  <c:v>16.700000099999972</c:v>
                </c:pt>
                <c:pt idx="168">
                  <c:v>16.800000099999973</c:v>
                </c:pt>
                <c:pt idx="169">
                  <c:v>16.900000099999929</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Metals!$C$6:$C$206</c:f>
              <c:numCache>
                <c:formatCode>General</c:formatCode>
                <c:ptCount val="201"/>
                <c:pt idx="0">
                  <c:v>0</c:v>
                </c:pt>
                <c:pt idx="1">
                  <c:v>3.8497957357209922E-6</c:v>
                </c:pt>
                <c:pt idx="2">
                  <c:v>3.4436704731523452E-3</c:v>
                </c:pt>
                <c:pt idx="3">
                  <c:v>3.0409523326180871E-2</c:v>
                </c:pt>
                <c:pt idx="4">
                  <c:v>8.6607838743069238E-2</c:v>
                </c:pt>
                <c:pt idx="5">
                  <c:v>0.15823859205974841</c:v>
                </c:pt>
                <c:pt idx="6">
                  <c:v>0.23255657068207608</c:v>
                </c:pt>
                <c:pt idx="7">
                  <c:v>0.30253414021741187</c:v>
                </c:pt>
                <c:pt idx="8">
                  <c:v>0.36523114109403826</c:v>
                </c:pt>
                <c:pt idx="9">
                  <c:v>0.41991468391562492</c:v>
                </c:pt>
                <c:pt idx="10">
                  <c:v>0.46689361662371476</c:v>
                </c:pt>
                <c:pt idx="11">
                  <c:v>0.5069013708103115</c:v>
                </c:pt>
                <c:pt idx="12">
                  <c:v>0.54079260715658173</c:v>
                </c:pt>
                <c:pt idx="13">
                  <c:v>0.56940364750876682</c:v>
                </c:pt>
                <c:pt idx="14">
                  <c:v>0.59349484091479354</c:v>
                </c:pt>
                <c:pt idx="15">
                  <c:v>0.61373257612120735</c:v>
                </c:pt>
                <c:pt idx="16">
                  <c:v>0.63068960562878107</c:v>
                </c:pt>
                <c:pt idx="17">
                  <c:v>0.64485309154385173</c:v>
                </c:pt>
                <c:pt idx="18">
                  <c:v>0.65663522813563591</c:v>
                </c:pt>
                <c:pt idx="19">
                  <c:v>0.66638403713900041</c:v>
                </c:pt>
                <c:pt idx="20">
                  <c:v>0.67439330002515285</c:v>
                </c:pt>
                <c:pt idx="21">
                  <c:v>0.68091126262677992</c:v>
                </c:pt>
                <c:pt idx="22">
                  <c:v>0.68614806527271721</c:v>
                </c:pt>
                <c:pt idx="23">
                  <c:v>0.69028199129975654</c:v>
                </c:pt>
                <c:pt idx="24">
                  <c:v>0.69346467821804869</c:v>
                </c:pt>
                <c:pt idx="25">
                  <c:v>0.69582544485803377</c:v>
                </c:pt>
                <c:pt idx="26">
                  <c:v>0.69747487790602625</c:v>
                </c:pt>
                <c:pt idx="27">
                  <c:v>0.69850780406647661</c:v>
                </c:pt>
                <c:pt idx="28">
                  <c:v>0.69900575536431064</c:v>
                </c:pt>
                <c:pt idx="29">
                  <c:v>0.69903901741441943</c:v>
                </c:pt>
                <c:pt idx="30">
                  <c:v>0.69866833486050461</c:v>
                </c:pt>
                <c:pt idx="31">
                  <c:v>0.69794633487507263</c:v>
                </c:pt>
                <c:pt idx="32">
                  <c:v>0.6969187185116168</c:v>
                </c:pt>
                <c:pt idx="33">
                  <c:v>0.6956252605605836</c:v>
                </c:pt>
                <c:pt idx="34">
                  <c:v>0.69410065109295949</c:v>
                </c:pt>
                <c:pt idx="35">
                  <c:v>0.69237520580101652</c:v>
                </c:pt>
                <c:pt idx="36">
                  <c:v>0.69047546731499065</c:v>
                </c:pt>
                <c:pt idx="37">
                  <c:v>0.68842471567576069</c:v>
                </c:pt>
                <c:pt idx="38">
                  <c:v>0.68624340289872665</c:v>
                </c:pt>
                <c:pt idx="39">
                  <c:v>0.68394952392880815</c:v>
                </c:pt>
                <c:pt idx="40">
                  <c:v>0.68155893414248092</c:v>
                </c:pt>
                <c:pt idx="41">
                  <c:v>0.67908562180518584</c:v>
                </c:pt>
                <c:pt idx="42">
                  <c:v>0.67654194246454658</c:v>
                </c:pt>
                <c:pt idx="43">
                  <c:v>0.67393882109074466</c:v>
                </c:pt>
                <c:pt idx="44">
                  <c:v>0.67128592681520005</c:v>
                </c:pt>
                <c:pt idx="45">
                  <c:v>0.66859182432848141</c:v>
                </c:pt>
                <c:pt idx="46">
                  <c:v>0.66586410534603169</c:v>
                </c:pt>
                <c:pt idx="47">
                  <c:v>0.66310950301052274</c:v>
                </c:pt>
                <c:pt idx="48">
                  <c:v>0.66033399165132267</c:v>
                </c:pt>
                <c:pt idx="49">
                  <c:v>0.65754287394921962</c:v>
                </c:pt>
                <c:pt idx="50">
                  <c:v>0.65474085724307141</c:v>
                </c:pt>
                <c:pt idx="51">
                  <c:v>0.65193212045520521</c:v>
                </c:pt>
                <c:pt idx="52">
                  <c:v>0.64912037289414648</c:v>
                </c:pt>
                <c:pt idx="53">
                  <c:v>0.64630890600961965</c:v>
                </c:pt>
                <c:pt idx="54">
                  <c:v>0.64350063902055132</c:v>
                </c:pt>
                <c:pt idx="55">
                  <c:v>0.64069815920579076</c:v>
                </c:pt>
                <c:pt idx="56">
                  <c:v>0.63790375753690964</c:v>
                </c:pt>
                <c:pt idx="57">
                  <c:v>0.63511946023845123</c:v>
                </c:pt>
                <c:pt idx="58">
                  <c:v>0.63234705678104064</c:v>
                </c:pt>
                <c:pt idx="59">
                  <c:v>0.62958812474484549</c:v>
                </c:pt>
                <c:pt idx="60">
                  <c:v>0.62684405193244064</c:v>
                </c:pt>
                <c:pt idx="61">
                  <c:v>0.62411605606045473</c:v>
                </c:pt>
                <c:pt idx="62">
                  <c:v>0.62140520231657315</c:v>
                </c:pt>
                <c:pt idx="63">
                  <c:v>0.61871241903161323</c:v>
                </c:pt>
                <c:pt idx="64">
                  <c:v>0.61603851168490964</c:v>
                </c:pt>
                <c:pt idx="65">
                  <c:v>0.61338417543362844</c:v>
                </c:pt>
                <c:pt idx="66">
                  <c:v>0.61075000633330434</c:v>
                </c:pt>
                <c:pt idx="67">
                  <c:v>0.60813651139613489</c:v>
                </c:pt>
                <c:pt idx="68">
                  <c:v>0.60554411761605864</c:v>
                </c:pt>
                <c:pt idx="69">
                  <c:v>0.60297318007389866</c:v>
                </c:pt>
                <c:pt idx="70">
                  <c:v>0.60042398922272266</c:v>
                </c:pt>
                <c:pt idx="71">
                  <c:v>0.59789677744162451</c:v>
                </c:pt>
                <c:pt idx="72">
                  <c:v>0.59539172493590287</c:v>
                </c:pt>
                <c:pt idx="73">
                  <c:v>0.59290896505281176</c:v>
                </c:pt>
                <c:pt idx="74">
                  <c:v>0.59044858907397257</c:v>
                </c:pt>
                <c:pt idx="75">
                  <c:v>0.58801065053883383</c:v>
                </c:pt>
                <c:pt idx="76">
                  <c:v>0.58559516914741483</c:v>
                </c:pt>
                <c:pt idx="77">
                  <c:v>0.58320213428527057</c:v>
                </c:pt>
                <c:pt idx="78">
                  <c:v>0.58083150820886753</c:v>
                </c:pt>
                <c:pt idx="79">
                  <c:v>0.57848322892554349</c:v>
                </c:pt>
                <c:pt idx="80">
                  <c:v>0.57615721279840815</c:v>
                </c:pt>
                <c:pt idx="81">
                  <c:v>0.57385335690338801</c:v>
                </c:pt>
                <c:pt idx="82">
                  <c:v>0.57157154116278586</c:v>
                </c:pt>
                <c:pt idx="83">
                  <c:v>0.56931163027707565</c:v>
                </c:pt>
                <c:pt idx="84">
                  <c:v>0.56707347547447573</c:v>
                </c:pt>
                <c:pt idx="85">
                  <c:v>0.564856916095823</c:v>
                </c:pt>
                <c:pt idx="86">
                  <c:v>0.5626617810304867</c:v>
                </c:pt>
                <c:pt idx="87">
                  <c:v>0.5604878900174215</c:v>
                </c:pt>
                <c:pt idx="88">
                  <c:v>0.55833505482410661</c:v>
                </c:pt>
                <c:pt idx="89">
                  <c:v>0.55620308031482191</c:v>
                </c:pt>
                <c:pt idx="90">
                  <c:v>0.55409176541858218</c:v>
                </c:pt>
                <c:pt idx="91">
                  <c:v>0.55200090400600976</c:v>
                </c:pt>
                <c:pt idx="92">
                  <c:v>0.54993028568361824</c:v>
                </c:pt>
                <c:pt idx="93">
                  <c:v>0.54787969651299395</c:v>
                </c:pt>
                <c:pt idx="94">
                  <c:v>0.54584891966182203</c:v>
                </c:pt>
                <c:pt idx="95">
                  <c:v>0.54383773599294016</c:v>
                </c:pt>
                <c:pt idx="96">
                  <c:v>0.54184592459703462</c:v>
                </c:pt>
                <c:pt idx="97">
                  <c:v>0.53987326327401564</c:v>
                </c:pt>
                <c:pt idx="98">
                  <c:v>0.53791952896781958</c:v>
                </c:pt>
                <c:pt idx="99">
                  <c:v>0.53598449815868265</c:v>
                </c:pt>
                <c:pt idx="100">
                  <c:v>0.53406794721676243</c:v>
                </c:pt>
                <c:pt idx="101">
                  <c:v>0.53216965272055095</c:v>
                </c:pt>
                <c:pt idx="102">
                  <c:v>0.53028939174317025</c:v>
                </c:pt>
                <c:pt idx="103">
                  <c:v>0.52842694210947472</c:v>
                </c:pt>
                <c:pt idx="104">
                  <c:v>0.52658208262648143</c:v>
                </c:pt>
                <c:pt idx="105">
                  <c:v>0.52475459328953189</c:v>
                </c:pt>
                <c:pt idx="106">
                  <c:v>0.52294425546630874</c:v>
                </c:pt>
                <c:pt idx="107">
                  <c:v>0.52115085206071021</c:v>
                </c:pt>
                <c:pt idx="108">
                  <c:v>0.5193741676582817</c:v>
                </c:pt>
                <c:pt idx="109">
                  <c:v>0.51761398865494346</c:v>
                </c:pt>
                <c:pt idx="110">
                  <c:v>0.51587010337039263</c:v>
                </c:pt>
                <c:pt idx="111">
                  <c:v>0.51414230214760859</c:v>
                </c:pt>
                <c:pt idx="112">
                  <c:v>0.51243037743966358</c:v>
                </c:pt>
                <c:pt idx="113">
                  <c:v>0.5107341238849783</c:v>
                </c:pt>
                <c:pt idx="114">
                  <c:v>0.50905333837204558</c:v>
                </c:pt>
                <c:pt idx="115">
                  <c:v>0.50738782009458361</c:v>
                </c:pt>
                <c:pt idx="116">
                  <c:v>0.5057373705979572</c:v>
                </c:pt>
                <c:pt idx="117">
                  <c:v>0.5041017938176845</c:v>
                </c:pt>
                <c:pt idx="118">
                  <c:v>0.50248089611070035</c:v>
                </c:pt>
                <c:pt idx="119">
                  <c:v>0.50087448628010955</c:v>
                </c:pt>
                <c:pt idx="120">
                  <c:v>0.49928237559395566</c:v>
                </c:pt>
                <c:pt idx="121">
                  <c:v>0.49770437779862298</c:v>
                </c:pt>
                <c:pt idx="122">
                  <c:v>0.49614030912732682</c:v>
                </c:pt>
                <c:pt idx="123">
                  <c:v>0.49458998830419126</c:v>
                </c:pt>
                <c:pt idx="124">
                  <c:v>0.49305323654430216</c:v>
                </c:pt>
                <c:pt idx="125">
                  <c:v>0.49152987755018107</c:v>
                </c:pt>
                <c:pt idx="126">
                  <c:v>0.49001973750495276</c:v>
                </c:pt>
                <c:pt idx="127">
                  <c:v>0.48852264506261567</c:v>
                </c:pt>
                <c:pt idx="128">
                  <c:v>0.48703843133565128</c:v>
                </c:pt>
                <c:pt idx="129">
                  <c:v>0.48556692988028005</c:v>
                </c:pt>
                <c:pt idx="130">
                  <c:v>0.48410797667959332</c:v>
                </c:pt>
                <c:pt idx="131">
                  <c:v>0.48266141012481273</c:v>
                </c:pt>
                <c:pt idx="132">
                  <c:v>0.48122707099484663</c:v>
                </c:pt>
                <c:pt idx="133">
                  <c:v>0.47980480243438484</c:v>
                </c:pt>
                <c:pt idx="134">
                  <c:v>0.47839444993067715</c:v>
                </c:pt>
                <c:pt idx="135">
                  <c:v>0.47699586128914689</c:v>
                </c:pt>
                <c:pt idx="136">
                  <c:v>0.47560888660801232</c:v>
                </c:pt>
                <c:pt idx="137">
                  <c:v>0.47423337825204531</c:v>
                </c:pt>
                <c:pt idx="138">
                  <c:v>0.47286919082555801</c:v>
                </c:pt>
                <c:pt idx="139">
                  <c:v>0.47151618114477423</c:v>
                </c:pt>
                <c:pt idx="140">
                  <c:v>0.47017420820965711</c:v>
                </c:pt>
                <c:pt idx="141">
                  <c:v>0.46884313317530152</c:v>
                </c:pt>
                <c:pt idx="142">
                  <c:v>0.46752281932297113</c:v>
                </c:pt>
                <c:pt idx="143">
                  <c:v>0.46621313203083226</c:v>
                </c:pt>
                <c:pt idx="144">
                  <c:v>0.4649139387445283</c:v>
                </c:pt>
                <c:pt idx="145">
                  <c:v>0.46362510894755687</c:v>
                </c:pt>
                <c:pt idx="146">
                  <c:v>0.46234651413159511</c:v>
                </c:pt>
                <c:pt idx="147">
                  <c:v>0.46107802776677831</c:v>
                </c:pt>
                <c:pt idx="148">
                  <c:v>0.45981952527199432</c:v>
                </c:pt>
                <c:pt idx="149">
                  <c:v>0.45857088398523677</c:v>
                </c:pt>
                <c:pt idx="150">
                  <c:v>0.45733198313404888</c:v>
                </c:pt>
                <c:pt idx="151">
                  <c:v>0.45610270380610968</c:v>
                </c:pt>
                <c:pt idx="152">
                  <c:v>0.45488292891998022</c:v>
                </c:pt>
                <c:pt idx="153">
                  <c:v>0.45367254319602102</c:v>
                </c:pt>
                <c:pt idx="154">
                  <c:v>0.45247143312757032</c:v>
                </c:pt>
                <c:pt idx="155">
                  <c:v>0.45127948695231401</c:v>
                </c:pt>
                <c:pt idx="156">
                  <c:v>0.45009659462395146</c:v>
                </c:pt>
                <c:pt idx="157">
                  <c:v>0.44892264778412172</c:v>
                </c:pt>
                <c:pt idx="158">
                  <c:v>0.44775753973462556</c:v>
                </c:pt>
                <c:pt idx="159">
                  <c:v>0.4466011654099673</c:v>
                </c:pt>
                <c:pt idx="160">
                  <c:v>0.44545342135019717</c:v>
                </c:pt>
                <c:pt idx="161">
                  <c:v>0.44431420567410213</c:v>
                </c:pt>
                <c:pt idx="162">
                  <c:v>0.44318341805272016</c:v>
                </c:pt>
                <c:pt idx="163">
                  <c:v>0.44206095968322257</c:v>
                </c:pt>
                <c:pt idx="164">
                  <c:v>0.44094673326312517</c:v>
                </c:pt>
                <c:pt idx="165">
                  <c:v>0.43984064296487818</c:v>
                </c:pt>
                <c:pt idx="166">
                  <c:v>0.43874259441080032</c:v>
                </c:pt>
                <c:pt idx="167">
                  <c:v>0.43765249464840938</c:v>
                </c:pt>
                <c:pt idx="168">
                  <c:v>0.43657025212608247</c:v>
                </c:pt>
                <c:pt idx="169">
                  <c:v>0.43549577666911632</c:v>
                </c:pt>
                <c:pt idx="170">
                  <c:v>0.43442897945614611</c:v>
                </c:pt>
                <c:pt idx="171">
                  <c:v>0.43336977299593255</c:v>
                </c:pt>
                <c:pt idx="172">
                  <c:v>0.43231807110453607</c:v>
                </c:pt>
                <c:pt idx="173">
                  <c:v>0.43127378888283852</c:v>
                </c:pt>
                <c:pt idx="174">
                  <c:v>0.43023684269445422</c:v>
                </c:pt>
                <c:pt idx="175">
                  <c:v>0.42920715014399025</c:v>
                </c:pt>
                <c:pt idx="176">
                  <c:v>0.42818463005568907</c:v>
                </c:pt>
                <c:pt idx="177">
                  <c:v>0.42716920245240897</c:v>
                </c:pt>
                <c:pt idx="178">
                  <c:v>0.42616078853499723</c:v>
                </c:pt>
                <c:pt idx="179">
                  <c:v>0.42515931066198154</c:v>
                </c:pt>
                <c:pt idx="180">
                  <c:v>0.42416469232965126</c:v>
                </c:pt>
                <c:pt idx="181">
                  <c:v>0.42317685815244543</c:v>
                </c:pt>
                <c:pt idx="182">
                  <c:v>0.42219573384373393</c:v>
                </c:pt>
                <c:pt idx="183">
                  <c:v>0.42122124619690227</c:v>
                </c:pt>
                <c:pt idx="184">
                  <c:v>0.42025332306678376</c:v>
                </c:pt>
                <c:pt idx="185">
                  <c:v>0.4192918933514313</c:v>
                </c:pt>
                <c:pt idx="186">
                  <c:v>0.41833688697421173</c:v>
                </c:pt>
                <c:pt idx="187">
                  <c:v>0.41738823486621673</c:v>
                </c:pt>
                <c:pt idx="188">
                  <c:v>0.41644586894901586</c:v>
                </c:pt>
                <c:pt idx="189">
                  <c:v>0.41550972211769088</c:v>
                </c:pt>
                <c:pt idx="190">
                  <c:v>0.41457972822421257</c:v>
                </c:pt>
                <c:pt idx="191">
                  <c:v>0.41365582206109025</c:v>
                </c:pt>
                <c:pt idx="192">
                  <c:v>0.4127379393453558</c:v>
                </c:pt>
                <c:pt idx="193">
                  <c:v>0.41182601670281327</c:v>
                </c:pt>
                <c:pt idx="194">
                  <c:v>0.41091999165259047</c:v>
                </c:pt>
                <c:pt idx="195">
                  <c:v>0.41001980259198689</c:v>
                </c:pt>
                <c:pt idx="196">
                  <c:v>0.40912538878158672</c:v>
                </c:pt>
                <c:pt idx="197">
                  <c:v>0.40823669033065263</c:v>
                </c:pt>
                <c:pt idx="198">
                  <c:v>0.4073536481827903</c:v>
                </c:pt>
                <c:pt idx="199">
                  <c:v>0.406476204101893</c:v>
                </c:pt>
                <c:pt idx="200">
                  <c:v>0.40560430065832143</c:v>
                </c:pt>
              </c:numCache>
            </c:numRef>
          </c:yVal>
        </c:ser>
        <c:ser>
          <c:idx val="2"/>
          <c:order val="2"/>
          <c:tx>
            <c:strRef>
              <c:f>Metals!$D$5</c:f>
              <c:strCache>
                <c:ptCount val="1"/>
                <c:pt idx="0">
                  <c:v>Ag</c:v>
                </c:pt>
              </c:strCache>
            </c:strRef>
          </c:tx>
          <c:spPr>
            <a:ln w="12700">
              <a:solidFill>
                <a:srgbClr val="00B0F0"/>
              </a:solidFill>
            </a:ln>
          </c:spPr>
          <c:marker>
            <c:symbol val="none"/>
          </c:marker>
          <c:xVal>
            <c:numRef>
              <c:f>Metals!$A$6:$A$206</c:f>
              <c:numCache>
                <c:formatCode>General</c:formatCode>
                <c:ptCount val="201"/>
                <c:pt idx="0">
                  <c:v>1.0000000000000072E-7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1.6000001000000021</c:v>
                </c:pt>
                <c:pt idx="17">
                  <c:v>1.7000001000000005</c:v>
                </c:pt>
                <c:pt idx="18">
                  <c:v>1.8000001000000005</c:v>
                </c:pt>
                <c:pt idx="19">
                  <c:v>1.9000001000000044</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8.100000099999999</c:v>
                </c:pt>
                <c:pt idx="82">
                  <c:v>8.2000000999999898</c:v>
                </c:pt>
                <c:pt idx="83">
                  <c:v>8.3000001000000037</c:v>
                </c:pt>
                <c:pt idx="84">
                  <c:v>8.4000001000000015</c:v>
                </c:pt>
                <c:pt idx="85">
                  <c:v>8.5000001000000012</c:v>
                </c:pt>
                <c:pt idx="86">
                  <c:v>8.6000000999999866</c:v>
                </c:pt>
                <c:pt idx="87">
                  <c:v>8.7000000999999862</c:v>
                </c:pt>
                <c:pt idx="88">
                  <c:v>8.8000001000000037</c:v>
                </c:pt>
                <c:pt idx="89">
                  <c:v>8.9000001000000015</c:v>
                </c:pt>
                <c:pt idx="90">
                  <c:v>9.0000001000000012</c:v>
                </c:pt>
                <c:pt idx="91">
                  <c:v>9.1000000999999848</c:v>
                </c:pt>
                <c:pt idx="92">
                  <c:v>9.2000000999999845</c:v>
                </c:pt>
                <c:pt idx="93">
                  <c:v>9.3000001000000037</c:v>
                </c:pt>
                <c:pt idx="94">
                  <c:v>9.4000001000000015</c:v>
                </c:pt>
                <c:pt idx="95">
                  <c:v>9.5000001000000012</c:v>
                </c:pt>
                <c:pt idx="96">
                  <c:v>9.6000000999999848</c:v>
                </c:pt>
                <c:pt idx="97">
                  <c:v>9.7000000999999827</c:v>
                </c:pt>
                <c:pt idx="98">
                  <c:v>9.8000001000000037</c:v>
                </c:pt>
                <c:pt idx="99">
                  <c:v>9.9000001000000015</c:v>
                </c:pt>
                <c:pt idx="100">
                  <c:v>10.000000100000001</c:v>
                </c:pt>
                <c:pt idx="101">
                  <c:v>10.100000100000001</c:v>
                </c:pt>
                <c:pt idx="102">
                  <c:v>10.200000099999984</c:v>
                </c:pt>
                <c:pt idx="103">
                  <c:v>10.300000100000002</c:v>
                </c:pt>
                <c:pt idx="104">
                  <c:v>10.400000100000002</c:v>
                </c:pt>
                <c:pt idx="105">
                  <c:v>10.500000100000001</c:v>
                </c:pt>
                <c:pt idx="106">
                  <c:v>10.600000099999979</c:v>
                </c:pt>
                <c:pt idx="107">
                  <c:v>10.700000099999979</c:v>
                </c:pt>
                <c:pt idx="108">
                  <c:v>10.800000100000002</c:v>
                </c:pt>
                <c:pt idx="109">
                  <c:v>10.900000100000002</c:v>
                </c:pt>
                <c:pt idx="110">
                  <c:v>11.000000100000001</c:v>
                </c:pt>
                <c:pt idx="111">
                  <c:v>11.100000099999979</c:v>
                </c:pt>
                <c:pt idx="112">
                  <c:v>11.200000099999977</c:v>
                </c:pt>
                <c:pt idx="113">
                  <c:v>11.300000100000002</c:v>
                </c:pt>
                <c:pt idx="114">
                  <c:v>11.400000100000002</c:v>
                </c:pt>
                <c:pt idx="115">
                  <c:v>11.500000099999976</c:v>
                </c:pt>
                <c:pt idx="116">
                  <c:v>11.600000099999976</c:v>
                </c:pt>
                <c:pt idx="117">
                  <c:v>11.700000099999976</c:v>
                </c:pt>
                <c:pt idx="118">
                  <c:v>11.800000100000002</c:v>
                </c:pt>
                <c:pt idx="119">
                  <c:v>11.900000100000002</c:v>
                </c:pt>
                <c:pt idx="120">
                  <c:v>12.000000099999976</c:v>
                </c:pt>
                <c:pt idx="121">
                  <c:v>12.100000099999974</c:v>
                </c:pt>
                <c:pt idx="122">
                  <c:v>12.200000099999974</c:v>
                </c:pt>
                <c:pt idx="123">
                  <c:v>12.300000100000002</c:v>
                </c:pt>
                <c:pt idx="124">
                  <c:v>12.400000100000002</c:v>
                </c:pt>
                <c:pt idx="125">
                  <c:v>12.500000099999976</c:v>
                </c:pt>
                <c:pt idx="126">
                  <c:v>12.600000099999972</c:v>
                </c:pt>
                <c:pt idx="127">
                  <c:v>12.700000099999972</c:v>
                </c:pt>
                <c:pt idx="128">
                  <c:v>12.800000100000002</c:v>
                </c:pt>
                <c:pt idx="129">
                  <c:v>12.900000100000002</c:v>
                </c:pt>
                <c:pt idx="130">
                  <c:v>13.000000099999976</c:v>
                </c:pt>
                <c:pt idx="131">
                  <c:v>13.100000099999972</c:v>
                </c:pt>
                <c:pt idx="132">
                  <c:v>13.20000009999997</c:v>
                </c:pt>
                <c:pt idx="133">
                  <c:v>13.300000100000002</c:v>
                </c:pt>
                <c:pt idx="134">
                  <c:v>13.400000100000002</c:v>
                </c:pt>
                <c:pt idx="135">
                  <c:v>13.500000099999976</c:v>
                </c:pt>
                <c:pt idx="136">
                  <c:v>13.600000099999972</c:v>
                </c:pt>
                <c:pt idx="137">
                  <c:v>13.70000009999997</c:v>
                </c:pt>
                <c:pt idx="138">
                  <c:v>13.800000100000002</c:v>
                </c:pt>
                <c:pt idx="139">
                  <c:v>13.900000100000002</c:v>
                </c:pt>
                <c:pt idx="140">
                  <c:v>14.000000099999976</c:v>
                </c:pt>
                <c:pt idx="141">
                  <c:v>14.100000099999972</c:v>
                </c:pt>
                <c:pt idx="142">
                  <c:v>14.20000009999997</c:v>
                </c:pt>
                <c:pt idx="143">
                  <c:v>14.300000100000002</c:v>
                </c:pt>
                <c:pt idx="144">
                  <c:v>14.400000100000002</c:v>
                </c:pt>
                <c:pt idx="145">
                  <c:v>14.500000099999976</c:v>
                </c:pt>
                <c:pt idx="146">
                  <c:v>14.600000099999972</c:v>
                </c:pt>
                <c:pt idx="147">
                  <c:v>14.70000009999997</c:v>
                </c:pt>
                <c:pt idx="148">
                  <c:v>14.800000100000002</c:v>
                </c:pt>
                <c:pt idx="149">
                  <c:v>14.900000099999998</c:v>
                </c:pt>
                <c:pt idx="150">
                  <c:v>15.000000099999976</c:v>
                </c:pt>
                <c:pt idx="151">
                  <c:v>15.100000099999972</c:v>
                </c:pt>
                <c:pt idx="152">
                  <c:v>15.20000009999997</c:v>
                </c:pt>
                <c:pt idx="153">
                  <c:v>15.300000100000002</c:v>
                </c:pt>
                <c:pt idx="154">
                  <c:v>15.400000099999996</c:v>
                </c:pt>
                <c:pt idx="155">
                  <c:v>15.500000099999976</c:v>
                </c:pt>
                <c:pt idx="156">
                  <c:v>15.600000099999972</c:v>
                </c:pt>
                <c:pt idx="157">
                  <c:v>15.70000009999997</c:v>
                </c:pt>
                <c:pt idx="158">
                  <c:v>15.800000100000002</c:v>
                </c:pt>
                <c:pt idx="159">
                  <c:v>15.900000099999996</c:v>
                </c:pt>
                <c:pt idx="160">
                  <c:v>16.000000099999962</c:v>
                </c:pt>
                <c:pt idx="161">
                  <c:v>16.100000099999964</c:v>
                </c:pt>
                <c:pt idx="162">
                  <c:v>16.200000099999929</c:v>
                </c:pt>
                <c:pt idx="163">
                  <c:v>16.300000099999966</c:v>
                </c:pt>
                <c:pt idx="164">
                  <c:v>16.400000099999929</c:v>
                </c:pt>
                <c:pt idx="165">
                  <c:v>16.500000099999969</c:v>
                </c:pt>
                <c:pt idx="166">
                  <c:v>16.600000099999971</c:v>
                </c:pt>
                <c:pt idx="167">
                  <c:v>16.700000099999972</c:v>
                </c:pt>
                <c:pt idx="168">
                  <c:v>16.800000099999973</c:v>
                </c:pt>
                <c:pt idx="169">
                  <c:v>16.900000099999929</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Metals!$D$6:$D$206</c:f>
              <c:numCache>
                <c:formatCode>General</c:formatCode>
                <c:ptCount val="201"/>
                <c:pt idx="0">
                  <c:v>0</c:v>
                </c:pt>
                <c:pt idx="1">
                  <c:v>3.2733628842413143E-4</c:v>
                </c:pt>
                <c:pt idx="2">
                  <c:v>3.4351714433970205E-2</c:v>
                </c:pt>
                <c:pt idx="3">
                  <c:v>0.1484999668814557</c:v>
                </c:pt>
                <c:pt idx="4">
                  <c:v>0.29591628337503539</c:v>
                </c:pt>
                <c:pt idx="5">
                  <c:v>0.43637615500027177</c:v>
                </c:pt>
                <c:pt idx="6">
                  <c:v>0.55594927696523777</c:v>
                </c:pt>
                <c:pt idx="7">
                  <c:v>0.65307821365982588</c:v>
                </c:pt>
                <c:pt idx="8">
                  <c:v>0.73033445836027755</c:v>
                </c:pt>
                <c:pt idx="9">
                  <c:v>0.79115977345477406</c:v>
                </c:pt>
                <c:pt idx="10">
                  <c:v>0.83876516780913934</c:v>
                </c:pt>
                <c:pt idx="11">
                  <c:v>0.87584116862812056</c:v>
                </c:pt>
                <c:pt idx="12">
                  <c:v>0.90454914567887235</c:v>
                </c:pt>
                <c:pt idx="13">
                  <c:v>0.92659617149266338</c:v>
                </c:pt>
                <c:pt idx="14">
                  <c:v>0.94332314792504957</c:v>
                </c:pt>
                <c:pt idx="15">
                  <c:v>0.95578358541792785</c:v>
                </c:pt>
                <c:pt idx="16">
                  <c:v>0.96480780445814984</c:v>
                </c:pt>
                <c:pt idx="17">
                  <c:v>0.97105325032206535</c:v>
                </c:pt>
                <c:pt idx="18">
                  <c:v>0.97504325783926415</c:v>
                </c:pt>
                <c:pt idx="19">
                  <c:v>0.97719672774384569</c:v>
                </c:pt>
                <c:pt idx="20">
                  <c:v>0.9778508288552048</c:v>
                </c:pt>
                <c:pt idx="21">
                  <c:v>0.97727840671173294</c:v>
                </c:pt>
                <c:pt idx="22">
                  <c:v>0.97570138846197085</c:v>
                </c:pt>
                <c:pt idx="23">
                  <c:v>0.97330115775787263</c:v>
                </c:pt>
                <c:pt idx="24">
                  <c:v>0.97022662975680551</c:v>
                </c:pt>
                <c:pt idx="25">
                  <c:v>0.96660057280774025</c:v>
                </c:pt>
                <c:pt idx="26">
                  <c:v>0.96252458662536189</c:v>
                </c:pt>
                <c:pt idx="27">
                  <c:v>0.95808304524359977</c:v>
                </c:pt>
                <c:pt idx="28">
                  <c:v>0.95334623770941984</c:v>
                </c:pt>
                <c:pt idx="29">
                  <c:v>0.94837288345352522</c:v>
                </c:pt>
                <c:pt idx="30">
                  <c:v>0.94321215745699749</c:v>
                </c:pt>
                <c:pt idx="31">
                  <c:v>0.93790532897868661</c:v>
                </c:pt>
                <c:pt idx="32">
                  <c:v>0.93248709398000196</c:v>
                </c:pt>
                <c:pt idx="33">
                  <c:v>0.92698666348351411</c:v>
                </c:pt>
                <c:pt idx="34">
                  <c:v>0.92142865646605465</c:v>
                </c:pt>
                <c:pt idx="35">
                  <c:v>0.91583383544312835</c:v>
                </c:pt>
                <c:pt idx="36">
                  <c:v>0.91021971485815367</c:v>
                </c:pt>
                <c:pt idx="37">
                  <c:v>0.9046010661626156</c:v>
                </c:pt>
                <c:pt idx="38">
                  <c:v>0.89899033862582589</c:v>
                </c:pt>
                <c:pt idx="39">
                  <c:v>0.89339801112095918</c:v>
                </c:pt>
                <c:pt idx="40">
                  <c:v>0.88783288715244557</c:v>
                </c:pt>
                <c:pt idx="41">
                  <c:v>0.88230234303424515</c:v>
                </c:pt>
                <c:pt idx="42">
                  <c:v>0.87681253725906783</c:v>
                </c:pt>
                <c:pt idx="43">
                  <c:v>0.87136858760782321</c:v>
                </c:pt>
                <c:pt idx="44">
                  <c:v>0.86597472135513565</c:v>
                </c:pt>
                <c:pt idx="45">
                  <c:v>0.86063440296675564</c:v>
                </c:pt>
                <c:pt idx="46">
                  <c:v>0.85535044290989914</c:v>
                </c:pt>
                <c:pt idx="47">
                  <c:v>0.85012509056935426</c:v>
                </c:pt>
                <c:pt idx="48">
                  <c:v>0.84496011375124258</c:v>
                </c:pt>
                <c:pt idx="49">
                  <c:v>0.83985686683901462</c:v>
                </c:pt>
                <c:pt idx="50">
                  <c:v>0.83481634932439686</c:v>
                </c:pt>
                <c:pt idx="51">
                  <c:v>0.82983925615497933</c:v>
                </c:pt>
                <c:pt idx="52">
                  <c:v>0.82492602110818714</c:v>
                </c:pt>
                <c:pt idx="53">
                  <c:v>0.82007685420974863</c:v>
                </c:pt>
                <c:pt idx="54">
                  <c:v>0.81529177405536768</c:v>
                </c:pt>
                <c:pt idx="55">
                  <c:v>0.81057063576202149</c:v>
                </c:pt>
                <c:pt idx="56">
                  <c:v>0.80591315516463757</c:v>
                </c:pt>
                <c:pt idx="57">
                  <c:v>0.80131892978135366</c:v>
                </c:pt>
                <c:pt idx="58">
                  <c:v>0.79678745699298403</c:v>
                </c:pt>
                <c:pt idx="59">
                  <c:v>0.7923181498168711</c:v>
                </c:pt>
                <c:pt idx="60">
                  <c:v>0.78791035060044945</c:v>
                </c:pt>
                <c:pt idx="61">
                  <c:v>0.78356334291297547</c:v>
                </c:pt>
                <c:pt idx="62">
                  <c:v>0.77927636187478866</c:v>
                </c:pt>
                <c:pt idx="63">
                  <c:v>0.77504860312965385</c:v>
                </c:pt>
                <c:pt idx="64">
                  <c:v>0.77087923063753683</c:v>
                </c:pt>
                <c:pt idx="65">
                  <c:v>0.76676738344065798</c:v>
                </c:pt>
                <c:pt idx="66">
                  <c:v>0.76271218153506659</c:v>
                </c:pt>
                <c:pt idx="67">
                  <c:v>0.75871273096208369</c:v>
                </c:pt>
                <c:pt idx="68">
                  <c:v>0.75476812821891071</c:v>
                </c:pt>
                <c:pt idx="69">
                  <c:v>0.75087746407446165</c:v>
                </c:pt>
                <c:pt idx="70">
                  <c:v>0.74703982686529946</c:v>
                </c:pt>
                <c:pt idx="71">
                  <c:v>0.74325430533684389</c:v>
                </c:pt>
                <c:pt idx="72">
                  <c:v>0.73951999108667288</c:v>
                </c:pt>
                <c:pt idx="73">
                  <c:v>0.73583598065940836</c:v>
                </c:pt>
                <c:pt idx="74">
                  <c:v>0.73220137733652879</c:v>
                </c:pt>
                <c:pt idx="75">
                  <c:v>0.72861529265894598</c:v>
                </c:pt>
                <c:pt idx="76">
                  <c:v>0.72507684771543224</c:v>
                </c:pt>
                <c:pt idx="77">
                  <c:v>0.72158517422598889</c:v>
                </c:pt>
                <c:pt idx="78">
                  <c:v>0.71813941544552018</c:v>
                </c:pt>
                <c:pt idx="79">
                  <c:v>0.7147387269102079</c:v>
                </c:pt>
                <c:pt idx="80">
                  <c:v>0.71138227704620416</c:v>
                </c:pt>
                <c:pt idx="81">
                  <c:v>0.70806924765779866</c:v>
                </c:pt>
                <c:pt idx="82">
                  <c:v>0.70479883431030543</c:v>
                </c:pt>
                <c:pt idx="83">
                  <c:v>0.70157024662095735</c:v>
                </c:pt>
                <c:pt idx="84">
                  <c:v>0.69838270846958295</c:v>
                </c:pt>
                <c:pt idx="85">
                  <c:v>0.69523545813933463</c:v>
                </c:pt>
                <c:pt idx="86">
                  <c:v>0.69212774839667268</c:v>
                </c:pt>
                <c:pt idx="87">
                  <c:v>0.68905884651857296</c:v>
                </c:pt>
                <c:pt idx="88">
                  <c:v>0.68602803427402725</c:v>
                </c:pt>
                <c:pt idx="89">
                  <c:v>0.68303460786615333</c:v>
                </c:pt>
                <c:pt idx="90">
                  <c:v>0.6800778778403137</c:v>
                </c:pt>
                <c:pt idx="91">
                  <c:v>0.67715716896315614</c:v>
                </c:pt>
                <c:pt idx="92">
                  <c:v>0.67427182007686215</c:v>
                </c:pt>
                <c:pt idx="93">
                  <c:v>0.67142118393231676</c:v>
                </c:pt>
                <c:pt idx="94">
                  <c:v>0.66860462700460754</c:v>
                </c:pt>
                <c:pt idx="95">
                  <c:v>0.66582152929365512</c:v>
                </c:pt>
                <c:pt idx="96">
                  <c:v>0.6630712841127071</c:v>
                </c:pt>
                <c:pt idx="97">
                  <c:v>0.66035329786680863</c:v>
                </c:pt>
                <c:pt idx="98">
                  <c:v>0.65766698982335048</c:v>
                </c:pt>
                <c:pt idx="99">
                  <c:v>0.6550117918763857</c:v>
                </c:pt>
                <c:pt idx="100">
                  <c:v>0.65238714830626765</c:v>
                </c:pt>
                <c:pt idx="101">
                  <c:v>0.64979251553596662</c:v>
                </c:pt>
                <c:pt idx="102">
                  <c:v>0.6472273618851847</c:v>
                </c:pt>
                <c:pt idx="103">
                  <c:v>0.64469116732338361</c:v>
                </c:pt>
                <c:pt idx="104">
                  <c:v>0.64218342322250455</c:v>
                </c:pt>
                <c:pt idx="105">
                  <c:v>0.63970363211028913</c:v>
                </c:pt>
                <c:pt idx="106">
                  <c:v>0.63725130742471014</c:v>
                </c:pt>
                <c:pt idx="107">
                  <c:v>0.63482597327026014</c:v>
                </c:pt>
                <c:pt idx="108">
                  <c:v>0.6324271641764454</c:v>
                </c:pt>
                <c:pt idx="109">
                  <c:v>0.63005442485902263</c:v>
                </c:pt>
                <c:pt idx="110">
                  <c:v>0.62770730998425128</c:v>
                </c:pt>
                <c:pt idx="111">
                  <c:v>0.62538538393653353</c:v>
                </c:pt>
                <c:pt idx="112">
                  <c:v>0.62308822058964575</c:v>
                </c:pt>
                <c:pt idx="113">
                  <c:v>0.62081540308179872</c:v>
                </c:pt>
                <c:pt idx="114">
                  <c:v>0.61856652359466657</c:v>
                </c:pt>
                <c:pt idx="115">
                  <c:v>0.61634118313658792</c:v>
                </c:pt>
                <c:pt idx="116">
                  <c:v>0.61413899132991234</c:v>
                </c:pt>
                <c:pt idx="117">
                  <c:v>0.61195956620274761</c:v>
                </c:pt>
                <c:pt idx="118">
                  <c:v>0.60980253398498863</c:v>
                </c:pt>
                <c:pt idx="119">
                  <c:v>0.60766752890878462</c:v>
                </c:pt>
                <c:pt idx="120">
                  <c:v>0.60555419301340463</c:v>
                </c:pt>
                <c:pt idx="121">
                  <c:v>0.60346217595451157</c:v>
                </c:pt>
                <c:pt idx="122">
                  <c:v>0.60139113481783801</c:v>
                </c:pt>
                <c:pt idx="123">
                  <c:v>0.59934073393722742</c:v>
                </c:pt>
                <c:pt idx="124">
                  <c:v>0.59731064471702811</c:v>
                </c:pt>
                <c:pt idx="125">
                  <c:v>0.59530054545876432</c:v>
                </c:pt>
                <c:pt idx="126">
                  <c:v>0.59331012119204585</c:v>
                </c:pt>
                <c:pt idx="127">
                  <c:v>0.59133906350969867</c:v>
                </c:pt>
                <c:pt idx="128">
                  <c:v>0.58938707040694815</c:v>
                </c:pt>
                <c:pt idx="129">
                  <c:v>0.58745384612474749</c:v>
                </c:pt>
                <c:pt idx="130">
                  <c:v>0.58553910099698903</c:v>
                </c:pt>
                <c:pt idx="131">
                  <c:v>0.58364255130171439</c:v>
                </c:pt>
                <c:pt idx="132">
                  <c:v>0.58176391911607717</c:v>
                </c:pt>
                <c:pt idx="133">
                  <c:v>0.57990293217512523</c:v>
                </c:pt>
                <c:pt idx="134">
                  <c:v>0.57805932373420343</c:v>
                </c:pt>
                <c:pt idx="135">
                  <c:v>0.5762328324349969</c:v>
                </c:pt>
                <c:pt idx="136">
                  <c:v>0.57442320217502985</c:v>
                </c:pt>
                <c:pt idx="137">
                  <c:v>0.5726301819806543</c:v>
                </c:pt>
                <c:pt idx="138">
                  <c:v>0.57085352588334759</c:v>
                </c:pt>
                <c:pt idx="139">
                  <c:v>0.56909299279927672</c:v>
                </c:pt>
                <c:pt idx="140">
                  <c:v>0.56734834641207965</c:v>
                </c:pt>
                <c:pt idx="141">
                  <c:v>0.56561935505872563</c:v>
                </c:pt>
                <c:pt idx="142">
                  <c:v>0.56390579161842391</c:v>
                </c:pt>
                <c:pt idx="143">
                  <c:v>0.56220743340445711</c:v>
                </c:pt>
                <c:pt idx="144">
                  <c:v>0.56052406205892213</c:v>
                </c:pt>
                <c:pt idx="145">
                  <c:v>0.55885546345024784</c:v>
                </c:pt>
                <c:pt idx="146">
                  <c:v>0.55720142757343516</c:v>
                </c:pt>
                <c:pt idx="147">
                  <c:v>0.55556174845294715</c:v>
                </c:pt>
                <c:pt idx="148">
                  <c:v>0.5539362240482204</c:v>
                </c:pt>
                <c:pt idx="149">
                  <c:v>0.55232465616160265</c:v>
                </c:pt>
                <c:pt idx="150">
                  <c:v>0.55072685034881652</c:v>
                </c:pt>
                <c:pt idx="151">
                  <c:v>0.5491426158317374</c:v>
                </c:pt>
                <c:pt idx="152">
                  <c:v>0.5475717654135307</c:v>
                </c:pt>
                <c:pt idx="153">
                  <c:v>0.54601411539597666</c:v>
                </c:pt>
                <c:pt idx="154">
                  <c:v>0.54446948549902341</c:v>
                </c:pt>
                <c:pt idx="155">
                  <c:v>0.54293769878243958</c:v>
                </c:pt>
                <c:pt idx="156">
                  <c:v>0.54141858156953759</c:v>
                </c:pt>
                <c:pt idx="157">
                  <c:v>0.53991196337289193</c:v>
                </c:pt>
                <c:pt idx="158">
                  <c:v>0.53841767682201447</c:v>
                </c:pt>
                <c:pt idx="159">
                  <c:v>0.53693555759291767</c:v>
                </c:pt>
                <c:pt idx="160">
                  <c:v>0.5354654443395187</c:v>
                </c:pt>
                <c:pt idx="161">
                  <c:v>0.53400717862682934</c:v>
                </c:pt>
                <c:pt idx="162">
                  <c:v>0.53256060486588752</c:v>
                </c:pt>
                <c:pt idx="163">
                  <c:v>0.53112557025037266</c:v>
                </c:pt>
                <c:pt idx="164">
                  <c:v>0.52970192469485644</c:v>
                </c:pt>
                <c:pt idx="165">
                  <c:v>0.52828952077466018</c:v>
                </c:pt>
                <c:pt idx="166">
                  <c:v>0.52688821366726601</c:v>
                </c:pt>
                <c:pt idx="167">
                  <c:v>0.5254978610951887</c:v>
                </c:pt>
                <c:pt idx="168">
                  <c:v>0.524118323270371</c:v>
                </c:pt>
                <c:pt idx="169">
                  <c:v>0.5227494628399626</c:v>
                </c:pt>
                <c:pt idx="170">
                  <c:v>0.52139114483348581</c:v>
                </c:pt>
                <c:pt idx="171">
                  <c:v>0.52004323661135265</c:v>
                </c:pt>
                <c:pt idx="172">
                  <c:v>0.51870560781466712</c:v>
                </c:pt>
                <c:pt idx="173">
                  <c:v>0.51737813031632796</c:v>
                </c:pt>
                <c:pt idx="174">
                  <c:v>0.51606067817332391</c:v>
                </c:pt>
                <c:pt idx="175">
                  <c:v>0.51475312758025349</c:v>
                </c:pt>
                <c:pt idx="176">
                  <c:v>0.51345535682400023</c:v>
                </c:pt>
                <c:pt idx="177">
                  <c:v>0.51216724623953569</c:v>
                </c:pt>
                <c:pt idx="178">
                  <c:v>0.51088867816682693</c:v>
                </c:pt>
                <c:pt idx="179">
                  <c:v>0.5096195369088129</c:v>
                </c:pt>
                <c:pt idx="180">
                  <c:v>0.50835970869040603</c:v>
                </c:pt>
                <c:pt idx="181">
                  <c:v>0.50710908161853774</c:v>
                </c:pt>
                <c:pt idx="182">
                  <c:v>0.50586754564314151</c:v>
                </c:pt>
                <c:pt idx="183">
                  <c:v>0.50463499251912758</c:v>
                </c:pt>
                <c:pt idx="184">
                  <c:v>0.50341131576925235</c:v>
                </c:pt>
                <c:pt idx="185">
                  <c:v>0.50219641064795206</c:v>
                </c:pt>
                <c:pt idx="186">
                  <c:v>0.50099017410595459</c:v>
                </c:pt>
                <c:pt idx="187">
                  <c:v>0.49979250475585157</c:v>
                </c:pt>
                <c:pt idx="188">
                  <c:v>0.49860330283842241</c:v>
                </c:pt>
                <c:pt idx="189">
                  <c:v>0.49742247018982</c:v>
                </c:pt>
                <c:pt idx="190">
                  <c:v>0.49624991020949022</c:v>
                </c:pt>
                <c:pt idx="191">
                  <c:v>0.49508552782891646</c:v>
                </c:pt>
                <c:pt idx="192">
                  <c:v>0.49392922948105006</c:v>
                </c:pt>
                <c:pt idx="193">
                  <c:v>0.49278092307050253</c:v>
                </c:pt>
                <c:pt idx="194">
                  <c:v>0.49164051794442593</c:v>
                </c:pt>
                <c:pt idx="195">
                  <c:v>0.49050792486408162</c:v>
                </c:pt>
                <c:pt idx="196">
                  <c:v>0.48938305597707987</c:v>
                </c:pt>
                <c:pt idx="197">
                  <c:v>0.48826582479025588</c:v>
                </c:pt>
                <c:pt idx="198">
                  <c:v>0.48715614614319924</c:v>
                </c:pt>
                <c:pt idx="199">
                  <c:v>0.48605393618237241</c:v>
                </c:pt>
                <c:pt idx="200">
                  <c:v>0.48495911233584837</c:v>
                </c:pt>
              </c:numCache>
            </c:numRef>
          </c:yVal>
        </c:ser>
        <c:ser>
          <c:idx val="3"/>
          <c:order val="3"/>
          <c:tx>
            <c:strRef>
              <c:f>Metals!$E$5</c:f>
              <c:strCache>
                <c:ptCount val="1"/>
                <c:pt idx="0">
                  <c:v>Au</c:v>
                </c:pt>
              </c:strCache>
            </c:strRef>
          </c:tx>
          <c:spPr>
            <a:ln w="12700">
              <a:solidFill>
                <a:srgbClr val="92D050"/>
              </a:solidFill>
            </a:ln>
          </c:spPr>
          <c:marker>
            <c:symbol val="none"/>
          </c:marker>
          <c:xVal>
            <c:numRef>
              <c:f>Metals!$A$6:$A$206</c:f>
              <c:numCache>
                <c:formatCode>General</c:formatCode>
                <c:ptCount val="201"/>
                <c:pt idx="0">
                  <c:v>1.0000000000000072E-7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1.6000001000000021</c:v>
                </c:pt>
                <c:pt idx="17">
                  <c:v>1.7000001000000005</c:v>
                </c:pt>
                <c:pt idx="18">
                  <c:v>1.8000001000000005</c:v>
                </c:pt>
                <c:pt idx="19">
                  <c:v>1.9000001000000044</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8.100000099999999</c:v>
                </c:pt>
                <c:pt idx="82">
                  <c:v>8.2000000999999898</c:v>
                </c:pt>
                <c:pt idx="83">
                  <c:v>8.3000001000000037</c:v>
                </c:pt>
                <c:pt idx="84">
                  <c:v>8.4000001000000015</c:v>
                </c:pt>
                <c:pt idx="85">
                  <c:v>8.5000001000000012</c:v>
                </c:pt>
                <c:pt idx="86">
                  <c:v>8.6000000999999866</c:v>
                </c:pt>
                <c:pt idx="87">
                  <c:v>8.7000000999999862</c:v>
                </c:pt>
                <c:pt idx="88">
                  <c:v>8.8000001000000037</c:v>
                </c:pt>
                <c:pt idx="89">
                  <c:v>8.9000001000000015</c:v>
                </c:pt>
                <c:pt idx="90">
                  <c:v>9.0000001000000012</c:v>
                </c:pt>
                <c:pt idx="91">
                  <c:v>9.1000000999999848</c:v>
                </c:pt>
                <c:pt idx="92">
                  <c:v>9.2000000999999845</c:v>
                </c:pt>
                <c:pt idx="93">
                  <c:v>9.3000001000000037</c:v>
                </c:pt>
                <c:pt idx="94">
                  <c:v>9.4000001000000015</c:v>
                </c:pt>
                <c:pt idx="95">
                  <c:v>9.5000001000000012</c:v>
                </c:pt>
                <c:pt idx="96">
                  <c:v>9.6000000999999848</c:v>
                </c:pt>
                <c:pt idx="97">
                  <c:v>9.7000000999999827</c:v>
                </c:pt>
                <c:pt idx="98">
                  <c:v>9.8000001000000037</c:v>
                </c:pt>
                <c:pt idx="99">
                  <c:v>9.9000001000000015</c:v>
                </c:pt>
                <c:pt idx="100">
                  <c:v>10.000000100000001</c:v>
                </c:pt>
                <c:pt idx="101">
                  <c:v>10.100000100000001</c:v>
                </c:pt>
                <c:pt idx="102">
                  <c:v>10.200000099999984</c:v>
                </c:pt>
                <c:pt idx="103">
                  <c:v>10.300000100000002</c:v>
                </c:pt>
                <c:pt idx="104">
                  <c:v>10.400000100000002</c:v>
                </c:pt>
                <c:pt idx="105">
                  <c:v>10.500000100000001</c:v>
                </c:pt>
                <c:pt idx="106">
                  <c:v>10.600000099999979</c:v>
                </c:pt>
                <c:pt idx="107">
                  <c:v>10.700000099999979</c:v>
                </c:pt>
                <c:pt idx="108">
                  <c:v>10.800000100000002</c:v>
                </c:pt>
                <c:pt idx="109">
                  <c:v>10.900000100000002</c:v>
                </c:pt>
                <c:pt idx="110">
                  <c:v>11.000000100000001</c:v>
                </c:pt>
                <c:pt idx="111">
                  <c:v>11.100000099999979</c:v>
                </c:pt>
                <c:pt idx="112">
                  <c:v>11.200000099999977</c:v>
                </c:pt>
                <c:pt idx="113">
                  <c:v>11.300000100000002</c:v>
                </c:pt>
                <c:pt idx="114">
                  <c:v>11.400000100000002</c:v>
                </c:pt>
                <c:pt idx="115">
                  <c:v>11.500000099999976</c:v>
                </c:pt>
                <c:pt idx="116">
                  <c:v>11.600000099999976</c:v>
                </c:pt>
                <c:pt idx="117">
                  <c:v>11.700000099999976</c:v>
                </c:pt>
                <c:pt idx="118">
                  <c:v>11.800000100000002</c:v>
                </c:pt>
                <c:pt idx="119">
                  <c:v>11.900000100000002</c:v>
                </c:pt>
                <c:pt idx="120">
                  <c:v>12.000000099999976</c:v>
                </c:pt>
                <c:pt idx="121">
                  <c:v>12.100000099999974</c:v>
                </c:pt>
                <c:pt idx="122">
                  <c:v>12.200000099999974</c:v>
                </c:pt>
                <c:pt idx="123">
                  <c:v>12.300000100000002</c:v>
                </c:pt>
                <c:pt idx="124">
                  <c:v>12.400000100000002</c:v>
                </c:pt>
                <c:pt idx="125">
                  <c:v>12.500000099999976</c:v>
                </c:pt>
                <c:pt idx="126">
                  <c:v>12.600000099999972</c:v>
                </c:pt>
                <c:pt idx="127">
                  <c:v>12.700000099999972</c:v>
                </c:pt>
                <c:pt idx="128">
                  <c:v>12.800000100000002</c:v>
                </c:pt>
                <c:pt idx="129">
                  <c:v>12.900000100000002</c:v>
                </c:pt>
                <c:pt idx="130">
                  <c:v>13.000000099999976</c:v>
                </c:pt>
                <c:pt idx="131">
                  <c:v>13.100000099999972</c:v>
                </c:pt>
                <c:pt idx="132">
                  <c:v>13.20000009999997</c:v>
                </c:pt>
                <c:pt idx="133">
                  <c:v>13.300000100000002</c:v>
                </c:pt>
                <c:pt idx="134">
                  <c:v>13.400000100000002</c:v>
                </c:pt>
                <c:pt idx="135">
                  <c:v>13.500000099999976</c:v>
                </c:pt>
                <c:pt idx="136">
                  <c:v>13.600000099999972</c:v>
                </c:pt>
                <c:pt idx="137">
                  <c:v>13.70000009999997</c:v>
                </c:pt>
                <c:pt idx="138">
                  <c:v>13.800000100000002</c:v>
                </c:pt>
                <c:pt idx="139">
                  <c:v>13.900000100000002</c:v>
                </c:pt>
                <c:pt idx="140">
                  <c:v>14.000000099999976</c:v>
                </c:pt>
                <c:pt idx="141">
                  <c:v>14.100000099999972</c:v>
                </c:pt>
                <c:pt idx="142">
                  <c:v>14.20000009999997</c:v>
                </c:pt>
                <c:pt idx="143">
                  <c:v>14.300000100000002</c:v>
                </c:pt>
                <c:pt idx="144">
                  <c:v>14.400000100000002</c:v>
                </c:pt>
                <c:pt idx="145">
                  <c:v>14.500000099999976</c:v>
                </c:pt>
                <c:pt idx="146">
                  <c:v>14.600000099999972</c:v>
                </c:pt>
                <c:pt idx="147">
                  <c:v>14.70000009999997</c:v>
                </c:pt>
                <c:pt idx="148">
                  <c:v>14.800000100000002</c:v>
                </c:pt>
                <c:pt idx="149">
                  <c:v>14.900000099999998</c:v>
                </c:pt>
                <c:pt idx="150">
                  <c:v>15.000000099999976</c:v>
                </c:pt>
                <c:pt idx="151">
                  <c:v>15.100000099999972</c:v>
                </c:pt>
                <c:pt idx="152">
                  <c:v>15.20000009999997</c:v>
                </c:pt>
                <c:pt idx="153">
                  <c:v>15.300000100000002</c:v>
                </c:pt>
                <c:pt idx="154">
                  <c:v>15.400000099999996</c:v>
                </c:pt>
                <c:pt idx="155">
                  <c:v>15.500000099999976</c:v>
                </c:pt>
                <c:pt idx="156">
                  <c:v>15.600000099999972</c:v>
                </c:pt>
                <c:pt idx="157">
                  <c:v>15.70000009999997</c:v>
                </c:pt>
                <c:pt idx="158">
                  <c:v>15.800000100000002</c:v>
                </c:pt>
                <c:pt idx="159">
                  <c:v>15.900000099999996</c:v>
                </c:pt>
                <c:pt idx="160">
                  <c:v>16.000000099999962</c:v>
                </c:pt>
                <c:pt idx="161">
                  <c:v>16.100000099999964</c:v>
                </c:pt>
                <c:pt idx="162">
                  <c:v>16.200000099999929</c:v>
                </c:pt>
                <c:pt idx="163">
                  <c:v>16.300000099999966</c:v>
                </c:pt>
                <c:pt idx="164">
                  <c:v>16.400000099999929</c:v>
                </c:pt>
                <c:pt idx="165">
                  <c:v>16.500000099999969</c:v>
                </c:pt>
                <c:pt idx="166">
                  <c:v>16.600000099999971</c:v>
                </c:pt>
                <c:pt idx="167">
                  <c:v>16.700000099999972</c:v>
                </c:pt>
                <c:pt idx="168">
                  <c:v>16.800000099999973</c:v>
                </c:pt>
                <c:pt idx="169">
                  <c:v>16.900000099999929</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Metals!$E$6:$E$206</c:f>
              <c:numCache>
                <c:formatCode>General</c:formatCode>
                <c:ptCount val="201"/>
                <c:pt idx="0">
                  <c:v>0</c:v>
                </c:pt>
                <c:pt idx="1">
                  <c:v>2.964570019836075E-5</c:v>
                </c:pt>
                <c:pt idx="2">
                  <c:v>1.0858835735372463E-2</c:v>
                </c:pt>
                <c:pt idx="3">
                  <c:v>7.1206081462793572E-2</c:v>
                </c:pt>
                <c:pt idx="4">
                  <c:v>0.17475819805180612</c:v>
                </c:pt>
                <c:pt idx="5">
                  <c:v>0.29202261886521985</c:v>
                </c:pt>
                <c:pt idx="6">
                  <c:v>0.40437271449469264</c:v>
                </c:pt>
                <c:pt idx="7">
                  <c:v>0.50415342719555234</c:v>
                </c:pt>
                <c:pt idx="8">
                  <c:v>0.58953210465967576</c:v>
                </c:pt>
                <c:pt idx="9">
                  <c:v>0.66119495679170748</c:v>
                </c:pt>
                <c:pt idx="10">
                  <c:v>0.72072478092089765</c:v>
                </c:pt>
                <c:pt idx="11">
                  <c:v>0.76988303633116528</c:v>
                </c:pt>
                <c:pt idx="12">
                  <c:v>0.81032051824215967</c:v>
                </c:pt>
                <c:pt idx="13">
                  <c:v>0.8434804399681427</c:v>
                </c:pt>
                <c:pt idx="14">
                  <c:v>0.87058381450447286</c:v>
                </c:pt>
                <c:pt idx="15">
                  <c:v>0.89264717827658002</c:v>
                </c:pt>
                <c:pt idx="16">
                  <c:v>0.91051053877359134</c:v>
                </c:pt>
                <c:pt idx="17">
                  <c:v>0.92486616588825254</c:v>
                </c:pt>
                <c:pt idx="18">
                  <c:v>0.93628461373782712</c:v>
                </c:pt>
                <c:pt idx="19">
                  <c:v>0.94523691449050962</c:v>
                </c:pt>
                <c:pt idx="20">
                  <c:v>0.95211296343812712</c:v>
                </c:pt>
                <c:pt idx="21">
                  <c:v>0.95723651955529421</c:v>
                </c:pt>
                <c:pt idx="22">
                  <c:v>0.96087735214944714</c:v>
                </c:pt>
                <c:pt idx="23">
                  <c:v>0.96326104555720549</c:v>
                </c:pt>
                <c:pt idx="24">
                  <c:v>0.9645769097572563</c:v>
                </c:pt>
                <c:pt idx="25">
                  <c:v>0.96498437058079678</c:v>
                </c:pt>
                <c:pt idx="26">
                  <c:v>0.96461814352312625</c:v>
                </c:pt>
                <c:pt idx="27">
                  <c:v>0.9635924350710926</c:v>
                </c:pt>
                <c:pt idx="28">
                  <c:v>0.96200436581357163</c:v>
                </c:pt>
                <c:pt idx="29">
                  <c:v>0.95993676953273233</c:v>
                </c:pt>
                <c:pt idx="30">
                  <c:v>0.95746049055648763</c:v>
                </c:pt>
                <c:pt idx="31">
                  <c:v>0.95463627641032522</c:v>
                </c:pt>
                <c:pt idx="32">
                  <c:v>0.95151634291267551</c:v>
                </c:pt>
                <c:pt idx="33">
                  <c:v>0.94814567319558363</c:v>
                </c:pt>
                <c:pt idx="34">
                  <c:v>0.94456309979540176</c:v>
                </c:pt>
                <c:pt idx="35">
                  <c:v>0.94080220922587765</c:v>
                </c:pt>
                <c:pt idx="36">
                  <c:v>0.93689210074959184</c:v>
                </c:pt>
                <c:pt idx="37">
                  <c:v>0.93285802496234738</c:v>
                </c:pt>
                <c:pt idx="38">
                  <c:v>0.92872192295128275</c:v>
                </c:pt>
                <c:pt idx="39">
                  <c:v>0.92450288291493965</c:v>
                </c:pt>
                <c:pt idx="40">
                  <c:v>0.92021752803232626</c:v>
                </c:pt>
                <c:pt idx="41">
                  <c:v>0.91588034687622666</c:v>
                </c:pt>
                <c:pt idx="42">
                  <c:v>0.91150397565679242</c:v>
                </c:pt>
                <c:pt idx="43">
                  <c:v>0.90709943995555664</c:v>
                </c:pt>
                <c:pt idx="44">
                  <c:v>0.90267636228981363</c:v>
                </c:pt>
                <c:pt idx="45">
                  <c:v>0.89824314077159351</c:v>
                </c:pt>
                <c:pt idx="46">
                  <c:v>0.89380710324606016</c:v>
                </c:pt>
                <c:pt idx="47">
                  <c:v>0.88937464057278093</c:v>
                </c:pt>
                <c:pt idx="48">
                  <c:v>0.8849513221197387</c:v>
                </c:pt>
                <c:pt idx="49">
                  <c:v>0.88054199604991901</c:v>
                </c:pt>
                <c:pt idx="50">
                  <c:v>0.87615087657458202</c:v>
                </c:pt>
                <c:pt idx="51">
                  <c:v>0.8717816200102696</c:v>
                </c:pt>
                <c:pt idx="52">
                  <c:v>0.86743739119610896</c:v>
                </c:pt>
                <c:pt idx="53">
                  <c:v>0.86312092159315801</c:v>
                </c:pt>
                <c:pt idx="54">
                  <c:v>0.85883456019157645</c:v>
                </c:pt>
                <c:pt idx="55">
                  <c:v>0.85458031818617564</c:v>
                </c:pt>
                <c:pt idx="56">
                  <c:v>0.8503599082421387</c:v>
                </c:pt>
                <c:pt idx="57">
                  <c:v>0.84617477905545668</c:v>
                </c:pt>
                <c:pt idx="58">
                  <c:v>0.84202614581344959</c:v>
                </c:pt>
                <c:pt idx="59">
                  <c:v>0.83791501707655436</c:v>
                </c:pt>
                <c:pt idx="60">
                  <c:v>0.83384221853102602</c:v>
                </c:pt>
                <c:pt idx="61">
                  <c:v>0.82980841400129868</c:v>
                </c:pt>
                <c:pt idx="62">
                  <c:v>0.82581412405859189</c:v>
                </c:pt>
                <c:pt idx="63">
                  <c:v>0.82185974251789695</c:v>
                </c:pt>
                <c:pt idx="64">
                  <c:v>0.817945551077217</c:v>
                </c:pt>
                <c:pt idx="65">
                  <c:v>0.81407173232016283</c:v>
                </c:pt>
                <c:pt idx="66">
                  <c:v>0.81023838127463976</c:v>
                </c:pt>
                <c:pt idx="67">
                  <c:v>0.8064455156962046</c:v>
                </c:pt>
                <c:pt idx="68">
                  <c:v>0.80269308522328364</c:v>
                </c:pt>
                <c:pt idx="69">
                  <c:v>0.79898097953358882</c:v>
                </c:pt>
                <c:pt idx="70">
                  <c:v>0.79530903561492794</c:v>
                </c:pt>
                <c:pt idx="71">
                  <c:v>0.79167704425011765</c:v>
                </c:pt>
                <c:pt idx="72">
                  <c:v>0.78808475580356951</c:v>
                </c:pt>
                <c:pt idx="73">
                  <c:v>0.78453188538688468</c:v>
                </c:pt>
                <c:pt idx="74">
                  <c:v>0.78101811747156891</c:v>
                </c:pt>
                <c:pt idx="75">
                  <c:v>0.77754311000911969</c:v>
                </c:pt>
                <c:pt idx="76">
                  <c:v>0.77410649811173382</c:v>
                </c:pt>
                <c:pt idx="77">
                  <c:v>0.77070789734087652</c:v>
                </c:pt>
                <c:pt idx="78">
                  <c:v>0.76734690664542449</c:v>
                </c:pt>
                <c:pt idx="79">
                  <c:v>0.76402311098669784</c:v>
                </c:pt>
                <c:pt idx="80">
                  <c:v>0.76073608368318713</c:v>
                </c:pt>
                <c:pt idx="81">
                  <c:v>0.7574853885044206</c:v>
                </c:pt>
                <c:pt idx="82">
                  <c:v>0.75427058154015514</c:v>
                </c:pt>
                <c:pt idx="83">
                  <c:v>0.75109121286803482</c:v>
                </c:pt>
                <c:pt idx="84">
                  <c:v>0.74794682804060864</c:v>
                </c:pt>
                <c:pt idx="85">
                  <c:v>0.74483696941027033</c:v>
                </c:pt>
                <c:pt idx="86">
                  <c:v>0.7417611773085806</c:v>
                </c:pt>
                <c:pt idx="87">
                  <c:v>0.73871899109490513</c:v>
                </c:pt>
                <c:pt idx="88">
                  <c:v>0.7357099500876606</c:v>
                </c:pt>
                <c:pt idx="89">
                  <c:v>0.73273359438992125</c:v>
                </c:pt>
                <c:pt idx="90">
                  <c:v>0.72978946562020663</c:v>
                </c:pt>
                <c:pt idx="91">
                  <c:v>0.72687710755791168</c:v>
                </c:pt>
                <c:pt idx="92">
                  <c:v>0.72399606671201167</c:v>
                </c:pt>
                <c:pt idx="93">
                  <c:v>0.72114589282073271</c:v>
                </c:pt>
                <c:pt idx="94">
                  <c:v>0.71832613928912292</c:v>
                </c:pt>
                <c:pt idx="95">
                  <c:v>0.71553636357080452</c:v>
                </c:pt>
                <c:pt idx="96">
                  <c:v>0.71277612749943364</c:v>
                </c:pt>
                <c:pt idx="97">
                  <c:v>0.71004499757500672</c:v>
                </c:pt>
                <c:pt idx="98">
                  <c:v>0.707342545209517</c:v>
                </c:pt>
                <c:pt idx="99">
                  <c:v>0.70466834693610114</c:v>
                </c:pt>
                <c:pt idx="100">
                  <c:v>0.70202198458532084</c:v>
                </c:pt>
                <c:pt idx="101">
                  <c:v>0.6994030454319845</c:v>
                </c:pt>
                <c:pt idx="102">
                  <c:v>0.69681112231548015</c:v>
                </c:pt>
                <c:pt idx="103">
                  <c:v>0.69424581373633865</c:v>
                </c:pt>
                <c:pt idx="104">
                  <c:v>0.69170672393152821</c:v>
                </c:pt>
                <c:pt idx="105">
                  <c:v>0.68919346293062844</c:v>
                </c:pt>
                <c:pt idx="106">
                  <c:v>0.68670564659495281</c:v>
                </c:pt>
                <c:pt idx="107">
                  <c:v>0.68424289664138882</c:v>
                </c:pt>
                <c:pt idx="108">
                  <c:v>0.68180484065263192</c:v>
                </c:pt>
                <c:pt idx="109">
                  <c:v>0.67939111207526404</c:v>
                </c:pt>
                <c:pt idx="110">
                  <c:v>0.67700135020700125</c:v>
                </c:pt>
                <c:pt idx="111">
                  <c:v>0.67463520017439105</c:v>
                </c:pt>
                <c:pt idx="112">
                  <c:v>0.67229231290195968</c:v>
                </c:pt>
                <c:pt idx="113">
                  <c:v>0.66997234507390069</c:v>
                </c:pt>
                <c:pt idx="114">
                  <c:v>0.66767495908908636</c:v>
                </c:pt>
                <c:pt idx="115">
                  <c:v>0.6653998230103032</c:v>
                </c:pt>
                <c:pt idx="116">
                  <c:v>0.66314661050843104</c:v>
                </c:pt>
                <c:pt idx="117">
                  <c:v>0.66091500080215382</c:v>
                </c:pt>
                <c:pt idx="118">
                  <c:v>0.65870467859391235</c:v>
                </c:pt>
                <c:pt idx="119">
                  <c:v>0.65651533400249373</c:v>
                </c:pt>
                <c:pt idx="120">
                  <c:v>0.6543466624929366</c:v>
                </c:pt>
                <c:pt idx="121">
                  <c:v>0.65219836480397564</c:v>
                </c:pt>
                <c:pt idx="122">
                  <c:v>0.65007014687359621</c:v>
                </c:pt>
                <c:pt idx="123">
                  <c:v>0.64796171976294359</c:v>
                </c:pt>
                <c:pt idx="124">
                  <c:v>0.64587279957900823</c:v>
                </c:pt>
                <c:pt idx="125">
                  <c:v>0.6438031073962297</c:v>
                </c:pt>
                <c:pt idx="126">
                  <c:v>0.64175236917746159</c:v>
                </c:pt>
                <c:pt idx="127">
                  <c:v>0.63972031569436993</c:v>
                </c:pt>
                <c:pt idx="128">
                  <c:v>0.63770668244755901</c:v>
                </c:pt>
                <c:pt idx="129">
                  <c:v>0.63571120958661265</c:v>
                </c:pt>
                <c:pt idx="130">
                  <c:v>0.63373364183017311</c:v>
                </c:pt>
                <c:pt idx="131">
                  <c:v>0.63177372838622869</c:v>
                </c:pt>
                <c:pt idx="132">
                  <c:v>0.62983122287277582</c:v>
                </c:pt>
                <c:pt idx="133">
                  <c:v>0.62790588323889795</c:v>
                </c:pt>
                <c:pt idx="134">
                  <c:v>0.62599747168644204</c:v>
                </c:pt>
                <c:pt idx="135">
                  <c:v>0.62410575459235385</c:v>
                </c:pt>
                <c:pt idx="136">
                  <c:v>0.62223050243172662</c:v>
                </c:pt>
                <c:pt idx="137">
                  <c:v>0.62037148970166656</c:v>
                </c:pt>
                <c:pt idx="138">
                  <c:v>0.618528494846046</c:v>
                </c:pt>
                <c:pt idx="139">
                  <c:v>0.61670130018115465</c:v>
                </c:pt>
                <c:pt idx="140">
                  <c:v>0.61488969182233244</c:v>
                </c:pt>
                <c:pt idx="141">
                  <c:v>0.61309345961161565</c:v>
                </c:pt>
                <c:pt idx="142">
                  <c:v>0.6113123970463995</c:v>
                </c:pt>
                <c:pt idx="143">
                  <c:v>0.6095463012092005</c:v>
                </c:pt>
                <c:pt idx="144">
                  <c:v>0.60779497269848581</c:v>
                </c:pt>
                <c:pt idx="145">
                  <c:v>0.60605821556059136</c:v>
                </c:pt>
                <c:pt idx="146">
                  <c:v>0.60433583722283024</c:v>
                </c:pt>
                <c:pt idx="147">
                  <c:v>0.60262764842765371</c:v>
                </c:pt>
                <c:pt idx="148">
                  <c:v>0.60093346316799134</c:v>
                </c:pt>
                <c:pt idx="149">
                  <c:v>0.59925309862371789</c:v>
                </c:pt>
                <c:pt idx="150">
                  <c:v>0.59758637509926726</c:v>
                </c:pt>
                <c:pt idx="151">
                  <c:v>0.59593311596240306</c:v>
                </c:pt>
                <c:pt idx="152">
                  <c:v>0.5942931475840797</c:v>
                </c:pt>
                <c:pt idx="153">
                  <c:v>0.59266629927948011</c:v>
                </c:pt>
                <c:pt idx="154">
                  <c:v>0.5910524032501685</c:v>
                </c:pt>
                <c:pt idx="155">
                  <c:v>0.58945129452734157</c:v>
                </c:pt>
                <c:pt idx="156">
                  <c:v>0.58786281091619996</c:v>
                </c:pt>
                <c:pt idx="157">
                  <c:v>0.58628679294140529</c:v>
                </c:pt>
                <c:pt idx="158">
                  <c:v>0.58472308379364057</c:v>
                </c:pt>
                <c:pt idx="159">
                  <c:v>0.58317152927719951</c:v>
                </c:pt>
                <c:pt idx="160">
                  <c:v>0.5816319777586807</c:v>
                </c:pt>
                <c:pt idx="161">
                  <c:v>0.58010428011668336</c:v>
                </c:pt>
                <c:pt idx="162">
                  <c:v>0.57858828969255449</c:v>
                </c:pt>
                <c:pt idx="163">
                  <c:v>0.57708386224213404</c:v>
                </c:pt>
                <c:pt idx="164">
                  <c:v>0.57559085588850101</c:v>
                </c:pt>
                <c:pt idx="165">
                  <c:v>0.57410913107568762</c:v>
                </c:pt>
                <c:pt idx="166">
                  <c:v>0.57263855052338908</c:v>
                </c:pt>
                <c:pt idx="167">
                  <c:v>0.57117897918255844</c:v>
                </c:pt>
                <c:pt idx="168">
                  <c:v>0.56973028419201144</c:v>
                </c:pt>
                <c:pt idx="169">
                  <c:v>0.5682923348358655</c:v>
                </c:pt>
                <c:pt idx="170">
                  <c:v>0.56686500250192762</c:v>
                </c:pt>
                <c:pt idx="171">
                  <c:v>0.5654481606409355</c:v>
                </c:pt>
                <c:pt idx="172">
                  <c:v>0.5640416847266746</c:v>
                </c:pt>
                <c:pt idx="173">
                  <c:v>0.56264545221693241</c:v>
                </c:pt>
                <c:pt idx="174">
                  <c:v>0.56125934251527165</c:v>
                </c:pt>
                <c:pt idx="175">
                  <c:v>0.55988323693365261</c:v>
                </c:pt>
                <c:pt idx="176">
                  <c:v>0.55851701865580261</c:v>
                </c:pt>
                <c:pt idx="177">
                  <c:v>0.55716057270139652</c:v>
                </c:pt>
                <c:pt idx="178">
                  <c:v>0.55581378589099018</c:v>
                </c:pt>
                <c:pt idx="179">
                  <c:v>0.55447654681171188</c:v>
                </c:pt>
                <c:pt idx="180">
                  <c:v>0.55314874578366258</c:v>
                </c:pt>
                <c:pt idx="181">
                  <c:v>0.55183027482705138</c:v>
                </c:pt>
                <c:pt idx="182">
                  <c:v>0.55052102763003263</c:v>
                </c:pt>
                <c:pt idx="183">
                  <c:v>0.54922089951721687</c:v>
                </c:pt>
                <c:pt idx="184">
                  <c:v>0.54792978741886378</c:v>
                </c:pt>
                <c:pt idx="185">
                  <c:v>0.54664758984071316</c:v>
                </c:pt>
                <c:pt idx="186">
                  <c:v>0.54537420683449767</c:v>
                </c:pt>
                <c:pt idx="187">
                  <c:v>0.54410953996902367</c:v>
                </c:pt>
                <c:pt idx="188">
                  <c:v>0.54285349230193081</c:v>
                </c:pt>
                <c:pt idx="189">
                  <c:v>0.5416059683520007</c:v>
                </c:pt>
                <c:pt idx="190">
                  <c:v>0.54036687407207951</c:v>
                </c:pt>
                <c:pt idx="191">
                  <c:v>0.53913611682257001</c:v>
                </c:pt>
                <c:pt idx="192">
                  <c:v>0.53791360534548061</c:v>
                </c:pt>
                <c:pt idx="193">
                  <c:v>0.53669924973902594</c:v>
                </c:pt>
                <c:pt idx="194">
                  <c:v>0.53549296143276237</c:v>
                </c:pt>
                <c:pt idx="195">
                  <c:v>0.53429465316326163</c:v>
                </c:pt>
                <c:pt idx="196">
                  <c:v>0.53310423895025549</c:v>
                </c:pt>
                <c:pt idx="197">
                  <c:v>0.53192163407334414</c:v>
                </c:pt>
                <c:pt idx="198">
                  <c:v>0.53074675504912983</c:v>
                </c:pt>
                <c:pt idx="199">
                  <c:v>0.52957951960889205</c:v>
                </c:pt>
                <c:pt idx="200">
                  <c:v>0.52841984667666153</c:v>
                </c:pt>
              </c:numCache>
            </c:numRef>
          </c:yVal>
        </c:ser>
        <c:ser>
          <c:idx val="4"/>
          <c:order val="4"/>
          <c:tx>
            <c:strRef>
              <c:f>Metals!$F$5</c:f>
              <c:strCache>
                <c:ptCount val="1"/>
                <c:pt idx="0">
                  <c:v>Al</c:v>
                </c:pt>
              </c:strCache>
            </c:strRef>
          </c:tx>
          <c:spPr>
            <a:ln w="12700">
              <a:solidFill>
                <a:srgbClr val="FF0000"/>
              </a:solidFill>
            </a:ln>
          </c:spPr>
          <c:marker>
            <c:symbol val="none"/>
          </c:marker>
          <c:xVal>
            <c:numRef>
              <c:f>Metals!$A$6:$A$206</c:f>
              <c:numCache>
                <c:formatCode>General</c:formatCode>
                <c:ptCount val="201"/>
                <c:pt idx="0">
                  <c:v>1.0000000000000072E-7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1.6000001000000021</c:v>
                </c:pt>
                <c:pt idx="17">
                  <c:v>1.7000001000000005</c:v>
                </c:pt>
                <c:pt idx="18">
                  <c:v>1.8000001000000005</c:v>
                </c:pt>
                <c:pt idx="19">
                  <c:v>1.9000001000000044</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8.100000099999999</c:v>
                </c:pt>
                <c:pt idx="82">
                  <c:v>8.2000000999999898</c:v>
                </c:pt>
                <c:pt idx="83">
                  <c:v>8.3000001000000037</c:v>
                </c:pt>
                <c:pt idx="84">
                  <c:v>8.4000001000000015</c:v>
                </c:pt>
                <c:pt idx="85">
                  <c:v>8.5000001000000012</c:v>
                </c:pt>
                <c:pt idx="86">
                  <c:v>8.6000000999999866</c:v>
                </c:pt>
                <c:pt idx="87">
                  <c:v>8.7000000999999862</c:v>
                </c:pt>
                <c:pt idx="88">
                  <c:v>8.8000001000000037</c:v>
                </c:pt>
                <c:pt idx="89">
                  <c:v>8.9000001000000015</c:v>
                </c:pt>
                <c:pt idx="90">
                  <c:v>9.0000001000000012</c:v>
                </c:pt>
                <c:pt idx="91">
                  <c:v>9.1000000999999848</c:v>
                </c:pt>
                <c:pt idx="92">
                  <c:v>9.2000000999999845</c:v>
                </c:pt>
                <c:pt idx="93">
                  <c:v>9.3000001000000037</c:v>
                </c:pt>
                <c:pt idx="94">
                  <c:v>9.4000001000000015</c:v>
                </c:pt>
                <c:pt idx="95">
                  <c:v>9.5000001000000012</c:v>
                </c:pt>
                <c:pt idx="96">
                  <c:v>9.6000000999999848</c:v>
                </c:pt>
                <c:pt idx="97">
                  <c:v>9.7000000999999827</c:v>
                </c:pt>
                <c:pt idx="98">
                  <c:v>9.8000001000000037</c:v>
                </c:pt>
                <c:pt idx="99">
                  <c:v>9.9000001000000015</c:v>
                </c:pt>
                <c:pt idx="100">
                  <c:v>10.000000100000001</c:v>
                </c:pt>
                <c:pt idx="101">
                  <c:v>10.100000100000001</c:v>
                </c:pt>
                <c:pt idx="102">
                  <c:v>10.200000099999984</c:v>
                </c:pt>
                <c:pt idx="103">
                  <c:v>10.300000100000002</c:v>
                </c:pt>
                <c:pt idx="104">
                  <c:v>10.400000100000002</c:v>
                </c:pt>
                <c:pt idx="105">
                  <c:v>10.500000100000001</c:v>
                </c:pt>
                <c:pt idx="106">
                  <c:v>10.600000099999979</c:v>
                </c:pt>
                <c:pt idx="107">
                  <c:v>10.700000099999979</c:v>
                </c:pt>
                <c:pt idx="108">
                  <c:v>10.800000100000002</c:v>
                </c:pt>
                <c:pt idx="109">
                  <c:v>10.900000100000002</c:v>
                </c:pt>
                <c:pt idx="110">
                  <c:v>11.000000100000001</c:v>
                </c:pt>
                <c:pt idx="111">
                  <c:v>11.100000099999979</c:v>
                </c:pt>
                <c:pt idx="112">
                  <c:v>11.200000099999977</c:v>
                </c:pt>
                <c:pt idx="113">
                  <c:v>11.300000100000002</c:v>
                </c:pt>
                <c:pt idx="114">
                  <c:v>11.400000100000002</c:v>
                </c:pt>
                <c:pt idx="115">
                  <c:v>11.500000099999976</c:v>
                </c:pt>
                <c:pt idx="116">
                  <c:v>11.600000099999976</c:v>
                </c:pt>
                <c:pt idx="117">
                  <c:v>11.700000099999976</c:v>
                </c:pt>
                <c:pt idx="118">
                  <c:v>11.800000100000002</c:v>
                </c:pt>
                <c:pt idx="119">
                  <c:v>11.900000100000002</c:v>
                </c:pt>
                <c:pt idx="120">
                  <c:v>12.000000099999976</c:v>
                </c:pt>
                <c:pt idx="121">
                  <c:v>12.100000099999974</c:v>
                </c:pt>
                <c:pt idx="122">
                  <c:v>12.200000099999974</c:v>
                </c:pt>
                <c:pt idx="123">
                  <c:v>12.300000100000002</c:v>
                </c:pt>
                <c:pt idx="124">
                  <c:v>12.400000100000002</c:v>
                </c:pt>
                <c:pt idx="125">
                  <c:v>12.500000099999976</c:v>
                </c:pt>
                <c:pt idx="126">
                  <c:v>12.600000099999972</c:v>
                </c:pt>
                <c:pt idx="127">
                  <c:v>12.700000099999972</c:v>
                </c:pt>
                <c:pt idx="128">
                  <c:v>12.800000100000002</c:v>
                </c:pt>
                <c:pt idx="129">
                  <c:v>12.900000100000002</c:v>
                </c:pt>
                <c:pt idx="130">
                  <c:v>13.000000099999976</c:v>
                </c:pt>
                <c:pt idx="131">
                  <c:v>13.100000099999972</c:v>
                </c:pt>
                <c:pt idx="132">
                  <c:v>13.20000009999997</c:v>
                </c:pt>
                <c:pt idx="133">
                  <c:v>13.300000100000002</c:v>
                </c:pt>
                <c:pt idx="134">
                  <c:v>13.400000100000002</c:v>
                </c:pt>
                <c:pt idx="135">
                  <c:v>13.500000099999976</c:v>
                </c:pt>
                <c:pt idx="136">
                  <c:v>13.600000099999972</c:v>
                </c:pt>
                <c:pt idx="137">
                  <c:v>13.70000009999997</c:v>
                </c:pt>
                <c:pt idx="138">
                  <c:v>13.800000100000002</c:v>
                </c:pt>
                <c:pt idx="139">
                  <c:v>13.900000100000002</c:v>
                </c:pt>
                <c:pt idx="140">
                  <c:v>14.000000099999976</c:v>
                </c:pt>
                <c:pt idx="141">
                  <c:v>14.100000099999972</c:v>
                </c:pt>
                <c:pt idx="142">
                  <c:v>14.20000009999997</c:v>
                </c:pt>
                <c:pt idx="143">
                  <c:v>14.300000100000002</c:v>
                </c:pt>
                <c:pt idx="144">
                  <c:v>14.400000100000002</c:v>
                </c:pt>
                <c:pt idx="145">
                  <c:v>14.500000099999976</c:v>
                </c:pt>
                <c:pt idx="146">
                  <c:v>14.600000099999972</c:v>
                </c:pt>
                <c:pt idx="147">
                  <c:v>14.70000009999997</c:v>
                </c:pt>
                <c:pt idx="148">
                  <c:v>14.800000100000002</c:v>
                </c:pt>
                <c:pt idx="149">
                  <c:v>14.900000099999998</c:v>
                </c:pt>
                <c:pt idx="150">
                  <c:v>15.000000099999976</c:v>
                </c:pt>
                <c:pt idx="151">
                  <c:v>15.100000099999972</c:v>
                </c:pt>
                <c:pt idx="152">
                  <c:v>15.20000009999997</c:v>
                </c:pt>
                <c:pt idx="153">
                  <c:v>15.300000100000002</c:v>
                </c:pt>
                <c:pt idx="154">
                  <c:v>15.400000099999996</c:v>
                </c:pt>
                <c:pt idx="155">
                  <c:v>15.500000099999976</c:v>
                </c:pt>
                <c:pt idx="156">
                  <c:v>15.600000099999972</c:v>
                </c:pt>
                <c:pt idx="157">
                  <c:v>15.70000009999997</c:v>
                </c:pt>
                <c:pt idx="158">
                  <c:v>15.800000100000002</c:v>
                </c:pt>
                <c:pt idx="159">
                  <c:v>15.900000099999996</c:v>
                </c:pt>
                <c:pt idx="160">
                  <c:v>16.000000099999962</c:v>
                </c:pt>
                <c:pt idx="161">
                  <c:v>16.100000099999964</c:v>
                </c:pt>
                <c:pt idx="162">
                  <c:v>16.200000099999929</c:v>
                </c:pt>
                <c:pt idx="163">
                  <c:v>16.300000099999966</c:v>
                </c:pt>
                <c:pt idx="164">
                  <c:v>16.400000099999929</c:v>
                </c:pt>
                <c:pt idx="165">
                  <c:v>16.500000099999969</c:v>
                </c:pt>
                <c:pt idx="166">
                  <c:v>16.600000099999971</c:v>
                </c:pt>
                <c:pt idx="167">
                  <c:v>16.700000099999972</c:v>
                </c:pt>
                <c:pt idx="168">
                  <c:v>16.800000099999973</c:v>
                </c:pt>
                <c:pt idx="169">
                  <c:v>16.900000099999929</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Metals!$F$6:$F$206</c:f>
              <c:numCache>
                <c:formatCode>General</c:formatCode>
                <c:ptCount val="201"/>
                <c:pt idx="0">
                  <c:v>0</c:v>
                </c:pt>
                <c:pt idx="1">
                  <c:v>4.4475859556272184E-8</c:v>
                </c:pt>
                <c:pt idx="2">
                  <c:v>4.7153254927900817E-4</c:v>
                </c:pt>
                <c:pt idx="3">
                  <c:v>9.4936762365189203E-3</c:v>
                </c:pt>
                <c:pt idx="4">
                  <c:v>4.0827182234705293E-2</c:v>
                </c:pt>
                <c:pt idx="5">
                  <c:v>9.5517967295304568E-2</c:v>
                </c:pt>
                <c:pt idx="6">
                  <c:v>0.16553439752659732</c:v>
                </c:pt>
                <c:pt idx="7">
                  <c:v>0.24225211985026948</c:v>
                </c:pt>
                <c:pt idx="8">
                  <c:v>0.31945608506778861</c:v>
                </c:pt>
                <c:pt idx="9">
                  <c:v>0.39339817173084501</c:v>
                </c:pt>
                <c:pt idx="10">
                  <c:v>0.46211656981970661</c:v>
                </c:pt>
                <c:pt idx="11">
                  <c:v>0.52478425274395335</c:v>
                </c:pt>
                <c:pt idx="12">
                  <c:v>0.58124314691079959</c:v>
                </c:pt>
                <c:pt idx="13">
                  <c:v>0.63170464933859183</c:v>
                </c:pt>
                <c:pt idx="14">
                  <c:v>0.67656702992978135</c:v>
                </c:pt>
                <c:pt idx="15">
                  <c:v>0.71630794958649369</c:v>
                </c:pt>
                <c:pt idx="16">
                  <c:v>0.7514232748523817</c:v>
                </c:pt>
                <c:pt idx="17">
                  <c:v>0.7823937635721957</c:v>
                </c:pt>
                <c:pt idx="18">
                  <c:v>0.80966824233384294</c:v>
                </c:pt>
                <c:pt idx="19">
                  <c:v>0.8336563695491136</c:v>
                </c:pt>
                <c:pt idx="20">
                  <c:v>0.85472683521352422</c:v>
                </c:pt>
                <c:pt idx="21">
                  <c:v>0.8732085247946535</c:v>
                </c:pt>
                <c:pt idx="22">
                  <c:v>0.8893931874648382</c:v>
                </c:pt>
                <c:pt idx="23">
                  <c:v>0.90353875865762356</c:v>
                </c:pt>
                <c:pt idx="24">
                  <c:v>0.91587285297730003</c:v>
                </c:pt>
                <c:pt idx="25">
                  <c:v>0.92659616228153519</c:v>
                </c:pt>
                <c:pt idx="26">
                  <c:v>0.93588562354256699</c:v>
                </c:pt>
                <c:pt idx="27">
                  <c:v>0.94389729707656489</c:v>
                </c:pt>
                <c:pt idx="28">
                  <c:v>0.95076893923472261</c:v>
                </c:pt>
                <c:pt idx="29">
                  <c:v>0.95662227761738605</c:v>
                </c:pt>
                <c:pt idx="30">
                  <c:v>0.9615650091781327</c:v>
                </c:pt>
                <c:pt idx="31">
                  <c:v>0.9656925470213672</c:v>
                </c:pt>
                <c:pt idx="32">
                  <c:v>0.96908954317860785</c:v>
                </c:pt>
                <c:pt idx="33">
                  <c:v>0.97183121394062888</c:v>
                </c:pt>
                <c:pt idx="34">
                  <c:v>0.9739844924845209</c:v>
                </c:pt>
                <c:pt idx="35">
                  <c:v>0.97560903119509523</c:v>
                </c:pt>
                <c:pt idx="36">
                  <c:v>0.97675807360198663</c:v>
                </c:pt>
                <c:pt idx="37">
                  <c:v>0.97747921343961974</c:v>
                </c:pt>
                <c:pt idx="38">
                  <c:v>0.97781505609159247</c:v>
                </c:pt>
                <c:pt idx="39">
                  <c:v>0.97780379565063369</c:v>
                </c:pt>
                <c:pt idx="40">
                  <c:v>0.97747971902314701</c:v>
                </c:pt>
                <c:pt idx="41">
                  <c:v>0.97687364692738965</c:v>
                </c:pt>
                <c:pt idx="42">
                  <c:v>0.97601332026136056</c:v>
                </c:pt>
                <c:pt idx="43">
                  <c:v>0.97492373912968588</c:v>
                </c:pt>
                <c:pt idx="44">
                  <c:v>0.97362746079772355</c:v>
                </c:pt>
                <c:pt idx="45">
                  <c:v>0.97214486196458283</c:v>
                </c:pt>
                <c:pt idx="46">
                  <c:v>0.97049436999543359</c:v>
                </c:pt>
                <c:pt idx="47">
                  <c:v>0.9686926671106646</c:v>
                </c:pt>
                <c:pt idx="48">
                  <c:v>0.96675487097875024</c:v>
                </c:pt>
                <c:pt idx="49">
                  <c:v>0.96469469468886593</c:v>
                </c:pt>
                <c:pt idx="50">
                  <c:v>0.96252458867571034</c:v>
                </c:pt>
                <c:pt idx="51">
                  <c:v>0.96025586682343078</c:v>
                </c:pt>
                <c:pt idx="52">
                  <c:v>0.95789881867895521</c:v>
                </c:pt>
                <c:pt idx="53">
                  <c:v>0.95546280945070949</c:v>
                </c:pt>
                <c:pt idx="54">
                  <c:v>0.95295636924972249</c:v>
                </c:pt>
                <c:pt idx="55">
                  <c:v>0.9503872728418673</c:v>
                </c:pt>
                <c:pt idx="56">
                  <c:v>0.94776261101781512</c:v>
                </c:pt>
                <c:pt idx="57">
                  <c:v>0.94508885454709046</c:v>
                </c:pt>
                <c:pt idx="58">
                  <c:v>0.94237191156165334</c:v>
                </c:pt>
                <c:pt idx="59">
                  <c:v>0.93961717910970488</c:v>
                </c:pt>
                <c:pt idx="60">
                  <c:v>0.93682958952950535</c:v>
                </c:pt>
                <c:pt idx="61">
                  <c:v>0.93401365221430022</c:v>
                </c:pt>
                <c:pt idx="62">
                  <c:v>0.93117349127085391</c:v>
                </c:pt>
                <c:pt idx="63">
                  <c:v>0.92831287951442132</c:v>
                </c:pt>
                <c:pt idx="64">
                  <c:v>0.9254352691909985</c:v>
                </c:pt>
                <c:pt idx="65">
                  <c:v>0.92254381977227351</c:v>
                </c:pt>
                <c:pt idx="66">
                  <c:v>0.91964142312894104</c:v>
                </c:pt>
                <c:pt idx="67">
                  <c:v>0.91673072635326691</c:v>
                </c:pt>
                <c:pt idx="68">
                  <c:v>0.91381415247133724</c:v>
                </c:pt>
                <c:pt idx="69">
                  <c:v>0.91089391925849639</c:v>
                </c:pt>
                <c:pt idx="70">
                  <c:v>0.90797205634807476</c:v>
                </c:pt>
                <c:pt idx="71">
                  <c:v>0.9050504208026573</c:v>
                </c:pt>
                <c:pt idx="72">
                  <c:v>0.90213071129888378</c:v>
                </c:pt>
                <c:pt idx="73">
                  <c:v>0.8992144810605055</c:v>
                </c:pt>
                <c:pt idx="74">
                  <c:v>0.89630314966042657</c:v>
                </c:pt>
                <c:pt idx="75">
                  <c:v>0.89339801379939165</c:v>
                </c:pt>
                <c:pt idx="76">
                  <c:v>0.89050025715816061</c:v>
                </c:pt>
                <c:pt idx="77">
                  <c:v>0.8876109594098166</c:v>
                </c:pt>
                <c:pt idx="78">
                  <c:v>0.88473110447012104</c:v>
                </c:pt>
                <c:pt idx="79">
                  <c:v>0.88186158805592885</c:v>
                </c:pt>
                <c:pt idx="80">
                  <c:v>0.87900322461470626</c:v>
                </c:pt>
                <c:pt idx="81">
                  <c:v>0.87615675368186263</c:v>
                </c:pt>
                <c:pt idx="82">
                  <c:v>0.87332284571721386</c:v>
                </c:pt>
                <c:pt idx="83">
                  <c:v>0.87050210746666457</c:v>
                </c:pt>
                <c:pt idx="84">
                  <c:v>0.86769508689093622</c:v>
                </c:pt>
                <c:pt idx="85">
                  <c:v>0.86490227769912775</c:v>
                </c:pt>
                <c:pt idx="86">
                  <c:v>0.86212412352125245</c:v>
                </c:pt>
                <c:pt idx="87">
                  <c:v>0.85936102175077433</c:v>
                </c:pt>
                <c:pt idx="88">
                  <c:v>0.85661332708518256</c:v>
                </c:pt>
                <c:pt idx="89">
                  <c:v>0.85388135479016181</c:v>
                </c:pt>
                <c:pt idx="90">
                  <c:v>0.85116538371051753</c:v>
                </c:pt>
                <c:pt idx="91">
                  <c:v>0.84846565904886362</c:v>
                </c:pt>
                <c:pt idx="92">
                  <c:v>0.84578239493130536</c:v>
                </c:pt>
                <c:pt idx="93">
                  <c:v>0.84311577677753735</c:v>
                </c:pt>
                <c:pt idx="94">
                  <c:v>0.84046596349126446</c:v>
                </c:pt>
                <c:pt idx="95">
                  <c:v>0.83783308948545854</c:v>
                </c:pt>
                <c:pt idx="96">
                  <c:v>0.83521726655570061</c:v>
                </c:pt>
                <c:pt idx="97">
                  <c:v>0.83261858561368662</c:v>
                </c:pt>
                <c:pt idx="98">
                  <c:v>0.83003711829197668</c:v>
                </c:pt>
                <c:pt idx="99">
                  <c:v>0.82747291843008464</c:v>
                </c:pt>
                <c:pt idx="100">
                  <c:v>0.82492602345117283</c:v>
                </c:pt>
                <c:pt idx="101">
                  <c:v>0.8223964556378307</c:v>
                </c:pt>
                <c:pt idx="102">
                  <c:v>0.81988422331473765</c:v>
                </c:pt>
                <c:pt idx="103">
                  <c:v>0.81738932194527258</c:v>
                </c:pt>
                <c:pt idx="104">
                  <c:v>0.81491173514870163</c:v>
                </c:pt>
                <c:pt idx="105">
                  <c:v>0.81245143564388411</c:v>
                </c:pt>
                <c:pt idx="106">
                  <c:v>0.81000838612504522</c:v>
                </c:pt>
                <c:pt idx="107">
                  <c:v>0.80758254007473329</c:v>
                </c:pt>
                <c:pt idx="108">
                  <c:v>0.80517384251854018</c:v>
                </c:pt>
                <c:pt idx="109">
                  <c:v>0.80278223072594657</c:v>
                </c:pt>
                <c:pt idx="110">
                  <c:v>0.8004076348613145</c:v>
                </c:pt>
                <c:pt idx="111">
                  <c:v>0.79804997858851612</c:v>
                </c:pt>
                <c:pt idx="112">
                  <c:v>0.79570917963270271</c:v>
                </c:pt>
                <c:pt idx="113">
                  <c:v>0.79338515030231149</c:v>
                </c:pt>
                <c:pt idx="114">
                  <c:v>0.79107779797406308</c:v>
                </c:pt>
                <c:pt idx="115">
                  <c:v>0.7887870255437327</c:v>
                </c:pt>
                <c:pt idx="116">
                  <c:v>0.78651273184505888</c:v>
                </c:pt>
                <c:pt idx="117">
                  <c:v>0.78425481203910774</c:v>
                </c:pt>
                <c:pt idx="118">
                  <c:v>0.7820131579760643</c:v>
                </c:pt>
                <c:pt idx="119">
                  <c:v>0.77978765853162146</c:v>
                </c:pt>
                <c:pt idx="120">
                  <c:v>0.77757819991943833</c:v>
                </c:pt>
                <c:pt idx="121">
                  <c:v>0.77538466598164857</c:v>
                </c:pt>
                <c:pt idx="122">
                  <c:v>0.77320693845871225</c:v>
                </c:pt>
                <c:pt idx="123">
                  <c:v>0.77104489724015712</c:v>
                </c:pt>
                <c:pt idx="124">
                  <c:v>0.76889842059751989</c:v>
                </c:pt>
                <c:pt idx="125">
                  <c:v>0.76676738540067912</c:v>
                </c:pt>
                <c:pt idx="126">
                  <c:v>0.76465166731875711</c:v>
                </c:pt>
                <c:pt idx="127">
                  <c:v>0.76255114100656851</c:v>
                </c:pt>
                <c:pt idx="128">
                  <c:v>0.76046568027775296</c:v>
                </c:pt>
                <c:pt idx="129">
                  <c:v>0.75839515826530646</c:v>
                </c:pt>
                <c:pt idx="130">
                  <c:v>0.75633944757051252</c:v>
                </c:pt>
                <c:pt idx="131">
                  <c:v>0.75429842040099682</c:v>
                </c:pt>
                <c:pt idx="132">
                  <c:v>0.75227194869864356</c:v>
                </c:pt>
                <c:pt idx="133">
                  <c:v>0.75025990425805511</c:v>
                </c:pt>
                <c:pt idx="134">
                  <c:v>0.74826215883619751</c:v>
                </c:pt>
                <c:pt idx="135">
                  <c:v>0.74627858425383164</c:v>
                </c:pt>
                <c:pt idx="136">
                  <c:v>0.74430905248923951</c:v>
                </c:pt>
                <c:pt idx="137">
                  <c:v>0.74235343576481094</c:v>
                </c:pt>
                <c:pt idx="138">
                  <c:v>0.74041160662695404</c:v>
                </c:pt>
                <c:pt idx="139">
                  <c:v>0.73848343801972782</c:v>
                </c:pt>
                <c:pt idx="140">
                  <c:v>0.73656880335268671</c:v>
                </c:pt>
                <c:pt idx="141">
                  <c:v>0.73466757656327453</c:v>
                </c:pt>
                <c:pt idx="142">
                  <c:v>0.732779632174135</c:v>
                </c:pt>
                <c:pt idx="143">
                  <c:v>0.73090484534569888</c:v>
                </c:pt>
                <c:pt idx="144">
                  <c:v>0.72904309192435779</c:v>
                </c:pt>
                <c:pt idx="145">
                  <c:v>0.7271942484864764</c:v>
                </c:pt>
                <c:pt idx="146">
                  <c:v>0.72535819237856392</c:v>
                </c:pt>
                <c:pt idx="147">
                  <c:v>0.72353480175387275</c:v>
                </c:pt>
                <c:pt idx="148">
                  <c:v>0.72172395560561464</c:v>
                </c:pt>
                <c:pt idx="149">
                  <c:v>0.71992553379703661</c:v>
                </c:pt>
                <c:pt idx="150">
                  <c:v>0.71813941708860185</c:v>
                </c:pt>
                <c:pt idx="151">
                  <c:v>0.71636548716239967</c:v>
                </c:pt>
                <c:pt idx="152">
                  <c:v>0.71460362664407917</c:v>
                </c:pt>
                <c:pt idx="153">
                  <c:v>0.71285371912230255</c:v>
                </c:pt>
                <c:pt idx="154">
                  <c:v>0.7111156491661127</c:v>
                </c:pt>
                <c:pt idx="155">
                  <c:v>0.70938930234011865</c:v>
                </c:pt>
                <c:pt idx="156">
                  <c:v>0.70767456521782868</c:v>
                </c:pt>
                <c:pt idx="157">
                  <c:v>0.70597132539317531</c:v>
                </c:pt>
                <c:pt idx="158">
                  <c:v>0.70427947149033965</c:v>
                </c:pt>
                <c:pt idx="159">
                  <c:v>0.70259889317208024</c:v>
                </c:pt>
                <c:pt idx="160">
                  <c:v>0.70092948114654263</c:v>
                </c:pt>
                <c:pt idx="161">
                  <c:v>0.69927112717278561</c:v>
                </c:pt>
                <c:pt idx="162">
                  <c:v>0.69762372406500461</c:v>
                </c:pt>
                <c:pt idx="163">
                  <c:v>0.69598716569562658</c:v>
                </c:pt>
                <c:pt idx="164">
                  <c:v>0.69436134699729957</c:v>
                </c:pt>
                <c:pt idx="165">
                  <c:v>0.69274616396389344</c:v>
                </c:pt>
                <c:pt idx="166">
                  <c:v>0.69114151365055199</c:v>
                </c:pt>
                <c:pt idx="167">
                  <c:v>0.68954729417289362</c:v>
                </c:pt>
                <c:pt idx="168">
                  <c:v>0.6879634047054225</c:v>
                </c:pt>
                <c:pt idx="169">
                  <c:v>0.68638974547916209</c:v>
                </c:pt>
                <c:pt idx="170">
                  <c:v>0.68482621777863695</c:v>
                </c:pt>
                <c:pt idx="171">
                  <c:v>0.68327272393821026</c:v>
                </c:pt>
                <c:pt idx="172">
                  <c:v>0.68172916733783662</c:v>
                </c:pt>
                <c:pt idx="173">
                  <c:v>0.68019545239828227</c:v>
                </c:pt>
                <c:pt idx="174">
                  <c:v>0.67867148457582804</c:v>
                </c:pt>
                <c:pt idx="175">
                  <c:v>0.67715717035655765</c:v>
                </c:pt>
                <c:pt idx="176">
                  <c:v>0.67565241725020853</c:v>
                </c:pt>
                <c:pt idx="177">
                  <c:v>0.67415713378360165</c:v>
                </c:pt>
                <c:pt idx="178">
                  <c:v>0.67267122949381253</c:v>
                </c:pt>
                <c:pt idx="179">
                  <c:v>0.67119461492091193</c:v>
                </c:pt>
                <c:pt idx="180">
                  <c:v>0.66972720160053711</c:v>
                </c:pt>
                <c:pt idx="181">
                  <c:v>0.6682689020560888</c:v>
                </c:pt>
                <c:pt idx="182">
                  <c:v>0.66681962979077902</c:v>
                </c:pt>
                <c:pt idx="183">
                  <c:v>0.66537929927940875</c:v>
                </c:pt>
                <c:pt idx="184">
                  <c:v>0.66394782595998059</c:v>
                </c:pt>
                <c:pt idx="185">
                  <c:v>0.66252512622514526</c:v>
                </c:pt>
                <c:pt idx="186">
                  <c:v>0.66111111741348083</c:v>
                </c:pt>
                <c:pt idx="187">
                  <c:v>0.65970571780063925</c:v>
                </c:pt>
                <c:pt idx="188">
                  <c:v>0.65830884659041156</c:v>
                </c:pt>
                <c:pt idx="189">
                  <c:v>0.65692042390563243</c:v>
                </c:pt>
                <c:pt idx="190">
                  <c:v>0.65554037077906335</c:v>
                </c:pt>
                <c:pt idx="191">
                  <c:v>0.65416860914416064</c:v>
                </c:pt>
                <c:pt idx="192">
                  <c:v>0.65280506182579889</c:v>
                </c:pt>
                <c:pt idx="193">
                  <c:v>0.65144965253094922</c:v>
                </c:pt>
                <c:pt idx="194">
                  <c:v>0.6501023058393175</c:v>
                </c:pt>
                <c:pt idx="195">
                  <c:v>0.64876294719398364</c:v>
                </c:pt>
                <c:pt idx="196">
                  <c:v>0.64743150289196538</c:v>
                </c:pt>
                <c:pt idx="197">
                  <c:v>0.64610790007484165</c:v>
                </c:pt>
                <c:pt idx="198">
                  <c:v>0.64479206671933564</c:v>
                </c:pt>
                <c:pt idx="199">
                  <c:v>0.6434839316279265</c:v>
                </c:pt>
                <c:pt idx="200">
                  <c:v>0.64218342441947396</c:v>
                </c:pt>
              </c:numCache>
            </c:numRef>
          </c:yVal>
        </c:ser>
        <c:axId val="271158656"/>
        <c:axId val="279787008"/>
      </c:scatterChart>
      <c:valAx>
        <c:axId val="271158656"/>
        <c:scaling>
          <c:orientation val="minMax"/>
          <c:max val="10"/>
          <c:min val="0"/>
        </c:scaling>
        <c:axPos val="b"/>
        <c:title>
          <c:tx>
            <c:rich>
              <a:bodyPr/>
              <a:lstStyle/>
              <a:p>
                <a:pPr>
                  <a:defRPr/>
                </a:pPr>
                <a:r>
                  <a:rPr lang="en-US"/>
                  <a:t>time (s)</a:t>
                </a:r>
              </a:p>
            </c:rich>
          </c:tx>
        </c:title>
        <c:numFmt formatCode="General" sourceLinked="1"/>
        <c:tickLblPos val="nextTo"/>
        <c:crossAx val="279787008"/>
        <c:crosses val="autoZero"/>
        <c:crossBetween val="midCat"/>
      </c:valAx>
      <c:valAx>
        <c:axId val="279787008"/>
        <c:scaling>
          <c:orientation val="minMax"/>
          <c:max val="1.2"/>
          <c:min val="0"/>
        </c:scaling>
        <c:axPos val="l"/>
        <c:title>
          <c:tx>
            <c:rich>
              <a:bodyPr rot="-5400000" vert="horz"/>
              <a:lstStyle/>
              <a:p>
                <a:pPr>
                  <a:defRPr/>
                </a:pPr>
                <a:r>
                  <a:rPr lang="en-US"/>
                  <a:t>Temperature Change (</a:t>
                </a:r>
                <a:r>
                  <a:rPr lang="en-US">
                    <a:latin typeface="Times New Roman"/>
                    <a:cs typeface="Times New Roman"/>
                  </a:rPr>
                  <a:t>º</a:t>
                </a:r>
                <a:r>
                  <a:rPr lang="en-US"/>
                  <a:t>K)</a:t>
                </a:r>
              </a:p>
            </c:rich>
          </c:tx>
          <c:layout>
            <c:manualLayout>
              <c:xMode val="edge"/>
              <c:yMode val="edge"/>
              <c:x val="7.5387088241877136E-3"/>
              <c:y val="0.17933735555782962"/>
            </c:manualLayout>
          </c:layout>
        </c:title>
        <c:numFmt formatCode="General" sourceLinked="1"/>
        <c:tickLblPos val="nextTo"/>
        <c:crossAx val="271158656"/>
        <c:crosses val="autoZero"/>
        <c:crossBetween val="midCat"/>
      </c:valAx>
      <c:spPr>
        <a:blipFill>
          <a:blip xmlns:r="http://schemas.openxmlformats.org/officeDocument/2006/relationships" r:embed="rId1"/>
          <a:stretch>
            <a:fillRect/>
          </a:stretch>
        </a:blipFill>
      </c:spPr>
    </c:plotArea>
    <c:legend>
      <c:legendPos val="r"/>
      <c:layout>
        <c:manualLayout>
          <c:xMode val="edge"/>
          <c:yMode val="edge"/>
          <c:x val="0.31988257825803817"/>
          <c:y val="0.50292185473051665"/>
          <c:w val="0.58711801991535728"/>
          <c:h val="0.28188521889309298"/>
        </c:manualLayout>
      </c:layout>
      <c:txPr>
        <a:bodyPr/>
        <a:lstStyle/>
        <a:p>
          <a:pPr>
            <a:defRPr sz="1200"/>
          </a:pPr>
          <a:endParaRPr lang="en-US"/>
        </a:p>
      </c:txPr>
    </c:legend>
    <c:plotVisOnly val="1"/>
  </c:chart>
  <c:txPr>
    <a:bodyPr/>
    <a:lstStyle/>
    <a:p>
      <a:pPr>
        <a:defRPr sz="1600"/>
      </a:pPr>
      <a:endParaRPr lang="en-US"/>
    </a:p>
  </c:txPr>
  <c:externalData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600"/>
            </a:pPr>
            <a:r>
              <a:rPr lang="en-US" sz="1600"/>
              <a:t>Dispersed Thermal Impulse Response</a:t>
            </a:r>
          </a:p>
        </c:rich>
      </c:tx>
      <c:layout>
        <c:manualLayout>
          <c:xMode val="edge"/>
          <c:yMode val="edge"/>
          <c:x val="0.24126604280636263"/>
          <c:y val="2.0262575649118244E-3"/>
        </c:manualLayout>
      </c:layout>
    </c:title>
    <c:plotArea>
      <c:layout>
        <c:manualLayout>
          <c:layoutTarget val="inner"/>
          <c:xMode val="edge"/>
          <c:yMode val="edge"/>
          <c:x val="0.16169163327045963"/>
          <c:y val="7.9390210244338899E-2"/>
          <c:w val="0.74271875604136084"/>
          <c:h val="0.72800210407583354"/>
        </c:manualLayout>
      </c:layout>
      <c:scatterChart>
        <c:scatterStyle val="lineMarker"/>
        <c:ser>
          <c:idx val="0"/>
          <c:order val="0"/>
          <c:tx>
            <c:strRef>
              <c:f>impulse_response!$B$5</c:f>
              <c:strCache>
                <c:ptCount val="1"/>
                <c:pt idx="0">
                  <c:v>Disordered</c:v>
                </c:pt>
              </c:strCache>
            </c:strRef>
          </c:tx>
          <c:spPr>
            <a:ln w="28575">
              <a:noFill/>
            </a:ln>
            <a:effectLst/>
          </c:spPr>
          <c:marker>
            <c:symbol val="square"/>
            <c:size val="4"/>
            <c:spPr>
              <a:solidFill>
                <a:sysClr val="window" lastClr="FFFFFF">
                  <a:alpha val="39000"/>
                </a:sysClr>
              </a:solidFill>
              <a:ln>
                <a:solidFill>
                  <a:srgbClr val="00B050"/>
                </a:solidFill>
              </a:ln>
              <a:effectLst/>
            </c:spPr>
          </c:marker>
          <c:xVal>
            <c:numRef>
              <c:f>impulse_response!$A$6:$A$206</c:f>
              <c:numCache>
                <c:formatCode>General</c:formatCode>
                <c:ptCount val="201"/>
                <c:pt idx="0">
                  <c:v>1.0000000000000072E-7</c:v>
                </c:pt>
                <c:pt idx="1">
                  <c:v>2.0000000999999998</c:v>
                </c:pt>
                <c:pt idx="2">
                  <c:v>4.0000000999999985</c:v>
                </c:pt>
                <c:pt idx="3">
                  <c:v>6.0000000999999985</c:v>
                </c:pt>
                <c:pt idx="4">
                  <c:v>8.0000001000000012</c:v>
                </c:pt>
                <c:pt idx="5">
                  <c:v>10.000000100000001</c:v>
                </c:pt>
                <c:pt idx="6">
                  <c:v>12.000000100000001</c:v>
                </c:pt>
                <c:pt idx="7">
                  <c:v>14.000000100000001</c:v>
                </c:pt>
                <c:pt idx="8">
                  <c:v>16.000000100000001</c:v>
                </c:pt>
                <c:pt idx="9">
                  <c:v>18.000000100000001</c:v>
                </c:pt>
                <c:pt idx="10">
                  <c:v>20.000000100000001</c:v>
                </c:pt>
                <c:pt idx="11">
                  <c:v>22.000000100000001</c:v>
                </c:pt>
                <c:pt idx="12">
                  <c:v>24.000000100000001</c:v>
                </c:pt>
                <c:pt idx="13">
                  <c:v>26.000000100000001</c:v>
                </c:pt>
                <c:pt idx="14">
                  <c:v>28.000000100000001</c:v>
                </c:pt>
                <c:pt idx="15">
                  <c:v>30.000000100000001</c:v>
                </c:pt>
                <c:pt idx="16">
                  <c:v>32.000000100000001</c:v>
                </c:pt>
                <c:pt idx="17">
                  <c:v>34.000000100000001</c:v>
                </c:pt>
                <c:pt idx="18">
                  <c:v>36.000000100000001</c:v>
                </c:pt>
                <c:pt idx="19">
                  <c:v>38.000000100000001</c:v>
                </c:pt>
                <c:pt idx="20">
                  <c:v>40.000000100000001</c:v>
                </c:pt>
                <c:pt idx="21">
                  <c:v>42.000000100000001</c:v>
                </c:pt>
                <c:pt idx="22">
                  <c:v>44.000000100000001</c:v>
                </c:pt>
                <c:pt idx="23">
                  <c:v>46.000000100000001</c:v>
                </c:pt>
                <c:pt idx="24">
                  <c:v>48.000000100000001</c:v>
                </c:pt>
                <c:pt idx="25">
                  <c:v>50.000000100000001</c:v>
                </c:pt>
                <c:pt idx="26">
                  <c:v>52.000000100000001</c:v>
                </c:pt>
                <c:pt idx="27">
                  <c:v>54.000000100000001</c:v>
                </c:pt>
                <c:pt idx="28">
                  <c:v>56.000000100000001</c:v>
                </c:pt>
                <c:pt idx="29">
                  <c:v>58.000000100000001</c:v>
                </c:pt>
                <c:pt idx="30">
                  <c:v>60.000000100000001</c:v>
                </c:pt>
                <c:pt idx="31">
                  <c:v>62.000000100000001</c:v>
                </c:pt>
                <c:pt idx="32">
                  <c:v>64.00000009999998</c:v>
                </c:pt>
                <c:pt idx="33">
                  <c:v>66.00000009999998</c:v>
                </c:pt>
                <c:pt idx="34">
                  <c:v>68.00000009999998</c:v>
                </c:pt>
                <c:pt idx="35">
                  <c:v>70.00000009999998</c:v>
                </c:pt>
                <c:pt idx="36">
                  <c:v>72.00000009999998</c:v>
                </c:pt>
                <c:pt idx="37">
                  <c:v>74.00000009999998</c:v>
                </c:pt>
                <c:pt idx="38">
                  <c:v>76.00000009999998</c:v>
                </c:pt>
                <c:pt idx="39">
                  <c:v>78.00000009999998</c:v>
                </c:pt>
                <c:pt idx="40">
                  <c:v>80.00000009999998</c:v>
                </c:pt>
                <c:pt idx="41">
                  <c:v>82.00000009999998</c:v>
                </c:pt>
                <c:pt idx="42">
                  <c:v>84.00000009999998</c:v>
                </c:pt>
                <c:pt idx="43">
                  <c:v>86.00000009999998</c:v>
                </c:pt>
                <c:pt idx="44">
                  <c:v>88.00000009999998</c:v>
                </c:pt>
                <c:pt idx="45">
                  <c:v>90.00000009999998</c:v>
                </c:pt>
                <c:pt idx="46">
                  <c:v>92.00000009999998</c:v>
                </c:pt>
                <c:pt idx="47">
                  <c:v>94.00000009999998</c:v>
                </c:pt>
                <c:pt idx="48">
                  <c:v>96.00000009999998</c:v>
                </c:pt>
                <c:pt idx="49">
                  <c:v>98.00000009999998</c:v>
                </c:pt>
                <c:pt idx="50">
                  <c:v>100.00000009999998</c:v>
                </c:pt>
                <c:pt idx="51">
                  <c:v>102.00000009999998</c:v>
                </c:pt>
                <c:pt idx="52">
                  <c:v>104.00000009999998</c:v>
                </c:pt>
                <c:pt idx="53">
                  <c:v>106.00000009999998</c:v>
                </c:pt>
                <c:pt idx="54">
                  <c:v>108.00000009999998</c:v>
                </c:pt>
                <c:pt idx="55">
                  <c:v>110.00000009999998</c:v>
                </c:pt>
                <c:pt idx="56">
                  <c:v>112.00000009999998</c:v>
                </c:pt>
                <c:pt idx="57">
                  <c:v>114.00000009999998</c:v>
                </c:pt>
                <c:pt idx="58">
                  <c:v>116.00000009999998</c:v>
                </c:pt>
                <c:pt idx="59">
                  <c:v>118.00000009999998</c:v>
                </c:pt>
                <c:pt idx="60">
                  <c:v>120.00000009999998</c:v>
                </c:pt>
                <c:pt idx="61">
                  <c:v>122.00000009999998</c:v>
                </c:pt>
                <c:pt idx="62">
                  <c:v>124.00000009999998</c:v>
                </c:pt>
                <c:pt idx="63">
                  <c:v>126.00000009999998</c:v>
                </c:pt>
                <c:pt idx="64">
                  <c:v>128.00000009999999</c:v>
                </c:pt>
                <c:pt idx="65">
                  <c:v>130.00000009999999</c:v>
                </c:pt>
                <c:pt idx="66">
                  <c:v>132.00000009999999</c:v>
                </c:pt>
                <c:pt idx="67">
                  <c:v>134.00000009999999</c:v>
                </c:pt>
                <c:pt idx="68">
                  <c:v>136.00000009999999</c:v>
                </c:pt>
                <c:pt idx="69">
                  <c:v>138.00000009999999</c:v>
                </c:pt>
                <c:pt idx="70">
                  <c:v>140.00000009999999</c:v>
                </c:pt>
                <c:pt idx="71">
                  <c:v>142.00000009999999</c:v>
                </c:pt>
                <c:pt idx="72">
                  <c:v>144.00000009999999</c:v>
                </c:pt>
                <c:pt idx="73">
                  <c:v>146.00000009999999</c:v>
                </c:pt>
                <c:pt idx="74">
                  <c:v>148.00000009999999</c:v>
                </c:pt>
                <c:pt idx="75">
                  <c:v>150.00000009999999</c:v>
                </c:pt>
                <c:pt idx="76">
                  <c:v>152.00000009999999</c:v>
                </c:pt>
                <c:pt idx="77">
                  <c:v>154.00000009999999</c:v>
                </c:pt>
                <c:pt idx="78">
                  <c:v>156.00000009999999</c:v>
                </c:pt>
                <c:pt idx="79">
                  <c:v>158.00000009999999</c:v>
                </c:pt>
                <c:pt idx="80">
                  <c:v>160.00000009999999</c:v>
                </c:pt>
                <c:pt idx="81">
                  <c:v>162.00000009999999</c:v>
                </c:pt>
                <c:pt idx="82">
                  <c:v>164.00000009999999</c:v>
                </c:pt>
                <c:pt idx="83">
                  <c:v>166.00000009999999</c:v>
                </c:pt>
                <c:pt idx="84">
                  <c:v>168.00000009999999</c:v>
                </c:pt>
                <c:pt idx="85">
                  <c:v>170.00000009999999</c:v>
                </c:pt>
                <c:pt idx="86">
                  <c:v>172.00000009999999</c:v>
                </c:pt>
                <c:pt idx="87">
                  <c:v>174.00000009999999</c:v>
                </c:pt>
                <c:pt idx="88">
                  <c:v>176.00000009999999</c:v>
                </c:pt>
                <c:pt idx="89">
                  <c:v>178.00000009999999</c:v>
                </c:pt>
                <c:pt idx="90">
                  <c:v>180.00000009999999</c:v>
                </c:pt>
                <c:pt idx="91">
                  <c:v>182.00000009999999</c:v>
                </c:pt>
                <c:pt idx="92">
                  <c:v>184.00000009999999</c:v>
                </c:pt>
                <c:pt idx="93">
                  <c:v>186.00000009999999</c:v>
                </c:pt>
                <c:pt idx="94">
                  <c:v>188.00000009999999</c:v>
                </c:pt>
                <c:pt idx="95">
                  <c:v>190.00000009999999</c:v>
                </c:pt>
                <c:pt idx="96">
                  <c:v>192.00000009999999</c:v>
                </c:pt>
                <c:pt idx="97">
                  <c:v>194.00000009999999</c:v>
                </c:pt>
                <c:pt idx="98">
                  <c:v>196.00000009999999</c:v>
                </c:pt>
                <c:pt idx="99">
                  <c:v>198.00000009999999</c:v>
                </c:pt>
                <c:pt idx="100">
                  <c:v>200.00000009999999</c:v>
                </c:pt>
                <c:pt idx="101">
                  <c:v>202.00000009999999</c:v>
                </c:pt>
                <c:pt idx="102">
                  <c:v>204.00000009999999</c:v>
                </c:pt>
                <c:pt idx="103">
                  <c:v>206.00000009999999</c:v>
                </c:pt>
                <c:pt idx="104">
                  <c:v>208.00000009999999</c:v>
                </c:pt>
                <c:pt idx="105">
                  <c:v>210.00000009999999</c:v>
                </c:pt>
                <c:pt idx="106">
                  <c:v>212.00000009999999</c:v>
                </c:pt>
                <c:pt idx="107">
                  <c:v>214.00000009999999</c:v>
                </c:pt>
                <c:pt idx="108">
                  <c:v>216.00000009999999</c:v>
                </c:pt>
                <c:pt idx="109">
                  <c:v>218.00000009999999</c:v>
                </c:pt>
                <c:pt idx="110">
                  <c:v>220.00000009999999</c:v>
                </c:pt>
                <c:pt idx="111">
                  <c:v>222.00000009999999</c:v>
                </c:pt>
                <c:pt idx="112">
                  <c:v>224.00000009999999</c:v>
                </c:pt>
                <c:pt idx="113">
                  <c:v>226.00000009999999</c:v>
                </c:pt>
                <c:pt idx="114">
                  <c:v>228.00000009999999</c:v>
                </c:pt>
                <c:pt idx="115">
                  <c:v>230.00000009999999</c:v>
                </c:pt>
                <c:pt idx="116">
                  <c:v>232.00000009999999</c:v>
                </c:pt>
                <c:pt idx="117">
                  <c:v>234.00000009999999</c:v>
                </c:pt>
                <c:pt idx="118">
                  <c:v>236.00000009999999</c:v>
                </c:pt>
                <c:pt idx="119">
                  <c:v>238.00000009999999</c:v>
                </c:pt>
                <c:pt idx="120">
                  <c:v>240.00000009999999</c:v>
                </c:pt>
                <c:pt idx="121">
                  <c:v>242.00000009999999</c:v>
                </c:pt>
                <c:pt idx="122">
                  <c:v>244.00000009999999</c:v>
                </c:pt>
                <c:pt idx="123">
                  <c:v>246.00000009999999</c:v>
                </c:pt>
                <c:pt idx="124">
                  <c:v>248.00000009999999</c:v>
                </c:pt>
                <c:pt idx="125">
                  <c:v>250.00000009999999</c:v>
                </c:pt>
                <c:pt idx="126">
                  <c:v>252.00000009999999</c:v>
                </c:pt>
                <c:pt idx="127">
                  <c:v>254.00000009999999</c:v>
                </c:pt>
                <c:pt idx="128">
                  <c:v>256.00000009999997</c:v>
                </c:pt>
                <c:pt idx="129">
                  <c:v>258.00000009999997</c:v>
                </c:pt>
                <c:pt idx="130">
                  <c:v>260.00000009999997</c:v>
                </c:pt>
                <c:pt idx="131">
                  <c:v>262.00000009999997</c:v>
                </c:pt>
                <c:pt idx="132">
                  <c:v>264.00000009999997</c:v>
                </c:pt>
                <c:pt idx="133">
                  <c:v>266.00000009999997</c:v>
                </c:pt>
                <c:pt idx="134">
                  <c:v>268.00000009999997</c:v>
                </c:pt>
                <c:pt idx="135">
                  <c:v>270.00000009999997</c:v>
                </c:pt>
                <c:pt idx="136">
                  <c:v>272.00000009999997</c:v>
                </c:pt>
                <c:pt idx="137">
                  <c:v>274.00000009999997</c:v>
                </c:pt>
                <c:pt idx="138">
                  <c:v>276.00000009999997</c:v>
                </c:pt>
                <c:pt idx="139">
                  <c:v>278.00000009999997</c:v>
                </c:pt>
                <c:pt idx="140">
                  <c:v>280.00000009999997</c:v>
                </c:pt>
                <c:pt idx="141">
                  <c:v>282.00000009999997</c:v>
                </c:pt>
                <c:pt idx="142">
                  <c:v>284.00000009999997</c:v>
                </c:pt>
                <c:pt idx="143">
                  <c:v>286.00000009999997</c:v>
                </c:pt>
                <c:pt idx="144">
                  <c:v>288.00000009999997</c:v>
                </c:pt>
                <c:pt idx="145">
                  <c:v>290.00000009999997</c:v>
                </c:pt>
                <c:pt idx="146">
                  <c:v>292.00000009999997</c:v>
                </c:pt>
                <c:pt idx="147">
                  <c:v>294.00000009999997</c:v>
                </c:pt>
                <c:pt idx="148">
                  <c:v>296.00000009999997</c:v>
                </c:pt>
                <c:pt idx="149">
                  <c:v>298.00000009999997</c:v>
                </c:pt>
                <c:pt idx="150">
                  <c:v>300.00000009999997</c:v>
                </c:pt>
                <c:pt idx="151">
                  <c:v>302.00000009999997</c:v>
                </c:pt>
                <c:pt idx="152">
                  <c:v>304.00000009999997</c:v>
                </c:pt>
                <c:pt idx="153">
                  <c:v>306.00000009999997</c:v>
                </c:pt>
                <c:pt idx="154">
                  <c:v>308.00000009999997</c:v>
                </c:pt>
                <c:pt idx="155">
                  <c:v>310.00000009999997</c:v>
                </c:pt>
                <c:pt idx="156">
                  <c:v>312.00000009999997</c:v>
                </c:pt>
                <c:pt idx="157">
                  <c:v>314.00000009999997</c:v>
                </c:pt>
                <c:pt idx="158">
                  <c:v>316.00000009999997</c:v>
                </c:pt>
                <c:pt idx="159">
                  <c:v>318.00000009999997</c:v>
                </c:pt>
                <c:pt idx="160">
                  <c:v>320.00000009999997</c:v>
                </c:pt>
                <c:pt idx="161">
                  <c:v>322.00000009999997</c:v>
                </c:pt>
                <c:pt idx="162">
                  <c:v>324.00000009999997</c:v>
                </c:pt>
                <c:pt idx="163">
                  <c:v>326.00000009999997</c:v>
                </c:pt>
                <c:pt idx="164">
                  <c:v>328.00000009999997</c:v>
                </c:pt>
                <c:pt idx="165">
                  <c:v>330.00000009999997</c:v>
                </c:pt>
                <c:pt idx="166">
                  <c:v>332.00000009999997</c:v>
                </c:pt>
                <c:pt idx="167">
                  <c:v>334.00000009999997</c:v>
                </c:pt>
                <c:pt idx="168">
                  <c:v>336.00000009999997</c:v>
                </c:pt>
                <c:pt idx="169">
                  <c:v>338.00000009999997</c:v>
                </c:pt>
                <c:pt idx="170">
                  <c:v>340.00000009999997</c:v>
                </c:pt>
                <c:pt idx="171">
                  <c:v>342.00000009999997</c:v>
                </c:pt>
                <c:pt idx="172">
                  <c:v>344.00000009999997</c:v>
                </c:pt>
                <c:pt idx="173">
                  <c:v>346.00000009999997</c:v>
                </c:pt>
                <c:pt idx="174">
                  <c:v>348.00000009999997</c:v>
                </c:pt>
                <c:pt idx="175">
                  <c:v>350.00000009999997</c:v>
                </c:pt>
                <c:pt idx="176">
                  <c:v>352.00000009999997</c:v>
                </c:pt>
                <c:pt idx="177">
                  <c:v>354.00000009999997</c:v>
                </c:pt>
                <c:pt idx="178">
                  <c:v>356.00000009999997</c:v>
                </c:pt>
                <c:pt idx="179">
                  <c:v>358.00000009999997</c:v>
                </c:pt>
                <c:pt idx="180">
                  <c:v>360.00000009999997</c:v>
                </c:pt>
                <c:pt idx="181">
                  <c:v>362.00000009999997</c:v>
                </c:pt>
                <c:pt idx="182">
                  <c:v>364.00000009999997</c:v>
                </c:pt>
                <c:pt idx="183">
                  <c:v>366.00000009999997</c:v>
                </c:pt>
                <c:pt idx="184">
                  <c:v>368.00000009999997</c:v>
                </c:pt>
                <c:pt idx="185">
                  <c:v>370.00000009999997</c:v>
                </c:pt>
                <c:pt idx="186">
                  <c:v>372.00000009999997</c:v>
                </c:pt>
                <c:pt idx="187">
                  <c:v>374.00000009999997</c:v>
                </c:pt>
                <c:pt idx="188">
                  <c:v>376.00000009999997</c:v>
                </c:pt>
                <c:pt idx="189">
                  <c:v>378.00000009999997</c:v>
                </c:pt>
                <c:pt idx="190">
                  <c:v>380.00000009999997</c:v>
                </c:pt>
                <c:pt idx="191">
                  <c:v>382.00000009999997</c:v>
                </c:pt>
                <c:pt idx="192">
                  <c:v>384.00000009999997</c:v>
                </c:pt>
                <c:pt idx="193">
                  <c:v>386.00000009999997</c:v>
                </c:pt>
                <c:pt idx="194">
                  <c:v>388.00000009999997</c:v>
                </c:pt>
                <c:pt idx="195">
                  <c:v>390.00000009999997</c:v>
                </c:pt>
                <c:pt idx="196">
                  <c:v>392.00000009999997</c:v>
                </c:pt>
                <c:pt idx="197">
                  <c:v>394.00000009999997</c:v>
                </c:pt>
                <c:pt idx="198">
                  <c:v>396.00000009999997</c:v>
                </c:pt>
                <c:pt idx="199">
                  <c:v>398.00000009999997</c:v>
                </c:pt>
                <c:pt idx="200">
                  <c:v>400.00000009999997</c:v>
                </c:pt>
              </c:numCache>
            </c:numRef>
          </c:xVal>
          <c:yVal>
            <c:numRef>
              <c:f>impulse_response!$B$6:$B$206</c:f>
              <c:numCache>
                <c:formatCode>General</c:formatCode>
                <c:ptCount val="201"/>
                <c:pt idx="0">
                  <c:v>13.598746257543176</c:v>
                </c:pt>
                <c:pt idx="1">
                  <c:v>9.6296099889470828</c:v>
                </c:pt>
                <c:pt idx="2">
                  <c:v>8.590765752887453</c:v>
                </c:pt>
                <c:pt idx="3">
                  <c:v>7.9339945381316106</c:v>
                </c:pt>
                <c:pt idx="4">
                  <c:v>7.4536021611962084</c:v>
                </c:pt>
                <c:pt idx="5">
                  <c:v>7.0761302369058354</c:v>
                </c:pt>
                <c:pt idx="6">
                  <c:v>6.7663357944549833</c:v>
                </c:pt>
                <c:pt idx="7">
                  <c:v>6.5044656505356997</c:v>
                </c:pt>
                <c:pt idx="8">
                  <c:v>6.278303194935396</c:v>
                </c:pt>
                <c:pt idx="9">
                  <c:v>6.079756504850292</c:v>
                </c:pt>
                <c:pt idx="10">
                  <c:v>5.9031864804352798</c:v>
                </c:pt>
                <c:pt idx="11">
                  <c:v>5.7445060733798057</c:v>
                </c:pt>
                <c:pt idx="12">
                  <c:v>5.6006589600952346</c:v>
                </c:pt>
                <c:pt idx="13">
                  <c:v>5.4693004039211841</c:v>
                </c:pt>
                <c:pt idx="14">
                  <c:v>5.3485928376373755</c:v>
                </c:pt>
                <c:pt idx="15">
                  <c:v>5.2370699396862284</c:v>
                </c:pt>
                <c:pt idx="16">
                  <c:v>5.1335433690531111</c:v>
                </c:pt>
                <c:pt idx="17">
                  <c:v>5.0370370323731128</c:v>
                </c:pt>
                <c:pt idx="18">
                  <c:v>4.9467396708561164</c:v>
                </c:pt>
                <c:pt idx="19">
                  <c:v>4.8619699634374776</c:v>
                </c:pt>
                <c:pt idx="20">
                  <c:v>4.7821503810561774</c:v>
                </c:pt>
                <c:pt idx="21">
                  <c:v>4.7067872856977901</c:v>
                </c:pt>
                <c:pt idx="22">
                  <c:v>4.6354555672966713</c:v>
                </c:pt>
                <c:pt idx="23">
                  <c:v>4.5677866321898071</c:v>
                </c:pt>
                <c:pt idx="24">
                  <c:v>4.5034589034677674</c:v>
                </c:pt>
                <c:pt idx="25">
                  <c:v>4.4421902290703361</c:v>
                </c:pt>
                <c:pt idx="26">
                  <c:v>4.383731756387685</c:v>
                </c:pt>
                <c:pt idx="27">
                  <c:v>4.3278629466982297</c:v>
                </c:pt>
                <c:pt idx="28">
                  <c:v>4.2743874845663434</c:v>
                </c:pt>
                <c:pt idx="29">
                  <c:v>4.223129896522277</c:v>
                </c:pt>
                <c:pt idx="30">
                  <c:v>4.1739327367430095</c:v>
                </c:pt>
                <c:pt idx="31">
                  <c:v>4.1266542296343758</c:v>
                </c:pt>
                <c:pt idx="32">
                  <c:v>4.0811662833446372</c:v>
                </c:pt>
                <c:pt idx="33">
                  <c:v>4.0373528065108788</c:v>
                </c:pt>
                <c:pt idx="34">
                  <c:v>3.9951082745081927</c:v>
                </c:pt>
                <c:pt idx="35">
                  <c:v>3.9543365022410399</c:v>
                </c:pt>
                <c:pt idx="36">
                  <c:v>3.9149495888920516</c:v>
                </c:pt>
                <c:pt idx="37">
                  <c:v>3.8768670066031503</c:v>
                </c:pt>
                <c:pt idx="38">
                  <c:v>3.8400148102415042</c:v>
                </c:pt>
                <c:pt idx="39">
                  <c:v>3.8043249495166402</c:v>
                </c:pt>
                <c:pt idx="40">
                  <c:v>3.7697346680043209</c:v>
                </c:pt>
                <c:pt idx="41">
                  <c:v>3.7361859762786667</c:v>
                </c:pt>
                <c:pt idx="42">
                  <c:v>3.7036251884957632</c:v>
                </c:pt>
                <c:pt idx="43">
                  <c:v>3.6720025135129277</c:v>
                </c:pt>
                <c:pt idx="44">
                  <c:v>3.6412716930532829</c:v>
                </c:pt>
                <c:pt idx="45">
                  <c:v>3.6113896805948573</c:v>
                </c:pt>
                <c:pt idx="46">
                  <c:v>3.5823163556301409</c:v>
                </c:pt>
                <c:pt idx="47">
                  <c:v>3.5540142687436402</c:v>
                </c:pt>
                <c:pt idx="48">
                  <c:v>3.526448413621817</c:v>
                </c:pt>
                <c:pt idx="49">
                  <c:v>3.4995860226685074</c:v>
                </c:pt>
                <c:pt idx="50">
                  <c:v>3.473396383366588</c:v>
                </c:pt>
                <c:pt idx="51">
                  <c:v>3.4478506729225082</c:v>
                </c:pt>
                <c:pt idx="52">
                  <c:v>3.4229218090627231</c:v>
                </c:pt>
                <c:pt idx="53">
                  <c:v>3.3985843151353192</c:v>
                </c:pt>
                <c:pt idx="54">
                  <c:v>3.3748141979105375</c:v>
                </c:pt>
                <c:pt idx="55">
                  <c:v>3.3515888366800337</c:v>
                </c:pt>
                <c:pt idx="56">
                  <c:v>3.3288868824308047</c:v>
                </c:pt>
                <c:pt idx="57">
                  <c:v>3.3066881660212548</c:v>
                </c:pt>
                <c:pt idx="58">
                  <c:v>3.2849736144173463</c:v>
                </c:pt>
                <c:pt idx="59">
                  <c:v>3.2637251741590942</c:v>
                </c:pt>
                <c:pt idx="60">
                  <c:v>3.24292574132599</c:v>
                </c:pt>
                <c:pt idx="61">
                  <c:v>3.2225590973534399</c:v>
                </c:pt>
                <c:pt idx="62">
                  <c:v>3.2026098501274411</c:v>
                </c:pt>
                <c:pt idx="63">
                  <c:v>3.1830633798475212</c:v>
                </c:pt>
                <c:pt idx="64">
                  <c:v>3.1639057892054812</c:v>
                </c:pt>
                <c:pt idx="65">
                  <c:v>3.1451238574758098</c:v>
                </c:pt>
                <c:pt idx="66">
                  <c:v>3.1267049981572392</c:v>
                </c:pt>
                <c:pt idx="67">
                  <c:v>3.1086372198430672</c:v>
                </c:pt>
                <c:pt idx="68">
                  <c:v>3.0909090900309919</c:v>
                </c:pt>
                <c:pt idx="69">
                  <c:v>3.0735097016132742</c:v>
                </c:pt>
                <c:pt idx="70">
                  <c:v>3.0564286418139326</c:v>
                </c:pt>
                <c:pt idx="71">
                  <c:v>3.0396559633630598</c:v>
                </c:pt>
                <c:pt idx="72">
                  <c:v>3.0231821577190092</c:v>
                </c:pt>
                <c:pt idx="73">
                  <c:v>3.0069981301671533</c:v>
                </c:pt>
                <c:pt idx="74">
                  <c:v>2.9910951766412222</c:v>
                </c:pt>
                <c:pt idx="75">
                  <c:v>2.975464962126567</c:v>
                </c:pt>
                <c:pt idx="76">
                  <c:v>2.9600995005186772</c:v>
                </c:pt>
                <c:pt idx="77">
                  <c:v>2.9449911358217271</c:v>
                </c:pt>
                <c:pt idx="78">
                  <c:v>2.9301325245821257</c:v>
                </c:pt>
                <c:pt idx="79">
                  <c:v>2.9155166194617737</c:v>
                </c:pt>
                <c:pt idx="80">
                  <c:v>2.9011366538640382</c:v>
                </c:pt>
                <c:pt idx="81">
                  <c:v>2.8869861275330377</c:v>
                </c:pt>
                <c:pt idx="82">
                  <c:v>2.8730587930538372</c:v>
                </c:pt>
                <c:pt idx="83">
                  <c:v>2.8593486431871553</c:v>
                </c:pt>
                <c:pt idx="84">
                  <c:v>2.8458498989778427</c:v>
                </c:pt>
                <c:pt idx="85">
                  <c:v>2.8325569985816768</c:v>
                </c:pt>
                <c:pt idx="86">
                  <c:v>2.8194645867592567</c:v>
                </c:pt>
                <c:pt idx="87">
                  <c:v>2.8065675049901118</c:v>
                </c:pt>
                <c:pt idx="88">
                  <c:v>2.7938607821640002</c:v>
                </c:pt>
                <c:pt idx="89">
                  <c:v>2.7813396258096952</c:v>
                </c:pt>
                <c:pt idx="90">
                  <c:v>2.7689994138247536</c:v>
                </c:pt>
                <c:pt idx="91">
                  <c:v>2.7568356866724635</c:v>
                </c:pt>
                <c:pt idx="92">
                  <c:v>2.7448441400150201</c:v>
                </c:pt>
                <c:pt idx="93">
                  <c:v>2.7330206177541614</c:v>
                </c:pt>
                <c:pt idx="94">
                  <c:v>2.7213611054527211</c:v>
                </c:pt>
                <c:pt idx="95">
                  <c:v>2.7098617241125051</c:v>
                </c:pt>
                <c:pt idx="96">
                  <c:v>2.6985187242858961</c:v>
                </c:pt>
                <c:pt idx="97">
                  <c:v>2.687328480499878</c:v>
                </c:pt>
                <c:pt idx="98">
                  <c:v>2.6762874859731567</c:v>
                </c:pt>
                <c:pt idx="99">
                  <c:v>2.6653923476081451</c:v>
                </c:pt>
                <c:pt idx="100">
                  <c:v>2.6546397812408942</c:v>
                </c:pt>
                <c:pt idx="101">
                  <c:v>2.6440266071334952</c:v>
                </c:pt>
                <c:pt idx="102">
                  <c:v>2.6335497456941455</c:v>
                </c:pt>
                <c:pt idx="103">
                  <c:v>2.6232062134115401</c:v>
                </c:pt>
                <c:pt idx="104">
                  <c:v>2.6129931189907545</c:v>
                </c:pt>
                <c:pt idx="105">
                  <c:v>2.6029076596789982</c:v>
                </c:pt>
                <c:pt idx="106">
                  <c:v>2.5929471177701378</c:v>
                </c:pt>
                <c:pt idx="107">
                  <c:v>2.5831088572778489</c:v>
                </c:pt>
                <c:pt idx="108">
                  <c:v>2.5733903207675812</c:v>
                </c:pt>
                <c:pt idx="109">
                  <c:v>2.5637890263387986</c:v>
                </c:pt>
                <c:pt idx="110">
                  <c:v>2.5543025647486131</c:v>
                </c:pt>
                <c:pt idx="111">
                  <c:v>2.5449285966693802</c:v>
                </c:pt>
                <c:pt idx="112">
                  <c:v>2.5356648500726955</c:v>
                </c:pt>
                <c:pt idx="113">
                  <c:v>2.5265091177330303</c:v>
                </c:pt>
                <c:pt idx="114">
                  <c:v>2.517459254844459</c:v>
                </c:pt>
                <c:pt idx="115">
                  <c:v>2.5085131767445219</c:v>
                </c:pt>
                <c:pt idx="116">
                  <c:v>2.4996688567394978</c:v>
                </c:pt>
                <c:pt idx="117">
                  <c:v>2.4909243240257704</c:v>
                </c:pt>
                <c:pt idx="118">
                  <c:v>2.4822776617022781</c:v>
                </c:pt>
                <c:pt idx="119">
                  <c:v>2.4737270048693452</c:v>
                </c:pt>
                <c:pt idx="120">
                  <c:v>2.4652705388094511</c:v>
                </c:pt>
                <c:pt idx="121">
                  <c:v>2.4569064972458072</c:v>
                </c:pt>
                <c:pt idx="122">
                  <c:v>2.4486331606748037</c:v>
                </c:pt>
                <c:pt idx="123">
                  <c:v>2.4404488547685128</c:v>
                </c:pt>
                <c:pt idx="124">
                  <c:v>2.4323519488440541</c:v>
                </c:pt>
                <c:pt idx="125">
                  <c:v>2.4243408543962142</c:v>
                </c:pt>
                <c:pt idx="126">
                  <c:v>2.4164140236904212</c:v>
                </c:pt>
                <c:pt idx="127">
                  <c:v>2.4085699484131355</c:v>
                </c:pt>
                <c:pt idx="128">
                  <c:v>2.4008071583767236</c:v>
                </c:pt>
                <c:pt idx="129">
                  <c:v>2.3931242202765262</c:v>
                </c:pt>
                <c:pt idx="130">
                  <c:v>2.3855197364972982</c:v>
                </c:pt>
                <c:pt idx="131">
                  <c:v>2.3779923439670152</c:v>
                </c:pt>
                <c:pt idx="132">
                  <c:v>2.3705407130555467</c:v>
                </c:pt>
                <c:pt idx="133">
                  <c:v>2.3631635465163821</c:v>
                </c:pt>
                <c:pt idx="134">
                  <c:v>2.3558595784691367</c:v>
                </c:pt>
                <c:pt idx="135">
                  <c:v>2.3486275734214552</c:v>
                </c:pt>
                <c:pt idx="136">
                  <c:v>2.3414663253277612</c:v>
                </c:pt>
                <c:pt idx="137">
                  <c:v>2.3343746566841181</c:v>
                </c:pt>
                <c:pt idx="138">
                  <c:v>2.3273514176567232</c:v>
                </c:pt>
                <c:pt idx="139">
                  <c:v>2.3203954852432225</c:v>
                </c:pt>
                <c:pt idx="140">
                  <c:v>2.3135057624649842</c:v>
                </c:pt>
                <c:pt idx="141">
                  <c:v>2.3066811775890468</c:v>
                </c:pt>
                <c:pt idx="142">
                  <c:v>2.2999206833786867</c:v>
                </c:pt>
                <c:pt idx="143">
                  <c:v>2.2932232563710562</c:v>
                </c:pt>
                <c:pt idx="144">
                  <c:v>2.2865878961808499</c:v>
                </c:pt>
                <c:pt idx="145">
                  <c:v>2.2800136248291132</c:v>
                </c:pt>
                <c:pt idx="146">
                  <c:v>2.2734994860956572</c:v>
                </c:pt>
                <c:pt idx="147">
                  <c:v>2.2670445448945635</c:v>
                </c:pt>
                <c:pt idx="148">
                  <c:v>2.2606478866714892</c:v>
                </c:pt>
                <c:pt idx="149">
                  <c:v>2.2543086168221151</c:v>
                </c:pt>
                <c:pt idx="150">
                  <c:v>2.2480258601306202</c:v>
                </c:pt>
                <c:pt idx="151">
                  <c:v>2.2417987602275358</c:v>
                </c:pt>
                <c:pt idx="152">
                  <c:v>2.2356264790661378</c:v>
                </c:pt>
                <c:pt idx="153">
                  <c:v>2.229508196416734</c:v>
                </c:pt>
                <c:pt idx="154">
                  <c:v>2.2234431093777771</c:v>
                </c:pt>
                <c:pt idx="155">
                  <c:v>2.2174304319036477</c:v>
                </c:pt>
                <c:pt idx="156">
                  <c:v>2.211469394348025</c:v>
                </c:pt>
                <c:pt idx="157">
                  <c:v>2.2055592430224911</c:v>
                </c:pt>
                <c:pt idx="158">
                  <c:v>2.1996992397694797</c:v>
                </c:pt>
                <c:pt idx="159">
                  <c:v>2.1938886615495119</c:v>
                </c:pt>
                <c:pt idx="160">
                  <c:v>2.1881268000415512</c:v>
                </c:pt>
                <c:pt idx="161">
                  <c:v>2.1824129612564191</c:v>
                </c:pt>
                <c:pt idx="162">
                  <c:v>2.1767464651626987</c:v>
                </c:pt>
                <c:pt idx="163">
                  <c:v>2.1711266453244402</c:v>
                </c:pt>
                <c:pt idx="164">
                  <c:v>2.1655528485504285</c:v>
                </c:pt>
                <c:pt idx="165">
                  <c:v>2.1600244345545576</c:v>
                </c:pt>
                <c:pt idx="166">
                  <c:v>2.1545407756268609</c:v>
                </c:pt>
                <c:pt idx="167">
                  <c:v>2.1491012563147169</c:v>
                </c:pt>
                <c:pt idx="168">
                  <c:v>2.1437052731139858</c:v>
                </c:pt>
                <c:pt idx="169">
                  <c:v>2.1383522341697625</c:v>
                </c:pt>
                <c:pt idx="170">
                  <c:v>2.1330415589861667</c:v>
                </c:pt>
                <c:pt idx="171">
                  <c:v>2.1277726781449622</c:v>
                </c:pt>
                <c:pt idx="172">
                  <c:v>2.1225450330328659</c:v>
                </c:pt>
                <c:pt idx="173">
                  <c:v>2.1173580755769996</c:v>
                </c:pt>
                <c:pt idx="174">
                  <c:v>2.1122112679880942</c:v>
                </c:pt>
                <c:pt idx="175">
                  <c:v>2.1071040825116496</c:v>
                </c:pt>
                <c:pt idx="176">
                  <c:v>2.1020360011861801</c:v>
                </c:pt>
                <c:pt idx="177">
                  <c:v>2.0970065156088586</c:v>
                </c:pt>
                <c:pt idx="178">
                  <c:v>2.0920151267077767</c:v>
                </c:pt>
                <c:pt idx="179">
                  <c:v>2.0870613445209623</c:v>
                </c:pt>
                <c:pt idx="180">
                  <c:v>2.0821446879817751</c:v>
                </c:pt>
                <c:pt idx="181">
                  <c:v>2.0772646847105909</c:v>
                </c:pt>
                <c:pt idx="182">
                  <c:v>2.0724208708122531</c:v>
                </c:pt>
                <c:pt idx="183">
                  <c:v>2.0676127906794752</c:v>
                </c:pt>
                <c:pt idx="184">
                  <c:v>2.0628399968017339</c:v>
                </c:pt>
                <c:pt idx="185">
                  <c:v>2.0581020495796034</c:v>
                </c:pt>
                <c:pt idx="186">
                  <c:v>2.053398517144251</c:v>
                </c:pt>
                <c:pt idx="187">
                  <c:v>2.0487289751820081</c:v>
                </c:pt>
                <c:pt idx="188">
                  <c:v>2.0440930067638008</c:v>
                </c:pt>
                <c:pt idx="189">
                  <c:v>2.0394902021792922</c:v>
                </c:pt>
                <c:pt idx="190">
                  <c:v>2.0349201587755892</c:v>
                </c:pt>
                <c:pt idx="191">
                  <c:v>2.0303824808003426</c:v>
                </c:pt>
                <c:pt idx="192">
                  <c:v>2.0258767792491557</c:v>
                </c:pt>
                <c:pt idx="193">
                  <c:v>2.0214026717170683</c:v>
                </c:pt>
                <c:pt idx="194">
                  <c:v>2.0169597822540837</c:v>
                </c:pt>
                <c:pt idx="195">
                  <c:v>2.0125477412245552</c:v>
                </c:pt>
                <c:pt idx="196">
                  <c:v>2.0081661851703001</c:v>
                </c:pt>
                <c:pt idx="197">
                  <c:v>2.0038147566774009</c:v>
                </c:pt>
                <c:pt idx="198">
                  <c:v>1.9994931042463855</c:v>
                </c:pt>
                <c:pt idx="199">
                  <c:v>1.995200882166086</c:v>
                </c:pt>
                <c:pt idx="200">
                  <c:v>1.9909377503904768</c:v>
                </c:pt>
              </c:numCache>
            </c:numRef>
          </c:yVal>
        </c:ser>
        <c:axId val="282881024"/>
        <c:axId val="282892544"/>
      </c:scatterChart>
      <c:valAx>
        <c:axId val="282881024"/>
        <c:scaling>
          <c:orientation val="minMax"/>
          <c:max val="264"/>
          <c:min val="0"/>
        </c:scaling>
        <c:axPos val="b"/>
        <c:title>
          <c:tx>
            <c:rich>
              <a:bodyPr/>
              <a:lstStyle/>
              <a:p>
                <a:pPr>
                  <a:defRPr/>
                </a:pPr>
                <a:r>
                  <a:rPr lang="en-US"/>
                  <a:t>Time (hour)</a:t>
                </a:r>
              </a:p>
            </c:rich>
          </c:tx>
        </c:title>
        <c:numFmt formatCode="General" sourceLinked="1"/>
        <c:tickLblPos val="nextTo"/>
        <c:crossAx val="282892544"/>
        <c:crosses val="autoZero"/>
        <c:crossBetween val="midCat"/>
        <c:majorUnit val="24"/>
      </c:valAx>
      <c:valAx>
        <c:axId val="282892544"/>
        <c:scaling>
          <c:orientation val="minMax"/>
          <c:max val="15"/>
          <c:min val="0"/>
        </c:scaling>
        <c:axPos val="l"/>
        <c:title>
          <c:tx>
            <c:rich>
              <a:bodyPr rot="-5400000" vert="horz"/>
              <a:lstStyle/>
              <a:p>
                <a:pPr>
                  <a:defRPr/>
                </a:pPr>
                <a:r>
                  <a:rPr lang="en-US"/>
                  <a:t>Average Fluid Temperature (C)</a:t>
                </a:r>
              </a:p>
            </c:rich>
          </c:tx>
        </c:title>
        <c:numFmt formatCode="General" sourceLinked="1"/>
        <c:tickLblPos val="nextTo"/>
        <c:crossAx val="282881024"/>
        <c:crosses val="autoZero"/>
        <c:crossBetween val="midCat"/>
      </c:valAx>
      <c:spPr>
        <a:blipFill>
          <a:blip xmlns:r="http://schemas.openxmlformats.org/officeDocument/2006/relationships" r:embed="rId1"/>
          <a:stretch>
            <a:fillRect/>
          </a:stretch>
        </a:blipFill>
      </c:spPr>
    </c:plotArea>
    <c:legend>
      <c:legendPos val="r"/>
      <c:layout>
        <c:manualLayout>
          <c:xMode val="edge"/>
          <c:yMode val="edge"/>
          <c:x val="0.52195437108822929"/>
          <c:y val="0.24200683254153929"/>
          <c:w val="0.32429283921447438"/>
          <c:h val="7.514679221798308E-2"/>
        </c:manualLayout>
      </c:layout>
      <c:spPr>
        <a:solidFill>
          <a:srgbClr val="9BBB59">
            <a:lumMod val="20000"/>
            <a:lumOff val="80000"/>
            <a:alpha val="89000"/>
          </a:srgbClr>
        </a:solidFill>
        <a:ln>
          <a:solidFill>
            <a:schemeClr val="tx1"/>
          </a:solidFill>
        </a:ln>
      </c:spPr>
    </c:legend>
    <c:plotVisOnly val="1"/>
  </c:chart>
  <c:txPr>
    <a:bodyPr/>
    <a:lstStyle/>
    <a:p>
      <a:pPr>
        <a:defRPr sz="1600"/>
      </a:pPr>
      <a:endParaRPr lang="en-US"/>
    </a:p>
  </c:txPr>
  <c:externalData r:id="rId2"/>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16018272751167018"/>
          <c:y val="0.11581159095653958"/>
          <c:w val="0.80176078836407794"/>
          <c:h val="0.69587914322660072"/>
        </c:manualLayout>
      </c:layout>
      <c:scatterChart>
        <c:scatterStyle val="lineMarker"/>
        <c:ser>
          <c:idx val="0"/>
          <c:order val="0"/>
          <c:tx>
            <c:v>Thermal Dispersive Diffusion</c:v>
          </c:tx>
          <c:spPr>
            <a:ln>
              <a:solidFill>
                <a:srgbClr val="FF0000"/>
              </a:solidFill>
            </a:ln>
          </c:spPr>
          <c:marker>
            <c:symbol val="none"/>
          </c:marker>
          <c:xVal>
            <c:numRef>
              <c:f>'bore_hole cosh'!$A$7:$A$305</c:f>
              <c:numCache>
                <c:formatCode>General</c:formatCode>
                <c:ptCount val="299"/>
                <c:pt idx="0">
                  <c:v>1.0000000000000072E-7</c:v>
                </c:pt>
                <c:pt idx="1">
                  <c:v>2.000010000000001E-2</c:v>
                </c:pt>
                <c:pt idx="2">
                  <c:v>4.0000100000000004E-2</c:v>
                </c:pt>
                <c:pt idx="3">
                  <c:v>6.0000100000000001E-2</c:v>
                </c:pt>
                <c:pt idx="4">
                  <c:v>8.0000100000000005E-2</c:v>
                </c:pt>
                <c:pt idx="5">
                  <c:v>0.10000010000000002</c:v>
                </c:pt>
                <c:pt idx="6">
                  <c:v>0.12000010000000012</c:v>
                </c:pt>
                <c:pt idx="7">
                  <c:v>0.14000010000000004</c:v>
                </c:pt>
                <c:pt idx="8">
                  <c:v>0.16000010000000001</c:v>
                </c:pt>
                <c:pt idx="9">
                  <c:v>0.18000010000000041</c:v>
                </c:pt>
                <c:pt idx="10">
                  <c:v>0.20000009999999999</c:v>
                </c:pt>
                <c:pt idx="11">
                  <c:v>0.22000009999999998</c:v>
                </c:pt>
                <c:pt idx="12">
                  <c:v>0.24000009999999999</c:v>
                </c:pt>
                <c:pt idx="13">
                  <c:v>0.26000010000000001</c:v>
                </c:pt>
                <c:pt idx="14">
                  <c:v>0.28000010000000031</c:v>
                </c:pt>
                <c:pt idx="15">
                  <c:v>0.30000010000000032</c:v>
                </c:pt>
                <c:pt idx="16">
                  <c:v>0.32000010000000106</c:v>
                </c:pt>
                <c:pt idx="17">
                  <c:v>0.34000010000000008</c:v>
                </c:pt>
                <c:pt idx="18">
                  <c:v>0.36000010000000032</c:v>
                </c:pt>
                <c:pt idx="19">
                  <c:v>0.38000010000000112</c:v>
                </c:pt>
                <c:pt idx="20">
                  <c:v>0.40000010000000008</c:v>
                </c:pt>
                <c:pt idx="21">
                  <c:v>0.42000010000000032</c:v>
                </c:pt>
                <c:pt idx="22">
                  <c:v>0.44000010000000012</c:v>
                </c:pt>
                <c:pt idx="23">
                  <c:v>0.4600001000000003</c:v>
                </c:pt>
                <c:pt idx="24">
                  <c:v>0.48000010000000032</c:v>
                </c:pt>
                <c:pt idx="25">
                  <c:v>0.50000010000000017</c:v>
                </c:pt>
                <c:pt idx="26">
                  <c:v>0.52000010000000019</c:v>
                </c:pt>
                <c:pt idx="27">
                  <c:v>0.5400001000000002</c:v>
                </c:pt>
                <c:pt idx="28">
                  <c:v>0.56000010000000022</c:v>
                </c:pt>
                <c:pt idx="29">
                  <c:v>0.58000009999999957</c:v>
                </c:pt>
                <c:pt idx="30">
                  <c:v>0.6000001000000007</c:v>
                </c:pt>
                <c:pt idx="31">
                  <c:v>0.62000010000000061</c:v>
                </c:pt>
                <c:pt idx="32">
                  <c:v>0.64000010000000063</c:v>
                </c:pt>
                <c:pt idx="33">
                  <c:v>0.66000010000000064</c:v>
                </c:pt>
                <c:pt idx="34">
                  <c:v>0.68000010000000033</c:v>
                </c:pt>
                <c:pt idx="35">
                  <c:v>0.70000010000000035</c:v>
                </c:pt>
                <c:pt idx="36">
                  <c:v>0.7200001000000007</c:v>
                </c:pt>
                <c:pt idx="37">
                  <c:v>0.7400001000000006</c:v>
                </c:pt>
                <c:pt idx="38">
                  <c:v>0.76000010000000062</c:v>
                </c:pt>
                <c:pt idx="39">
                  <c:v>0.78000010000000042</c:v>
                </c:pt>
                <c:pt idx="40">
                  <c:v>0.80000010000000044</c:v>
                </c:pt>
                <c:pt idx="41">
                  <c:v>0.82000010000000045</c:v>
                </c:pt>
                <c:pt idx="42">
                  <c:v>0.84000010000000069</c:v>
                </c:pt>
                <c:pt idx="43">
                  <c:v>0.8600001000000006</c:v>
                </c:pt>
                <c:pt idx="44">
                  <c:v>0.88000010000000051</c:v>
                </c:pt>
                <c:pt idx="45">
                  <c:v>0.90000010000000052</c:v>
                </c:pt>
                <c:pt idx="46">
                  <c:v>0.92000010000000054</c:v>
                </c:pt>
                <c:pt idx="47">
                  <c:v>0.94000010000000067</c:v>
                </c:pt>
                <c:pt idx="48">
                  <c:v>0.96000010000000069</c:v>
                </c:pt>
                <c:pt idx="49">
                  <c:v>0.98000010000000048</c:v>
                </c:pt>
                <c:pt idx="50">
                  <c:v>1.0000001000000005</c:v>
                </c:pt>
                <c:pt idx="51">
                  <c:v>1.0200001000000005</c:v>
                </c:pt>
                <c:pt idx="52">
                  <c:v>1.0400001000000005</c:v>
                </c:pt>
                <c:pt idx="53">
                  <c:v>1.0600001000000021</c:v>
                </c:pt>
                <c:pt idx="54">
                  <c:v>1.0800001000000021</c:v>
                </c:pt>
                <c:pt idx="55">
                  <c:v>1.1000001000000021</c:v>
                </c:pt>
                <c:pt idx="56">
                  <c:v>1.1200001000000044</c:v>
                </c:pt>
                <c:pt idx="57">
                  <c:v>1.1400001000000044</c:v>
                </c:pt>
                <c:pt idx="58">
                  <c:v>1.1600001000000049</c:v>
                </c:pt>
                <c:pt idx="59">
                  <c:v>1.1800001000000049</c:v>
                </c:pt>
                <c:pt idx="60">
                  <c:v>1.2000001000000007</c:v>
                </c:pt>
                <c:pt idx="61">
                  <c:v>1.2200001000000007</c:v>
                </c:pt>
                <c:pt idx="62">
                  <c:v>1.2400001000000007</c:v>
                </c:pt>
                <c:pt idx="63">
                  <c:v>1.2600001000000007</c:v>
                </c:pt>
                <c:pt idx="64">
                  <c:v>1.2800001000000021</c:v>
                </c:pt>
                <c:pt idx="65">
                  <c:v>1.3000001000000021</c:v>
                </c:pt>
                <c:pt idx="66">
                  <c:v>1.3200001000000021</c:v>
                </c:pt>
                <c:pt idx="67">
                  <c:v>1.3400001000000021</c:v>
                </c:pt>
                <c:pt idx="68">
                  <c:v>1.3600001000000046</c:v>
                </c:pt>
                <c:pt idx="69">
                  <c:v>1.3800001000000046</c:v>
                </c:pt>
                <c:pt idx="70">
                  <c:v>1.4000001000000009</c:v>
                </c:pt>
                <c:pt idx="71">
                  <c:v>1.4200001000000009</c:v>
                </c:pt>
                <c:pt idx="72">
                  <c:v>1.4400001000000009</c:v>
                </c:pt>
                <c:pt idx="73">
                  <c:v>1.4600001000000009</c:v>
                </c:pt>
                <c:pt idx="74">
                  <c:v>1.4800001000000009</c:v>
                </c:pt>
                <c:pt idx="75">
                  <c:v>1.5000001000000009</c:v>
                </c:pt>
                <c:pt idx="76">
                  <c:v>1.5200001000000021</c:v>
                </c:pt>
                <c:pt idx="77">
                  <c:v>1.5400001000000021</c:v>
                </c:pt>
                <c:pt idx="78">
                  <c:v>1.5600001000000021</c:v>
                </c:pt>
                <c:pt idx="79">
                  <c:v>1.5800001000000021</c:v>
                </c:pt>
                <c:pt idx="80">
                  <c:v>1.6000001000000021</c:v>
                </c:pt>
                <c:pt idx="81">
                  <c:v>1.6200001000000048</c:v>
                </c:pt>
                <c:pt idx="82">
                  <c:v>1.6400001000000048</c:v>
                </c:pt>
                <c:pt idx="83">
                  <c:v>1.6600001000000053</c:v>
                </c:pt>
                <c:pt idx="84">
                  <c:v>1.6800001000000053</c:v>
                </c:pt>
                <c:pt idx="85">
                  <c:v>1.7000001000000011</c:v>
                </c:pt>
                <c:pt idx="86">
                  <c:v>1.7200001000000011</c:v>
                </c:pt>
                <c:pt idx="87">
                  <c:v>1.740000100000002</c:v>
                </c:pt>
                <c:pt idx="88">
                  <c:v>1.7600001000000021</c:v>
                </c:pt>
                <c:pt idx="89">
                  <c:v>1.7800001000000021</c:v>
                </c:pt>
                <c:pt idx="90">
                  <c:v>1.8000001000000021</c:v>
                </c:pt>
                <c:pt idx="91">
                  <c:v>1.8200001000000021</c:v>
                </c:pt>
                <c:pt idx="92">
                  <c:v>1.8400001000000021</c:v>
                </c:pt>
                <c:pt idx="93">
                  <c:v>1.860000100000005</c:v>
                </c:pt>
                <c:pt idx="94">
                  <c:v>1.8800001000000051</c:v>
                </c:pt>
                <c:pt idx="95">
                  <c:v>1.9000001000000051</c:v>
                </c:pt>
                <c:pt idx="96">
                  <c:v>1.9200001000000055</c:v>
                </c:pt>
                <c:pt idx="97">
                  <c:v>1.9400001000000056</c:v>
                </c:pt>
                <c:pt idx="98">
                  <c:v>1.9600001000000065</c:v>
                </c:pt>
                <c:pt idx="99">
                  <c:v>1.9800001000000065</c:v>
                </c:pt>
                <c:pt idx="100">
                  <c:v>2.0000001000000007</c:v>
                </c:pt>
                <c:pt idx="101">
                  <c:v>2.0200001000000007</c:v>
                </c:pt>
                <c:pt idx="102">
                  <c:v>2.0400001000000008</c:v>
                </c:pt>
                <c:pt idx="103">
                  <c:v>2.0600001000000008</c:v>
                </c:pt>
                <c:pt idx="104">
                  <c:v>2.0800001000000008</c:v>
                </c:pt>
                <c:pt idx="105">
                  <c:v>2.1000001000000013</c:v>
                </c:pt>
                <c:pt idx="106">
                  <c:v>2.1200001000000013</c:v>
                </c:pt>
                <c:pt idx="107">
                  <c:v>2.1400001000000013</c:v>
                </c:pt>
                <c:pt idx="108">
                  <c:v>2.1600001000000013</c:v>
                </c:pt>
                <c:pt idx="109">
                  <c:v>2.1800001000000013</c:v>
                </c:pt>
                <c:pt idx="110">
                  <c:v>2.2000001000000013</c:v>
                </c:pt>
                <c:pt idx="111">
                  <c:v>2.2200001000000014</c:v>
                </c:pt>
                <c:pt idx="112">
                  <c:v>2.2400001000000014</c:v>
                </c:pt>
                <c:pt idx="113">
                  <c:v>2.2600001000000014</c:v>
                </c:pt>
                <c:pt idx="114">
                  <c:v>2.2800001000000014</c:v>
                </c:pt>
                <c:pt idx="115">
                  <c:v>2.3000000999999997</c:v>
                </c:pt>
                <c:pt idx="116">
                  <c:v>2.3200000999999997</c:v>
                </c:pt>
                <c:pt idx="117">
                  <c:v>2.3400000999999997</c:v>
                </c:pt>
                <c:pt idx="118">
                  <c:v>2.3600000999999997</c:v>
                </c:pt>
                <c:pt idx="119">
                  <c:v>2.3800000999999997</c:v>
                </c:pt>
                <c:pt idx="120">
                  <c:v>2.4000000999999997</c:v>
                </c:pt>
                <c:pt idx="121">
                  <c:v>2.4200001000000007</c:v>
                </c:pt>
                <c:pt idx="122">
                  <c:v>2.4400001000000007</c:v>
                </c:pt>
                <c:pt idx="123">
                  <c:v>2.4600001000000007</c:v>
                </c:pt>
                <c:pt idx="124">
                  <c:v>2.4800001000000007</c:v>
                </c:pt>
                <c:pt idx="125">
                  <c:v>2.5000001000000007</c:v>
                </c:pt>
                <c:pt idx="126">
                  <c:v>2.5200001000000007</c:v>
                </c:pt>
                <c:pt idx="127">
                  <c:v>2.5400001000000008</c:v>
                </c:pt>
                <c:pt idx="128">
                  <c:v>2.5600001000000017</c:v>
                </c:pt>
                <c:pt idx="129">
                  <c:v>2.5800001000000017</c:v>
                </c:pt>
                <c:pt idx="130">
                  <c:v>2.6000001000000017</c:v>
                </c:pt>
                <c:pt idx="131">
                  <c:v>2.6200001000000017</c:v>
                </c:pt>
                <c:pt idx="132">
                  <c:v>2.6400001000000017</c:v>
                </c:pt>
                <c:pt idx="133">
                  <c:v>2.6600001000000018</c:v>
                </c:pt>
                <c:pt idx="134">
                  <c:v>2.6800001000000018</c:v>
                </c:pt>
                <c:pt idx="135">
                  <c:v>2.7000001000000018</c:v>
                </c:pt>
                <c:pt idx="136">
                  <c:v>2.7200001000000018</c:v>
                </c:pt>
                <c:pt idx="137">
                  <c:v>2.7400001000000018</c:v>
                </c:pt>
                <c:pt idx="138">
                  <c:v>2.7600001000000018</c:v>
                </c:pt>
                <c:pt idx="139">
                  <c:v>2.7800001000000019</c:v>
                </c:pt>
                <c:pt idx="140">
                  <c:v>2.8000000999999997</c:v>
                </c:pt>
                <c:pt idx="141">
                  <c:v>2.8200000999999997</c:v>
                </c:pt>
                <c:pt idx="142">
                  <c:v>2.8400000999999997</c:v>
                </c:pt>
                <c:pt idx="143">
                  <c:v>2.8600000999999997</c:v>
                </c:pt>
                <c:pt idx="144">
                  <c:v>2.880000100000002</c:v>
                </c:pt>
                <c:pt idx="145">
                  <c:v>2.900000100000002</c:v>
                </c:pt>
                <c:pt idx="146">
                  <c:v>2.920000100000002</c:v>
                </c:pt>
                <c:pt idx="147">
                  <c:v>2.940000100000002</c:v>
                </c:pt>
                <c:pt idx="148">
                  <c:v>2.960000100000002</c:v>
                </c:pt>
                <c:pt idx="149">
                  <c:v>2.980000100000002</c:v>
                </c:pt>
                <c:pt idx="150">
                  <c:v>3.0000001000000021</c:v>
                </c:pt>
                <c:pt idx="151">
                  <c:v>3.0200001000000021</c:v>
                </c:pt>
                <c:pt idx="152">
                  <c:v>3.0400001000000021</c:v>
                </c:pt>
                <c:pt idx="153">
                  <c:v>3.0600001000000021</c:v>
                </c:pt>
                <c:pt idx="154">
                  <c:v>3.0800001000000021</c:v>
                </c:pt>
                <c:pt idx="155">
                  <c:v>3.1000001000000021</c:v>
                </c:pt>
                <c:pt idx="156">
                  <c:v>3.1200001000000022</c:v>
                </c:pt>
                <c:pt idx="157">
                  <c:v>3.1400001000000022</c:v>
                </c:pt>
                <c:pt idx="158">
                  <c:v>3.1600001000000022</c:v>
                </c:pt>
                <c:pt idx="159">
                  <c:v>3.1800001000000022</c:v>
                </c:pt>
                <c:pt idx="160">
                  <c:v>3.2000001000000022</c:v>
                </c:pt>
                <c:pt idx="161">
                  <c:v>3.2200001000000031</c:v>
                </c:pt>
                <c:pt idx="162">
                  <c:v>3.2400001000000032</c:v>
                </c:pt>
                <c:pt idx="163">
                  <c:v>3.2600001000000032</c:v>
                </c:pt>
                <c:pt idx="164">
                  <c:v>3.2800001000000032</c:v>
                </c:pt>
                <c:pt idx="165">
                  <c:v>3.3000001000000023</c:v>
                </c:pt>
                <c:pt idx="166">
                  <c:v>3.3200001000000023</c:v>
                </c:pt>
                <c:pt idx="167">
                  <c:v>3.3400001000000024</c:v>
                </c:pt>
                <c:pt idx="168">
                  <c:v>3.3600001000000024</c:v>
                </c:pt>
                <c:pt idx="169">
                  <c:v>3.3800001000000024</c:v>
                </c:pt>
                <c:pt idx="170">
                  <c:v>3.4000001000000024</c:v>
                </c:pt>
                <c:pt idx="171">
                  <c:v>3.4200001000000024</c:v>
                </c:pt>
                <c:pt idx="172">
                  <c:v>3.4400001000000024</c:v>
                </c:pt>
                <c:pt idx="173">
                  <c:v>3.4600001000000025</c:v>
                </c:pt>
                <c:pt idx="174">
                  <c:v>3.4800001000000025</c:v>
                </c:pt>
                <c:pt idx="175">
                  <c:v>3.5000001000000025</c:v>
                </c:pt>
                <c:pt idx="176">
                  <c:v>3.5200001000000025</c:v>
                </c:pt>
                <c:pt idx="177">
                  <c:v>3.5400001000000025</c:v>
                </c:pt>
                <c:pt idx="178">
                  <c:v>3.5600001000000026</c:v>
                </c:pt>
                <c:pt idx="179">
                  <c:v>3.5800001000000026</c:v>
                </c:pt>
                <c:pt idx="180">
                  <c:v>3.6000001000000026</c:v>
                </c:pt>
                <c:pt idx="181">
                  <c:v>3.6200001000000026</c:v>
                </c:pt>
                <c:pt idx="182">
                  <c:v>3.6400001000000026</c:v>
                </c:pt>
                <c:pt idx="183">
                  <c:v>3.6600001000000026</c:v>
                </c:pt>
                <c:pt idx="184">
                  <c:v>3.6800001000000031</c:v>
                </c:pt>
                <c:pt idx="185">
                  <c:v>3.7000001000000031</c:v>
                </c:pt>
                <c:pt idx="186">
                  <c:v>3.7200001000000031</c:v>
                </c:pt>
                <c:pt idx="187">
                  <c:v>3.7400001000000032</c:v>
                </c:pt>
                <c:pt idx="188">
                  <c:v>3.7600001000000032</c:v>
                </c:pt>
                <c:pt idx="189">
                  <c:v>3.7800001000000032</c:v>
                </c:pt>
                <c:pt idx="190">
                  <c:v>3.8000001000000028</c:v>
                </c:pt>
                <c:pt idx="191">
                  <c:v>3.8200001000000028</c:v>
                </c:pt>
                <c:pt idx="192">
                  <c:v>3.8400001000000028</c:v>
                </c:pt>
                <c:pt idx="193">
                  <c:v>3.8600001000000028</c:v>
                </c:pt>
                <c:pt idx="194">
                  <c:v>3.8800001000000028</c:v>
                </c:pt>
                <c:pt idx="195">
                  <c:v>3.9000001000000029</c:v>
                </c:pt>
                <c:pt idx="196">
                  <c:v>3.9200001000000029</c:v>
                </c:pt>
                <c:pt idx="197">
                  <c:v>3.9400001000000029</c:v>
                </c:pt>
                <c:pt idx="198">
                  <c:v>3.9600001000000029</c:v>
                </c:pt>
                <c:pt idx="199">
                  <c:v>3.9800001000000029</c:v>
                </c:pt>
                <c:pt idx="200">
                  <c:v>4.0000001000000029</c:v>
                </c:pt>
                <c:pt idx="201">
                  <c:v>4.0200001000000025</c:v>
                </c:pt>
                <c:pt idx="202">
                  <c:v>4.0400001000000021</c:v>
                </c:pt>
                <c:pt idx="203">
                  <c:v>4.0600001000000017</c:v>
                </c:pt>
                <c:pt idx="204">
                  <c:v>4.0800001000000012</c:v>
                </c:pt>
                <c:pt idx="205">
                  <c:v>4.1000001000000008</c:v>
                </c:pt>
                <c:pt idx="206">
                  <c:v>4.1200000999999844</c:v>
                </c:pt>
                <c:pt idx="207">
                  <c:v>4.1400001</c:v>
                </c:pt>
                <c:pt idx="208">
                  <c:v>4.1600000999999835</c:v>
                </c:pt>
                <c:pt idx="209">
                  <c:v>4.1800000999999956</c:v>
                </c:pt>
                <c:pt idx="210">
                  <c:v>4.2000000999999987</c:v>
                </c:pt>
                <c:pt idx="211">
                  <c:v>4.2200000999999965</c:v>
                </c:pt>
                <c:pt idx="212">
                  <c:v>4.2400000999999978</c:v>
                </c:pt>
                <c:pt idx="213">
                  <c:v>4.2600000999999965</c:v>
                </c:pt>
                <c:pt idx="214">
                  <c:v>4.280000099999997</c:v>
                </c:pt>
                <c:pt idx="215">
                  <c:v>4.3000000999999966</c:v>
                </c:pt>
                <c:pt idx="216">
                  <c:v>4.3200000999999855</c:v>
                </c:pt>
                <c:pt idx="217">
                  <c:v>4.3400000999999957</c:v>
                </c:pt>
                <c:pt idx="218">
                  <c:v>4.3600000999999855</c:v>
                </c:pt>
                <c:pt idx="219">
                  <c:v>4.3800000999999948</c:v>
                </c:pt>
                <c:pt idx="220">
                  <c:v>4.4000000999999944</c:v>
                </c:pt>
                <c:pt idx="221">
                  <c:v>4.420000099999994</c:v>
                </c:pt>
                <c:pt idx="222">
                  <c:v>4.4400000999999936</c:v>
                </c:pt>
                <c:pt idx="223">
                  <c:v>4.4600000999999905</c:v>
                </c:pt>
                <c:pt idx="224">
                  <c:v>4.4800000999999927</c:v>
                </c:pt>
                <c:pt idx="225">
                  <c:v>4.5000000999999905</c:v>
                </c:pt>
                <c:pt idx="226">
                  <c:v>4.5200000999999865</c:v>
                </c:pt>
                <c:pt idx="227">
                  <c:v>4.5400000999999905</c:v>
                </c:pt>
                <c:pt idx="228">
                  <c:v>4.5600000999999875</c:v>
                </c:pt>
                <c:pt idx="229">
                  <c:v>4.5800000999999906</c:v>
                </c:pt>
                <c:pt idx="230">
                  <c:v>4.6000000999999875</c:v>
                </c:pt>
                <c:pt idx="231">
                  <c:v>4.6200000999999755</c:v>
                </c:pt>
                <c:pt idx="232">
                  <c:v>4.6400000999999875</c:v>
                </c:pt>
                <c:pt idx="233">
                  <c:v>4.6600000999999756</c:v>
                </c:pt>
                <c:pt idx="234">
                  <c:v>4.6800000999999876</c:v>
                </c:pt>
                <c:pt idx="235">
                  <c:v>4.700000099999988</c:v>
                </c:pt>
                <c:pt idx="236">
                  <c:v>4.7200000999999876</c:v>
                </c:pt>
                <c:pt idx="237">
                  <c:v>4.7400000999999872</c:v>
                </c:pt>
                <c:pt idx="238">
                  <c:v>4.7600000999999867</c:v>
                </c:pt>
                <c:pt idx="239">
                  <c:v>4.7800000999999863</c:v>
                </c:pt>
                <c:pt idx="240">
                  <c:v>4.8000000999999859</c:v>
                </c:pt>
                <c:pt idx="241">
                  <c:v>4.8200000999999855</c:v>
                </c:pt>
                <c:pt idx="242">
                  <c:v>4.840000099999985</c:v>
                </c:pt>
                <c:pt idx="243">
                  <c:v>4.8600000999999846</c:v>
                </c:pt>
                <c:pt idx="244">
                  <c:v>4.8800000999999842</c:v>
                </c:pt>
                <c:pt idx="245">
                  <c:v>4.9000000999999838</c:v>
                </c:pt>
                <c:pt idx="246">
                  <c:v>4.9200000999999816</c:v>
                </c:pt>
                <c:pt idx="247">
                  <c:v>4.9400000999999829</c:v>
                </c:pt>
                <c:pt idx="248">
                  <c:v>4.9600000999999825</c:v>
                </c:pt>
                <c:pt idx="249">
                  <c:v>4.9800000999999821</c:v>
                </c:pt>
                <c:pt idx="250">
                  <c:v>5.0000000999999816</c:v>
                </c:pt>
                <c:pt idx="251">
                  <c:v>5.0200000999999785</c:v>
                </c:pt>
                <c:pt idx="252">
                  <c:v>5.0400000999999808</c:v>
                </c:pt>
                <c:pt idx="253">
                  <c:v>5.0600000999999795</c:v>
                </c:pt>
                <c:pt idx="254">
                  <c:v>5.0800000999999799</c:v>
                </c:pt>
                <c:pt idx="255">
                  <c:v>5.1000000999999795</c:v>
                </c:pt>
                <c:pt idx="256">
                  <c:v>5.1200000999999755</c:v>
                </c:pt>
                <c:pt idx="257">
                  <c:v>5.1400000999999786</c:v>
                </c:pt>
                <c:pt idx="258">
                  <c:v>5.1600000999999756</c:v>
                </c:pt>
                <c:pt idx="259">
                  <c:v>5.1800000999999778</c:v>
                </c:pt>
                <c:pt idx="260">
                  <c:v>5.2000000999999774</c:v>
                </c:pt>
                <c:pt idx="261">
                  <c:v>5.2200000999999769</c:v>
                </c:pt>
                <c:pt idx="262">
                  <c:v>5.2400000999999774</c:v>
                </c:pt>
                <c:pt idx="263">
                  <c:v>5.2600000999999761</c:v>
                </c:pt>
                <c:pt idx="264">
                  <c:v>5.2800000999999774</c:v>
                </c:pt>
                <c:pt idx="265">
                  <c:v>5.3000000999999752</c:v>
                </c:pt>
                <c:pt idx="266">
                  <c:v>5.3200000999999748</c:v>
                </c:pt>
                <c:pt idx="267">
                  <c:v>5.3400000999999744</c:v>
                </c:pt>
                <c:pt idx="268">
                  <c:v>5.360000099999974</c:v>
                </c:pt>
                <c:pt idx="269">
                  <c:v>5.3800000999999735</c:v>
                </c:pt>
                <c:pt idx="270">
                  <c:v>5.4000000999999731</c:v>
                </c:pt>
                <c:pt idx="271">
                  <c:v>5.4200000999999727</c:v>
                </c:pt>
                <c:pt idx="272">
                  <c:v>5.4400000999999722</c:v>
                </c:pt>
                <c:pt idx="273">
                  <c:v>5.4600000999999718</c:v>
                </c:pt>
                <c:pt idx="274">
                  <c:v>5.4800000999999714</c:v>
                </c:pt>
                <c:pt idx="275">
                  <c:v>5.500000099999971</c:v>
                </c:pt>
                <c:pt idx="276">
                  <c:v>5.5200000999999705</c:v>
                </c:pt>
                <c:pt idx="277">
                  <c:v>5.5400000999999701</c:v>
                </c:pt>
                <c:pt idx="278">
                  <c:v>5.5600000999999697</c:v>
                </c:pt>
                <c:pt idx="279">
                  <c:v>5.5800000999999693</c:v>
                </c:pt>
                <c:pt idx="280">
                  <c:v>5.6000000999999688</c:v>
                </c:pt>
                <c:pt idx="281">
                  <c:v>5.6200000999999675</c:v>
                </c:pt>
                <c:pt idx="282">
                  <c:v>5.640000099999968</c:v>
                </c:pt>
                <c:pt idx="283">
                  <c:v>5.6600000999999676</c:v>
                </c:pt>
                <c:pt idx="284">
                  <c:v>5.6800000999999671</c:v>
                </c:pt>
                <c:pt idx="285">
                  <c:v>5.7000000999999694</c:v>
                </c:pt>
                <c:pt idx="286">
                  <c:v>5.7200000999999663</c:v>
                </c:pt>
                <c:pt idx="287">
                  <c:v>5.7400000999999694</c:v>
                </c:pt>
                <c:pt idx="288">
                  <c:v>5.7600000999999654</c:v>
                </c:pt>
                <c:pt idx="289">
                  <c:v>5.7800000999999694</c:v>
                </c:pt>
                <c:pt idx="290">
                  <c:v>5.8000000999999664</c:v>
                </c:pt>
                <c:pt idx="291">
                  <c:v>5.8200000999999641</c:v>
                </c:pt>
                <c:pt idx="292">
                  <c:v>5.8400000999999637</c:v>
                </c:pt>
                <c:pt idx="293">
                  <c:v>5.8600000999999615</c:v>
                </c:pt>
                <c:pt idx="294">
                  <c:v>5.8800000999999629</c:v>
                </c:pt>
                <c:pt idx="295">
                  <c:v>5.9000000999999624</c:v>
                </c:pt>
                <c:pt idx="296">
                  <c:v>5.920000099999962</c:v>
                </c:pt>
                <c:pt idx="297">
                  <c:v>5.9400000999999634</c:v>
                </c:pt>
                <c:pt idx="298">
                  <c:v>5.9600000999999612</c:v>
                </c:pt>
              </c:numCache>
            </c:numRef>
          </c:xVal>
          <c:yVal>
            <c:numRef>
              <c:f>'bore_hole cosh'!$C$7:$C$305</c:f>
              <c:numCache>
                <c:formatCode>General</c:formatCode>
                <c:ptCount val="299"/>
                <c:pt idx="0">
                  <c:v>12.814379303874443</c:v>
                </c:pt>
                <c:pt idx="1">
                  <c:v>17.276196267131429</c:v>
                </c:pt>
                <c:pt idx="2">
                  <c:v>18.439861939017543</c:v>
                </c:pt>
                <c:pt idx="3">
                  <c:v>19.179445962196631</c:v>
                </c:pt>
                <c:pt idx="4">
                  <c:v>19.723633461560222</c:v>
                </c:pt>
                <c:pt idx="5">
                  <c:v>20.153760323723187</c:v>
                </c:pt>
                <c:pt idx="6">
                  <c:v>20.508779810587136</c:v>
                </c:pt>
                <c:pt idx="7">
                  <c:v>20.810511438230385</c:v>
                </c:pt>
                <c:pt idx="8">
                  <c:v>21.072451003356342</c:v>
                </c:pt>
                <c:pt idx="9">
                  <c:v>21.303542599360984</c:v>
                </c:pt>
                <c:pt idx="10">
                  <c:v>21.510024515042993</c:v>
                </c:pt>
                <c:pt idx="11">
                  <c:v>21.69642292124632</c:v>
                </c:pt>
                <c:pt idx="12">
                  <c:v>21.866126677608026</c:v>
                </c:pt>
                <c:pt idx="13">
                  <c:v>22.021739120805627</c:v>
                </c:pt>
                <c:pt idx="14">
                  <c:v>22.165303385894383</c:v>
                </c:pt>
                <c:pt idx="15">
                  <c:v>22.298452248043244</c:v>
                </c:pt>
                <c:pt idx="16">
                  <c:v>22.422510963936563</c:v>
                </c:pt>
                <c:pt idx="17">
                  <c:v>22.538569780557626</c:v>
                </c:pt>
                <c:pt idx="18">
                  <c:v>22.647536259629707</c:v>
                </c:pt>
                <c:pt idx="19">
                  <c:v>22.75017380984486</c:v>
                </c:pt>
                <c:pt idx="20">
                  <c:v>22.847130573530066</c:v>
                </c:pt>
                <c:pt idx="21">
                  <c:v>22.938961428169591</c:v>
                </c:pt>
                <c:pt idx="22">
                  <c:v>23.026144982881089</c:v>
                </c:pt>
                <c:pt idx="23">
                  <c:v>23.109096876738214</c:v>
                </c:pt>
                <c:pt idx="24">
                  <c:v>23.188180304132729</c:v>
                </c:pt>
                <c:pt idx="25">
                  <c:v>23.263714433059629</c:v>
                </c:pt>
                <c:pt idx="26">
                  <c:v>23.335981202793633</c:v>
                </c:pt>
                <c:pt idx="27">
                  <c:v>23.40523086123677</c:v>
                </c:pt>
                <c:pt idx="28">
                  <c:v>23.471686512113216</c:v>
                </c:pt>
                <c:pt idx="29">
                  <c:v>23.535547876952574</c:v>
                </c:pt>
                <c:pt idx="30">
                  <c:v>23.596994428977148</c:v>
                </c:pt>
                <c:pt idx="31">
                  <c:v>23.656188020523224</c:v>
                </c:pt>
                <c:pt idx="32">
                  <c:v>23.7132750990191</c:v>
                </c:pt>
                <c:pt idx="33">
                  <c:v>23.768388586380688</c:v>
                </c:pt>
                <c:pt idx="34">
                  <c:v>23.821649481275529</c:v>
                </c:pt>
                <c:pt idx="35">
                  <c:v>23.873168231806631</c:v>
                </c:pt>
                <c:pt idx="36">
                  <c:v>23.923045916928089</c:v>
                </c:pt>
                <c:pt idx="37">
                  <c:v>23.971375267645932</c:v>
                </c:pt>
                <c:pt idx="38">
                  <c:v>24.018241553339589</c:v>
                </c:pt>
                <c:pt idx="39">
                  <c:v>24.063723353989563</c:v>
                </c:pt>
                <c:pt idx="40">
                  <c:v>24.107893235455091</c:v>
                </c:pt>
                <c:pt idx="41">
                  <c:v>24.150818342018677</c:v>
                </c:pt>
                <c:pt idx="42">
                  <c:v>24.19256091804289</c:v>
                </c:pt>
                <c:pt idx="43">
                  <c:v>24.233178768654199</c:v>
                </c:pt>
                <c:pt idx="44">
                  <c:v>24.272725667787476</c:v>
                </c:pt>
                <c:pt idx="45">
                  <c:v>24.311251720633798</c:v>
                </c:pt>
                <c:pt idx="46">
                  <c:v>24.348803686450651</c:v>
                </c:pt>
                <c:pt idx="47">
                  <c:v>24.385425266816803</c:v>
                </c:pt>
                <c:pt idx="48">
                  <c:v>24.421157363660125</c:v>
                </c:pt>
                <c:pt idx="49">
                  <c:v>24.456038310776826</c:v>
                </c:pt>
                <c:pt idx="50">
                  <c:v>24.490104082033074</c:v>
                </c:pt>
                <c:pt idx="51">
                  <c:v>24.523388479003721</c:v>
                </c:pt>
                <c:pt idx="52">
                  <c:v>24.555923300429829</c:v>
                </c:pt>
                <c:pt idx="53">
                  <c:v>24.587738495564029</c:v>
                </c:pt>
                <c:pt idx="54">
                  <c:v>24.618862303199531</c:v>
                </c:pt>
                <c:pt idx="55">
                  <c:v>24.649321377953889</c:v>
                </c:pt>
                <c:pt idx="56">
                  <c:v>24.679140905179587</c:v>
                </c:pt>
                <c:pt idx="57">
                  <c:v>24.708344705703318</c:v>
                </c:pt>
                <c:pt idx="58">
                  <c:v>24.736955331454144</c:v>
                </c:pt>
                <c:pt idx="59">
                  <c:v>24.764994152908734</c:v>
                </c:pt>
                <c:pt idx="60">
                  <c:v>24.792481439181756</c:v>
                </c:pt>
                <c:pt idx="61">
                  <c:v>24.819436431483417</c:v>
                </c:pt>
                <c:pt idx="62">
                  <c:v>24.845877410593495</c:v>
                </c:pt>
                <c:pt idx="63">
                  <c:v>24.87182175892503</c:v>
                </c:pt>
                <c:pt idx="64">
                  <c:v>24.897286017686721</c:v>
                </c:pt>
                <c:pt idx="65">
                  <c:v>24.922285939600329</c:v>
                </c:pt>
                <c:pt idx="66">
                  <c:v>24.946836537580666</c:v>
                </c:pt>
                <c:pt idx="67">
                  <c:v>24.970952129740478</c:v>
                </c:pt>
                <c:pt idx="68">
                  <c:v>24.99464638104752</c:v>
                </c:pt>
                <c:pt idx="69">
                  <c:v>25.017932341929566</c:v>
                </c:pt>
                <c:pt idx="70">
                  <c:v>25.040822484085442</c:v>
                </c:pt>
                <c:pt idx="71">
                  <c:v>25.063328733746022</c:v>
                </c:pt>
                <c:pt idx="72">
                  <c:v>25.085462502595021</c:v>
                </c:pt>
                <c:pt idx="73">
                  <c:v>25.107234716546291</c:v>
                </c:pt>
                <c:pt idx="74">
                  <c:v>25.12865584254957</c:v>
                </c:pt>
                <c:pt idx="75">
                  <c:v>25.1497359135886</c:v>
                </c:pt>
                <c:pt idx="76">
                  <c:v>25.170484552010375</c:v>
                </c:pt>
                <c:pt idx="77">
                  <c:v>25.190910991320127</c:v>
                </c:pt>
                <c:pt idx="78">
                  <c:v>25.211024096559896</c:v>
                </c:pt>
                <c:pt idx="79">
                  <c:v>25.230832383379006</c:v>
                </c:pt>
                <c:pt idx="80">
                  <c:v>25.250344035896596</c:v>
                </c:pt>
                <c:pt idx="81">
                  <c:v>25.269566923444465</c:v>
                </c:pt>
                <c:pt idx="82">
                  <c:v>25.288508616275589</c:v>
                </c:pt>
                <c:pt idx="83">
                  <c:v>25.307176400311704</c:v>
                </c:pt>
                <c:pt idx="84">
                  <c:v>25.325577290999689</c:v>
                </c:pt>
                <c:pt idx="85">
                  <c:v>25.343718046341529</c:v>
                </c:pt>
                <c:pt idx="86">
                  <c:v>25.361605179154139</c:v>
                </c:pt>
                <c:pt idx="87">
                  <c:v>25.379244968614522</c:v>
                </c:pt>
                <c:pt idx="88">
                  <c:v>25.396643471137804</c:v>
                </c:pt>
                <c:pt idx="89">
                  <c:v>25.413806530636329</c:v>
                </c:pt>
                <c:pt idx="90">
                  <c:v>25.430739788196622</c:v>
                </c:pt>
                <c:pt idx="91">
                  <c:v>25.447448691219126</c:v>
                </c:pt>
                <c:pt idx="92">
                  <c:v>25.463938502051427</c:v>
                </c:pt>
                <c:pt idx="93">
                  <c:v>25.480214306149897</c:v>
                </c:pt>
                <c:pt idx="94">
                  <c:v>25.496281019800691</c:v>
                </c:pt>
                <c:pt idx="95">
                  <c:v>25.512143397425767</c:v>
                </c:pt>
                <c:pt idx="96">
                  <c:v>25.527806038504671</c:v>
                </c:pt>
                <c:pt idx="97">
                  <c:v>25.543273394130317</c:v>
                </c:pt>
                <c:pt idx="98">
                  <c:v>25.558549773227117</c:v>
                </c:pt>
                <c:pt idx="99">
                  <c:v>25.573639348448026</c:v>
                </c:pt>
                <c:pt idx="100">
                  <c:v>25.588546161771323</c:v>
                </c:pt>
                <c:pt idx="101">
                  <c:v>25.60327412981756</c:v>
                </c:pt>
                <c:pt idx="102">
                  <c:v>25.617827048897386</c:v>
                </c:pt>
                <c:pt idx="103">
                  <c:v>25.632208599814298</c:v>
                </c:pt>
                <c:pt idx="104">
                  <c:v>25.646422352428914</c:v>
                </c:pt>
                <c:pt idx="105">
                  <c:v>25.660471770003383</c:v>
                </c:pt>
                <c:pt idx="106">
                  <c:v>25.67436021333635</c:v>
                </c:pt>
                <c:pt idx="107">
                  <c:v>25.688090944701909</c:v>
                </c:pt>
                <c:pt idx="108">
                  <c:v>25.701667131602438</c:v>
                </c:pt>
                <c:pt idx="109">
                  <c:v>25.715091850345029</c:v>
                </c:pt>
                <c:pt idx="110">
                  <c:v>25.728368089454065</c:v>
                </c:pt>
                <c:pt idx="111">
                  <c:v>25.741498752925303</c:v>
                </c:pt>
                <c:pt idx="112">
                  <c:v>25.754486663333427</c:v>
                </c:pt>
                <c:pt idx="113">
                  <c:v>25.767334564797729</c:v>
                </c:pt>
                <c:pt idx="114">
                  <c:v>25.78004512581683</c:v>
                </c:pt>
                <c:pt idx="115">
                  <c:v>25.792620941976317</c:v>
                </c:pt>
                <c:pt idx="116">
                  <c:v>25.805064538538726</c:v>
                </c:pt>
                <c:pt idx="117">
                  <c:v>25.817378372918743</c:v>
                </c:pt>
                <c:pt idx="118">
                  <c:v>25.829564837052978</c:v>
                </c:pt>
                <c:pt idx="119">
                  <c:v>25.841626259668029</c:v>
                </c:pt>
                <c:pt idx="120">
                  <c:v>25.85356490845103</c:v>
                </c:pt>
                <c:pt idx="121">
                  <c:v>25.865382992129323</c:v>
                </c:pt>
                <c:pt idx="122">
                  <c:v>25.877082662463877</c:v>
                </c:pt>
                <c:pt idx="123">
                  <c:v>25.888666016157789</c:v>
                </c:pt>
                <c:pt idx="124">
                  <c:v>25.900135096689027</c:v>
                </c:pt>
                <c:pt idx="125">
                  <c:v>25.911491896065886</c:v>
                </c:pt>
                <c:pt idx="126">
                  <c:v>25.922738356512788</c:v>
                </c:pt>
                <c:pt idx="127">
                  <c:v>25.933876372087763</c:v>
                </c:pt>
                <c:pt idx="128">
                  <c:v>25.944907790234915</c:v>
                </c:pt>
                <c:pt idx="129">
                  <c:v>25.955834413276495</c:v>
                </c:pt>
                <c:pt idx="130">
                  <c:v>25.96665799984541</c:v>
                </c:pt>
                <c:pt idx="131">
                  <c:v>25.977380266262202</c:v>
                </c:pt>
                <c:pt idx="132">
                  <c:v>25.988002887858631</c:v>
                </c:pt>
                <c:pt idx="133">
                  <c:v>25.998527500250745</c:v>
                </c:pt>
                <c:pt idx="134">
                  <c:v>26.008955700562691</c:v>
                </c:pt>
                <c:pt idx="135">
                  <c:v>26.019289048604531</c:v>
                </c:pt>
                <c:pt idx="136">
                  <c:v>26.029529068006227</c:v>
                </c:pt>
                <c:pt idx="137">
                  <c:v>26.039677247308742</c:v>
                </c:pt>
                <c:pt idx="138">
                  <c:v>26.049735041014607</c:v>
                </c:pt>
                <c:pt idx="139">
                  <c:v>26.059703870600252</c:v>
                </c:pt>
                <c:pt idx="140">
                  <c:v>26.069585125491525</c:v>
                </c:pt>
                <c:pt idx="141">
                  <c:v>26.07938016400249</c:v>
                </c:pt>
                <c:pt idx="142">
                  <c:v>26.089090314242352</c:v>
                </c:pt>
                <c:pt idx="143">
                  <c:v>26.098716874988664</c:v>
                </c:pt>
                <c:pt idx="144">
                  <c:v>26.10826111652986</c:v>
                </c:pt>
                <c:pt idx="145">
                  <c:v>26.117724281477287</c:v>
                </c:pt>
                <c:pt idx="146">
                  <c:v>26.12710758555049</c:v>
                </c:pt>
                <c:pt idx="147">
                  <c:v>26.136412218333312</c:v>
                </c:pt>
                <c:pt idx="148">
                  <c:v>26.145639344005399</c:v>
                </c:pt>
                <c:pt idx="149">
                  <c:v>26.154790102047091</c:v>
                </c:pt>
                <c:pt idx="150">
                  <c:v>26.163865607921142</c:v>
                </c:pt>
                <c:pt idx="151">
                  <c:v>26.172866953731575</c:v>
                </c:pt>
                <c:pt idx="152">
                  <c:v>26.181795208859491</c:v>
                </c:pt>
                <c:pt idx="153">
                  <c:v>26.190651420578124</c:v>
                </c:pt>
                <c:pt idx="154">
                  <c:v>26.199436614647212</c:v>
                </c:pt>
                <c:pt idx="155">
                  <c:v>26.208151795888291</c:v>
                </c:pt>
                <c:pt idx="156">
                  <c:v>26.216797948739824</c:v>
                </c:pt>
                <c:pt idx="157">
                  <c:v>26.225376037796089</c:v>
                </c:pt>
                <c:pt idx="158">
                  <c:v>26.23388700832637</c:v>
                </c:pt>
                <c:pt idx="159">
                  <c:v>26.242331786779257</c:v>
                </c:pt>
                <c:pt idx="160">
                  <c:v>26.250711281270419</c:v>
                </c:pt>
                <c:pt idx="161">
                  <c:v>26.259026382053289</c:v>
                </c:pt>
                <c:pt idx="162">
                  <c:v>26.267277961977527</c:v>
                </c:pt>
                <c:pt idx="163">
                  <c:v>26.275466876930469</c:v>
                </c:pt>
                <c:pt idx="164">
                  <c:v>26.283593966266878</c:v>
                </c:pt>
                <c:pt idx="165">
                  <c:v>26.291660053223627</c:v>
                </c:pt>
                <c:pt idx="166">
                  <c:v>26.299665945322587</c:v>
                </c:pt>
                <c:pt idx="167">
                  <c:v>26.30761243476098</c:v>
                </c:pt>
                <c:pt idx="168">
                  <c:v>26.315500298789917</c:v>
                </c:pt>
                <c:pt idx="169">
                  <c:v>26.323330300080688</c:v>
                </c:pt>
                <c:pt idx="170">
                  <c:v>26.331103187080895</c:v>
                </c:pt>
                <c:pt idx="171">
                  <c:v>26.338819694359465</c:v>
                </c:pt>
                <c:pt idx="172">
                  <c:v>26.34648054294167</c:v>
                </c:pt>
                <c:pt idx="173">
                  <c:v>26.354086440633996</c:v>
                </c:pt>
                <c:pt idx="174">
                  <c:v>26.361638082338789</c:v>
                </c:pt>
                <c:pt idx="175">
                  <c:v>26.369136150361168</c:v>
                </c:pt>
                <c:pt idx="176">
                  <c:v>26.376581314705952</c:v>
                </c:pt>
                <c:pt idx="177">
                  <c:v>26.383974233365429</c:v>
                </c:pt>
                <c:pt idx="178">
                  <c:v>26.391315552600691</c:v>
                </c:pt>
                <c:pt idx="179">
                  <c:v>26.398605907212797</c:v>
                </c:pt>
                <c:pt idx="180">
                  <c:v>26.405845920807792</c:v>
                </c:pt>
                <c:pt idx="181">
                  <c:v>26.413036206053206</c:v>
                </c:pt>
                <c:pt idx="182">
                  <c:v>26.420177364928112</c:v>
                </c:pt>
                <c:pt idx="183">
                  <c:v>26.42726998896498</c:v>
                </c:pt>
                <c:pt idx="184">
                  <c:v>26.434314659486695</c:v>
                </c:pt>
                <c:pt idx="185">
                  <c:v>26.441311947834464</c:v>
                </c:pt>
                <c:pt idx="186">
                  <c:v>26.448262415592026</c:v>
                </c:pt>
                <c:pt idx="187">
                  <c:v>26.455166614801829</c:v>
                </c:pt>
                <c:pt idx="188">
                  <c:v>26.462025088176013</c:v>
                </c:pt>
                <c:pt idx="189">
                  <c:v>26.46883836930192</c:v>
                </c:pt>
                <c:pt idx="190">
                  <c:v>26.475606982841196</c:v>
                </c:pt>
                <c:pt idx="191">
                  <c:v>26.482331444724618</c:v>
                </c:pt>
                <c:pt idx="192">
                  <c:v>26.48901226234068</c:v>
                </c:pt>
                <c:pt idx="193">
                  <c:v>26.495649934719793</c:v>
                </c:pt>
                <c:pt idx="194">
                  <c:v>26.502244952713816</c:v>
                </c:pt>
                <c:pt idx="195">
                  <c:v>26.508797799169603</c:v>
                </c:pt>
                <c:pt idx="196">
                  <c:v>26.51530894909979</c:v>
                </c:pt>
                <c:pt idx="197">
                  <c:v>26.521778869847491</c:v>
                </c:pt>
                <c:pt idx="198">
                  <c:v>26.52820802124792</c:v>
                </c:pt>
                <c:pt idx="199">
                  <c:v>26.534596855785129</c:v>
                </c:pt>
                <c:pt idx="200">
                  <c:v>26.540945818744927</c:v>
                </c:pt>
                <c:pt idx="201">
                  <c:v>26.547255348363887</c:v>
                </c:pt>
                <c:pt idx="202">
                  <c:v>26.553525875974589</c:v>
                </c:pt>
                <c:pt idx="203">
                  <c:v>26.559757826147226</c:v>
                </c:pt>
                <c:pt idx="204">
                  <c:v>26.565951616827327</c:v>
                </c:pt>
                <c:pt idx="205">
                  <c:v>26.572107659470593</c:v>
                </c:pt>
                <c:pt idx="206">
                  <c:v>26.578226359173616</c:v>
                </c:pt>
                <c:pt idx="207">
                  <c:v>26.58430811480255</c:v>
                </c:pt>
                <c:pt idx="208">
                  <c:v>26.590353319116495</c:v>
                </c:pt>
                <c:pt idx="209">
                  <c:v>26.596362358890531</c:v>
                </c:pt>
                <c:pt idx="210">
                  <c:v>26.60233561503366</c:v>
                </c:pt>
                <c:pt idx="211">
                  <c:v>26.608273462704645</c:v>
                </c:pt>
                <c:pt idx="212">
                  <c:v>26.614176271425052</c:v>
                </c:pt>
                <c:pt idx="213">
                  <c:v>26.620044405189461</c:v>
                </c:pt>
                <c:pt idx="214">
                  <c:v>26.625878222573053</c:v>
                </c:pt>
                <c:pt idx="215">
                  <c:v>26.631678076836661</c:v>
                </c:pt>
                <c:pt idx="216">
                  <c:v>26.637444316028965</c:v>
                </c:pt>
                <c:pt idx="217">
                  <c:v>26.643177283087152</c:v>
                </c:pt>
                <c:pt idx="218">
                  <c:v>26.64887731593409</c:v>
                </c:pt>
                <c:pt idx="219">
                  <c:v>26.65454474757388</c:v>
                </c:pt>
                <c:pt idx="220">
                  <c:v>26.660179906185089</c:v>
                </c:pt>
                <c:pt idx="221">
                  <c:v>26.665783115211916</c:v>
                </c:pt>
                <c:pt idx="222">
                  <c:v>26.67135469345267</c:v>
                </c:pt>
                <c:pt idx="223">
                  <c:v>26.676894955146654</c:v>
                </c:pt>
                <c:pt idx="224">
                  <c:v>26.682404210059527</c:v>
                </c:pt>
                <c:pt idx="225">
                  <c:v>26.687882763565863</c:v>
                </c:pt>
                <c:pt idx="226">
                  <c:v>26.693330916729813</c:v>
                </c:pt>
                <c:pt idx="227">
                  <c:v>26.698748966384986</c:v>
                </c:pt>
                <c:pt idx="228">
                  <c:v>26.704137205211129</c:v>
                </c:pt>
                <c:pt idx="229">
                  <c:v>26.709495921810191</c:v>
                </c:pt>
                <c:pt idx="230">
                  <c:v>26.714825400780221</c:v>
                </c:pt>
                <c:pt idx="231">
                  <c:v>26.720125922787329</c:v>
                </c:pt>
                <c:pt idx="232">
                  <c:v>26.725397764637126</c:v>
                </c:pt>
                <c:pt idx="233">
                  <c:v>26.730641199342902</c:v>
                </c:pt>
                <c:pt idx="234">
                  <c:v>26.73585649619389</c:v>
                </c:pt>
                <c:pt idx="235">
                  <c:v>26.741043920821056</c:v>
                </c:pt>
                <c:pt idx="236">
                  <c:v>26.746203735262096</c:v>
                </c:pt>
                <c:pt idx="237">
                  <c:v>26.751336198024362</c:v>
                </c:pt>
                <c:pt idx="238">
                  <c:v>26.756441564146762</c:v>
                </c:pt>
                <c:pt idx="239">
                  <c:v>26.761520085260589</c:v>
                </c:pt>
                <c:pt idx="240">
                  <c:v>26.76657200964878</c:v>
                </c:pt>
                <c:pt idx="241">
                  <c:v>26.771597582303404</c:v>
                </c:pt>
                <c:pt idx="242">
                  <c:v>26.776597044983138</c:v>
                </c:pt>
                <c:pt idx="243">
                  <c:v>26.781570636268274</c:v>
                </c:pt>
                <c:pt idx="244">
                  <c:v>26.786518591615298</c:v>
                </c:pt>
                <c:pt idx="245">
                  <c:v>26.791441143410193</c:v>
                </c:pt>
                <c:pt idx="246">
                  <c:v>26.796338521020189</c:v>
                </c:pt>
                <c:pt idx="247">
                  <c:v>26.80121095084543</c:v>
                </c:pt>
                <c:pt idx="248">
                  <c:v>26.806058656368275</c:v>
                </c:pt>
                <c:pt idx="249">
                  <c:v>26.810881858202805</c:v>
                </c:pt>
                <c:pt idx="250">
                  <c:v>26.815680774141928</c:v>
                </c:pt>
                <c:pt idx="251">
                  <c:v>26.820455619205731</c:v>
                </c:pt>
                <c:pt idx="252">
                  <c:v>26.825206605685686</c:v>
                </c:pt>
                <c:pt idx="253">
                  <c:v>26.829933943191087</c:v>
                </c:pt>
                <c:pt idx="254">
                  <c:v>26.83463783869249</c:v>
                </c:pt>
                <c:pt idx="255">
                  <c:v>26.839318496565042</c:v>
                </c:pt>
                <c:pt idx="256">
                  <c:v>26.843976118631055</c:v>
                </c:pt>
                <c:pt idx="257">
                  <c:v>26.848610904201159</c:v>
                </c:pt>
                <c:pt idx="258">
                  <c:v>26.853223050115517</c:v>
                </c:pt>
                <c:pt idx="259">
                  <c:v>26.857812750782891</c:v>
                </c:pt>
                <c:pt idx="260">
                  <c:v>26.862380198220446</c:v>
                </c:pt>
                <c:pt idx="261">
                  <c:v>26.866925582091728</c:v>
                </c:pt>
                <c:pt idx="262">
                  <c:v>26.871449089744193</c:v>
                </c:pt>
                <c:pt idx="263">
                  <c:v>26.875950906246295</c:v>
                </c:pt>
                <c:pt idx="264">
                  <c:v>26.880431214422913</c:v>
                </c:pt>
                <c:pt idx="265">
                  <c:v>26.884890194891735</c:v>
                </c:pt>
                <c:pt idx="266">
                  <c:v>26.889328026096891</c:v>
                </c:pt>
                <c:pt idx="267">
                  <c:v>26.893744884343661</c:v>
                </c:pt>
                <c:pt idx="268">
                  <c:v>26.898140943832029</c:v>
                </c:pt>
                <c:pt idx="269">
                  <c:v>26.902516376688411</c:v>
                </c:pt>
                <c:pt idx="270">
                  <c:v>26.906871352998991</c:v>
                </c:pt>
                <c:pt idx="271">
                  <c:v>26.911206040840113</c:v>
                </c:pt>
                <c:pt idx="272">
                  <c:v>26.915520606310089</c:v>
                </c:pt>
                <c:pt idx="273">
                  <c:v>26.919815213558945</c:v>
                </c:pt>
                <c:pt idx="274">
                  <c:v>26.92409002481833</c:v>
                </c:pt>
                <c:pt idx="275">
                  <c:v>26.928345200430574</c:v>
                </c:pt>
                <c:pt idx="276">
                  <c:v>26.932580898877763</c:v>
                </c:pt>
                <c:pt idx="277">
                  <c:v>26.936797276809159</c:v>
                </c:pt>
                <c:pt idx="278">
                  <c:v>26.940994489069382</c:v>
                </c:pt>
                <c:pt idx="279">
                  <c:v>26.945172688724803</c:v>
                </c:pt>
                <c:pt idx="280">
                  <c:v>26.949332027091184</c:v>
                </c:pt>
                <c:pt idx="281">
                  <c:v>26.953472653758592</c:v>
                </c:pt>
                <c:pt idx="282">
                  <c:v>26.95759471661761</c:v>
                </c:pt>
                <c:pt idx="283">
                  <c:v>26.961698361884267</c:v>
                </c:pt>
                <c:pt idx="284">
                  <c:v>26.965783734124976</c:v>
                </c:pt>
                <c:pt idx="285">
                  <c:v>26.969850976280988</c:v>
                </c:pt>
                <c:pt idx="286">
                  <c:v>26.973900229690891</c:v>
                </c:pt>
                <c:pt idx="287">
                  <c:v>26.977931634115414</c:v>
                </c:pt>
                <c:pt idx="288">
                  <c:v>26.98194532775981</c:v>
                </c:pt>
                <c:pt idx="289">
                  <c:v>26.985941447296302</c:v>
                </c:pt>
                <c:pt idx="290">
                  <c:v>26.989920127886347</c:v>
                </c:pt>
                <c:pt idx="291">
                  <c:v>26.993881503202303</c:v>
                </c:pt>
                <c:pt idx="292">
                  <c:v>26.997825705448914</c:v>
                </c:pt>
                <c:pt idx="293">
                  <c:v>27.001752865383803</c:v>
                </c:pt>
                <c:pt idx="294">
                  <c:v>27.005663112339104</c:v>
                </c:pt>
                <c:pt idx="295">
                  <c:v>27.009556574240602</c:v>
                </c:pt>
                <c:pt idx="296">
                  <c:v>27.013433377628083</c:v>
                </c:pt>
                <c:pt idx="297">
                  <c:v>27.017293647675004</c:v>
                </c:pt>
                <c:pt idx="298">
                  <c:v>27.021137508207527</c:v>
                </c:pt>
              </c:numCache>
            </c:numRef>
          </c:yVal>
        </c:ser>
        <c:ser>
          <c:idx val="1"/>
          <c:order val="1"/>
          <c:tx>
            <c:strRef>
              <c:f>'bore_hole cosh'!$B$7</c:f>
              <c:strCache>
                <c:ptCount val="1"/>
                <c:pt idx="0">
                  <c:v>Crossover for τ = 0.06 hours</c:v>
                </c:pt>
              </c:strCache>
            </c:strRef>
          </c:tx>
          <c:spPr>
            <a:ln>
              <a:solidFill>
                <a:srgbClr val="00B050"/>
              </a:solidFill>
            </a:ln>
          </c:spPr>
          <c:marker>
            <c:symbol val="none"/>
          </c:marker>
          <c:xVal>
            <c:numRef>
              <c:f>'bore_hole cosh'!$A$7:$A$305</c:f>
              <c:numCache>
                <c:formatCode>General</c:formatCode>
                <c:ptCount val="299"/>
                <c:pt idx="0">
                  <c:v>1.0000000000000072E-7</c:v>
                </c:pt>
                <c:pt idx="1">
                  <c:v>2.000010000000001E-2</c:v>
                </c:pt>
                <c:pt idx="2">
                  <c:v>4.0000100000000004E-2</c:v>
                </c:pt>
                <c:pt idx="3">
                  <c:v>6.0000100000000001E-2</c:v>
                </c:pt>
                <c:pt idx="4">
                  <c:v>8.0000100000000005E-2</c:v>
                </c:pt>
                <c:pt idx="5">
                  <c:v>0.10000010000000002</c:v>
                </c:pt>
                <c:pt idx="6">
                  <c:v>0.12000010000000012</c:v>
                </c:pt>
                <c:pt idx="7">
                  <c:v>0.14000010000000004</c:v>
                </c:pt>
                <c:pt idx="8">
                  <c:v>0.16000010000000001</c:v>
                </c:pt>
                <c:pt idx="9">
                  <c:v>0.18000010000000041</c:v>
                </c:pt>
                <c:pt idx="10">
                  <c:v>0.20000009999999999</c:v>
                </c:pt>
                <c:pt idx="11">
                  <c:v>0.22000009999999998</c:v>
                </c:pt>
                <c:pt idx="12">
                  <c:v>0.24000009999999999</c:v>
                </c:pt>
                <c:pt idx="13">
                  <c:v>0.26000010000000001</c:v>
                </c:pt>
                <c:pt idx="14">
                  <c:v>0.28000010000000031</c:v>
                </c:pt>
                <c:pt idx="15">
                  <c:v>0.30000010000000032</c:v>
                </c:pt>
                <c:pt idx="16">
                  <c:v>0.32000010000000106</c:v>
                </c:pt>
                <c:pt idx="17">
                  <c:v>0.34000010000000008</c:v>
                </c:pt>
                <c:pt idx="18">
                  <c:v>0.36000010000000032</c:v>
                </c:pt>
                <c:pt idx="19">
                  <c:v>0.38000010000000112</c:v>
                </c:pt>
                <c:pt idx="20">
                  <c:v>0.40000010000000008</c:v>
                </c:pt>
                <c:pt idx="21">
                  <c:v>0.42000010000000032</c:v>
                </c:pt>
                <c:pt idx="22">
                  <c:v>0.44000010000000012</c:v>
                </c:pt>
                <c:pt idx="23">
                  <c:v>0.4600001000000003</c:v>
                </c:pt>
                <c:pt idx="24">
                  <c:v>0.48000010000000032</c:v>
                </c:pt>
                <c:pt idx="25">
                  <c:v>0.50000010000000017</c:v>
                </c:pt>
                <c:pt idx="26">
                  <c:v>0.52000010000000019</c:v>
                </c:pt>
                <c:pt idx="27">
                  <c:v>0.5400001000000002</c:v>
                </c:pt>
                <c:pt idx="28">
                  <c:v>0.56000010000000022</c:v>
                </c:pt>
                <c:pt idx="29">
                  <c:v>0.58000009999999957</c:v>
                </c:pt>
                <c:pt idx="30">
                  <c:v>0.6000001000000007</c:v>
                </c:pt>
                <c:pt idx="31">
                  <c:v>0.62000010000000061</c:v>
                </c:pt>
                <c:pt idx="32">
                  <c:v>0.64000010000000063</c:v>
                </c:pt>
                <c:pt idx="33">
                  <c:v>0.66000010000000064</c:v>
                </c:pt>
                <c:pt idx="34">
                  <c:v>0.68000010000000033</c:v>
                </c:pt>
                <c:pt idx="35">
                  <c:v>0.70000010000000035</c:v>
                </c:pt>
                <c:pt idx="36">
                  <c:v>0.7200001000000007</c:v>
                </c:pt>
                <c:pt idx="37">
                  <c:v>0.7400001000000006</c:v>
                </c:pt>
                <c:pt idx="38">
                  <c:v>0.76000010000000062</c:v>
                </c:pt>
                <c:pt idx="39">
                  <c:v>0.78000010000000042</c:v>
                </c:pt>
                <c:pt idx="40">
                  <c:v>0.80000010000000044</c:v>
                </c:pt>
                <c:pt idx="41">
                  <c:v>0.82000010000000045</c:v>
                </c:pt>
                <c:pt idx="42">
                  <c:v>0.84000010000000069</c:v>
                </c:pt>
                <c:pt idx="43">
                  <c:v>0.8600001000000006</c:v>
                </c:pt>
                <c:pt idx="44">
                  <c:v>0.88000010000000051</c:v>
                </c:pt>
                <c:pt idx="45">
                  <c:v>0.90000010000000052</c:v>
                </c:pt>
                <c:pt idx="46">
                  <c:v>0.92000010000000054</c:v>
                </c:pt>
                <c:pt idx="47">
                  <c:v>0.94000010000000067</c:v>
                </c:pt>
                <c:pt idx="48">
                  <c:v>0.96000010000000069</c:v>
                </c:pt>
                <c:pt idx="49">
                  <c:v>0.98000010000000048</c:v>
                </c:pt>
                <c:pt idx="50">
                  <c:v>1.0000001000000005</c:v>
                </c:pt>
                <c:pt idx="51">
                  <c:v>1.0200001000000005</c:v>
                </c:pt>
                <c:pt idx="52">
                  <c:v>1.0400001000000005</c:v>
                </c:pt>
                <c:pt idx="53">
                  <c:v>1.0600001000000021</c:v>
                </c:pt>
                <c:pt idx="54">
                  <c:v>1.0800001000000021</c:v>
                </c:pt>
                <c:pt idx="55">
                  <c:v>1.1000001000000021</c:v>
                </c:pt>
                <c:pt idx="56">
                  <c:v>1.1200001000000044</c:v>
                </c:pt>
                <c:pt idx="57">
                  <c:v>1.1400001000000044</c:v>
                </c:pt>
                <c:pt idx="58">
                  <c:v>1.1600001000000049</c:v>
                </c:pt>
                <c:pt idx="59">
                  <c:v>1.1800001000000049</c:v>
                </c:pt>
                <c:pt idx="60">
                  <c:v>1.2000001000000007</c:v>
                </c:pt>
                <c:pt idx="61">
                  <c:v>1.2200001000000007</c:v>
                </c:pt>
                <c:pt idx="62">
                  <c:v>1.2400001000000007</c:v>
                </c:pt>
                <c:pt idx="63">
                  <c:v>1.2600001000000007</c:v>
                </c:pt>
                <c:pt idx="64">
                  <c:v>1.2800001000000021</c:v>
                </c:pt>
                <c:pt idx="65">
                  <c:v>1.3000001000000021</c:v>
                </c:pt>
                <c:pt idx="66">
                  <c:v>1.3200001000000021</c:v>
                </c:pt>
                <c:pt idx="67">
                  <c:v>1.3400001000000021</c:v>
                </c:pt>
                <c:pt idx="68">
                  <c:v>1.3600001000000046</c:v>
                </c:pt>
                <c:pt idx="69">
                  <c:v>1.3800001000000046</c:v>
                </c:pt>
                <c:pt idx="70">
                  <c:v>1.4000001000000009</c:v>
                </c:pt>
                <c:pt idx="71">
                  <c:v>1.4200001000000009</c:v>
                </c:pt>
                <c:pt idx="72">
                  <c:v>1.4400001000000009</c:v>
                </c:pt>
                <c:pt idx="73">
                  <c:v>1.4600001000000009</c:v>
                </c:pt>
                <c:pt idx="74">
                  <c:v>1.4800001000000009</c:v>
                </c:pt>
                <c:pt idx="75">
                  <c:v>1.5000001000000009</c:v>
                </c:pt>
                <c:pt idx="76">
                  <c:v>1.5200001000000021</c:v>
                </c:pt>
                <c:pt idx="77">
                  <c:v>1.5400001000000021</c:v>
                </c:pt>
                <c:pt idx="78">
                  <c:v>1.5600001000000021</c:v>
                </c:pt>
                <c:pt idx="79">
                  <c:v>1.5800001000000021</c:v>
                </c:pt>
                <c:pt idx="80">
                  <c:v>1.6000001000000021</c:v>
                </c:pt>
                <c:pt idx="81">
                  <c:v>1.6200001000000048</c:v>
                </c:pt>
                <c:pt idx="82">
                  <c:v>1.6400001000000048</c:v>
                </c:pt>
                <c:pt idx="83">
                  <c:v>1.6600001000000053</c:v>
                </c:pt>
                <c:pt idx="84">
                  <c:v>1.6800001000000053</c:v>
                </c:pt>
                <c:pt idx="85">
                  <c:v>1.7000001000000011</c:v>
                </c:pt>
                <c:pt idx="86">
                  <c:v>1.7200001000000011</c:v>
                </c:pt>
                <c:pt idx="87">
                  <c:v>1.740000100000002</c:v>
                </c:pt>
                <c:pt idx="88">
                  <c:v>1.7600001000000021</c:v>
                </c:pt>
                <c:pt idx="89">
                  <c:v>1.7800001000000021</c:v>
                </c:pt>
                <c:pt idx="90">
                  <c:v>1.8000001000000021</c:v>
                </c:pt>
                <c:pt idx="91">
                  <c:v>1.8200001000000021</c:v>
                </c:pt>
                <c:pt idx="92">
                  <c:v>1.8400001000000021</c:v>
                </c:pt>
                <c:pt idx="93">
                  <c:v>1.860000100000005</c:v>
                </c:pt>
                <c:pt idx="94">
                  <c:v>1.8800001000000051</c:v>
                </c:pt>
                <c:pt idx="95">
                  <c:v>1.9000001000000051</c:v>
                </c:pt>
                <c:pt idx="96">
                  <c:v>1.9200001000000055</c:v>
                </c:pt>
                <c:pt idx="97">
                  <c:v>1.9400001000000056</c:v>
                </c:pt>
                <c:pt idx="98">
                  <c:v>1.9600001000000065</c:v>
                </c:pt>
                <c:pt idx="99">
                  <c:v>1.9800001000000065</c:v>
                </c:pt>
                <c:pt idx="100">
                  <c:v>2.0000001000000007</c:v>
                </c:pt>
                <c:pt idx="101">
                  <c:v>2.0200001000000007</c:v>
                </c:pt>
                <c:pt idx="102">
                  <c:v>2.0400001000000008</c:v>
                </c:pt>
                <c:pt idx="103">
                  <c:v>2.0600001000000008</c:v>
                </c:pt>
                <c:pt idx="104">
                  <c:v>2.0800001000000008</c:v>
                </c:pt>
                <c:pt idx="105">
                  <c:v>2.1000001000000013</c:v>
                </c:pt>
                <c:pt idx="106">
                  <c:v>2.1200001000000013</c:v>
                </c:pt>
                <c:pt idx="107">
                  <c:v>2.1400001000000013</c:v>
                </c:pt>
                <c:pt idx="108">
                  <c:v>2.1600001000000013</c:v>
                </c:pt>
                <c:pt idx="109">
                  <c:v>2.1800001000000013</c:v>
                </c:pt>
                <c:pt idx="110">
                  <c:v>2.2000001000000013</c:v>
                </c:pt>
                <c:pt idx="111">
                  <c:v>2.2200001000000014</c:v>
                </c:pt>
                <c:pt idx="112">
                  <c:v>2.2400001000000014</c:v>
                </c:pt>
                <c:pt idx="113">
                  <c:v>2.2600001000000014</c:v>
                </c:pt>
                <c:pt idx="114">
                  <c:v>2.2800001000000014</c:v>
                </c:pt>
                <c:pt idx="115">
                  <c:v>2.3000000999999997</c:v>
                </c:pt>
                <c:pt idx="116">
                  <c:v>2.3200000999999997</c:v>
                </c:pt>
                <c:pt idx="117">
                  <c:v>2.3400000999999997</c:v>
                </c:pt>
                <c:pt idx="118">
                  <c:v>2.3600000999999997</c:v>
                </c:pt>
                <c:pt idx="119">
                  <c:v>2.3800000999999997</c:v>
                </c:pt>
                <c:pt idx="120">
                  <c:v>2.4000000999999997</c:v>
                </c:pt>
                <c:pt idx="121">
                  <c:v>2.4200001000000007</c:v>
                </c:pt>
                <c:pt idx="122">
                  <c:v>2.4400001000000007</c:v>
                </c:pt>
                <c:pt idx="123">
                  <c:v>2.4600001000000007</c:v>
                </c:pt>
                <c:pt idx="124">
                  <c:v>2.4800001000000007</c:v>
                </c:pt>
                <c:pt idx="125">
                  <c:v>2.5000001000000007</c:v>
                </c:pt>
                <c:pt idx="126">
                  <c:v>2.5200001000000007</c:v>
                </c:pt>
                <c:pt idx="127">
                  <c:v>2.5400001000000008</c:v>
                </c:pt>
                <c:pt idx="128">
                  <c:v>2.5600001000000017</c:v>
                </c:pt>
                <c:pt idx="129">
                  <c:v>2.5800001000000017</c:v>
                </c:pt>
                <c:pt idx="130">
                  <c:v>2.6000001000000017</c:v>
                </c:pt>
                <c:pt idx="131">
                  <c:v>2.6200001000000017</c:v>
                </c:pt>
                <c:pt idx="132">
                  <c:v>2.6400001000000017</c:v>
                </c:pt>
                <c:pt idx="133">
                  <c:v>2.6600001000000018</c:v>
                </c:pt>
                <c:pt idx="134">
                  <c:v>2.6800001000000018</c:v>
                </c:pt>
                <c:pt idx="135">
                  <c:v>2.7000001000000018</c:v>
                </c:pt>
                <c:pt idx="136">
                  <c:v>2.7200001000000018</c:v>
                </c:pt>
                <c:pt idx="137">
                  <c:v>2.7400001000000018</c:v>
                </c:pt>
                <c:pt idx="138">
                  <c:v>2.7600001000000018</c:v>
                </c:pt>
                <c:pt idx="139">
                  <c:v>2.7800001000000019</c:v>
                </c:pt>
                <c:pt idx="140">
                  <c:v>2.8000000999999997</c:v>
                </c:pt>
                <c:pt idx="141">
                  <c:v>2.8200000999999997</c:v>
                </c:pt>
                <c:pt idx="142">
                  <c:v>2.8400000999999997</c:v>
                </c:pt>
                <c:pt idx="143">
                  <c:v>2.8600000999999997</c:v>
                </c:pt>
                <c:pt idx="144">
                  <c:v>2.880000100000002</c:v>
                </c:pt>
                <c:pt idx="145">
                  <c:v>2.900000100000002</c:v>
                </c:pt>
                <c:pt idx="146">
                  <c:v>2.920000100000002</c:v>
                </c:pt>
                <c:pt idx="147">
                  <c:v>2.940000100000002</c:v>
                </c:pt>
                <c:pt idx="148">
                  <c:v>2.960000100000002</c:v>
                </c:pt>
                <c:pt idx="149">
                  <c:v>2.980000100000002</c:v>
                </c:pt>
                <c:pt idx="150">
                  <c:v>3.0000001000000021</c:v>
                </c:pt>
                <c:pt idx="151">
                  <c:v>3.0200001000000021</c:v>
                </c:pt>
                <c:pt idx="152">
                  <c:v>3.0400001000000021</c:v>
                </c:pt>
                <c:pt idx="153">
                  <c:v>3.0600001000000021</c:v>
                </c:pt>
                <c:pt idx="154">
                  <c:v>3.0800001000000021</c:v>
                </c:pt>
                <c:pt idx="155">
                  <c:v>3.1000001000000021</c:v>
                </c:pt>
                <c:pt idx="156">
                  <c:v>3.1200001000000022</c:v>
                </c:pt>
                <c:pt idx="157">
                  <c:v>3.1400001000000022</c:v>
                </c:pt>
                <c:pt idx="158">
                  <c:v>3.1600001000000022</c:v>
                </c:pt>
                <c:pt idx="159">
                  <c:v>3.1800001000000022</c:v>
                </c:pt>
                <c:pt idx="160">
                  <c:v>3.2000001000000022</c:v>
                </c:pt>
                <c:pt idx="161">
                  <c:v>3.2200001000000031</c:v>
                </c:pt>
                <c:pt idx="162">
                  <c:v>3.2400001000000032</c:v>
                </c:pt>
                <c:pt idx="163">
                  <c:v>3.2600001000000032</c:v>
                </c:pt>
                <c:pt idx="164">
                  <c:v>3.2800001000000032</c:v>
                </c:pt>
                <c:pt idx="165">
                  <c:v>3.3000001000000023</c:v>
                </c:pt>
                <c:pt idx="166">
                  <c:v>3.3200001000000023</c:v>
                </c:pt>
                <c:pt idx="167">
                  <c:v>3.3400001000000024</c:v>
                </c:pt>
                <c:pt idx="168">
                  <c:v>3.3600001000000024</c:v>
                </c:pt>
                <c:pt idx="169">
                  <c:v>3.3800001000000024</c:v>
                </c:pt>
                <c:pt idx="170">
                  <c:v>3.4000001000000024</c:v>
                </c:pt>
                <c:pt idx="171">
                  <c:v>3.4200001000000024</c:v>
                </c:pt>
                <c:pt idx="172">
                  <c:v>3.4400001000000024</c:v>
                </c:pt>
                <c:pt idx="173">
                  <c:v>3.4600001000000025</c:v>
                </c:pt>
                <c:pt idx="174">
                  <c:v>3.4800001000000025</c:v>
                </c:pt>
                <c:pt idx="175">
                  <c:v>3.5000001000000025</c:v>
                </c:pt>
                <c:pt idx="176">
                  <c:v>3.5200001000000025</c:v>
                </c:pt>
                <c:pt idx="177">
                  <c:v>3.5400001000000025</c:v>
                </c:pt>
                <c:pt idx="178">
                  <c:v>3.5600001000000026</c:v>
                </c:pt>
                <c:pt idx="179">
                  <c:v>3.5800001000000026</c:v>
                </c:pt>
                <c:pt idx="180">
                  <c:v>3.6000001000000026</c:v>
                </c:pt>
                <c:pt idx="181">
                  <c:v>3.6200001000000026</c:v>
                </c:pt>
                <c:pt idx="182">
                  <c:v>3.6400001000000026</c:v>
                </c:pt>
                <c:pt idx="183">
                  <c:v>3.6600001000000026</c:v>
                </c:pt>
                <c:pt idx="184">
                  <c:v>3.6800001000000031</c:v>
                </c:pt>
                <c:pt idx="185">
                  <c:v>3.7000001000000031</c:v>
                </c:pt>
                <c:pt idx="186">
                  <c:v>3.7200001000000031</c:v>
                </c:pt>
                <c:pt idx="187">
                  <c:v>3.7400001000000032</c:v>
                </c:pt>
                <c:pt idx="188">
                  <c:v>3.7600001000000032</c:v>
                </c:pt>
                <c:pt idx="189">
                  <c:v>3.7800001000000032</c:v>
                </c:pt>
                <c:pt idx="190">
                  <c:v>3.8000001000000028</c:v>
                </c:pt>
                <c:pt idx="191">
                  <c:v>3.8200001000000028</c:v>
                </c:pt>
                <c:pt idx="192">
                  <c:v>3.8400001000000028</c:v>
                </c:pt>
                <c:pt idx="193">
                  <c:v>3.8600001000000028</c:v>
                </c:pt>
                <c:pt idx="194">
                  <c:v>3.8800001000000028</c:v>
                </c:pt>
                <c:pt idx="195">
                  <c:v>3.9000001000000029</c:v>
                </c:pt>
                <c:pt idx="196">
                  <c:v>3.9200001000000029</c:v>
                </c:pt>
                <c:pt idx="197">
                  <c:v>3.9400001000000029</c:v>
                </c:pt>
                <c:pt idx="198">
                  <c:v>3.9600001000000029</c:v>
                </c:pt>
                <c:pt idx="199">
                  <c:v>3.9800001000000029</c:v>
                </c:pt>
                <c:pt idx="200">
                  <c:v>4.0000001000000029</c:v>
                </c:pt>
                <c:pt idx="201">
                  <c:v>4.0200001000000025</c:v>
                </c:pt>
                <c:pt idx="202">
                  <c:v>4.0400001000000021</c:v>
                </c:pt>
                <c:pt idx="203">
                  <c:v>4.0600001000000017</c:v>
                </c:pt>
                <c:pt idx="204">
                  <c:v>4.0800001000000012</c:v>
                </c:pt>
                <c:pt idx="205">
                  <c:v>4.1000001000000008</c:v>
                </c:pt>
                <c:pt idx="206">
                  <c:v>4.1200000999999844</c:v>
                </c:pt>
                <c:pt idx="207">
                  <c:v>4.1400001</c:v>
                </c:pt>
                <c:pt idx="208">
                  <c:v>4.1600000999999835</c:v>
                </c:pt>
                <c:pt idx="209">
                  <c:v>4.1800000999999956</c:v>
                </c:pt>
                <c:pt idx="210">
                  <c:v>4.2000000999999987</c:v>
                </c:pt>
                <c:pt idx="211">
                  <c:v>4.2200000999999965</c:v>
                </c:pt>
                <c:pt idx="212">
                  <c:v>4.2400000999999978</c:v>
                </c:pt>
                <c:pt idx="213">
                  <c:v>4.2600000999999965</c:v>
                </c:pt>
                <c:pt idx="214">
                  <c:v>4.280000099999997</c:v>
                </c:pt>
                <c:pt idx="215">
                  <c:v>4.3000000999999966</c:v>
                </c:pt>
                <c:pt idx="216">
                  <c:v>4.3200000999999855</c:v>
                </c:pt>
                <c:pt idx="217">
                  <c:v>4.3400000999999957</c:v>
                </c:pt>
                <c:pt idx="218">
                  <c:v>4.3600000999999855</c:v>
                </c:pt>
                <c:pt idx="219">
                  <c:v>4.3800000999999948</c:v>
                </c:pt>
                <c:pt idx="220">
                  <c:v>4.4000000999999944</c:v>
                </c:pt>
                <c:pt idx="221">
                  <c:v>4.420000099999994</c:v>
                </c:pt>
                <c:pt idx="222">
                  <c:v>4.4400000999999936</c:v>
                </c:pt>
                <c:pt idx="223">
                  <c:v>4.4600000999999905</c:v>
                </c:pt>
                <c:pt idx="224">
                  <c:v>4.4800000999999927</c:v>
                </c:pt>
                <c:pt idx="225">
                  <c:v>4.5000000999999905</c:v>
                </c:pt>
                <c:pt idx="226">
                  <c:v>4.5200000999999865</c:v>
                </c:pt>
                <c:pt idx="227">
                  <c:v>4.5400000999999905</c:v>
                </c:pt>
                <c:pt idx="228">
                  <c:v>4.5600000999999875</c:v>
                </c:pt>
                <c:pt idx="229">
                  <c:v>4.5800000999999906</c:v>
                </c:pt>
                <c:pt idx="230">
                  <c:v>4.6000000999999875</c:v>
                </c:pt>
                <c:pt idx="231">
                  <c:v>4.6200000999999755</c:v>
                </c:pt>
                <c:pt idx="232">
                  <c:v>4.6400000999999875</c:v>
                </c:pt>
                <c:pt idx="233">
                  <c:v>4.6600000999999756</c:v>
                </c:pt>
                <c:pt idx="234">
                  <c:v>4.6800000999999876</c:v>
                </c:pt>
                <c:pt idx="235">
                  <c:v>4.700000099999988</c:v>
                </c:pt>
                <c:pt idx="236">
                  <c:v>4.7200000999999876</c:v>
                </c:pt>
                <c:pt idx="237">
                  <c:v>4.7400000999999872</c:v>
                </c:pt>
                <c:pt idx="238">
                  <c:v>4.7600000999999867</c:v>
                </c:pt>
                <c:pt idx="239">
                  <c:v>4.7800000999999863</c:v>
                </c:pt>
                <c:pt idx="240">
                  <c:v>4.8000000999999859</c:v>
                </c:pt>
                <c:pt idx="241">
                  <c:v>4.8200000999999855</c:v>
                </c:pt>
                <c:pt idx="242">
                  <c:v>4.840000099999985</c:v>
                </c:pt>
                <c:pt idx="243">
                  <c:v>4.8600000999999846</c:v>
                </c:pt>
                <c:pt idx="244">
                  <c:v>4.8800000999999842</c:v>
                </c:pt>
                <c:pt idx="245">
                  <c:v>4.9000000999999838</c:v>
                </c:pt>
                <c:pt idx="246">
                  <c:v>4.9200000999999816</c:v>
                </c:pt>
                <c:pt idx="247">
                  <c:v>4.9400000999999829</c:v>
                </c:pt>
                <c:pt idx="248">
                  <c:v>4.9600000999999825</c:v>
                </c:pt>
                <c:pt idx="249">
                  <c:v>4.9800000999999821</c:v>
                </c:pt>
                <c:pt idx="250">
                  <c:v>5.0000000999999816</c:v>
                </c:pt>
                <c:pt idx="251">
                  <c:v>5.0200000999999785</c:v>
                </c:pt>
                <c:pt idx="252">
                  <c:v>5.0400000999999808</c:v>
                </c:pt>
                <c:pt idx="253">
                  <c:v>5.0600000999999795</c:v>
                </c:pt>
                <c:pt idx="254">
                  <c:v>5.0800000999999799</c:v>
                </c:pt>
                <c:pt idx="255">
                  <c:v>5.1000000999999795</c:v>
                </c:pt>
                <c:pt idx="256">
                  <c:v>5.1200000999999755</c:v>
                </c:pt>
                <c:pt idx="257">
                  <c:v>5.1400000999999786</c:v>
                </c:pt>
                <c:pt idx="258">
                  <c:v>5.1600000999999756</c:v>
                </c:pt>
                <c:pt idx="259">
                  <c:v>5.1800000999999778</c:v>
                </c:pt>
                <c:pt idx="260">
                  <c:v>5.2000000999999774</c:v>
                </c:pt>
                <c:pt idx="261">
                  <c:v>5.2200000999999769</c:v>
                </c:pt>
                <c:pt idx="262">
                  <c:v>5.2400000999999774</c:v>
                </c:pt>
                <c:pt idx="263">
                  <c:v>5.2600000999999761</c:v>
                </c:pt>
                <c:pt idx="264">
                  <c:v>5.2800000999999774</c:v>
                </c:pt>
                <c:pt idx="265">
                  <c:v>5.3000000999999752</c:v>
                </c:pt>
                <c:pt idx="266">
                  <c:v>5.3200000999999748</c:v>
                </c:pt>
                <c:pt idx="267">
                  <c:v>5.3400000999999744</c:v>
                </c:pt>
                <c:pt idx="268">
                  <c:v>5.360000099999974</c:v>
                </c:pt>
                <c:pt idx="269">
                  <c:v>5.3800000999999735</c:v>
                </c:pt>
                <c:pt idx="270">
                  <c:v>5.4000000999999731</c:v>
                </c:pt>
                <c:pt idx="271">
                  <c:v>5.4200000999999727</c:v>
                </c:pt>
                <c:pt idx="272">
                  <c:v>5.4400000999999722</c:v>
                </c:pt>
                <c:pt idx="273">
                  <c:v>5.4600000999999718</c:v>
                </c:pt>
                <c:pt idx="274">
                  <c:v>5.4800000999999714</c:v>
                </c:pt>
                <c:pt idx="275">
                  <c:v>5.500000099999971</c:v>
                </c:pt>
                <c:pt idx="276">
                  <c:v>5.5200000999999705</c:v>
                </c:pt>
                <c:pt idx="277">
                  <c:v>5.5400000999999701</c:v>
                </c:pt>
                <c:pt idx="278">
                  <c:v>5.5600000999999697</c:v>
                </c:pt>
                <c:pt idx="279">
                  <c:v>5.5800000999999693</c:v>
                </c:pt>
                <c:pt idx="280">
                  <c:v>5.6000000999999688</c:v>
                </c:pt>
                <c:pt idx="281">
                  <c:v>5.6200000999999675</c:v>
                </c:pt>
                <c:pt idx="282">
                  <c:v>5.640000099999968</c:v>
                </c:pt>
                <c:pt idx="283">
                  <c:v>5.6600000999999676</c:v>
                </c:pt>
                <c:pt idx="284">
                  <c:v>5.6800000999999671</c:v>
                </c:pt>
                <c:pt idx="285">
                  <c:v>5.7000000999999694</c:v>
                </c:pt>
                <c:pt idx="286">
                  <c:v>5.7200000999999663</c:v>
                </c:pt>
                <c:pt idx="287">
                  <c:v>5.7400000999999694</c:v>
                </c:pt>
                <c:pt idx="288">
                  <c:v>5.7600000999999654</c:v>
                </c:pt>
                <c:pt idx="289">
                  <c:v>5.7800000999999694</c:v>
                </c:pt>
                <c:pt idx="290">
                  <c:v>5.8000000999999664</c:v>
                </c:pt>
                <c:pt idx="291">
                  <c:v>5.8200000999999641</c:v>
                </c:pt>
                <c:pt idx="292">
                  <c:v>5.8400000999999637</c:v>
                </c:pt>
                <c:pt idx="293">
                  <c:v>5.8600000999999615</c:v>
                </c:pt>
                <c:pt idx="294">
                  <c:v>5.8800000999999629</c:v>
                </c:pt>
                <c:pt idx="295">
                  <c:v>5.9000000999999624</c:v>
                </c:pt>
                <c:pt idx="296">
                  <c:v>5.920000099999962</c:v>
                </c:pt>
                <c:pt idx="297">
                  <c:v>5.9400000999999634</c:v>
                </c:pt>
                <c:pt idx="298">
                  <c:v>5.9600000999999612</c:v>
                </c:pt>
              </c:numCache>
            </c:numRef>
          </c:xVal>
          <c:yVal>
            <c:numRef>
              <c:f>'bore_hole cosh'!$B$7:$B$305</c:f>
              <c:numCache>
                <c:formatCode>General</c:formatCode>
                <c:ptCount val="299"/>
                <c:pt idx="0">
                  <c:v>0</c:v>
                </c:pt>
                <c:pt idx="2">
                  <c:v>19.179445962196631</c:v>
                </c:pt>
                <c:pt idx="3">
                  <c:v>19.179445962196631</c:v>
                </c:pt>
                <c:pt idx="4">
                  <c:v>19.179445962196631</c:v>
                </c:pt>
                <c:pt idx="5">
                  <c:v>19.179445962196631</c:v>
                </c:pt>
                <c:pt idx="6">
                  <c:v>19.179445962196631</c:v>
                </c:pt>
                <c:pt idx="7">
                  <c:v>19.179445962196631</c:v>
                </c:pt>
                <c:pt idx="8">
                  <c:v>19.179445962196631</c:v>
                </c:pt>
                <c:pt idx="9">
                  <c:v>19.179445962196631</c:v>
                </c:pt>
                <c:pt idx="10">
                  <c:v>19.179445962196631</c:v>
                </c:pt>
                <c:pt idx="11">
                  <c:v>19.179445962196631</c:v>
                </c:pt>
                <c:pt idx="12">
                  <c:v>19.179445962196631</c:v>
                </c:pt>
                <c:pt idx="13">
                  <c:v>19.179445962196631</c:v>
                </c:pt>
                <c:pt idx="14">
                  <c:v>19.179445962196631</c:v>
                </c:pt>
                <c:pt idx="15">
                  <c:v>19.179445962196631</c:v>
                </c:pt>
                <c:pt idx="16">
                  <c:v>19.179445962196631</c:v>
                </c:pt>
                <c:pt idx="17">
                  <c:v>19.179445962196631</c:v>
                </c:pt>
                <c:pt idx="18">
                  <c:v>19.179445962196631</c:v>
                </c:pt>
                <c:pt idx="19">
                  <c:v>19.179445962196631</c:v>
                </c:pt>
                <c:pt idx="20">
                  <c:v>19.179445962196631</c:v>
                </c:pt>
                <c:pt idx="21">
                  <c:v>19.179445962196631</c:v>
                </c:pt>
                <c:pt idx="22">
                  <c:v>19.179445962196631</c:v>
                </c:pt>
                <c:pt idx="23">
                  <c:v>19.179445962196631</c:v>
                </c:pt>
                <c:pt idx="24">
                  <c:v>19.179445962196631</c:v>
                </c:pt>
                <c:pt idx="25">
                  <c:v>19.179445962196631</c:v>
                </c:pt>
                <c:pt idx="26">
                  <c:v>19.179445962196631</c:v>
                </c:pt>
                <c:pt idx="27">
                  <c:v>19.179445962196631</c:v>
                </c:pt>
                <c:pt idx="28">
                  <c:v>19.179445962196631</c:v>
                </c:pt>
                <c:pt idx="29">
                  <c:v>19.179445962196631</c:v>
                </c:pt>
                <c:pt idx="30">
                  <c:v>19.179445962196631</c:v>
                </c:pt>
                <c:pt idx="31">
                  <c:v>19.179445962196631</c:v>
                </c:pt>
              </c:numCache>
            </c:numRef>
          </c:yVal>
        </c:ser>
        <c:ser>
          <c:idx val="2"/>
          <c:order val="2"/>
          <c:tx>
            <c:v>data</c:v>
          </c:tx>
          <c:spPr>
            <a:ln>
              <a:noFill/>
            </a:ln>
          </c:spPr>
          <c:marker>
            <c:symbol val="dot"/>
            <c:size val="2"/>
            <c:spPr>
              <a:solidFill>
                <a:schemeClr val="accent1">
                  <a:lumMod val="50000"/>
                </a:schemeClr>
              </a:solidFill>
              <a:ln>
                <a:solidFill>
                  <a:schemeClr val="tx2">
                    <a:lumMod val="50000"/>
                  </a:schemeClr>
                </a:solidFill>
              </a:ln>
            </c:spPr>
          </c:marker>
          <c:xVal>
            <c:numRef>
              <c:f>'bore_hole cosh'!$A$7:$A$305</c:f>
              <c:numCache>
                <c:formatCode>General</c:formatCode>
                <c:ptCount val="299"/>
                <c:pt idx="0">
                  <c:v>1.0000000000000072E-7</c:v>
                </c:pt>
                <c:pt idx="1">
                  <c:v>2.000010000000001E-2</c:v>
                </c:pt>
                <c:pt idx="2">
                  <c:v>4.0000100000000004E-2</c:v>
                </c:pt>
                <c:pt idx="3">
                  <c:v>6.0000100000000001E-2</c:v>
                </c:pt>
                <c:pt idx="4">
                  <c:v>8.0000100000000005E-2</c:v>
                </c:pt>
                <c:pt idx="5">
                  <c:v>0.10000010000000002</c:v>
                </c:pt>
                <c:pt idx="6">
                  <c:v>0.12000010000000012</c:v>
                </c:pt>
                <c:pt idx="7">
                  <c:v>0.14000010000000004</c:v>
                </c:pt>
                <c:pt idx="8">
                  <c:v>0.16000010000000001</c:v>
                </c:pt>
                <c:pt idx="9">
                  <c:v>0.18000010000000041</c:v>
                </c:pt>
                <c:pt idx="10">
                  <c:v>0.20000009999999999</c:v>
                </c:pt>
                <c:pt idx="11">
                  <c:v>0.22000009999999998</c:v>
                </c:pt>
                <c:pt idx="12">
                  <c:v>0.24000009999999999</c:v>
                </c:pt>
                <c:pt idx="13">
                  <c:v>0.26000010000000001</c:v>
                </c:pt>
                <c:pt idx="14">
                  <c:v>0.28000010000000031</c:v>
                </c:pt>
                <c:pt idx="15">
                  <c:v>0.30000010000000032</c:v>
                </c:pt>
                <c:pt idx="16">
                  <c:v>0.32000010000000106</c:v>
                </c:pt>
                <c:pt idx="17">
                  <c:v>0.34000010000000008</c:v>
                </c:pt>
                <c:pt idx="18">
                  <c:v>0.36000010000000032</c:v>
                </c:pt>
                <c:pt idx="19">
                  <c:v>0.38000010000000112</c:v>
                </c:pt>
                <c:pt idx="20">
                  <c:v>0.40000010000000008</c:v>
                </c:pt>
                <c:pt idx="21">
                  <c:v>0.42000010000000032</c:v>
                </c:pt>
                <c:pt idx="22">
                  <c:v>0.44000010000000012</c:v>
                </c:pt>
                <c:pt idx="23">
                  <c:v>0.4600001000000003</c:v>
                </c:pt>
                <c:pt idx="24">
                  <c:v>0.48000010000000032</c:v>
                </c:pt>
                <c:pt idx="25">
                  <c:v>0.50000010000000017</c:v>
                </c:pt>
                <c:pt idx="26">
                  <c:v>0.52000010000000019</c:v>
                </c:pt>
                <c:pt idx="27">
                  <c:v>0.5400001000000002</c:v>
                </c:pt>
                <c:pt idx="28">
                  <c:v>0.56000010000000022</c:v>
                </c:pt>
                <c:pt idx="29">
                  <c:v>0.58000009999999957</c:v>
                </c:pt>
                <c:pt idx="30">
                  <c:v>0.6000001000000007</c:v>
                </c:pt>
                <c:pt idx="31">
                  <c:v>0.62000010000000061</c:v>
                </c:pt>
                <c:pt idx="32">
                  <c:v>0.64000010000000063</c:v>
                </c:pt>
                <c:pt idx="33">
                  <c:v>0.66000010000000064</c:v>
                </c:pt>
                <c:pt idx="34">
                  <c:v>0.68000010000000033</c:v>
                </c:pt>
                <c:pt idx="35">
                  <c:v>0.70000010000000035</c:v>
                </c:pt>
                <c:pt idx="36">
                  <c:v>0.7200001000000007</c:v>
                </c:pt>
                <c:pt idx="37">
                  <c:v>0.7400001000000006</c:v>
                </c:pt>
                <c:pt idx="38">
                  <c:v>0.76000010000000062</c:v>
                </c:pt>
                <c:pt idx="39">
                  <c:v>0.78000010000000042</c:v>
                </c:pt>
                <c:pt idx="40">
                  <c:v>0.80000010000000044</c:v>
                </c:pt>
                <c:pt idx="41">
                  <c:v>0.82000010000000045</c:v>
                </c:pt>
                <c:pt idx="42">
                  <c:v>0.84000010000000069</c:v>
                </c:pt>
                <c:pt idx="43">
                  <c:v>0.8600001000000006</c:v>
                </c:pt>
                <c:pt idx="44">
                  <c:v>0.88000010000000051</c:v>
                </c:pt>
                <c:pt idx="45">
                  <c:v>0.90000010000000052</c:v>
                </c:pt>
                <c:pt idx="46">
                  <c:v>0.92000010000000054</c:v>
                </c:pt>
                <c:pt idx="47">
                  <c:v>0.94000010000000067</c:v>
                </c:pt>
                <c:pt idx="48">
                  <c:v>0.96000010000000069</c:v>
                </c:pt>
                <c:pt idx="49">
                  <c:v>0.98000010000000048</c:v>
                </c:pt>
                <c:pt idx="50">
                  <c:v>1.0000001000000005</c:v>
                </c:pt>
                <c:pt idx="51">
                  <c:v>1.0200001000000005</c:v>
                </c:pt>
                <c:pt idx="52">
                  <c:v>1.0400001000000005</c:v>
                </c:pt>
                <c:pt idx="53">
                  <c:v>1.0600001000000021</c:v>
                </c:pt>
                <c:pt idx="54">
                  <c:v>1.0800001000000021</c:v>
                </c:pt>
                <c:pt idx="55">
                  <c:v>1.1000001000000021</c:v>
                </c:pt>
                <c:pt idx="56">
                  <c:v>1.1200001000000044</c:v>
                </c:pt>
                <c:pt idx="57">
                  <c:v>1.1400001000000044</c:v>
                </c:pt>
                <c:pt idx="58">
                  <c:v>1.1600001000000049</c:v>
                </c:pt>
                <c:pt idx="59">
                  <c:v>1.1800001000000049</c:v>
                </c:pt>
                <c:pt idx="60">
                  <c:v>1.2000001000000007</c:v>
                </c:pt>
                <c:pt idx="61">
                  <c:v>1.2200001000000007</c:v>
                </c:pt>
                <c:pt idx="62">
                  <c:v>1.2400001000000007</c:v>
                </c:pt>
                <c:pt idx="63">
                  <c:v>1.2600001000000007</c:v>
                </c:pt>
                <c:pt idx="64">
                  <c:v>1.2800001000000021</c:v>
                </c:pt>
                <c:pt idx="65">
                  <c:v>1.3000001000000021</c:v>
                </c:pt>
                <c:pt idx="66">
                  <c:v>1.3200001000000021</c:v>
                </c:pt>
                <c:pt idx="67">
                  <c:v>1.3400001000000021</c:v>
                </c:pt>
                <c:pt idx="68">
                  <c:v>1.3600001000000046</c:v>
                </c:pt>
                <c:pt idx="69">
                  <c:v>1.3800001000000046</c:v>
                </c:pt>
                <c:pt idx="70">
                  <c:v>1.4000001000000009</c:v>
                </c:pt>
                <c:pt idx="71">
                  <c:v>1.4200001000000009</c:v>
                </c:pt>
                <c:pt idx="72">
                  <c:v>1.4400001000000009</c:v>
                </c:pt>
                <c:pt idx="73">
                  <c:v>1.4600001000000009</c:v>
                </c:pt>
                <c:pt idx="74">
                  <c:v>1.4800001000000009</c:v>
                </c:pt>
                <c:pt idx="75">
                  <c:v>1.5000001000000009</c:v>
                </c:pt>
                <c:pt idx="76">
                  <c:v>1.5200001000000021</c:v>
                </c:pt>
                <c:pt idx="77">
                  <c:v>1.5400001000000021</c:v>
                </c:pt>
                <c:pt idx="78">
                  <c:v>1.5600001000000021</c:v>
                </c:pt>
                <c:pt idx="79">
                  <c:v>1.5800001000000021</c:v>
                </c:pt>
                <c:pt idx="80">
                  <c:v>1.6000001000000021</c:v>
                </c:pt>
                <c:pt idx="81">
                  <c:v>1.6200001000000048</c:v>
                </c:pt>
                <c:pt idx="82">
                  <c:v>1.6400001000000048</c:v>
                </c:pt>
                <c:pt idx="83">
                  <c:v>1.6600001000000053</c:v>
                </c:pt>
                <c:pt idx="84">
                  <c:v>1.6800001000000053</c:v>
                </c:pt>
                <c:pt idx="85">
                  <c:v>1.7000001000000011</c:v>
                </c:pt>
                <c:pt idx="86">
                  <c:v>1.7200001000000011</c:v>
                </c:pt>
                <c:pt idx="87">
                  <c:v>1.740000100000002</c:v>
                </c:pt>
                <c:pt idx="88">
                  <c:v>1.7600001000000021</c:v>
                </c:pt>
                <c:pt idx="89">
                  <c:v>1.7800001000000021</c:v>
                </c:pt>
                <c:pt idx="90">
                  <c:v>1.8000001000000021</c:v>
                </c:pt>
                <c:pt idx="91">
                  <c:v>1.8200001000000021</c:v>
                </c:pt>
                <c:pt idx="92">
                  <c:v>1.8400001000000021</c:v>
                </c:pt>
                <c:pt idx="93">
                  <c:v>1.860000100000005</c:v>
                </c:pt>
                <c:pt idx="94">
                  <c:v>1.8800001000000051</c:v>
                </c:pt>
                <c:pt idx="95">
                  <c:v>1.9000001000000051</c:v>
                </c:pt>
                <c:pt idx="96">
                  <c:v>1.9200001000000055</c:v>
                </c:pt>
                <c:pt idx="97">
                  <c:v>1.9400001000000056</c:v>
                </c:pt>
                <c:pt idx="98">
                  <c:v>1.9600001000000065</c:v>
                </c:pt>
                <c:pt idx="99">
                  <c:v>1.9800001000000065</c:v>
                </c:pt>
                <c:pt idx="100">
                  <c:v>2.0000001000000007</c:v>
                </c:pt>
                <c:pt idx="101">
                  <c:v>2.0200001000000007</c:v>
                </c:pt>
                <c:pt idx="102">
                  <c:v>2.0400001000000008</c:v>
                </c:pt>
                <c:pt idx="103">
                  <c:v>2.0600001000000008</c:v>
                </c:pt>
                <c:pt idx="104">
                  <c:v>2.0800001000000008</c:v>
                </c:pt>
                <c:pt idx="105">
                  <c:v>2.1000001000000013</c:v>
                </c:pt>
                <c:pt idx="106">
                  <c:v>2.1200001000000013</c:v>
                </c:pt>
                <c:pt idx="107">
                  <c:v>2.1400001000000013</c:v>
                </c:pt>
                <c:pt idx="108">
                  <c:v>2.1600001000000013</c:v>
                </c:pt>
                <c:pt idx="109">
                  <c:v>2.1800001000000013</c:v>
                </c:pt>
                <c:pt idx="110">
                  <c:v>2.2000001000000013</c:v>
                </c:pt>
                <c:pt idx="111">
                  <c:v>2.2200001000000014</c:v>
                </c:pt>
                <c:pt idx="112">
                  <c:v>2.2400001000000014</c:v>
                </c:pt>
                <c:pt idx="113">
                  <c:v>2.2600001000000014</c:v>
                </c:pt>
                <c:pt idx="114">
                  <c:v>2.2800001000000014</c:v>
                </c:pt>
                <c:pt idx="115">
                  <c:v>2.3000000999999997</c:v>
                </c:pt>
                <c:pt idx="116">
                  <c:v>2.3200000999999997</c:v>
                </c:pt>
                <c:pt idx="117">
                  <c:v>2.3400000999999997</c:v>
                </c:pt>
                <c:pt idx="118">
                  <c:v>2.3600000999999997</c:v>
                </c:pt>
                <c:pt idx="119">
                  <c:v>2.3800000999999997</c:v>
                </c:pt>
                <c:pt idx="120">
                  <c:v>2.4000000999999997</c:v>
                </c:pt>
                <c:pt idx="121">
                  <c:v>2.4200001000000007</c:v>
                </c:pt>
                <c:pt idx="122">
                  <c:v>2.4400001000000007</c:v>
                </c:pt>
                <c:pt idx="123">
                  <c:v>2.4600001000000007</c:v>
                </c:pt>
                <c:pt idx="124">
                  <c:v>2.4800001000000007</c:v>
                </c:pt>
                <c:pt idx="125">
                  <c:v>2.5000001000000007</c:v>
                </c:pt>
                <c:pt idx="126">
                  <c:v>2.5200001000000007</c:v>
                </c:pt>
                <c:pt idx="127">
                  <c:v>2.5400001000000008</c:v>
                </c:pt>
                <c:pt idx="128">
                  <c:v>2.5600001000000017</c:v>
                </c:pt>
                <c:pt idx="129">
                  <c:v>2.5800001000000017</c:v>
                </c:pt>
                <c:pt idx="130">
                  <c:v>2.6000001000000017</c:v>
                </c:pt>
                <c:pt idx="131">
                  <c:v>2.6200001000000017</c:v>
                </c:pt>
                <c:pt idx="132">
                  <c:v>2.6400001000000017</c:v>
                </c:pt>
                <c:pt idx="133">
                  <c:v>2.6600001000000018</c:v>
                </c:pt>
                <c:pt idx="134">
                  <c:v>2.6800001000000018</c:v>
                </c:pt>
                <c:pt idx="135">
                  <c:v>2.7000001000000018</c:v>
                </c:pt>
                <c:pt idx="136">
                  <c:v>2.7200001000000018</c:v>
                </c:pt>
                <c:pt idx="137">
                  <c:v>2.7400001000000018</c:v>
                </c:pt>
                <c:pt idx="138">
                  <c:v>2.7600001000000018</c:v>
                </c:pt>
                <c:pt idx="139">
                  <c:v>2.7800001000000019</c:v>
                </c:pt>
                <c:pt idx="140">
                  <c:v>2.8000000999999997</c:v>
                </c:pt>
                <c:pt idx="141">
                  <c:v>2.8200000999999997</c:v>
                </c:pt>
                <c:pt idx="142">
                  <c:v>2.8400000999999997</c:v>
                </c:pt>
                <c:pt idx="143">
                  <c:v>2.8600000999999997</c:v>
                </c:pt>
                <c:pt idx="144">
                  <c:v>2.880000100000002</c:v>
                </c:pt>
                <c:pt idx="145">
                  <c:v>2.900000100000002</c:v>
                </c:pt>
                <c:pt idx="146">
                  <c:v>2.920000100000002</c:v>
                </c:pt>
                <c:pt idx="147">
                  <c:v>2.940000100000002</c:v>
                </c:pt>
                <c:pt idx="148">
                  <c:v>2.960000100000002</c:v>
                </c:pt>
                <c:pt idx="149">
                  <c:v>2.980000100000002</c:v>
                </c:pt>
                <c:pt idx="150">
                  <c:v>3.0000001000000021</c:v>
                </c:pt>
                <c:pt idx="151">
                  <c:v>3.0200001000000021</c:v>
                </c:pt>
                <c:pt idx="152">
                  <c:v>3.0400001000000021</c:v>
                </c:pt>
                <c:pt idx="153">
                  <c:v>3.0600001000000021</c:v>
                </c:pt>
                <c:pt idx="154">
                  <c:v>3.0800001000000021</c:v>
                </c:pt>
                <c:pt idx="155">
                  <c:v>3.1000001000000021</c:v>
                </c:pt>
                <c:pt idx="156">
                  <c:v>3.1200001000000022</c:v>
                </c:pt>
                <c:pt idx="157">
                  <c:v>3.1400001000000022</c:v>
                </c:pt>
                <c:pt idx="158">
                  <c:v>3.1600001000000022</c:v>
                </c:pt>
                <c:pt idx="159">
                  <c:v>3.1800001000000022</c:v>
                </c:pt>
                <c:pt idx="160">
                  <c:v>3.2000001000000022</c:v>
                </c:pt>
                <c:pt idx="161">
                  <c:v>3.2200001000000031</c:v>
                </c:pt>
                <c:pt idx="162">
                  <c:v>3.2400001000000032</c:v>
                </c:pt>
                <c:pt idx="163">
                  <c:v>3.2600001000000032</c:v>
                </c:pt>
                <c:pt idx="164">
                  <c:v>3.2800001000000032</c:v>
                </c:pt>
                <c:pt idx="165">
                  <c:v>3.3000001000000023</c:v>
                </c:pt>
                <c:pt idx="166">
                  <c:v>3.3200001000000023</c:v>
                </c:pt>
                <c:pt idx="167">
                  <c:v>3.3400001000000024</c:v>
                </c:pt>
                <c:pt idx="168">
                  <c:v>3.3600001000000024</c:v>
                </c:pt>
                <c:pt idx="169">
                  <c:v>3.3800001000000024</c:v>
                </c:pt>
                <c:pt idx="170">
                  <c:v>3.4000001000000024</c:v>
                </c:pt>
                <c:pt idx="171">
                  <c:v>3.4200001000000024</c:v>
                </c:pt>
                <c:pt idx="172">
                  <c:v>3.4400001000000024</c:v>
                </c:pt>
                <c:pt idx="173">
                  <c:v>3.4600001000000025</c:v>
                </c:pt>
                <c:pt idx="174">
                  <c:v>3.4800001000000025</c:v>
                </c:pt>
                <c:pt idx="175">
                  <c:v>3.5000001000000025</c:v>
                </c:pt>
                <c:pt idx="176">
                  <c:v>3.5200001000000025</c:v>
                </c:pt>
                <c:pt idx="177">
                  <c:v>3.5400001000000025</c:v>
                </c:pt>
                <c:pt idx="178">
                  <c:v>3.5600001000000026</c:v>
                </c:pt>
                <c:pt idx="179">
                  <c:v>3.5800001000000026</c:v>
                </c:pt>
                <c:pt idx="180">
                  <c:v>3.6000001000000026</c:v>
                </c:pt>
                <c:pt idx="181">
                  <c:v>3.6200001000000026</c:v>
                </c:pt>
                <c:pt idx="182">
                  <c:v>3.6400001000000026</c:v>
                </c:pt>
                <c:pt idx="183">
                  <c:v>3.6600001000000026</c:v>
                </c:pt>
                <c:pt idx="184">
                  <c:v>3.6800001000000031</c:v>
                </c:pt>
                <c:pt idx="185">
                  <c:v>3.7000001000000031</c:v>
                </c:pt>
                <c:pt idx="186">
                  <c:v>3.7200001000000031</c:v>
                </c:pt>
                <c:pt idx="187">
                  <c:v>3.7400001000000032</c:v>
                </c:pt>
                <c:pt idx="188">
                  <c:v>3.7600001000000032</c:v>
                </c:pt>
                <c:pt idx="189">
                  <c:v>3.7800001000000032</c:v>
                </c:pt>
                <c:pt idx="190">
                  <c:v>3.8000001000000028</c:v>
                </c:pt>
                <c:pt idx="191">
                  <c:v>3.8200001000000028</c:v>
                </c:pt>
                <c:pt idx="192">
                  <c:v>3.8400001000000028</c:v>
                </c:pt>
                <c:pt idx="193">
                  <c:v>3.8600001000000028</c:v>
                </c:pt>
                <c:pt idx="194">
                  <c:v>3.8800001000000028</c:v>
                </c:pt>
                <c:pt idx="195">
                  <c:v>3.9000001000000029</c:v>
                </c:pt>
                <c:pt idx="196">
                  <c:v>3.9200001000000029</c:v>
                </c:pt>
                <c:pt idx="197">
                  <c:v>3.9400001000000029</c:v>
                </c:pt>
                <c:pt idx="198">
                  <c:v>3.9600001000000029</c:v>
                </c:pt>
                <c:pt idx="199">
                  <c:v>3.9800001000000029</c:v>
                </c:pt>
                <c:pt idx="200">
                  <c:v>4.0000001000000029</c:v>
                </c:pt>
                <c:pt idx="201">
                  <c:v>4.0200001000000025</c:v>
                </c:pt>
                <c:pt idx="202">
                  <c:v>4.0400001000000021</c:v>
                </c:pt>
                <c:pt idx="203">
                  <c:v>4.0600001000000017</c:v>
                </c:pt>
                <c:pt idx="204">
                  <c:v>4.0800001000000012</c:v>
                </c:pt>
                <c:pt idx="205">
                  <c:v>4.1000001000000008</c:v>
                </c:pt>
                <c:pt idx="206">
                  <c:v>4.1200000999999844</c:v>
                </c:pt>
                <c:pt idx="207">
                  <c:v>4.1400001</c:v>
                </c:pt>
                <c:pt idx="208">
                  <c:v>4.1600000999999835</c:v>
                </c:pt>
                <c:pt idx="209">
                  <c:v>4.1800000999999956</c:v>
                </c:pt>
                <c:pt idx="210">
                  <c:v>4.2000000999999987</c:v>
                </c:pt>
                <c:pt idx="211">
                  <c:v>4.2200000999999965</c:v>
                </c:pt>
                <c:pt idx="212">
                  <c:v>4.2400000999999978</c:v>
                </c:pt>
                <c:pt idx="213">
                  <c:v>4.2600000999999965</c:v>
                </c:pt>
                <c:pt idx="214">
                  <c:v>4.280000099999997</c:v>
                </c:pt>
                <c:pt idx="215">
                  <c:v>4.3000000999999966</c:v>
                </c:pt>
                <c:pt idx="216">
                  <c:v>4.3200000999999855</c:v>
                </c:pt>
                <c:pt idx="217">
                  <c:v>4.3400000999999957</c:v>
                </c:pt>
                <c:pt idx="218">
                  <c:v>4.3600000999999855</c:v>
                </c:pt>
                <c:pt idx="219">
                  <c:v>4.3800000999999948</c:v>
                </c:pt>
                <c:pt idx="220">
                  <c:v>4.4000000999999944</c:v>
                </c:pt>
                <c:pt idx="221">
                  <c:v>4.420000099999994</c:v>
                </c:pt>
                <c:pt idx="222">
                  <c:v>4.4400000999999936</c:v>
                </c:pt>
                <c:pt idx="223">
                  <c:v>4.4600000999999905</c:v>
                </c:pt>
                <c:pt idx="224">
                  <c:v>4.4800000999999927</c:v>
                </c:pt>
                <c:pt idx="225">
                  <c:v>4.5000000999999905</c:v>
                </c:pt>
                <c:pt idx="226">
                  <c:v>4.5200000999999865</c:v>
                </c:pt>
                <c:pt idx="227">
                  <c:v>4.5400000999999905</c:v>
                </c:pt>
                <c:pt idx="228">
                  <c:v>4.5600000999999875</c:v>
                </c:pt>
                <c:pt idx="229">
                  <c:v>4.5800000999999906</c:v>
                </c:pt>
                <c:pt idx="230">
                  <c:v>4.6000000999999875</c:v>
                </c:pt>
                <c:pt idx="231">
                  <c:v>4.6200000999999755</c:v>
                </c:pt>
                <c:pt idx="232">
                  <c:v>4.6400000999999875</c:v>
                </c:pt>
                <c:pt idx="233">
                  <c:v>4.6600000999999756</c:v>
                </c:pt>
                <c:pt idx="234">
                  <c:v>4.6800000999999876</c:v>
                </c:pt>
                <c:pt idx="235">
                  <c:v>4.700000099999988</c:v>
                </c:pt>
                <c:pt idx="236">
                  <c:v>4.7200000999999876</c:v>
                </c:pt>
                <c:pt idx="237">
                  <c:v>4.7400000999999872</c:v>
                </c:pt>
                <c:pt idx="238">
                  <c:v>4.7600000999999867</c:v>
                </c:pt>
                <c:pt idx="239">
                  <c:v>4.7800000999999863</c:v>
                </c:pt>
                <c:pt idx="240">
                  <c:v>4.8000000999999859</c:v>
                </c:pt>
                <c:pt idx="241">
                  <c:v>4.8200000999999855</c:v>
                </c:pt>
                <c:pt idx="242">
                  <c:v>4.840000099999985</c:v>
                </c:pt>
                <c:pt idx="243">
                  <c:v>4.8600000999999846</c:v>
                </c:pt>
                <c:pt idx="244">
                  <c:v>4.8800000999999842</c:v>
                </c:pt>
                <c:pt idx="245">
                  <c:v>4.9000000999999838</c:v>
                </c:pt>
                <c:pt idx="246">
                  <c:v>4.9200000999999816</c:v>
                </c:pt>
                <c:pt idx="247">
                  <c:v>4.9400000999999829</c:v>
                </c:pt>
                <c:pt idx="248">
                  <c:v>4.9600000999999825</c:v>
                </c:pt>
                <c:pt idx="249">
                  <c:v>4.9800000999999821</c:v>
                </c:pt>
                <c:pt idx="250">
                  <c:v>5.0000000999999816</c:v>
                </c:pt>
                <c:pt idx="251">
                  <c:v>5.0200000999999785</c:v>
                </c:pt>
                <c:pt idx="252">
                  <c:v>5.0400000999999808</c:v>
                </c:pt>
                <c:pt idx="253">
                  <c:v>5.0600000999999795</c:v>
                </c:pt>
                <c:pt idx="254">
                  <c:v>5.0800000999999799</c:v>
                </c:pt>
                <c:pt idx="255">
                  <c:v>5.1000000999999795</c:v>
                </c:pt>
                <c:pt idx="256">
                  <c:v>5.1200000999999755</c:v>
                </c:pt>
                <c:pt idx="257">
                  <c:v>5.1400000999999786</c:v>
                </c:pt>
                <c:pt idx="258">
                  <c:v>5.1600000999999756</c:v>
                </c:pt>
                <c:pt idx="259">
                  <c:v>5.1800000999999778</c:v>
                </c:pt>
                <c:pt idx="260">
                  <c:v>5.2000000999999774</c:v>
                </c:pt>
                <c:pt idx="261">
                  <c:v>5.2200000999999769</c:v>
                </c:pt>
                <c:pt idx="262">
                  <c:v>5.2400000999999774</c:v>
                </c:pt>
                <c:pt idx="263">
                  <c:v>5.2600000999999761</c:v>
                </c:pt>
                <c:pt idx="264">
                  <c:v>5.2800000999999774</c:v>
                </c:pt>
                <c:pt idx="265">
                  <c:v>5.3000000999999752</c:v>
                </c:pt>
                <c:pt idx="266">
                  <c:v>5.3200000999999748</c:v>
                </c:pt>
                <c:pt idx="267">
                  <c:v>5.3400000999999744</c:v>
                </c:pt>
                <c:pt idx="268">
                  <c:v>5.360000099999974</c:v>
                </c:pt>
                <c:pt idx="269">
                  <c:v>5.3800000999999735</c:v>
                </c:pt>
                <c:pt idx="270">
                  <c:v>5.4000000999999731</c:v>
                </c:pt>
                <c:pt idx="271">
                  <c:v>5.4200000999999727</c:v>
                </c:pt>
                <c:pt idx="272">
                  <c:v>5.4400000999999722</c:v>
                </c:pt>
                <c:pt idx="273">
                  <c:v>5.4600000999999718</c:v>
                </c:pt>
                <c:pt idx="274">
                  <c:v>5.4800000999999714</c:v>
                </c:pt>
                <c:pt idx="275">
                  <c:v>5.500000099999971</c:v>
                </c:pt>
                <c:pt idx="276">
                  <c:v>5.5200000999999705</c:v>
                </c:pt>
                <c:pt idx="277">
                  <c:v>5.5400000999999701</c:v>
                </c:pt>
                <c:pt idx="278">
                  <c:v>5.5600000999999697</c:v>
                </c:pt>
                <c:pt idx="279">
                  <c:v>5.5800000999999693</c:v>
                </c:pt>
                <c:pt idx="280">
                  <c:v>5.6000000999999688</c:v>
                </c:pt>
                <c:pt idx="281">
                  <c:v>5.6200000999999675</c:v>
                </c:pt>
                <c:pt idx="282">
                  <c:v>5.640000099999968</c:v>
                </c:pt>
                <c:pt idx="283">
                  <c:v>5.6600000999999676</c:v>
                </c:pt>
                <c:pt idx="284">
                  <c:v>5.6800000999999671</c:v>
                </c:pt>
                <c:pt idx="285">
                  <c:v>5.7000000999999694</c:v>
                </c:pt>
                <c:pt idx="286">
                  <c:v>5.7200000999999663</c:v>
                </c:pt>
                <c:pt idx="287">
                  <c:v>5.7400000999999694</c:v>
                </c:pt>
                <c:pt idx="288">
                  <c:v>5.7600000999999654</c:v>
                </c:pt>
                <c:pt idx="289">
                  <c:v>5.7800000999999694</c:v>
                </c:pt>
                <c:pt idx="290">
                  <c:v>5.8000000999999664</c:v>
                </c:pt>
                <c:pt idx="291">
                  <c:v>5.8200000999999641</c:v>
                </c:pt>
                <c:pt idx="292">
                  <c:v>5.8400000999999637</c:v>
                </c:pt>
                <c:pt idx="293">
                  <c:v>5.8600000999999615</c:v>
                </c:pt>
                <c:pt idx="294">
                  <c:v>5.8800000999999629</c:v>
                </c:pt>
                <c:pt idx="295">
                  <c:v>5.9000000999999624</c:v>
                </c:pt>
                <c:pt idx="296">
                  <c:v>5.920000099999962</c:v>
                </c:pt>
                <c:pt idx="297">
                  <c:v>5.9400000999999634</c:v>
                </c:pt>
                <c:pt idx="298">
                  <c:v>5.9600000999999612</c:v>
                </c:pt>
              </c:numCache>
            </c:numRef>
          </c:xVal>
          <c:yVal>
            <c:numRef>
              <c:f>'bore_hole cosh'!$D$7:$D$305</c:f>
              <c:numCache>
                <c:formatCode>General</c:formatCode>
                <c:ptCount val="299"/>
                <c:pt idx="0">
                  <c:v>12.8</c:v>
                </c:pt>
                <c:pt idx="7">
                  <c:v>21</c:v>
                </c:pt>
                <c:pt idx="19">
                  <c:v>22.9</c:v>
                </c:pt>
                <c:pt idx="32">
                  <c:v>23.8</c:v>
                </c:pt>
                <c:pt idx="46">
                  <c:v>24.2</c:v>
                </c:pt>
                <c:pt idx="67">
                  <c:v>24.9</c:v>
                </c:pt>
                <c:pt idx="86">
                  <c:v>25.25</c:v>
                </c:pt>
                <c:pt idx="104">
                  <c:v>25.5</c:v>
                </c:pt>
                <c:pt idx="126">
                  <c:v>25.8</c:v>
                </c:pt>
                <c:pt idx="150">
                  <c:v>26.2</c:v>
                </c:pt>
                <c:pt idx="169">
                  <c:v>26.35</c:v>
                </c:pt>
                <c:pt idx="191">
                  <c:v>26.5</c:v>
                </c:pt>
                <c:pt idx="210">
                  <c:v>26.6</c:v>
                </c:pt>
                <c:pt idx="234">
                  <c:v>26.75</c:v>
                </c:pt>
                <c:pt idx="250">
                  <c:v>26.8</c:v>
                </c:pt>
              </c:numCache>
            </c:numRef>
          </c:yVal>
        </c:ser>
        <c:axId val="363991424"/>
        <c:axId val="363994112"/>
      </c:scatterChart>
      <c:valAx>
        <c:axId val="363991424"/>
        <c:scaling>
          <c:orientation val="minMax"/>
          <c:max val="5"/>
        </c:scaling>
        <c:axPos val="b"/>
        <c:title>
          <c:tx>
            <c:rich>
              <a:bodyPr/>
              <a:lstStyle/>
              <a:p>
                <a:pPr>
                  <a:defRPr sz="1800"/>
                </a:pPr>
                <a:r>
                  <a:rPr lang="en-US" sz="1800"/>
                  <a:t>Time (hours)</a:t>
                </a:r>
              </a:p>
            </c:rich>
          </c:tx>
        </c:title>
        <c:numFmt formatCode="General" sourceLinked="1"/>
        <c:tickLblPos val="nextTo"/>
        <c:txPr>
          <a:bodyPr/>
          <a:lstStyle/>
          <a:p>
            <a:pPr>
              <a:defRPr sz="1600"/>
            </a:pPr>
            <a:endParaRPr lang="en-US"/>
          </a:p>
        </c:txPr>
        <c:crossAx val="363994112"/>
        <c:crosses val="autoZero"/>
        <c:crossBetween val="midCat"/>
      </c:valAx>
      <c:valAx>
        <c:axId val="363994112"/>
        <c:scaling>
          <c:orientation val="minMax"/>
          <c:max val="30"/>
          <c:min val="10"/>
        </c:scaling>
        <c:axPos val="l"/>
        <c:title>
          <c:tx>
            <c:rich>
              <a:bodyPr rot="-5400000" vert="horz"/>
              <a:lstStyle/>
              <a:p>
                <a:pPr>
                  <a:defRPr sz="1800"/>
                </a:pPr>
                <a:r>
                  <a:rPr lang="en-US" sz="1800"/>
                  <a:t>Temperature (C)</a:t>
                </a:r>
              </a:p>
            </c:rich>
          </c:tx>
          <c:layout>
            <c:manualLayout>
              <c:xMode val="edge"/>
              <c:yMode val="edge"/>
              <c:x val="2.3335665552384241E-2"/>
              <c:y val="0.285990176910974"/>
            </c:manualLayout>
          </c:layout>
        </c:title>
        <c:numFmt formatCode="General" sourceLinked="1"/>
        <c:tickLblPos val="nextTo"/>
        <c:txPr>
          <a:bodyPr/>
          <a:lstStyle/>
          <a:p>
            <a:pPr>
              <a:defRPr sz="1600"/>
            </a:pPr>
            <a:endParaRPr lang="en-US"/>
          </a:p>
        </c:txPr>
        <c:crossAx val="363991424"/>
        <c:crosses val="autoZero"/>
        <c:crossBetween val="midCat"/>
      </c:valAx>
      <c:spPr>
        <a:blipFill>
          <a:blip xmlns:r="http://schemas.openxmlformats.org/officeDocument/2006/relationships" r:embed="rId1"/>
          <a:stretch>
            <a:fillRect/>
          </a:stretch>
        </a:blipFill>
        <a:ln>
          <a:solidFill>
            <a:schemeClr val="tx1">
              <a:lumMod val="65000"/>
              <a:lumOff val="35000"/>
            </a:schemeClr>
          </a:solidFill>
        </a:ln>
        <a:effectLst>
          <a:outerShdw blurRad="50800" dist="38100" dir="2700000" algn="tl" rotWithShape="0">
            <a:schemeClr val="tx1">
              <a:alpha val="40000"/>
            </a:schemeClr>
          </a:outerShdw>
        </a:effectLst>
      </c:spPr>
    </c:plotArea>
    <c:legend>
      <c:legendPos val="r"/>
      <c:legendEntry>
        <c:idx val="2"/>
        <c:delete val="1"/>
      </c:legendEntry>
      <c:layout>
        <c:manualLayout>
          <c:xMode val="edge"/>
          <c:yMode val="edge"/>
          <c:x val="0.65791836995985253"/>
          <c:y val="0.51617031781918365"/>
          <c:w val="0.20009402914903621"/>
          <c:h val="0.27907366274916034"/>
        </c:manualLayout>
      </c:layout>
      <c:txPr>
        <a:bodyPr/>
        <a:lstStyle/>
        <a:p>
          <a:pPr>
            <a:defRPr sz="1200" i="0" baseline="0">
              <a:latin typeface="Georgia" pitchFamily="18" charset="0"/>
              <a:ea typeface="Verdana" pitchFamily="34" charset="0"/>
              <a:cs typeface="Verdana" pitchFamily="34" charset="0"/>
            </a:defRPr>
          </a:pPr>
          <a:endParaRPr lang="en-US"/>
        </a:p>
      </c:txPr>
    </c:legend>
    <c:plotVisOnly val="1"/>
  </c:chart>
  <c:externalData r:id="rId2"/>
  <c:userShapes r:id="rId3"/>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400"/>
              <a:t>Corrosion of Mild Steel</a:t>
            </a:r>
          </a:p>
        </c:rich>
      </c:tx>
      <c:overlay val="1"/>
    </c:title>
    <c:plotArea>
      <c:layout>
        <c:manualLayout>
          <c:layoutTarget val="inner"/>
          <c:xMode val="edge"/>
          <c:yMode val="edge"/>
          <c:x val="0.12170185836507692"/>
          <c:y val="0.12711608317281503"/>
          <c:w val="0.84745335404503008"/>
          <c:h val="0.70620874771605857"/>
        </c:manualLayout>
      </c:layout>
      <c:scatterChart>
        <c:scatterStyle val="lineMarker"/>
        <c:ser>
          <c:idx val="0"/>
          <c:order val="0"/>
          <c:tx>
            <c:strRef>
              <c:f>Sheet3!$H$1</c:f>
              <c:strCache>
                <c:ptCount val="1"/>
                <c:pt idx="0">
                  <c:v>Marine(severe)</c:v>
                </c:pt>
              </c:strCache>
            </c:strRef>
          </c:tx>
          <c:spPr>
            <a:ln w="25400">
              <a:solidFill>
                <a:srgbClr val="00B0F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Sheet3!$H$6:$H$1406</c:f>
              <c:numCache>
                <c:formatCode>General</c:formatCode>
                <c:ptCount val="1401"/>
                <c:pt idx="0">
                  <c:v>109.14316691660078</c:v>
                </c:pt>
                <c:pt idx="1">
                  <c:v>190.98300562505182</c:v>
                </c:pt>
                <c:pt idx="2">
                  <c:v>261.38721247416925</c:v>
                </c:pt>
                <c:pt idx="3">
                  <c:v>324.55532033676002</c:v>
                </c:pt>
                <c:pt idx="4">
                  <c:v>382.52421852338404</c:v>
                </c:pt>
                <c:pt idx="5">
                  <c:v>436.49167310370848</c:v>
                </c:pt>
                <c:pt idx="6">
                  <c:v>535.32216545439246</c:v>
                </c:pt>
                <c:pt idx="7">
                  <c:v>625</c:v>
                </c:pt>
                <c:pt idx="8">
                  <c:v>747.05111981795346</c:v>
                </c:pt>
                <c:pt idx="9">
                  <c:v>857.94976008690548</c:v>
                </c:pt>
                <c:pt idx="14">
                  <c:v>600</c:v>
                </c:pt>
              </c:numCache>
            </c:numRef>
          </c:yVal>
        </c:ser>
        <c:ser>
          <c:idx val="2"/>
          <c:order val="1"/>
          <c:tx>
            <c:strRef>
              <c:f>Sheet3!$I$1</c:f>
              <c:strCache>
                <c:ptCount val="1"/>
                <c:pt idx="0">
                  <c:v>Industrial</c:v>
                </c:pt>
              </c:strCache>
            </c:strRef>
          </c:tx>
          <c:spPr>
            <a:ln w="38100">
              <a:solidFill>
                <a:srgbClr val="4258FC"/>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Sheet3!$I$6:$I$1406</c:f>
              <c:numCache>
                <c:formatCode>General</c:formatCode>
                <c:ptCount val="1401"/>
                <c:pt idx="0">
                  <c:v>71.010205144336467</c:v>
                </c:pt>
                <c:pt idx="1">
                  <c:v>126.7949192431129</c:v>
                </c:pt>
                <c:pt idx="2">
                  <c:v>175.73593128807153</c:v>
                </c:pt>
                <c:pt idx="3">
                  <c:v>220.20410288672875</c:v>
                </c:pt>
                <c:pt idx="4">
                  <c:v>261.38721247416925</c:v>
                </c:pt>
                <c:pt idx="5">
                  <c:v>300</c:v>
                </c:pt>
                <c:pt idx="6">
                  <c:v>371.28129211020365</c:v>
                </c:pt>
                <c:pt idx="7">
                  <c:v>436.49167310370848</c:v>
                </c:pt>
                <c:pt idx="8">
                  <c:v>525.89844660374285</c:v>
                </c:pt>
                <c:pt idx="9">
                  <c:v>607.67343538123453</c:v>
                </c:pt>
                <c:pt idx="14">
                  <c:v>600</c:v>
                </c:pt>
              </c:numCache>
            </c:numRef>
          </c:yVal>
        </c:ser>
        <c:ser>
          <c:idx val="1"/>
          <c:order val="2"/>
          <c:tx>
            <c:strRef>
              <c:f>Sheet3!$J$1</c:f>
              <c:strCache>
                <c:ptCount val="1"/>
                <c:pt idx="0">
                  <c:v>Marine(mild)</c:v>
                </c:pt>
              </c:strCache>
            </c:strRef>
          </c:tx>
          <c:spPr>
            <a:ln>
              <a:solidFill>
                <a:srgbClr val="92D05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Sheet3!$J$6:$J$1406</c:f>
              <c:numCache>
                <c:formatCode>General</c:formatCode>
                <c:ptCount val="1401"/>
                <c:pt idx="0">
                  <c:v>54.772255750516614</c:v>
                </c:pt>
                <c:pt idx="1">
                  <c:v>90.749644694526907</c:v>
                </c:pt>
                <c:pt idx="2">
                  <c:v>120.28822216360425</c:v>
                </c:pt>
                <c:pt idx="3">
                  <c:v>146.05934866804429</c:v>
                </c:pt>
                <c:pt idx="4">
                  <c:v>169.25557847160573</c:v>
                </c:pt>
                <c:pt idx="5">
                  <c:v>190.54037495872984</c:v>
                </c:pt>
                <c:pt idx="6">
                  <c:v>228.90760708064047</c:v>
                </c:pt>
                <c:pt idx="7">
                  <c:v>263.18405556971402</c:v>
                </c:pt>
                <c:pt idx="8">
                  <c:v>309.20916180006338</c:v>
                </c:pt>
                <c:pt idx="9">
                  <c:v>350.54243680330785</c:v>
                </c:pt>
                <c:pt idx="14">
                  <c:v>109.54451150103353</c:v>
                </c:pt>
              </c:numCache>
            </c:numRef>
          </c:yVal>
        </c:ser>
        <c:ser>
          <c:idx val="4"/>
          <c:order val="3"/>
          <c:tx>
            <c:strRef>
              <c:f>Sheet3!$K$1</c:f>
              <c:strCache>
                <c:ptCount val="1"/>
                <c:pt idx="0">
                  <c:v>Urban</c:v>
                </c:pt>
              </c:strCache>
            </c:strRef>
          </c:tx>
          <c:spPr>
            <a:ln>
              <a:solidFill>
                <a:srgbClr val="C0000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Sheet3!$K$6:$K$1406</c:f>
              <c:numCache>
                <c:formatCode>General</c:formatCode>
                <c:ptCount val="1401"/>
                <c:pt idx="0">
                  <c:v>43.3504964841066</c:v>
                </c:pt>
                <c:pt idx="1">
                  <c:v>61.862270776382644</c:v>
                </c:pt>
                <c:pt idx="2">
                  <c:v>76.070810298541389</c:v>
                </c:pt>
                <c:pt idx="3">
                  <c:v>88.050518167160249</c:v>
                </c:pt>
                <c:pt idx="4">
                  <c:v>98.605507539134209</c:v>
                </c:pt>
                <c:pt idx="5">
                  <c:v>108.1483226591033</c:v>
                </c:pt>
                <c:pt idx="6">
                  <c:v>125.09252941053839</c:v>
                </c:pt>
                <c:pt idx="7">
                  <c:v>140.02114478941544</c:v>
                </c:pt>
                <c:pt idx="8">
                  <c:v>159.84323703721671</c:v>
                </c:pt>
                <c:pt idx="9">
                  <c:v>177.48231728244136</c:v>
                </c:pt>
                <c:pt idx="10">
                  <c:v>198.5957162234381</c:v>
                </c:pt>
                <c:pt idx="11">
                  <c:v>243.54287881190521</c:v>
                </c:pt>
                <c:pt idx="12">
                  <c:v>314.81984885144232</c:v>
                </c:pt>
                <c:pt idx="13">
                  <c:v>445.80383997598369</c:v>
                </c:pt>
                <c:pt idx="14">
                  <c:v>1.4142135623730951</c:v>
                </c:pt>
              </c:numCache>
            </c:numRef>
          </c:yVal>
        </c:ser>
        <c:ser>
          <c:idx val="3"/>
          <c:order val="4"/>
          <c:tx>
            <c:strRef>
              <c:f>Sheet3!$L$1</c:f>
              <c:strCache>
                <c:ptCount val="1"/>
                <c:pt idx="0">
                  <c:v>Rural</c:v>
                </c:pt>
              </c:strCache>
            </c:strRef>
          </c:tx>
          <c:spPr>
            <a:ln>
              <a:solidFill>
                <a:schemeClr val="tx1"/>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Sheet3!$L$6:$L$1406</c:f>
              <c:numCache>
                <c:formatCode>General</c:formatCode>
                <c:ptCount val="1401"/>
                <c:pt idx="0">
                  <c:v>7.5974692664795755</c:v>
                </c:pt>
                <c:pt idx="1">
                  <c:v>13.819660112501056</c:v>
                </c:pt>
                <c:pt idx="2">
                  <c:v>19.383318964064287</c:v>
                </c:pt>
                <c:pt idx="3">
                  <c:v>24.502964531088274</c:v>
                </c:pt>
                <c:pt idx="4">
                  <c:v>29.289321881345089</c:v>
                </c:pt>
                <c:pt idx="5">
                  <c:v>33.810499613777239</c:v>
                </c:pt>
                <c:pt idx="6">
                  <c:v>42.229123600033653</c:v>
                </c:pt>
                <c:pt idx="7">
                  <c:v>50</c:v>
                </c:pt>
                <c:pt idx="8">
                  <c:v>60.74268420962624</c:v>
                </c:pt>
                <c:pt idx="9">
                  <c:v>70.642950417960449</c:v>
                </c:pt>
                <c:pt idx="10">
                  <c:v>82.842712474618978</c:v>
                </c:pt>
                <c:pt idx="11">
                  <c:v>109.8076211353316</c:v>
                </c:pt>
                <c:pt idx="12">
                  <c:v>154.50849718747506</c:v>
                </c:pt>
                <c:pt idx="13">
                  <c:v>240.25307335204215</c:v>
                </c:pt>
                <c:pt idx="14">
                  <c:v>100</c:v>
                </c:pt>
              </c:numCache>
            </c:numRef>
          </c:yVal>
        </c:ser>
        <c:axId val="279605248"/>
        <c:axId val="279607168"/>
      </c:scatterChart>
      <c:valAx>
        <c:axId val="279605248"/>
        <c:scaling>
          <c:orientation val="minMax"/>
          <c:max val="10"/>
          <c:min val="0"/>
        </c:scaling>
        <c:axPos val="b"/>
        <c:title>
          <c:tx>
            <c:rich>
              <a:bodyPr/>
              <a:lstStyle/>
              <a:p>
                <a:pPr>
                  <a:defRPr/>
                </a:pPr>
                <a:r>
                  <a:rPr lang="en-US" sz="1400"/>
                  <a:t>Time (years)</a:t>
                </a:r>
              </a:p>
            </c:rich>
          </c:tx>
        </c:title>
        <c:numFmt formatCode="General" sourceLinked="1"/>
        <c:tickLblPos val="nextTo"/>
        <c:crossAx val="279607168"/>
        <c:crosses val="autoZero"/>
        <c:crossBetween val="midCat"/>
      </c:valAx>
      <c:valAx>
        <c:axId val="279607168"/>
        <c:scaling>
          <c:orientation val="minMax"/>
          <c:max val="700"/>
          <c:min val="0"/>
        </c:scaling>
        <c:axPos val="l"/>
        <c:title>
          <c:tx>
            <c:rich>
              <a:bodyPr rot="-5400000" vert="horz"/>
              <a:lstStyle/>
              <a:p>
                <a:pPr>
                  <a:defRPr/>
                </a:pPr>
                <a:r>
                  <a:rPr lang="en-US" sz="1400"/>
                  <a:t>Corrosion (microns)</a:t>
                </a:r>
              </a:p>
            </c:rich>
          </c:tx>
        </c:title>
        <c:numFmt formatCode="General" sourceLinked="1"/>
        <c:tickLblPos val="nextTo"/>
        <c:crossAx val="279605248"/>
        <c:crosses val="autoZero"/>
        <c:crossBetween val="midCat"/>
      </c:valAx>
      <c:spPr>
        <a:noFill/>
      </c:spPr>
    </c:plotArea>
    <c:legend>
      <c:legendPos val="r"/>
      <c:layout>
        <c:manualLayout>
          <c:xMode val="edge"/>
          <c:yMode val="edge"/>
          <c:x val="0.17591961719070909"/>
          <c:y val="0.23201397532948334"/>
          <c:w val="0.22617922759655038"/>
          <c:h val="0.26670957500997189"/>
        </c:manualLayout>
      </c:layout>
    </c:legend>
    <c:plotVisOnly val="1"/>
  </c:chart>
  <c:externalData r:id="rId1"/>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400"/>
              <a:t>Corrosion of Mild Steel</a:t>
            </a:r>
          </a:p>
        </c:rich>
      </c:tx>
      <c:overlay val="1"/>
    </c:title>
    <c:plotArea>
      <c:layout>
        <c:manualLayout>
          <c:layoutTarget val="inner"/>
          <c:xMode val="edge"/>
          <c:yMode val="edge"/>
          <c:x val="0.12170185836507692"/>
          <c:y val="0.12711608317281498"/>
          <c:w val="0.84745335404503008"/>
          <c:h val="0.72602489954242666"/>
        </c:manualLayout>
      </c:layout>
      <c:scatterChart>
        <c:scatterStyle val="lineMarker"/>
        <c:ser>
          <c:idx val="0"/>
          <c:order val="0"/>
          <c:tx>
            <c:strRef>
              <c:f>Sheet3!$H$1</c:f>
              <c:strCache>
                <c:ptCount val="1"/>
                <c:pt idx="0">
                  <c:v>Marine(severe)</c:v>
                </c:pt>
              </c:strCache>
            </c:strRef>
          </c:tx>
          <c:spPr>
            <a:ln w="25400">
              <a:solidFill>
                <a:srgbClr val="00B0F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Sheet3!$H$6:$H$1406</c:f>
              <c:numCache>
                <c:formatCode>General</c:formatCode>
                <c:ptCount val="1401"/>
                <c:pt idx="0">
                  <c:v>109.14316691660078</c:v>
                </c:pt>
                <c:pt idx="1">
                  <c:v>190.98300562505182</c:v>
                </c:pt>
                <c:pt idx="2">
                  <c:v>261.38721247416925</c:v>
                </c:pt>
                <c:pt idx="3">
                  <c:v>324.55532033676002</c:v>
                </c:pt>
                <c:pt idx="4">
                  <c:v>382.52421852338404</c:v>
                </c:pt>
                <c:pt idx="5">
                  <c:v>436.49167310370848</c:v>
                </c:pt>
                <c:pt idx="6">
                  <c:v>535.32216545439246</c:v>
                </c:pt>
                <c:pt idx="7">
                  <c:v>625</c:v>
                </c:pt>
                <c:pt idx="8">
                  <c:v>747.05111981795346</c:v>
                </c:pt>
                <c:pt idx="9">
                  <c:v>857.94976008690548</c:v>
                </c:pt>
                <c:pt idx="14">
                  <c:v>600</c:v>
                </c:pt>
              </c:numCache>
            </c:numRef>
          </c:yVal>
        </c:ser>
        <c:ser>
          <c:idx val="2"/>
          <c:order val="1"/>
          <c:tx>
            <c:strRef>
              <c:f>Sheet3!$I$1</c:f>
              <c:strCache>
                <c:ptCount val="1"/>
                <c:pt idx="0">
                  <c:v>Industrial</c:v>
                </c:pt>
              </c:strCache>
            </c:strRef>
          </c:tx>
          <c:spPr>
            <a:ln w="38100">
              <a:solidFill>
                <a:srgbClr val="4258FC"/>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Sheet3!$I$6:$I$1406</c:f>
              <c:numCache>
                <c:formatCode>General</c:formatCode>
                <c:ptCount val="1401"/>
                <c:pt idx="0">
                  <c:v>71.010205144336467</c:v>
                </c:pt>
                <c:pt idx="1">
                  <c:v>126.7949192431129</c:v>
                </c:pt>
                <c:pt idx="2">
                  <c:v>175.73593128807153</c:v>
                </c:pt>
                <c:pt idx="3">
                  <c:v>220.20410288672875</c:v>
                </c:pt>
                <c:pt idx="4">
                  <c:v>261.38721247416925</c:v>
                </c:pt>
                <c:pt idx="5">
                  <c:v>300</c:v>
                </c:pt>
                <c:pt idx="6">
                  <c:v>371.28129211020365</c:v>
                </c:pt>
                <c:pt idx="7">
                  <c:v>436.49167310370848</c:v>
                </c:pt>
                <c:pt idx="8">
                  <c:v>525.89844660374285</c:v>
                </c:pt>
                <c:pt idx="9">
                  <c:v>607.67343538123453</c:v>
                </c:pt>
                <c:pt idx="14">
                  <c:v>600</c:v>
                </c:pt>
              </c:numCache>
            </c:numRef>
          </c:yVal>
        </c:ser>
        <c:ser>
          <c:idx val="1"/>
          <c:order val="2"/>
          <c:tx>
            <c:strRef>
              <c:f>Sheet3!$J$1</c:f>
              <c:strCache>
                <c:ptCount val="1"/>
                <c:pt idx="0">
                  <c:v>Marine(mild)</c:v>
                </c:pt>
              </c:strCache>
            </c:strRef>
          </c:tx>
          <c:spPr>
            <a:ln>
              <a:solidFill>
                <a:srgbClr val="92D05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Sheet3!$J$6:$J$1406</c:f>
              <c:numCache>
                <c:formatCode>General</c:formatCode>
                <c:ptCount val="1401"/>
                <c:pt idx="0">
                  <c:v>54.772255750516614</c:v>
                </c:pt>
                <c:pt idx="1">
                  <c:v>90.749644694526907</c:v>
                </c:pt>
                <c:pt idx="2">
                  <c:v>120.28822216360425</c:v>
                </c:pt>
                <c:pt idx="3">
                  <c:v>146.05934866804429</c:v>
                </c:pt>
                <c:pt idx="4">
                  <c:v>169.25557847160573</c:v>
                </c:pt>
                <c:pt idx="5">
                  <c:v>190.54037495872984</c:v>
                </c:pt>
                <c:pt idx="6">
                  <c:v>228.90760708064047</c:v>
                </c:pt>
                <c:pt idx="7">
                  <c:v>263.18405556971402</c:v>
                </c:pt>
                <c:pt idx="8">
                  <c:v>309.20916180006338</c:v>
                </c:pt>
                <c:pt idx="9">
                  <c:v>350.54243680330785</c:v>
                </c:pt>
                <c:pt idx="14">
                  <c:v>109.54451150103353</c:v>
                </c:pt>
              </c:numCache>
            </c:numRef>
          </c:yVal>
        </c:ser>
        <c:ser>
          <c:idx val="4"/>
          <c:order val="3"/>
          <c:tx>
            <c:strRef>
              <c:f>Sheet3!$K$1</c:f>
              <c:strCache>
                <c:ptCount val="1"/>
                <c:pt idx="0">
                  <c:v>Urban</c:v>
                </c:pt>
              </c:strCache>
            </c:strRef>
          </c:tx>
          <c:spPr>
            <a:ln>
              <a:solidFill>
                <a:srgbClr val="C0000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Sheet3!$K$6:$K$1406</c:f>
              <c:numCache>
                <c:formatCode>General</c:formatCode>
                <c:ptCount val="1401"/>
                <c:pt idx="0">
                  <c:v>43.3504964841066</c:v>
                </c:pt>
                <c:pt idx="1">
                  <c:v>61.862270776382644</c:v>
                </c:pt>
                <c:pt idx="2">
                  <c:v>76.070810298541389</c:v>
                </c:pt>
                <c:pt idx="3">
                  <c:v>88.050518167160249</c:v>
                </c:pt>
                <c:pt idx="4">
                  <c:v>98.605507539134209</c:v>
                </c:pt>
                <c:pt idx="5">
                  <c:v>108.1483226591033</c:v>
                </c:pt>
                <c:pt idx="6">
                  <c:v>125.09252941053839</c:v>
                </c:pt>
                <c:pt idx="7">
                  <c:v>140.02114478941544</c:v>
                </c:pt>
                <c:pt idx="8">
                  <c:v>159.84323703721671</c:v>
                </c:pt>
                <c:pt idx="9">
                  <c:v>177.48231728244136</c:v>
                </c:pt>
                <c:pt idx="10">
                  <c:v>198.5957162234381</c:v>
                </c:pt>
                <c:pt idx="11">
                  <c:v>243.54287881190521</c:v>
                </c:pt>
                <c:pt idx="12">
                  <c:v>314.81984885144232</c:v>
                </c:pt>
                <c:pt idx="13">
                  <c:v>445.80383997598369</c:v>
                </c:pt>
                <c:pt idx="14">
                  <c:v>1.4142135623730951</c:v>
                </c:pt>
              </c:numCache>
            </c:numRef>
          </c:yVal>
        </c:ser>
        <c:ser>
          <c:idx val="3"/>
          <c:order val="4"/>
          <c:tx>
            <c:strRef>
              <c:f>Sheet3!$L$1</c:f>
              <c:strCache>
                <c:ptCount val="1"/>
                <c:pt idx="0">
                  <c:v>Rural</c:v>
                </c:pt>
              </c:strCache>
            </c:strRef>
          </c:tx>
          <c:spPr>
            <a:ln>
              <a:solidFill>
                <a:schemeClr val="tx1"/>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Sheet3!$L$6:$L$1406</c:f>
              <c:numCache>
                <c:formatCode>General</c:formatCode>
                <c:ptCount val="1401"/>
                <c:pt idx="0">
                  <c:v>7.5974692664795755</c:v>
                </c:pt>
                <c:pt idx="1">
                  <c:v>13.819660112501056</c:v>
                </c:pt>
                <c:pt idx="2">
                  <c:v>19.383318964064287</c:v>
                </c:pt>
                <c:pt idx="3">
                  <c:v>24.502964531088274</c:v>
                </c:pt>
                <c:pt idx="4">
                  <c:v>29.289321881345089</c:v>
                </c:pt>
                <c:pt idx="5">
                  <c:v>33.810499613777239</c:v>
                </c:pt>
                <c:pt idx="6">
                  <c:v>42.229123600033653</c:v>
                </c:pt>
                <c:pt idx="7">
                  <c:v>50</c:v>
                </c:pt>
                <c:pt idx="8">
                  <c:v>60.74268420962624</c:v>
                </c:pt>
                <c:pt idx="9">
                  <c:v>70.642950417960449</c:v>
                </c:pt>
                <c:pt idx="10">
                  <c:v>82.842712474618978</c:v>
                </c:pt>
                <c:pt idx="11">
                  <c:v>109.8076211353316</c:v>
                </c:pt>
                <c:pt idx="12">
                  <c:v>154.50849718747506</c:v>
                </c:pt>
                <c:pt idx="13">
                  <c:v>240.25307335204215</c:v>
                </c:pt>
                <c:pt idx="14">
                  <c:v>100</c:v>
                </c:pt>
              </c:numCache>
            </c:numRef>
          </c:yVal>
        </c:ser>
        <c:axId val="279626880"/>
        <c:axId val="279628800"/>
      </c:scatterChart>
      <c:valAx>
        <c:axId val="279626880"/>
        <c:scaling>
          <c:logBase val="10"/>
          <c:orientation val="minMax"/>
          <c:max val="100"/>
          <c:min val="1"/>
        </c:scaling>
        <c:axPos val="b"/>
        <c:title>
          <c:tx>
            <c:rich>
              <a:bodyPr/>
              <a:lstStyle/>
              <a:p>
                <a:pPr>
                  <a:defRPr/>
                </a:pPr>
                <a:r>
                  <a:rPr lang="en-US" sz="1400"/>
                  <a:t>Time (years)</a:t>
                </a:r>
              </a:p>
            </c:rich>
          </c:tx>
          <c:layout>
            <c:manualLayout>
              <c:xMode val="edge"/>
              <c:yMode val="edge"/>
              <c:x val="0.44352047408098538"/>
              <c:y val="0.90864109353588007"/>
            </c:manualLayout>
          </c:layout>
        </c:title>
        <c:numFmt formatCode="General" sourceLinked="1"/>
        <c:tickLblPos val="nextTo"/>
        <c:crossAx val="279628800"/>
        <c:crosses val="autoZero"/>
        <c:crossBetween val="midCat"/>
      </c:valAx>
      <c:valAx>
        <c:axId val="279628800"/>
        <c:scaling>
          <c:logBase val="10"/>
          <c:orientation val="minMax"/>
          <c:max val="1000"/>
          <c:min val="1"/>
        </c:scaling>
        <c:axPos val="l"/>
        <c:title>
          <c:tx>
            <c:rich>
              <a:bodyPr rot="-5400000" vert="horz"/>
              <a:lstStyle/>
              <a:p>
                <a:pPr>
                  <a:defRPr/>
                </a:pPr>
                <a:r>
                  <a:rPr lang="en-US" sz="1400"/>
                  <a:t>Corrosion (microns)</a:t>
                </a:r>
              </a:p>
            </c:rich>
          </c:tx>
        </c:title>
        <c:numFmt formatCode="General" sourceLinked="1"/>
        <c:tickLblPos val="nextTo"/>
        <c:crossAx val="279626880"/>
        <c:crosses val="autoZero"/>
        <c:crossBetween val="midCat"/>
      </c:valAx>
      <c:spPr>
        <a:blipFill>
          <a:blip xmlns:r="http://schemas.openxmlformats.org/officeDocument/2006/relationships" r:embed="rId1"/>
          <a:stretch>
            <a:fillRect/>
          </a:stretch>
        </a:blipFill>
      </c:spPr>
    </c:plotArea>
    <c:legend>
      <c:legendPos val="r"/>
      <c:layout>
        <c:manualLayout>
          <c:xMode val="edge"/>
          <c:yMode val="edge"/>
          <c:x val="0.74508061492313826"/>
          <c:y val="0.56534723123888975"/>
          <c:w val="0.22617922759655038"/>
          <c:h val="0.26670957500997178"/>
        </c:manualLayout>
      </c:layout>
    </c:legend>
    <c:plotVisOnly val="1"/>
  </c:chart>
  <c:externalData r:id="rId2"/>
  <c:userShapes r:id="rId3"/>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400"/>
              <a:t>Corrosion of Mild Steel</a:t>
            </a:r>
          </a:p>
        </c:rich>
      </c:tx>
      <c:overlay val="1"/>
    </c:title>
    <c:plotArea>
      <c:layout>
        <c:manualLayout>
          <c:layoutTarget val="inner"/>
          <c:xMode val="edge"/>
          <c:yMode val="edge"/>
          <c:x val="0.12170185836507692"/>
          <c:y val="0.12711608317281445"/>
          <c:w val="0.84745335404503008"/>
          <c:h val="0.76289811095670312"/>
        </c:manualLayout>
      </c:layout>
      <c:scatterChart>
        <c:scatterStyle val="lineMarker"/>
        <c:ser>
          <c:idx val="0"/>
          <c:order val="0"/>
          <c:tx>
            <c:strRef>
              <c:f>Corrosion!$H$1</c:f>
              <c:strCache>
                <c:ptCount val="1"/>
                <c:pt idx="0">
                  <c:v>Marine(severe)</c:v>
                </c:pt>
              </c:strCache>
            </c:strRef>
          </c:tx>
          <c:spPr>
            <a:ln w="25400">
              <a:solidFill>
                <a:srgbClr val="00B0F0"/>
              </a:solidFill>
              <a:prstDash val="sysDot"/>
            </a:ln>
          </c:spPr>
          <c:marker>
            <c:symbol val="none"/>
          </c:marker>
          <c:xVal>
            <c:numRef>
              <c:f>Corrosion!$G$7:$G$1407</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Corrosion!$H$7:$H$1407</c:f>
              <c:numCache>
                <c:formatCode>General</c:formatCode>
                <c:ptCount val="1401"/>
                <c:pt idx="0">
                  <c:v>105.60415135787592</c:v>
                </c:pt>
                <c:pt idx="1">
                  <c:v>180.27756220091953</c:v>
                </c:pt>
                <c:pt idx="2">
                  <c:v>243.09874493519581</c:v>
                </c:pt>
                <c:pt idx="3">
                  <c:v>298.69364341104273</c:v>
                </c:pt>
                <c:pt idx="4">
                  <c:v>349.22096869165119</c:v>
                </c:pt>
                <c:pt idx="5">
                  <c:v>395.91700029189394</c:v>
                </c:pt>
                <c:pt idx="6">
                  <c:v>480.74015743949934</c:v>
                </c:pt>
                <c:pt idx="7">
                  <c:v>557.08829069602052</c:v>
                </c:pt>
                <c:pt idx="8">
                  <c:v>660.26251285303158</c:v>
                </c:pt>
                <c:pt idx="9">
                  <c:v>753.42713346254845</c:v>
                </c:pt>
                <c:pt idx="14">
                  <c:v>360.55512754639886</c:v>
                </c:pt>
              </c:numCache>
            </c:numRef>
          </c:yVal>
        </c:ser>
        <c:ser>
          <c:idx val="2"/>
          <c:order val="1"/>
          <c:tx>
            <c:strRef>
              <c:f>Corrosion!$I$1</c:f>
              <c:strCache>
                <c:ptCount val="1"/>
                <c:pt idx="0">
                  <c:v>Industrial</c:v>
                </c:pt>
              </c:strCache>
            </c:strRef>
          </c:tx>
          <c:spPr>
            <a:ln w="38100">
              <a:solidFill>
                <a:srgbClr val="4258FC"/>
              </a:solidFill>
              <a:prstDash val="sysDot"/>
            </a:ln>
          </c:spPr>
          <c:marker>
            <c:symbol val="none"/>
          </c:marker>
          <c:xVal>
            <c:numRef>
              <c:f>Corrosion!$G$7:$G$1407</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Corrosion!$I$7:$I$1407</c:f>
              <c:numCache>
                <c:formatCode>General</c:formatCode>
                <c:ptCount val="1401"/>
                <c:pt idx="0">
                  <c:v>73.205080393408636</c:v>
                </c:pt>
                <c:pt idx="1">
                  <c:v>127.13489693217639</c:v>
                </c:pt>
                <c:pt idx="2">
                  <c:v>173.20507900591977</c:v>
                </c:pt>
                <c:pt idx="3">
                  <c:v>214.35935081348032</c:v>
                </c:pt>
                <c:pt idx="4">
                  <c:v>252.00858024822</c:v>
                </c:pt>
                <c:pt idx="5">
                  <c:v>286.97556797120166</c:v>
                </c:pt>
                <c:pt idx="6">
                  <c:v>350.8404119640366</c:v>
                </c:pt>
                <c:pt idx="7">
                  <c:v>408.63622963410324</c:v>
                </c:pt>
                <c:pt idx="8">
                  <c:v>487.110100682954</c:v>
                </c:pt>
                <c:pt idx="9">
                  <c:v>558.26438740260005</c:v>
                </c:pt>
                <c:pt idx="14">
                  <c:v>346.41016151377545</c:v>
                </c:pt>
              </c:numCache>
            </c:numRef>
          </c:yVal>
        </c:ser>
        <c:ser>
          <c:idx val="1"/>
          <c:order val="2"/>
          <c:tx>
            <c:strRef>
              <c:f>Corrosion!$J$1</c:f>
              <c:strCache>
                <c:ptCount val="1"/>
                <c:pt idx="0">
                  <c:v>Marine(mild)</c:v>
                </c:pt>
              </c:strCache>
            </c:strRef>
          </c:tx>
          <c:spPr>
            <a:ln>
              <a:solidFill>
                <a:srgbClr val="92D050"/>
              </a:solidFill>
              <a:prstDash val="sysDot"/>
            </a:ln>
          </c:spPr>
          <c:marker>
            <c:symbol val="none"/>
          </c:marker>
          <c:xVal>
            <c:numRef>
              <c:f>Corrosion!$G$7:$G$1407</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Corrosion!$J$7:$J$1407</c:f>
              <c:numCache>
                <c:formatCode>General</c:formatCode>
                <c:ptCount val="1401"/>
                <c:pt idx="0">
                  <c:v>55.572580692323037</c:v>
                </c:pt>
                <c:pt idx="1">
                  <c:v>94.868328977662969</c:v>
                </c:pt>
                <c:pt idx="2">
                  <c:v>127.92702223733255</c:v>
                </c:pt>
                <c:pt idx="3">
                  <c:v>157.1829931618135</c:v>
                </c:pt>
                <c:pt idx="4">
                  <c:v>183.77223066070891</c:v>
                </c:pt>
                <c:pt idx="5">
                  <c:v>208.34530805159343</c:v>
                </c:pt>
                <c:pt idx="6">
                  <c:v>252.982206171142</c:v>
                </c:pt>
                <c:pt idx="7">
                  <c:v>293.1592516901942</c:v>
                </c:pt>
                <c:pt idx="8">
                  <c:v>347.45311904733705</c:v>
                </c:pt>
                <c:pt idx="9">
                  <c:v>396.47958562010137</c:v>
                </c:pt>
                <c:pt idx="14">
                  <c:v>189.73665961010272</c:v>
                </c:pt>
              </c:numCache>
            </c:numRef>
          </c:yVal>
        </c:ser>
        <c:ser>
          <c:idx val="4"/>
          <c:order val="3"/>
          <c:tx>
            <c:strRef>
              <c:f>Corrosion!$K$1</c:f>
              <c:strCache>
                <c:ptCount val="1"/>
                <c:pt idx="0">
                  <c:v>Urban</c:v>
                </c:pt>
              </c:strCache>
            </c:strRef>
          </c:tx>
          <c:spPr>
            <a:ln>
              <a:solidFill>
                <a:srgbClr val="C00000"/>
              </a:solidFill>
              <a:prstDash val="sysDot"/>
            </a:ln>
          </c:spPr>
          <c:marker>
            <c:symbol val="none"/>
          </c:marker>
          <c:xVal>
            <c:numRef>
              <c:f>Corrosion!$G$7:$G$1407</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Corrosion!$K$7:$K$1407</c:f>
              <c:numCache>
                <c:formatCode>General</c:formatCode>
                <c:ptCount val="1401"/>
                <c:pt idx="0">
                  <c:v>41.997323414140048</c:v>
                </c:pt>
                <c:pt idx="1">
                  <c:v>62.952129931871063</c:v>
                </c:pt>
                <c:pt idx="2">
                  <c:v>75.552828325878949</c:v>
                </c:pt>
                <c:pt idx="3">
                  <c:v>83.517186876446885</c:v>
                </c:pt>
                <c:pt idx="4">
                  <c:v>88.67176198890003</c:v>
                </c:pt>
                <c:pt idx="5">
                  <c:v>92.051955673127722</c:v>
                </c:pt>
                <c:pt idx="6">
                  <c:v>95.769931830526943</c:v>
                </c:pt>
                <c:pt idx="7">
                  <c:v>97.418678050593655</c:v>
                </c:pt>
                <c:pt idx="8">
                  <c:v>98.352935309955029</c:v>
                </c:pt>
                <c:pt idx="9">
                  <c:v>98.633506740620689</c:v>
                </c:pt>
                <c:pt idx="10">
                  <c:v>98.729933991077814</c:v>
                </c:pt>
                <c:pt idx="11">
                  <c:v>98.753873536794742</c:v>
                </c:pt>
                <c:pt idx="12">
                  <c:v>98.754320009584731</c:v>
                </c:pt>
                <c:pt idx="13">
                  <c:v>98.754320159409787</c:v>
                </c:pt>
                <c:pt idx="14">
                  <c:v>167.33200530681515</c:v>
                </c:pt>
              </c:numCache>
            </c:numRef>
          </c:yVal>
        </c:ser>
        <c:ser>
          <c:idx val="3"/>
          <c:order val="4"/>
          <c:tx>
            <c:strRef>
              <c:f>Corrosion!$L$1</c:f>
              <c:strCache>
                <c:ptCount val="1"/>
                <c:pt idx="0">
                  <c:v>Rural</c:v>
                </c:pt>
              </c:strCache>
            </c:strRef>
          </c:tx>
          <c:spPr>
            <a:ln>
              <a:solidFill>
                <a:schemeClr val="tx1"/>
              </a:solidFill>
              <a:prstDash val="sysDot"/>
            </a:ln>
          </c:spPr>
          <c:marker>
            <c:symbol val="none"/>
          </c:marker>
          <c:xVal>
            <c:numRef>
              <c:f>Corrosion!$G$7:$G$1407</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Corrosion!$L$7:$L$1407</c:f>
              <c:numCache>
                <c:formatCode>General</c:formatCode>
                <c:ptCount val="1401"/>
                <c:pt idx="0">
                  <c:v>8.1245932923141186</c:v>
                </c:pt>
                <c:pt idx="1">
                  <c:v>14.414031596946543</c:v>
                </c:pt>
                <c:pt idx="2">
                  <c:v>19.413653827995319</c:v>
                </c:pt>
                <c:pt idx="3">
                  <c:v>23.426095451019339</c:v>
                </c:pt>
                <c:pt idx="4">
                  <c:v>26.663865208789133</c:v>
                </c:pt>
                <c:pt idx="5">
                  <c:v>29.285855694179816</c:v>
                </c:pt>
                <c:pt idx="6">
                  <c:v>33.145794771679384</c:v>
                </c:pt>
                <c:pt idx="7">
                  <c:v>35.70551638088039</c:v>
                </c:pt>
                <c:pt idx="8">
                  <c:v>38.035413390722681</c:v>
                </c:pt>
                <c:pt idx="9">
                  <c:v>39.306940301399607</c:v>
                </c:pt>
                <c:pt idx="10">
                  <c:v>40.155882376146131</c:v>
                </c:pt>
                <c:pt idx="11">
                  <c:v>40.753537477463446</c:v>
                </c:pt>
                <c:pt idx="12">
                  <c:v>40.845272956047275</c:v>
                </c:pt>
                <c:pt idx="13">
                  <c:v>40.846984181358344</c:v>
                </c:pt>
                <c:pt idx="14">
                  <c:v>1449.1376746189437</c:v>
                </c:pt>
              </c:numCache>
            </c:numRef>
          </c:yVal>
        </c:ser>
        <c:axId val="283474176"/>
        <c:axId val="283877760"/>
      </c:scatterChart>
      <c:valAx>
        <c:axId val="283474176"/>
        <c:scaling>
          <c:logBase val="10"/>
          <c:orientation val="minMax"/>
          <c:max val="100"/>
          <c:min val="1"/>
        </c:scaling>
        <c:axPos val="b"/>
        <c:title>
          <c:tx>
            <c:rich>
              <a:bodyPr/>
              <a:lstStyle/>
              <a:p>
                <a:pPr>
                  <a:defRPr/>
                </a:pPr>
                <a:r>
                  <a:rPr lang="en-US" sz="1400"/>
                  <a:t>Time (years)</a:t>
                </a:r>
              </a:p>
            </c:rich>
          </c:tx>
        </c:title>
        <c:numFmt formatCode="General" sourceLinked="1"/>
        <c:tickLblPos val="nextTo"/>
        <c:crossAx val="283877760"/>
        <c:crosses val="autoZero"/>
        <c:crossBetween val="midCat"/>
      </c:valAx>
      <c:valAx>
        <c:axId val="283877760"/>
        <c:scaling>
          <c:logBase val="10"/>
          <c:orientation val="minMax"/>
          <c:max val="1000"/>
          <c:min val="1"/>
        </c:scaling>
        <c:axPos val="l"/>
        <c:majorGridlines>
          <c:spPr>
            <a:ln w="3175">
              <a:solidFill>
                <a:schemeClr val="bg1">
                  <a:lumMod val="85000"/>
                </a:schemeClr>
              </a:solidFill>
              <a:prstDash val="sysDot"/>
            </a:ln>
          </c:spPr>
        </c:majorGridlines>
        <c:minorGridlines>
          <c:spPr>
            <a:ln w="6350">
              <a:solidFill>
                <a:schemeClr val="bg1">
                  <a:lumMod val="85000"/>
                </a:schemeClr>
              </a:solidFill>
              <a:prstDash val="sysDot"/>
            </a:ln>
          </c:spPr>
        </c:minorGridlines>
        <c:title>
          <c:tx>
            <c:rich>
              <a:bodyPr rot="-5400000" vert="horz"/>
              <a:lstStyle/>
              <a:p>
                <a:pPr>
                  <a:defRPr/>
                </a:pPr>
                <a:r>
                  <a:rPr lang="en-US" sz="1400"/>
                  <a:t>Corrosion (microns)</a:t>
                </a:r>
              </a:p>
            </c:rich>
          </c:tx>
        </c:title>
        <c:numFmt formatCode="General" sourceLinked="1"/>
        <c:tickLblPos val="nextTo"/>
        <c:crossAx val="283474176"/>
        <c:crosses val="autoZero"/>
        <c:crossBetween val="midCat"/>
      </c:valAx>
      <c:spPr>
        <a:blipFill>
          <a:blip xmlns:r="http://schemas.openxmlformats.org/officeDocument/2006/relationships" r:embed="rId1"/>
          <a:stretch>
            <a:fillRect/>
          </a:stretch>
        </a:blipFill>
      </c:spPr>
    </c:plotArea>
    <c:legend>
      <c:legendPos val="r"/>
      <c:layout>
        <c:manualLayout>
          <c:xMode val="edge"/>
          <c:yMode val="edge"/>
          <c:x val="0.74508061492313582"/>
          <c:y val="0.56534723123888608"/>
          <c:w val="0.22617922759655038"/>
          <c:h val="0.26670957500997078"/>
        </c:manualLayout>
      </c:layout>
    </c:legend>
    <c:plotVisOnly val="1"/>
  </c:chart>
  <c:externalData r:id="rId2"/>
  <c:userShapes r:id="rId3"/>
</c:chartSpace>
</file>

<file path=word/drawings/drawing1.xml><?xml version="1.0" encoding="utf-8"?>
<c:userShapes xmlns:c="http://schemas.openxmlformats.org/drawingml/2006/chart">
  <cdr:relSizeAnchor xmlns:cdr="http://schemas.openxmlformats.org/drawingml/2006/chartDrawing">
    <cdr:from>
      <cdr:x>0.19312</cdr:x>
      <cdr:y>0.41183</cdr:y>
    </cdr:from>
    <cdr:to>
      <cdr:x>0.32885</cdr:x>
      <cdr:y>0.57621</cdr:y>
    </cdr:to>
    <cdr:sp macro="" textlink="">
      <cdr:nvSpPr>
        <cdr:cNvPr id="3" name="TextBox 2"/>
        <cdr:cNvSpPr txBox="1"/>
      </cdr:nvSpPr>
      <cdr:spPr>
        <a:xfrm xmlns:a="http://schemas.openxmlformats.org/drawingml/2006/main">
          <a:off x="1055875" y="1584753"/>
          <a:ext cx="742083" cy="632551"/>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t>cosh</a:t>
          </a:r>
          <a:r>
            <a:rPr lang="en-US" sz="1100" baseline="30000"/>
            <a:t>-1</a:t>
          </a:r>
        </a:p>
        <a:p xmlns:a="http://schemas.openxmlformats.org/drawingml/2006/main">
          <a:endParaRPr lang="en-US" sz="1100" baseline="30000"/>
        </a:p>
        <a:p xmlns:a="http://schemas.openxmlformats.org/drawingml/2006/main">
          <a:r>
            <a:rPr lang="en-US" sz="1100" baseline="0"/>
            <a:t>cos</a:t>
          </a:r>
          <a:r>
            <a:rPr lang="en-US" sz="1100" baseline="30000"/>
            <a:t>-1</a:t>
          </a:r>
        </a:p>
      </cdr:txBody>
    </cdr:sp>
  </cdr:relSizeAnchor>
</c:userShapes>
</file>

<file path=word/drawings/drawing2.xml><?xml version="1.0" encoding="utf-8"?>
<c:userShapes xmlns:c="http://schemas.openxmlformats.org/drawingml/2006/chart">
  <cdr:relSizeAnchor xmlns:cdr="http://schemas.openxmlformats.org/drawingml/2006/chartDrawing">
    <cdr:from>
      <cdr:x>0.18368</cdr:x>
      <cdr:y>0.11725</cdr:y>
    </cdr:from>
    <cdr:to>
      <cdr:x>0.4949</cdr:x>
      <cdr:y>0.20796</cdr:y>
    </cdr:to>
    <cdr:sp macro="" textlink="">
      <cdr:nvSpPr>
        <cdr:cNvPr id="2" name="TextBox 1"/>
        <cdr:cNvSpPr txBox="1"/>
      </cdr:nvSpPr>
      <cdr:spPr>
        <a:xfrm xmlns:a="http://schemas.openxmlformats.org/drawingml/2006/main">
          <a:off x="1028725" y="504815"/>
          <a:ext cx="1743050" cy="390534"/>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u="sng"/>
            <a:t>Dispersive</a:t>
          </a:r>
          <a:r>
            <a:rPr lang="en-US" sz="1100" u="sng" baseline="0"/>
            <a:t> Diffusion Model</a:t>
          </a:r>
          <a:endParaRPr lang="en-US" sz="1100" u="sng"/>
        </a:p>
      </cdr:txBody>
    </cdr:sp>
  </cdr:relSizeAnchor>
</c:userShapes>
</file>

<file path=word/drawings/drawing3.xml><?xml version="1.0" encoding="utf-8"?>
<c:userShapes xmlns:c="http://schemas.openxmlformats.org/drawingml/2006/chart">
  <cdr:relSizeAnchor xmlns:cdr="http://schemas.openxmlformats.org/drawingml/2006/chartDrawing">
    <cdr:from>
      <cdr:x>0.68878</cdr:x>
      <cdr:y>0.50221</cdr:y>
    </cdr:from>
    <cdr:to>
      <cdr:x>1</cdr:x>
      <cdr:y>0.59292</cdr:y>
    </cdr:to>
    <cdr:sp macro="" textlink="">
      <cdr:nvSpPr>
        <cdr:cNvPr id="2" name="TextBox 1"/>
        <cdr:cNvSpPr txBox="1"/>
      </cdr:nvSpPr>
      <cdr:spPr>
        <a:xfrm xmlns:a="http://schemas.openxmlformats.org/drawingml/2006/main">
          <a:off x="3933823" y="2162176"/>
          <a:ext cx="1743075" cy="39052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u="sng"/>
            <a:t>Dispersive</a:t>
          </a:r>
          <a:r>
            <a:rPr lang="en-US" sz="1100" u="sng" baseline="0"/>
            <a:t> Diffusion Model</a:t>
          </a:r>
          <a:endParaRPr lang="en-US" sz="1100" u="sng"/>
        </a:p>
      </cdr:txBody>
    </cdr:sp>
  </cdr:relSizeAnchor>
</c:userShapes>
</file>

<file path=word/drawings/drawing4.xml><?xml version="1.0" encoding="utf-8"?>
<c:userShapes xmlns:c="http://schemas.openxmlformats.org/drawingml/2006/chart">
  <cdr:relSizeAnchor xmlns:cdr="http://schemas.openxmlformats.org/drawingml/2006/chartDrawing">
    <cdr:from>
      <cdr:x>0.68878</cdr:x>
      <cdr:y>0.50221</cdr:y>
    </cdr:from>
    <cdr:to>
      <cdr:x>1</cdr:x>
      <cdr:y>0.59292</cdr:y>
    </cdr:to>
    <cdr:sp macro="" textlink="">
      <cdr:nvSpPr>
        <cdr:cNvPr id="2" name="TextBox 1"/>
        <cdr:cNvSpPr txBox="1"/>
      </cdr:nvSpPr>
      <cdr:spPr>
        <a:xfrm xmlns:a="http://schemas.openxmlformats.org/drawingml/2006/main">
          <a:off x="3933823" y="2162176"/>
          <a:ext cx="1743075" cy="39052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u="sng"/>
            <a:t>Dispersive</a:t>
          </a:r>
          <a:r>
            <a:rPr lang="en-US" sz="1100" u="sng" baseline="0"/>
            <a:t> Diffusion Model</a:t>
          </a:r>
          <a:endParaRPr lang="en-US" sz="1100" u="sng"/>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9584EC0B01946D29D13118433780A08"/>
        <w:category>
          <w:name w:val="General"/>
          <w:gallery w:val="placeholder"/>
        </w:category>
        <w:types>
          <w:type w:val="bbPlcHdr"/>
        </w:types>
        <w:behaviors>
          <w:behavior w:val="content"/>
        </w:behaviors>
        <w:guid w:val="{F66CD710-47F1-4DB3-AEE9-70058787A398}"/>
      </w:docPartPr>
      <w:docPartBody>
        <w:p w:rsidR="00580416" w:rsidRDefault="002C5422" w:rsidP="002C5422">
          <w:pPr>
            <w:pStyle w:val="69584EC0B01946D29D13118433780A08"/>
          </w:pPr>
          <w:r>
            <w:t>[Type the document title]</w:t>
          </w:r>
        </w:p>
      </w:docPartBody>
    </w:docPart>
    <w:docPart>
      <w:docPartPr>
        <w:name w:val="E65D84E0D2804DB8895E3B495338031E"/>
        <w:category>
          <w:name w:val="General"/>
          <w:gallery w:val="placeholder"/>
        </w:category>
        <w:types>
          <w:type w:val="bbPlcHdr"/>
        </w:types>
        <w:behaviors>
          <w:behavior w:val="content"/>
        </w:behaviors>
        <w:guid w:val="{8F62DD8B-F88C-44C7-8838-8B5560D378AD}"/>
      </w:docPartPr>
      <w:docPartBody>
        <w:p w:rsidR="00580416" w:rsidRDefault="002C5422" w:rsidP="002C5422">
          <w:pPr>
            <w:pStyle w:val="E65D84E0D2804DB8895E3B495338031E"/>
          </w:pPr>
          <w: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C5422"/>
    <w:rsid w:val="00063EB8"/>
    <w:rsid w:val="00067F1B"/>
    <w:rsid w:val="002C5422"/>
    <w:rsid w:val="00580416"/>
    <w:rsid w:val="005D7CA7"/>
    <w:rsid w:val="00734278"/>
    <w:rsid w:val="00CF01E9"/>
    <w:rsid w:val="00D50796"/>
    <w:rsid w:val="00E93A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4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584EC0B01946D29D13118433780A08">
    <w:name w:val="69584EC0B01946D29D13118433780A08"/>
    <w:rsid w:val="002C5422"/>
  </w:style>
  <w:style w:type="paragraph" w:customStyle="1" w:styleId="E65D84E0D2804DB8895E3B495338031E">
    <w:name w:val="E65D84E0D2804DB8895E3B495338031E"/>
    <w:rsid w:val="002C542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2013-01-15T00:00:00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A4C71E-80B1-43D1-88F1-ADB4B158A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17</Pages>
  <Words>3660</Words>
  <Characters>20862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Volume 3: Dispersion Characterization</vt:lpstr>
    </vt:vector>
  </TitlesOfParts>
  <Company>Customer Solutions BAE Systems</Company>
  <LinksUpToDate>false</LinksUpToDate>
  <CharactersWithSpaces>24474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3: Dispersion Characterization</dc:title>
  <dc:creator>pukitepa</dc:creator>
  <cp:lastModifiedBy>pukitepa</cp:lastModifiedBy>
  <cp:revision>21</cp:revision>
  <cp:lastPrinted>2012-05-10T22:53:00Z</cp:lastPrinted>
  <dcterms:created xsi:type="dcterms:W3CDTF">2012-12-17T18:12:00Z</dcterms:created>
  <dcterms:modified xsi:type="dcterms:W3CDTF">2013-01-16T20:45:00Z</dcterms:modified>
</cp:coreProperties>
</file>