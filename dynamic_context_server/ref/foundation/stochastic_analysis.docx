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Override PartName="/customXml/itemProps1.xml" ContentType="application/vnd.openxmlformats-officedocument.customXmlProperties+xml"/>
  <Override PartName="/word/diagrams/data1.xml" ContentType="application/vnd.openxmlformats-officedocument.drawingml.diagramData+xml"/>
  <Override PartName="/word/comments.xml" ContentType="application/vnd.openxmlformats-officedocument.wordprocessingml.comments+xml"/>
  <Default Extension="emf" ContentType="image/x-emf"/>
  <Override PartName="/word/diagrams/colors1.xml" ContentType="application/vnd.openxmlformats-officedocument.drawingml.diagramColor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charts/chart6.xml" ContentType="application/vnd.openxmlformats-officedocument.drawingml.chart+xml"/>
  <Override PartName="/word/charts/chart7.xml" ContentType="application/vnd.openxmlformats-officedocument.drawingml.chart+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Default Extension="sldx" ContentType="application/vnd.openxmlformats-officedocument.presentationml.slide"/>
  <Override PartName="/word/diagrams/layout1.xml" ContentType="application/vnd.openxmlformats-officedocument.drawingml.diagramLayout+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EFD" w:rsidRPr="00671EFD" w:rsidRDefault="007655A3" w:rsidP="00F84056">
      <w:pPr>
        <w:pStyle w:val="ChapterTitle"/>
        <w:rPr>
          <w:ins w:id="1" w:author="pukitepa" w:date="2013-01-15T08:47:00Z"/>
          <w:rPrChange w:id="2" w:author="pukitepa" w:date="2013-01-15T08:50:00Z">
            <w:rPr>
              <w:ins w:id="3" w:author="pukitepa" w:date="2013-01-15T08:47:00Z"/>
              <w:rStyle w:val="ChapterNumber"/>
            </w:rPr>
          </w:rPrChange>
        </w:rPr>
      </w:pPr>
      <w:bookmarkStart w:id="4" w:name="X88286"/>
      <w:bookmarkStart w:id="5" w:name="OLE_LINK1"/>
      <w:bookmarkStart w:id="6" w:name="OLE_LINK2"/>
      <w:del w:id="7" w:author="pukitepa" w:date="2013-01-15T08:51:00Z">
        <w:r w:rsidRPr="00671EFD" w:rsidDel="00671EFD">
          <w:rPr>
            <w:rPrChange w:id="8" w:author="pukitepa" w:date="2013-01-15T08:50:00Z">
              <w:rPr>
                <w:rStyle w:val="ChapterNumber"/>
                <w:lang w:eastAsia="zh-TW"/>
              </w:rPr>
            </w:rPrChange>
          </w:rPr>
          <w:pict>
            <v:shapetype id="_x0000_t202" coordsize="21600,21600" o:spt="202" path="m,l,21600r21600,l21600,xe">
              <v:stroke joinstyle="miter"/>
              <v:path gradientshapeok="t" o:connecttype="rect"/>
            </v:shapetype>
            <v:shape id="_x0000_s1026" type="#_x0000_t202" style="position:absolute;left:0;text-align:left;margin-left:-37.35pt;margin-top:-71.9pt;width:150.2pt;height:55.6pt;z-index:251659776;mso-width-relative:margin;mso-height-relative:margin" fillcolor="white [3201]" strokecolor="#c2d69b [1942]" strokeweight="1pt">
              <v:fill color2="#d6e3bc [1302]" focusposition="1" focussize="" focus="100%" type="gradient"/>
              <v:shadow on="t" type="perspective" color="#4e6128 [1606]" opacity=".5" offset="1pt" offset2="-3pt"/>
              <v:textbox style="mso-next-textbox:#_x0000_s1026">
                <w:txbxContent>
                  <w:p w:rsidR="00671EFD" w:rsidRPr="000C6E7F" w:rsidRDefault="00671EFD">
                    <w:pPr>
                      <w:rPr>
                        <w:rFonts w:ascii="Arial Narrow" w:hAnsi="Arial Narrow"/>
                        <w:sz w:val="16"/>
                        <w:szCs w:val="16"/>
                      </w:rPr>
                    </w:pPr>
                    <w:r>
                      <w:rPr>
                        <w:rFonts w:ascii="Arial Narrow" w:hAnsi="Arial Narrow"/>
                        <w:sz w:val="16"/>
                        <w:szCs w:val="16"/>
                      </w:rPr>
                      <w:t xml:space="preserve">This paper covers the detailed modeling we will require to produce </w:t>
                    </w:r>
                    <w:proofErr w:type="spellStart"/>
                    <w:r>
                      <w:rPr>
                        <w:rFonts w:ascii="Arial Narrow" w:hAnsi="Arial Narrow"/>
                        <w:sz w:val="16"/>
                        <w:szCs w:val="16"/>
                      </w:rPr>
                      <w:t>e</w:t>
                    </w:r>
                    <w:del w:id="9" w:author="pukitepa" w:date="2013-01-15T08:51:00Z">
                      <w:r w:rsidDel="00671EFD">
                        <w:rPr>
                          <w:rFonts w:ascii="Arial Narrow" w:hAnsi="Arial Narrow"/>
                          <w:sz w:val="16"/>
                          <w:szCs w:val="16"/>
                        </w:rPr>
                        <w:delText>n</w:delText>
                      </w:r>
                    </w:del>
                    <w:r>
                      <w:rPr>
                        <w:rFonts w:ascii="Arial Narrow" w:hAnsi="Arial Narrow"/>
                        <w:sz w:val="16"/>
                        <w:szCs w:val="16"/>
                      </w:rPr>
                      <w:t>vironmental</w:t>
                    </w:r>
                    <w:proofErr w:type="spellEnd"/>
                    <w:r>
                      <w:rPr>
                        <w:rFonts w:ascii="Arial Narrow" w:hAnsi="Arial Narrow"/>
                        <w:sz w:val="16"/>
                        <w:szCs w:val="16"/>
                      </w:rPr>
                      <w:t xml:space="preserve"> contexts for C2M2L. For critical reviews, please mark up and send to </w:t>
                    </w:r>
                    <w:hyperlink r:id="rId9" w:history="1">
                      <w:r w:rsidRPr="00055F8C">
                        <w:rPr>
                          <w:rStyle w:val="Hyperlink"/>
                          <w:rFonts w:ascii="Arial Narrow" w:hAnsi="Arial Narrow"/>
                          <w:sz w:val="16"/>
                          <w:szCs w:val="16"/>
                        </w:rPr>
                        <w:t>paul.pukite@baesystems.com</w:t>
                      </w:r>
                    </w:hyperlink>
                    <w:r>
                      <w:rPr>
                        <w:rFonts w:ascii="Arial Narrow" w:hAnsi="Arial Narrow"/>
                        <w:sz w:val="16"/>
                        <w:szCs w:val="16"/>
                      </w:rPr>
                      <w:t xml:space="preserve"> … in process</w:t>
                    </w:r>
                  </w:p>
                </w:txbxContent>
              </v:textbox>
            </v:shape>
          </w:pict>
        </w:r>
      </w:del>
      <w:r w:rsidR="00F80F91" w:rsidRPr="00671EFD">
        <w:rPr>
          <w:rPrChange w:id="10" w:author="pukitepa" w:date="2013-01-15T08:50:00Z">
            <w:rPr>
              <w:rStyle w:val="ChapterNumber"/>
            </w:rPr>
          </w:rPrChange>
        </w:rPr>
        <w:t>Stochastic Analysis for Context Modeling</w:t>
      </w:r>
    </w:p>
    <w:p w:rsidR="00671EFD" w:rsidRDefault="00671EFD" w:rsidP="00F84056">
      <w:pPr>
        <w:pStyle w:val="Authoraffiliation"/>
        <w:rPr>
          <w:ins w:id="11" w:author="pukitepa" w:date="2013-01-15T08:51:00Z"/>
          <w:rStyle w:val="ChapterNumber"/>
        </w:rPr>
        <w:pPrChange w:id="12" w:author="pukitepa" w:date="2013-01-15T09:07:00Z">
          <w:pPr>
            <w:pStyle w:val="ChapterTitle"/>
          </w:pPr>
        </w:pPrChange>
      </w:pPr>
      <w:ins w:id="13" w:author="pukitepa" w:date="2013-01-15T08:51:00Z">
        <w:r>
          <w:rPr>
            <w:rStyle w:val="ChapterNumber"/>
          </w:rPr>
          <w:t xml:space="preserve">Paul Pukite, Steve Bankes, Dan </w:t>
        </w:r>
        <w:r w:rsidRPr="00F84056">
          <w:rPr>
            <w:rPrChange w:id="14" w:author="pukitepa" w:date="2013-01-15T09:06:00Z">
              <w:rPr>
                <w:rStyle w:val="ChapterNumber"/>
              </w:rPr>
            </w:rPrChange>
          </w:rPr>
          <w:t>Challou</w:t>
        </w:r>
      </w:ins>
    </w:p>
    <w:p w:rsidR="009A7260" w:rsidRDefault="00671EFD" w:rsidP="00F91A5F">
      <w:pPr>
        <w:pStyle w:val="Authoraffiliation"/>
        <w:rPr>
          <w:ins w:id="15" w:author="pukitepa" w:date="2013-01-15T08:51:00Z"/>
          <w:rStyle w:val="ChapterNumber"/>
        </w:rPr>
        <w:pPrChange w:id="16" w:author="pukitepa" w:date="2013-01-15T10:14:00Z">
          <w:pPr>
            <w:pStyle w:val="ChapterTitle"/>
          </w:pPr>
        </w:pPrChange>
      </w:pPr>
      <w:ins w:id="17" w:author="pukitepa" w:date="2013-01-15T08:51:00Z">
        <w:r>
          <w:rPr>
            <w:rStyle w:val="ChapterNumber"/>
          </w:rPr>
          <w:t xml:space="preserve">BAE </w:t>
        </w:r>
        <w:r w:rsidRPr="00F84056">
          <w:rPr>
            <w:rPrChange w:id="18" w:author="pukitepa" w:date="2013-01-15T09:06:00Z">
              <w:rPr>
                <w:rStyle w:val="ChapterNumber"/>
              </w:rPr>
            </w:rPrChange>
          </w:rPr>
          <w:t>Systems</w:t>
        </w:r>
      </w:ins>
      <w:r w:rsidR="006879C2" w:rsidRPr="006879C2">
        <w:rPr>
          <w:rStyle w:val="ChapterNumber"/>
        </w:rPr>
        <w:t xml:space="preserve"> </w:t>
      </w:r>
      <w:bookmarkEnd w:id="4"/>
      <w:ins w:id="19" w:author="steven.bankes" w:date="2012-12-17T15:38:00Z">
        <w:r w:rsidR="0017519E">
          <w:rPr>
            <w:rStyle w:val="ChapterNumber"/>
          </w:rPr>
          <w:t xml:space="preserve">  </w:t>
        </w:r>
      </w:ins>
    </w:p>
    <w:p w:rsidR="00671EFD" w:rsidRPr="00671EFD" w:rsidRDefault="00671EFD" w:rsidP="00671EFD">
      <w:pPr>
        <w:rPr>
          <w:rPrChange w:id="20" w:author="pukitepa" w:date="2013-01-15T08:51:00Z">
            <w:rPr>
              <w:rStyle w:val="ChapterNumber"/>
            </w:rPr>
          </w:rPrChange>
        </w:rPr>
        <w:pPrChange w:id="21" w:author="pukitepa" w:date="2013-01-15T08:51:00Z">
          <w:pPr>
            <w:pStyle w:val="ChapterTitle"/>
          </w:pPr>
        </w:pPrChange>
      </w:pPr>
    </w:p>
    <w:bookmarkEnd w:id="5"/>
    <w:bookmarkEnd w:id="6"/>
    <w:p w:rsidR="009A7260" w:rsidRDefault="009A7260" w:rsidP="009A7260">
      <w:pPr>
        <w:pStyle w:val="Extract"/>
        <w:rPr>
          <w:noProof/>
        </w:rPr>
      </w:pPr>
      <w:r w:rsidRPr="001920F0">
        <w:rPr>
          <w:b/>
          <w:noProof/>
        </w:rPr>
        <w:t xml:space="preserve">Abstract: </w:t>
      </w:r>
      <w:ins w:id="22" w:author="steven.bankes" w:date="2012-12-17T15:35:00Z">
        <w:r w:rsidR="007655A3" w:rsidRPr="007655A3">
          <w:rPr>
            <w:noProof/>
            <w:rPrChange w:id="23" w:author="steven.bankes" w:date="2012-12-17T15:37:00Z">
              <w:rPr>
                <w:b/>
                <w:noProof/>
              </w:rPr>
            </w:rPrChange>
          </w:rPr>
          <w:t>Models of the physical environment play an important role supporting Model Based Engineering (MBE).</w:t>
        </w:r>
        <w:r w:rsidR="0017519E">
          <w:rPr>
            <w:b/>
            <w:noProof/>
          </w:rPr>
          <w:t xml:space="preserve"> </w:t>
        </w:r>
      </w:ins>
      <w:del w:id="24" w:author="steven.bankes" w:date="2012-12-17T15:36:00Z">
        <w:r w:rsidR="00F80F91" w:rsidDel="0017519E">
          <w:rPr>
            <w:noProof/>
          </w:rPr>
          <w:delText>Many common behaviors in the natural science contain similar patterns</w:delText>
        </w:r>
        <w:r w:rsidDel="0017519E">
          <w:rPr>
            <w:noProof/>
          </w:rPr>
          <w:delText>.</w:delText>
        </w:r>
        <w:r w:rsidR="00F80F91" w:rsidDel="0017519E">
          <w:rPr>
            <w:noProof/>
          </w:rPr>
          <w:delText xml:space="preserve"> These are often related by</w:delText>
        </w:r>
      </w:del>
      <w:ins w:id="25" w:author="steven.bankes" w:date="2012-12-17T15:37:00Z">
        <w:r w:rsidR="0017519E">
          <w:rPr>
            <w:noProof/>
          </w:rPr>
          <w:t>This papers describes how</w:t>
        </w:r>
      </w:ins>
      <w:r w:rsidR="00F80F91">
        <w:rPr>
          <w:noProof/>
        </w:rPr>
        <w:t xml:space="preserve"> fundamental principles</w:t>
      </w:r>
      <w:r w:rsidR="004A6B3A">
        <w:rPr>
          <w:noProof/>
        </w:rPr>
        <w:t xml:space="preserve"> of thermodynamics and statistical physics</w:t>
      </w:r>
      <w:ins w:id="26" w:author="steven.bankes" w:date="2012-12-17T15:38:00Z">
        <w:r w:rsidR="0017519E">
          <w:rPr>
            <w:noProof/>
          </w:rPr>
          <w:t xml:space="preserve"> can be utilized to create compact parameterized models capable to statistically capturing the patterns exhibited in wide range of environmental contexts</w:t>
        </w:r>
      </w:ins>
      <w:r w:rsidR="00F80F91">
        <w:rPr>
          <w:noProof/>
        </w:rPr>
        <w:t>.</w:t>
      </w:r>
      <w:r w:rsidR="00405352">
        <w:rPr>
          <w:noProof/>
        </w:rPr>
        <w:t xml:space="preserve"> </w:t>
      </w:r>
      <w:ins w:id="27" w:author="steven.bankes" w:date="2012-12-17T15:40:00Z">
        <w:r w:rsidR="0017519E">
          <w:rPr>
            <w:noProof/>
          </w:rPr>
          <w:t>Such models will allow more efficient and systematic assessment of the strengths and weaknesses of candidate designs than is possible using benchmark datasets or test tracks</w:t>
        </w:r>
      </w:ins>
      <w:ins w:id="28" w:author="steven.bankes" w:date="2012-12-17T15:41:00Z">
        <w:r w:rsidR="0017519E">
          <w:rPr>
            <w:noProof/>
          </w:rPr>
          <w:t>, and this can play an important role in</w:t>
        </w:r>
        <w:r w:rsidR="005A60A2">
          <w:rPr>
            <w:noProof/>
          </w:rPr>
          <w:t xml:space="preserve"> </w:t>
        </w:r>
      </w:ins>
      <w:ins w:id="29" w:author="steven.bankes" w:date="2012-12-17T15:43:00Z">
        <w:r w:rsidR="005A60A2">
          <w:rPr>
            <w:noProof/>
          </w:rPr>
          <w:t>utilizing computer simulation to produce better designs of complext cyber-physical systems</w:t>
        </w:r>
      </w:ins>
      <w:ins w:id="30" w:author="steven.bankes" w:date="2012-12-17T15:41:00Z">
        <w:r w:rsidR="005A60A2">
          <w:rPr>
            <w:noProof/>
          </w:rPr>
          <w:t xml:space="preserve"> more</w:t>
        </w:r>
      </w:ins>
      <w:ins w:id="31" w:author="steven.bankes" w:date="2012-12-17T15:44:00Z">
        <w:r w:rsidR="005A60A2">
          <w:rPr>
            <w:noProof/>
          </w:rPr>
          <w:t xml:space="preserve"> quickly, affordably, and reliably. </w:t>
        </w:r>
      </w:ins>
      <w:ins w:id="32" w:author="steven.bankes" w:date="2012-12-17T15:42:00Z">
        <w:r w:rsidR="005A60A2">
          <w:rPr>
            <w:noProof/>
          </w:rPr>
          <w:t xml:space="preserve"> </w:t>
        </w:r>
      </w:ins>
      <w:r w:rsidR="00405352">
        <w:rPr>
          <w:noProof/>
        </w:rPr>
        <w:t xml:space="preserve">This </w:t>
      </w:r>
      <w:ins w:id="33" w:author="steven.bankes" w:date="2012-12-17T15:45:00Z">
        <w:r w:rsidR="005A60A2">
          <w:rPr>
            <w:noProof/>
          </w:rPr>
          <w:t xml:space="preserve">is the first in a </w:t>
        </w:r>
      </w:ins>
      <w:r w:rsidR="00405352">
        <w:rPr>
          <w:noProof/>
        </w:rPr>
        <w:t>series of papers</w:t>
      </w:r>
      <w:r w:rsidR="004A6B3A">
        <w:rPr>
          <w:noProof/>
        </w:rPr>
        <w:t xml:space="preserve"> </w:t>
      </w:r>
      <w:del w:id="34" w:author="steven.bankes" w:date="2012-12-17T15:45:00Z">
        <w:r w:rsidR="004A6B3A" w:rsidDel="005A60A2">
          <w:rPr>
            <w:noProof/>
          </w:rPr>
          <w:delText>sets forth a set of approaches for the basic probability</w:delText>
        </w:r>
      </w:del>
      <w:ins w:id="35" w:author="steven.bankes" w:date="2012-12-17T15:46:00Z">
        <w:r w:rsidR="00A91DAE">
          <w:rPr>
            <w:noProof/>
          </w:rPr>
          <w:t xml:space="preserve"> on the statistical </w:t>
        </w:r>
      </w:ins>
      <w:ins w:id="36" w:author="steven.bankes" w:date="2012-12-17T15:45:00Z">
        <w:r w:rsidR="00A91DAE">
          <w:rPr>
            <w:noProof/>
          </w:rPr>
          <w:t>descri</w:t>
        </w:r>
      </w:ins>
      <w:ins w:id="37" w:author="steven.bankes" w:date="2012-12-17T15:46:00Z">
        <w:r w:rsidR="00A91DAE">
          <w:rPr>
            <w:noProof/>
          </w:rPr>
          <w:t xml:space="preserve">ption of </w:t>
        </w:r>
      </w:ins>
      <w:del w:id="38" w:author="steven.bankes" w:date="2012-12-17T15:46:00Z">
        <w:r w:rsidR="004A6B3A" w:rsidDel="00A91DAE">
          <w:rPr>
            <w:noProof/>
          </w:rPr>
          <w:delText xml:space="preserve"> categories that several </w:delText>
        </w:r>
      </w:del>
      <w:r w:rsidR="004A6B3A">
        <w:rPr>
          <w:noProof/>
        </w:rPr>
        <w:t>natural processes</w:t>
      </w:r>
      <w:del w:id="39" w:author="steven.bankes" w:date="2012-12-17T15:47:00Z">
        <w:r w:rsidR="004A6B3A" w:rsidDel="00A91DAE">
          <w:rPr>
            <w:noProof/>
          </w:rPr>
          <w:delText xml:space="preserve"> belong to</w:delText>
        </w:r>
      </w:del>
      <w:r w:rsidR="004A6B3A">
        <w:rPr>
          <w:noProof/>
        </w:rPr>
        <w:t>.</w:t>
      </w:r>
      <w:ins w:id="40" w:author="steven.bankes" w:date="2012-12-17T15:47:00Z">
        <w:r w:rsidR="00A91DAE">
          <w:rPr>
            <w:noProof/>
          </w:rPr>
          <w:t xml:space="preserve"> Subsequent papers in this series will treat specific examples in greater detail than provided in this overview.</w:t>
        </w:r>
      </w:ins>
    </w:p>
    <w:p w:rsidR="009A7260" w:rsidRPr="00552B1E" w:rsidRDefault="00021FFF" w:rsidP="009A7260">
      <w:pPr>
        <w:pStyle w:val="HeadingRunIn"/>
        <w:outlineLvl w:val="0"/>
      </w:pPr>
      <w:r>
        <w:t>Preface</w:t>
      </w:r>
    </w:p>
    <w:p w:rsidR="006A0DFD" w:rsidRDefault="006A0DFD" w:rsidP="001A4F42">
      <w:pPr>
        <w:pStyle w:val="BodyAfterHead"/>
        <w:rPr>
          <w:ins w:id="41" w:author="steven.bankes" w:date="2012-12-17T16:01:00Z"/>
        </w:rPr>
      </w:pPr>
      <w:ins w:id="42" w:author="steven.bankes" w:date="2012-12-17T15:53:00Z">
        <w:r>
          <w:t>Models of natural and man-made</w:t>
        </w:r>
      </w:ins>
      <w:ins w:id="43" w:author="steven.bankes" w:date="2012-12-17T16:00:00Z">
        <w:r>
          <w:t xml:space="preserve"> environmental</w:t>
        </w:r>
      </w:ins>
      <w:ins w:id="44" w:author="steven.bankes" w:date="2012-12-17T15:53:00Z">
        <w:r>
          <w:t xml:space="preserve"> contexts are important for a variety of purposes, in particular </w:t>
        </w:r>
      </w:ins>
      <w:ins w:id="45" w:author="steven.bankes" w:date="2012-12-17T15:54:00Z">
        <w:r>
          <w:t>to</w:t>
        </w:r>
      </w:ins>
      <w:ins w:id="46" w:author="steven.bankes" w:date="2012-12-17T15:53:00Z">
        <w:r>
          <w:t xml:space="preserve"> support </w:t>
        </w:r>
      </w:ins>
      <w:ins w:id="47" w:author="steven.bankes" w:date="2012-12-17T15:54:00Z">
        <w:r>
          <w:t xml:space="preserve">computational </w:t>
        </w:r>
      </w:ins>
      <w:ins w:id="48" w:author="steven.bankes" w:date="2012-12-17T15:53:00Z">
        <w:r>
          <w:t>assess</w:t>
        </w:r>
      </w:ins>
      <w:ins w:id="49" w:author="steven.bankes" w:date="2012-12-17T15:54:00Z">
        <w:r>
          <w:t>ment of</w:t>
        </w:r>
      </w:ins>
      <w:ins w:id="50" w:author="steven.bankes" w:date="2012-12-17T15:53:00Z">
        <w:r>
          <w:t xml:space="preserve"> the perfor</w:t>
        </w:r>
      </w:ins>
      <w:ins w:id="51" w:author="steven.bankes" w:date="2012-12-17T15:54:00Z">
        <w:r>
          <w:t>mance of candidate design</w:t>
        </w:r>
      </w:ins>
      <w:ins w:id="52" w:author="steven.bankes" w:date="2012-12-17T15:55:00Z">
        <w:r>
          <w:t>s</w:t>
        </w:r>
      </w:ins>
      <w:ins w:id="53" w:author="steven.bankes" w:date="2012-12-17T15:54:00Z">
        <w:r>
          <w:t xml:space="preserve"> for engineered systems. </w:t>
        </w:r>
      </w:ins>
      <w:ins w:id="54" w:author="steven.bankes" w:date="2012-12-17T15:56:00Z">
        <w:r>
          <w:t xml:space="preserve">Vehicles perform on roads or other terrain, </w:t>
        </w:r>
      </w:ins>
      <w:ins w:id="55" w:author="steven.bankes" w:date="2012-12-17T15:58:00Z">
        <w:r>
          <w:t xml:space="preserve">and </w:t>
        </w:r>
      </w:ins>
      <w:ins w:id="56" w:author="steven.bankes" w:date="2012-12-17T15:56:00Z">
        <w:r>
          <w:t xml:space="preserve">both mobile and static engineered structures must contend with wind, waves, precipitation, and corrosion. Much of the value of engineered </w:t>
        </w:r>
      </w:ins>
      <w:ins w:id="57" w:author="steven.bankes" w:date="2012-12-17T15:57:00Z">
        <w:r>
          <w:t>systems comes from the</w:t>
        </w:r>
      </w:ins>
      <w:ins w:id="58" w:author="steven.bankes" w:date="2012-12-17T16:00:00Z">
        <w:r>
          <w:t>ir</w:t>
        </w:r>
      </w:ins>
      <w:ins w:id="59" w:author="steven.bankes" w:date="2012-12-17T15:57:00Z">
        <w:r>
          <w:t xml:space="preserve"> performance in the context of the environments in which they operate. Consequently, </w:t>
        </w:r>
      </w:ins>
      <w:ins w:id="60" w:author="steven.bankes" w:date="2012-12-17T15:58:00Z">
        <w:r>
          <w:t xml:space="preserve">reliable assessment of candidate </w:t>
        </w:r>
      </w:ins>
      <w:ins w:id="61" w:author="steven.bankes" w:date="2012-12-17T15:59:00Z">
        <w:r>
          <w:t xml:space="preserve">engineering </w:t>
        </w:r>
      </w:ins>
      <w:ins w:id="62" w:author="steven.bankes" w:date="2012-12-17T15:58:00Z">
        <w:r>
          <w:t>designs requires models of potential operational contexts</w:t>
        </w:r>
      </w:ins>
      <w:ins w:id="63" w:author="steven.bankes" w:date="2012-12-17T16:01:00Z">
        <w:r>
          <w:t xml:space="preserve"> that accurately capture both the variability and overarching patterns presented by these environments</w:t>
        </w:r>
      </w:ins>
      <w:ins w:id="64" w:author="steven.bankes" w:date="2012-12-17T15:58:00Z">
        <w:r>
          <w:t>.</w:t>
        </w:r>
      </w:ins>
    </w:p>
    <w:p w:rsidR="009F381A" w:rsidRDefault="00F150C4" w:rsidP="001A4F42">
      <w:pPr>
        <w:pStyle w:val="BodyAfterHead"/>
        <w:rPr>
          <w:ins w:id="65" w:author="steven.bankes" w:date="2012-12-17T16:39:00Z"/>
        </w:rPr>
      </w:pPr>
      <w:ins w:id="66" w:author="steven.bankes" w:date="2012-12-17T16:08:00Z">
        <w:r>
          <w:t xml:space="preserve">Without computer simulation, candidate designs must be physically tested on sample deployed environments, for example test tracks. One aspiration for Model Based Engineering (MBE) is to achieve cost and other savings by replacing physical testing with testing through simulation.  This requires validated models of the context environment that perform at least as well as a physical test in revealing design problems. However, </w:t>
        </w:r>
      </w:ins>
      <w:ins w:id="67" w:author="steven.bankes" w:date="2012-12-17T16:28:00Z">
        <w:r w:rsidR="000249CD">
          <w:t>simulation based testing can provide value beyond the elimination of physical testing.</w:t>
        </w:r>
      </w:ins>
      <w:ins w:id="68" w:author="steven.bankes" w:date="2012-12-17T15:54:00Z">
        <w:r w:rsidR="006A0DFD">
          <w:t xml:space="preserve"> </w:t>
        </w:r>
      </w:ins>
      <w:del w:id="69" w:author="steven.bankes" w:date="2012-12-17T16:29:00Z">
        <w:r w:rsidR="00F80F91" w:rsidDel="000249CD">
          <w:delText xml:space="preserve">Whenever we </w:delText>
        </w:r>
        <w:r w:rsidR="00D4125D" w:rsidDel="000249CD">
          <w:delText xml:space="preserve">discover new </w:delText>
        </w:r>
        <w:r w:rsidR="00F80F91" w:rsidDel="000249CD">
          <w:delText xml:space="preserve">patterns in </w:delText>
        </w:r>
        <w:r w:rsidR="00D4125D" w:rsidDel="000249CD">
          <w:delText xml:space="preserve">our </w:delText>
        </w:r>
        <w:r w:rsidR="00A91808" w:rsidDel="000249CD">
          <w:delText xml:space="preserve">natural </w:delText>
        </w:r>
        <w:r w:rsidR="00D4125D" w:rsidDel="000249CD">
          <w:delText>environment</w:delText>
        </w:r>
        <w:r w:rsidR="00F80F91" w:rsidDel="000249CD">
          <w:delText xml:space="preserve">, we </w:delText>
        </w:r>
        <w:r w:rsidR="00FF193D" w:rsidDel="000249CD">
          <w:delText xml:space="preserve">can often take </w:delText>
        </w:r>
        <w:r w:rsidR="00EC0D5E" w:rsidDel="000249CD">
          <w:delText xml:space="preserve">technical </w:delText>
        </w:r>
        <w:r w:rsidR="00FF193D" w:rsidDel="000249CD">
          <w:delText xml:space="preserve">advantage of the </w:delText>
        </w:r>
        <w:r w:rsidR="00134F47" w:rsidDel="000249CD">
          <w:delText xml:space="preserve">gained </w:delText>
        </w:r>
        <w:r w:rsidR="00B77891" w:rsidDel="000249CD">
          <w:delText>knowledge</w:delText>
        </w:r>
        <w:r w:rsidR="00FF193D" w:rsidDel="000249CD">
          <w:delText xml:space="preserve">. In many cases, we </w:delText>
        </w:r>
        <w:r w:rsidR="00134F47" w:rsidDel="000249CD">
          <w:delText>can</w:delText>
        </w:r>
        <w:r w:rsidR="00FF193D" w:rsidDel="000249CD">
          <w:delText xml:space="preserve"> </w:delText>
        </w:r>
        <w:r w:rsidR="00F80F91" w:rsidDel="000249CD">
          <w:delText>characteriz</w:delText>
        </w:r>
        <w:r w:rsidR="00D4125D" w:rsidDel="000249CD">
          <w:delText>e</w:delText>
        </w:r>
        <w:r w:rsidR="00F80F91" w:rsidDel="000249CD">
          <w:delText xml:space="preserve"> and then </w:delText>
        </w:r>
        <w:r w:rsidR="00D4125D" w:rsidDel="000249CD">
          <w:delText xml:space="preserve">potentially </w:delText>
        </w:r>
        <w:r w:rsidR="00F80F91" w:rsidDel="000249CD">
          <w:delText>appl</w:delText>
        </w:r>
        <w:r w:rsidR="00D4125D" w:rsidDel="000249CD">
          <w:delText>y</w:delText>
        </w:r>
        <w:r w:rsidR="00F80F91" w:rsidDel="000249CD">
          <w:delText xml:space="preserve"> the </w:delText>
        </w:r>
        <w:r w:rsidR="00D4125D" w:rsidDel="000249CD">
          <w:delText>information</w:delText>
        </w:r>
        <w:r w:rsidR="00F80F91" w:rsidDel="000249CD">
          <w:delText xml:space="preserve"> to </w:delText>
        </w:r>
        <w:r w:rsidR="00221201" w:rsidDel="000249CD">
          <w:delText xml:space="preserve">everyday situations and </w:delText>
        </w:r>
        <w:r w:rsidR="00F80F91" w:rsidRPr="00A91808" w:rsidDel="000249CD">
          <w:rPr>
            <w:i/>
          </w:rPr>
          <w:delText>contexts</w:delText>
        </w:r>
        <w:r w:rsidR="00F80F91" w:rsidDel="000249CD">
          <w:delText xml:space="preserve">, such as transportation and energy </w:delText>
        </w:r>
        <w:r w:rsidR="000E319E" w:rsidDel="000249CD">
          <w:delText>use</w:delText>
        </w:r>
        <w:r w:rsidR="00F80F91" w:rsidDel="000249CD">
          <w:delText xml:space="preserve">. </w:delText>
        </w:r>
        <w:r w:rsidR="00A91808" w:rsidDel="000249CD">
          <w:delText xml:space="preserve">More and more frequently </w:delText>
        </w:r>
        <w:r w:rsidR="000E319E" w:rsidDel="000249CD">
          <w:delText>we find that a</w:delText>
        </w:r>
        <w:r w:rsidR="00AC4C68" w:rsidRPr="00221201" w:rsidDel="000249CD">
          <w:delText>ppl</w:delText>
        </w:r>
        <w:r w:rsidR="000E319E" w:rsidDel="000249CD">
          <w:delText>ying</w:delText>
        </w:r>
        <w:r w:rsidR="00AC4C68" w:rsidRPr="00221201" w:rsidDel="000249CD">
          <w:delText xml:space="preserve"> </w:delText>
        </w:r>
        <w:r w:rsidR="000E319E" w:rsidDel="000249CD">
          <w:delText xml:space="preserve">contextual </w:delText>
        </w:r>
        <w:r w:rsidR="00AC4C68" w:rsidRPr="00221201" w:rsidDel="000249CD">
          <w:delText xml:space="preserve">models based on </w:delText>
        </w:r>
        <w:r w:rsidR="00D4125D" w:rsidDel="000249CD">
          <w:delText xml:space="preserve">environmental </w:delText>
        </w:r>
        <w:r w:rsidR="00AC4C68" w:rsidDel="000249CD">
          <w:delText>patterns</w:delText>
        </w:r>
        <w:r w:rsidR="000E319E" w:rsidDel="000249CD">
          <w:delText xml:space="preserve"> </w:delText>
        </w:r>
        <w:r w:rsidR="00AC4C68" w:rsidDel="000249CD">
          <w:delText xml:space="preserve">has </w:delText>
        </w:r>
        <w:r w:rsidR="00F80F91" w:rsidDel="000249CD">
          <w:delText xml:space="preserve">become a </w:delText>
        </w:r>
        <w:r w:rsidR="00C85645" w:rsidDel="000249CD">
          <w:delText>vital</w:delText>
        </w:r>
        <w:r w:rsidR="00F80F91" w:rsidDel="000249CD">
          <w:delText xml:space="preserve"> task in engineering product development</w:delText>
        </w:r>
        <w:r w:rsidR="00AC4C68" w:rsidDel="000249CD">
          <w:delText xml:space="preserve">. </w:delText>
        </w:r>
        <w:r w:rsidR="00A91808" w:rsidDel="000249CD">
          <w:delText>C</w:delText>
        </w:r>
        <w:r w:rsidR="00A91808" w:rsidRPr="00221201" w:rsidDel="000249CD">
          <w:delText>ontextual</w:delText>
        </w:r>
        <w:r w:rsidR="00A91808" w:rsidDel="000249CD">
          <w:delText xml:space="preserve"> </w:delText>
        </w:r>
        <w:r w:rsidR="00A91808" w:rsidRPr="00221201" w:rsidDel="000249CD">
          <w:delText>variable</w:delText>
        </w:r>
        <w:r w:rsidR="00A91808" w:rsidDel="000249CD">
          <w:delText>s are defined as</w:delText>
        </w:r>
        <w:r w:rsidR="00A91808" w:rsidRPr="00221201" w:rsidDel="000249CD">
          <w:delText xml:space="preserve"> </w:delText>
        </w:r>
        <w:r w:rsidR="00A91808" w:rsidRPr="00221201" w:rsidDel="000249CD">
          <w:rPr>
            <w:i/>
          </w:rPr>
          <w:delText>“</w:delText>
        </w:r>
        <w:r w:rsidR="00A91808" w:rsidDel="000249CD">
          <w:rPr>
            <w:i/>
          </w:rPr>
          <w:delText>a</w:delText>
        </w:r>
        <w:r w:rsidR="00A91808" w:rsidRPr="00221201" w:rsidDel="000249CD">
          <w:rPr>
            <w:i/>
          </w:rPr>
          <w:delText xml:space="preserve"> set of characteristics that influences the organization's design processes”</w:delText>
        </w:r>
        <w:r w:rsidR="00A91808" w:rsidDel="000249CD">
          <w:rPr>
            <w:i/>
          </w:rPr>
          <w:delText>.</w:delText>
        </w:r>
        <w:r w:rsidR="00A91808" w:rsidDel="000249CD">
          <w:delText xml:space="preserve">  </w:delText>
        </w:r>
      </w:del>
      <w:r w:rsidR="000E319E">
        <w:t>A</w:t>
      </w:r>
      <w:r w:rsidR="00F80F91">
        <w:t xml:space="preserve"> significant cause of design </w:t>
      </w:r>
      <w:r w:rsidR="00D4125D">
        <w:t xml:space="preserve">failure </w:t>
      </w:r>
      <w:r w:rsidR="000E319E">
        <w:t xml:space="preserve">often </w:t>
      </w:r>
      <w:r w:rsidR="00D4125D">
        <w:t xml:space="preserve">relates to providing an insufficient </w:t>
      </w:r>
      <w:r w:rsidR="00D4125D" w:rsidRPr="00221201">
        <w:t xml:space="preserve">safety </w:t>
      </w:r>
      <w:r w:rsidR="00CC6060" w:rsidRPr="00221201">
        <w:t xml:space="preserve">margin to </w:t>
      </w:r>
      <w:r w:rsidR="00405352" w:rsidRPr="00221201">
        <w:t xml:space="preserve">deleterious </w:t>
      </w:r>
      <w:r w:rsidR="00CC6060" w:rsidRPr="00221201">
        <w:t>environmental factors</w:t>
      </w:r>
      <w:r w:rsidR="00A91808">
        <w:t xml:space="preserve"> and contextual variables</w:t>
      </w:r>
      <w:r w:rsidR="00405352" w:rsidRPr="00221201">
        <w:t xml:space="preserve">, such as </w:t>
      </w:r>
      <w:r w:rsidR="00A91808">
        <w:t xml:space="preserve">an exceedingly </w:t>
      </w:r>
      <w:r w:rsidR="00405352" w:rsidRPr="00221201">
        <w:t xml:space="preserve">rough terrain </w:t>
      </w:r>
      <w:r w:rsidR="00B77891" w:rsidRPr="00221201">
        <w:t xml:space="preserve">or </w:t>
      </w:r>
      <w:r w:rsidR="00A91808">
        <w:t xml:space="preserve">corrosive </w:t>
      </w:r>
      <w:r w:rsidR="00405352" w:rsidRPr="00221201">
        <w:t xml:space="preserve">atmospheric elements. </w:t>
      </w:r>
      <w:ins w:id="70" w:author="steven.bankes" w:date="2012-12-17T16:30:00Z">
        <w:r w:rsidR="000249CD">
          <w:t>Environmental context models that parametrically span the range of possible environmental challenges can provide a means for establishing the level of challenge at which a design will fail, g</w:t>
        </w:r>
      </w:ins>
      <w:ins w:id="71" w:author="steven.bankes" w:date="2012-12-17T16:31:00Z">
        <w:r w:rsidR="000249CD">
          <w:t>enerating considerably more information than producing by benchmark tests.</w:t>
        </w:r>
      </w:ins>
      <w:ins w:id="72" w:author="steven.bankes" w:date="2012-12-17T16:34:00Z">
        <w:r w:rsidR="009F381A">
          <w:t xml:space="preserve"> </w:t>
        </w:r>
      </w:ins>
    </w:p>
    <w:p w:rsidR="00221201" w:rsidRPr="00221201" w:rsidDel="009F381A" w:rsidRDefault="009F381A" w:rsidP="001A4F42">
      <w:pPr>
        <w:pStyle w:val="BodyAfterHead"/>
        <w:rPr>
          <w:del w:id="73" w:author="steven.bankes" w:date="2012-12-17T16:40:00Z"/>
        </w:rPr>
      </w:pPr>
      <w:ins w:id="74" w:author="steven.bankes" w:date="2012-12-17T16:39:00Z">
        <w:r>
          <w:t>E</w:t>
        </w:r>
      </w:ins>
      <w:ins w:id="75" w:author="steven.bankes" w:date="2012-12-17T16:34:00Z">
        <w:r>
          <w:t xml:space="preserve">nvironmental models that can replicate data derived from a wide range of actual environments are </w:t>
        </w:r>
      </w:ins>
      <w:ins w:id="76" w:author="steven.bankes" w:date="2012-12-17T16:37:00Z">
        <w:r>
          <w:t xml:space="preserve">highly valuable, both through potential reuse across many design activities, and by supporting the creation </w:t>
        </w:r>
        <w:proofErr w:type="gramStart"/>
        <w:r>
          <w:t>of</w:t>
        </w:r>
        <w:proofErr w:type="gramEnd"/>
        <w:r>
          <w:t xml:space="preserve"> more robust and adaptable systems.</w:t>
        </w:r>
      </w:ins>
    </w:p>
    <w:p w:rsidR="00CC6060" w:rsidRDefault="009F381A" w:rsidP="00D106E1">
      <w:pPr>
        <w:pStyle w:val="BodyAfterHead"/>
      </w:pPr>
      <w:ins w:id="77" w:author="steven.bankes" w:date="2012-12-17T16:41:00Z">
        <w:r>
          <w:t xml:space="preserve"> </w:t>
        </w:r>
      </w:ins>
      <w:del w:id="78" w:author="steven.bankes" w:date="2012-12-17T16:33:00Z">
        <w:r w:rsidR="00405352" w:rsidDel="009F381A">
          <w:delText>As m</w:delText>
        </w:r>
      </w:del>
      <w:ins w:id="79" w:author="steven.bankes" w:date="2012-12-17T16:33:00Z">
        <w:r>
          <w:t>M</w:t>
        </w:r>
      </w:ins>
      <w:r w:rsidR="00405352">
        <w:t xml:space="preserve">any of the </w:t>
      </w:r>
      <w:ins w:id="80" w:author="steven.bankes" w:date="2012-12-17T16:33:00Z">
        <w:r>
          <w:t xml:space="preserve">patterns observable in contextual </w:t>
        </w:r>
      </w:ins>
      <w:r w:rsidR="00405352">
        <w:t>environment</w:t>
      </w:r>
      <w:ins w:id="81" w:author="steven.bankes" w:date="2012-12-17T16:33:00Z">
        <w:r>
          <w:t>s</w:t>
        </w:r>
      </w:ins>
      <w:del w:id="82" w:author="steven.bankes" w:date="2012-12-17T16:33:00Z">
        <w:r w:rsidR="00405352" w:rsidDel="009F381A">
          <w:delText>al</w:delText>
        </w:r>
      </w:del>
      <w:r w:rsidR="00405352">
        <w:t xml:space="preserve"> </w:t>
      </w:r>
      <w:del w:id="83" w:author="steven.bankes" w:date="2012-12-17T16:34:00Z">
        <w:r w:rsidR="00405352" w:rsidDel="009F381A">
          <w:delText xml:space="preserve">patterns </w:delText>
        </w:r>
      </w:del>
      <w:r w:rsidR="00405352">
        <w:t>stem from fundamental</w:t>
      </w:r>
      <w:r w:rsidR="00AC4C68">
        <w:t xml:space="preserve"> processes deriv</w:t>
      </w:r>
      <w:ins w:id="84" w:author="steven.bankes" w:date="2012-12-17T16:34:00Z">
        <w:r>
          <w:t>ed</w:t>
        </w:r>
      </w:ins>
      <w:del w:id="85" w:author="steven.bankes" w:date="2012-12-17T16:34:00Z">
        <w:r w:rsidR="00AC4C68" w:rsidDel="009F381A">
          <w:delText>ing</w:delText>
        </w:r>
      </w:del>
      <w:r w:rsidR="00AC4C68">
        <w:t xml:space="preserve"> from statistical mechanics and thermodynamics</w:t>
      </w:r>
      <w:ins w:id="86" w:author="steven.bankes" w:date="2012-12-17T16:34:00Z">
        <w:r>
          <w:t>.</w:t>
        </w:r>
      </w:ins>
      <w:del w:id="87" w:author="steven.bankes" w:date="2012-12-17T16:34:00Z">
        <w:r w:rsidR="00AC4C68" w:rsidDel="009F381A">
          <w:delText>,</w:delText>
        </w:r>
      </w:del>
      <w:r w:rsidR="00AC4C68">
        <w:t xml:space="preserve"> </w:t>
      </w:r>
      <w:ins w:id="88" w:author="steven.bankes" w:date="2012-12-17T16:42:00Z">
        <w:r w:rsidR="00F5193E">
          <w:t xml:space="preserve">Consequently, </w:t>
        </w:r>
      </w:ins>
      <w:del w:id="89" w:author="steven.bankes" w:date="2012-12-17T16:42:00Z">
        <w:r w:rsidR="00AC4C68" w:rsidDel="00F5193E">
          <w:delText xml:space="preserve">we can gain </w:delText>
        </w:r>
      </w:del>
      <w:r w:rsidR="00AC4C68">
        <w:t xml:space="preserve">significant insight </w:t>
      </w:r>
      <w:del w:id="90" w:author="steven.bankes" w:date="2012-12-17T16:42:00Z">
        <w:r w:rsidR="00AC4C68" w:rsidDel="00F5193E">
          <w:delText xml:space="preserve">from </w:delText>
        </w:r>
      </w:del>
      <w:ins w:id="91" w:author="steven.bankes" w:date="2012-12-17T16:42:00Z">
        <w:r w:rsidR="00F5193E">
          <w:t xml:space="preserve">can be gained by </w:t>
        </w:r>
      </w:ins>
      <w:r w:rsidR="00AC4C68">
        <w:t>approaching the patterns from first-principles physics.</w:t>
      </w:r>
      <w:r w:rsidR="00D4125D">
        <w:t xml:space="preserve"> </w:t>
      </w:r>
      <w:del w:id="92" w:author="steven.bankes" w:date="2012-12-17T16:43:00Z">
        <w:r w:rsidR="00FF193D" w:rsidDel="00F5193E">
          <w:delText>When we p</w:delText>
        </w:r>
        <w:r w:rsidR="00D4125D" w:rsidDel="00F5193E">
          <w:delText>ut the patterns and a fun</w:delText>
        </w:r>
        <w:r w:rsidR="00FF193D" w:rsidDel="00F5193E">
          <w:delText xml:space="preserve">damental understanding together, </w:delText>
        </w:r>
        <w:r w:rsidR="00D4125D" w:rsidDel="00F5193E">
          <w:delText>we can</w:delText>
        </w:r>
      </w:del>
      <w:ins w:id="93" w:author="steven.bankes" w:date="2012-12-17T16:43:00Z">
        <w:r w:rsidR="00F5193E">
          <w:t xml:space="preserve">A combination of data and physical </w:t>
        </w:r>
        <w:r w:rsidR="00F5193E">
          <w:lastRenderedPageBreak/>
          <w:t>theory can result in models that</w:t>
        </w:r>
      </w:ins>
      <w:r w:rsidR="00D4125D">
        <w:t xml:space="preserve"> </w:t>
      </w:r>
      <w:del w:id="94" w:author="steven.bankes" w:date="2012-12-17T16:43:00Z">
        <w:r w:rsidR="00D4125D" w:rsidDel="00F5193E">
          <w:delText xml:space="preserve">often </w:delText>
        </w:r>
      </w:del>
      <w:r w:rsidR="00D4125D">
        <w:t xml:space="preserve">extrapolate and </w:t>
      </w:r>
      <w:ins w:id="95" w:author="steven.bankes" w:date="2012-12-17T16:43:00Z">
        <w:r w:rsidR="00F5193E">
          <w:t xml:space="preserve">accurately </w:t>
        </w:r>
      </w:ins>
      <w:r w:rsidR="00D4125D">
        <w:t xml:space="preserve">infer behavior </w:t>
      </w:r>
      <w:r w:rsidR="00151773">
        <w:t>outside of the data set</w:t>
      </w:r>
      <w:ins w:id="96" w:author="steven.bankes" w:date="2012-12-17T16:44:00Z">
        <w:r w:rsidR="00F5193E">
          <w:t>s used for modeling.</w:t>
        </w:r>
      </w:ins>
      <w:r w:rsidR="00151773">
        <w:t xml:space="preserve"> </w:t>
      </w:r>
      <w:del w:id="97" w:author="steven.bankes" w:date="2012-12-17T16:44:00Z">
        <w:r w:rsidR="00151773" w:rsidDel="00F5193E">
          <w:delText>that the observations were drawn from.</w:delText>
        </w:r>
        <w:r w:rsidR="00D31F8F" w:rsidDel="00F5193E">
          <w:delText xml:space="preserve"> </w:delText>
        </w:r>
      </w:del>
      <w:r w:rsidR="00D31F8F">
        <w:t xml:space="preserve">This </w:t>
      </w:r>
      <w:del w:id="98" w:author="steven.bankes" w:date="2012-12-17T16:45:00Z">
        <w:r w:rsidR="00D31F8F" w:rsidDel="00F5193E">
          <w:delText>makes them</w:delText>
        </w:r>
      </w:del>
      <w:ins w:id="99" w:author="steven.bankes" w:date="2012-12-17T16:45:00Z">
        <w:r w:rsidR="00F5193E">
          <w:t xml:space="preserve">approach results in models that are much more reliable </w:t>
        </w:r>
      </w:ins>
      <w:del w:id="100" w:author="steven.bankes" w:date="2012-12-17T16:45:00Z">
        <w:r w:rsidR="00D31F8F" w:rsidDel="00F5193E">
          <w:delText xml:space="preserve"> powerful </w:delText>
        </w:r>
      </w:del>
      <w:r w:rsidR="00D31F8F">
        <w:t>for prediction and verification tasks</w:t>
      </w:r>
      <w:ins w:id="101" w:author="steven.bankes" w:date="2012-12-17T16:45:00Z">
        <w:r w:rsidR="00F5193E">
          <w:t xml:space="preserve"> than can be achieved through generic statistical modeling uninformed by physical considerations</w:t>
        </w:r>
      </w:ins>
      <w:del w:id="102" w:author="steven.bankes" w:date="2012-12-17T16:56:00Z">
        <w:r w:rsidR="00D31F8F" w:rsidDel="00B22095">
          <w:delText>.</w:delText>
        </w:r>
      </w:del>
    </w:p>
    <w:p w:rsidR="00FF193D" w:rsidRDefault="00CC6060" w:rsidP="00D106E1">
      <w:pPr>
        <w:pStyle w:val="Body"/>
      </w:pPr>
      <w:r>
        <w:t xml:space="preserve">This </w:t>
      </w:r>
      <w:r w:rsidR="00CC2EC2">
        <w:t xml:space="preserve">paper </w:t>
      </w:r>
      <w:r>
        <w:t>introduc</w:t>
      </w:r>
      <w:r w:rsidR="00CC2EC2">
        <w:t>es</w:t>
      </w:r>
      <w:r>
        <w:t xml:space="preserve"> a set of research </w:t>
      </w:r>
      <w:r w:rsidR="00FF193D">
        <w:t>results</w:t>
      </w:r>
      <w:r>
        <w:t xml:space="preserve"> relating to stochastic modeling of environmental contexts. </w:t>
      </w:r>
      <w:r w:rsidR="003D6508">
        <w:t>W</w:t>
      </w:r>
      <w:r w:rsidR="00CC2EC2">
        <w:t xml:space="preserve">e </w:t>
      </w:r>
      <w:r w:rsidR="003D6508">
        <w:t xml:space="preserve">first </w:t>
      </w:r>
      <w:r>
        <w:t xml:space="preserve">provide </w:t>
      </w:r>
      <w:r w:rsidR="00CC2EC2">
        <w:t>some</w:t>
      </w:r>
      <w:r>
        <w:t xml:space="preserve"> background to probability theory and </w:t>
      </w:r>
      <w:r w:rsidR="003D6508">
        <w:t xml:space="preserve">for formulating </w:t>
      </w:r>
      <w:r>
        <w:t xml:space="preserve">the building blocks for stochastic analysis — </w:t>
      </w:r>
      <w:r w:rsidR="00CC2EC2">
        <w:t xml:space="preserve">in particular, </w:t>
      </w:r>
      <w:r>
        <w:t xml:space="preserve">that of </w:t>
      </w:r>
      <w:r w:rsidRPr="00CC6060">
        <w:rPr>
          <w:i/>
        </w:rPr>
        <w:t>probability density functions</w:t>
      </w:r>
      <w:r>
        <w:t xml:space="preserve"> and Markov and semi-Markov processes.</w:t>
      </w:r>
      <w:r w:rsidR="00FC4190">
        <w:t xml:space="preserve">  </w:t>
      </w:r>
      <w:r w:rsidR="00FF193D">
        <w:t>The</w:t>
      </w:r>
      <w:ins w:id="103" w:author="steven.bankes" w:date="2012-12-17T16:58:00Z">
        <w:r w:rsidR="00B22095">
          <w:t>se</w:t>
        </w:r>
      </w:ins>
      <w:r w:rsidR="00FF193D">
        <w:t xml:space="preserve"> building blocks comprise the core fundamental</w:t>
      </w:r>
      <w:del w:id="104" w:author="steven.bankes" w:date="2012-12-17T16:59:00Z">
        <w:r w:rsidR="00FF193D" w:rsidDel="00B22095">
          <w:delText xml:space="preserve"> aspect</w:delText>
        </w:r>
      </w:del>
      <w:r w:rsidR="00FF193D">
        <w:t xml:space="preserve">s of </w:t>
      </w:r>
      <w:del w:id="105" w:author="steven.bankes" w:date="2012-12-17T16:59:00Z">
        <w:r w:rsidR="00FF193D" w:rsidDel="00B22095">
          <w:delText xml:space="preserve">the </w:delText>
        </w:r>
      </w:del>
      <w:r w:rsidR="00FF193D">
        <w:t xml:space="preserve">stochastic modeling, </w:t>
      </w:r>
      <w:r w:rsidR="00B77891">
        <w:t>whereby</w:t>
      </w:r>
      <w:r w:rsidR="00FF193D">
        <w:t xml:space="preserve"> we can reason about probabilities, sampling, and uncertainty.  The more sophisticated techniques of autocorrelation and power spect</w:t>
      </w:r>
      <w:r w:rsidR="00CC2EC2">
        <w:t>rum densities are elaborated in a</w:t>
      </w:r>
      <w:ins w:id="106" w:author="steven.bankes" w:date="2012-12-17T17:00:00Z">
        <w:r w:rsidR="00B22095">
          <w:t>n associated</w:t>
        </w:r>
      </w:ins>
      <w:ins w:id="107" w:author="pukitepa" w:date="2013-01-15T08:58:00Z">
        <w:r w:rsidR="00EB2BDE">
          <w:t xml:space="preserve"> </w:t>
        </w:r>
      </w:ins>
      <w:del w:id="108" w:author="steven.bankes" w:date="2012-12-17T17:00:00Z">
        <w:r w:rsidR="00CC2EC2" w:rsidDel="00B22095">
          <w:delText xml:space="preserve"> </w:delText>
        </w:r>
      </w:del>
      <w:r w:rsidR="00CC2EC2">
        <w:t>report</w:t>
      </w:r>
      <w:r w:rsidR="00FF193D">
        <w:t xml:space="preserve"> on terrain characterization, and </w:t>
      </w:r>
      <w:del w:id="109" w:author="steven.bankes" w:date="2012-12-17T17:01:00Z">
        <w:r w:rsidR="00FF193D" w:rsidDel="00B22095">
          <w:delText xml:space="preserve">then </w:delText>
        </w:r>
      </w:del>
      <w:r w:rsidR="00CC2EC2">
        <w:t>models</w:t>
      </w:r>
      <w:r w:rsidR="00FF193D">
        <w:t xml:space="preserve"> of dispersive growth and uncertainty propagation </w:t>
      </w:r>
      <w:r w:rsidR="00CC2EC2">
        <w:t>are described within a</w:t>
      </w:r>
      <w:ins w:id="110" w:author="steven.bankes" w:date="2012-12-17T17:01:00Z">
        <w:r w:rsidR="00B22095">
          <w:t>n associated report on</w:t>
        </w:r>
      </w:ins>
      <w:r w:rsidR="00CC2EC2">
        <w:t xml:space="preserve"> </w:t>
      </w:r>
      <w:r w:rsidR="00FF193D">
        <w:t>diffusion</w:t>
      </w:r>
      <w:r w:rsidR="00CC2EC2">
        <w:t xml:space="preserve"> </w:t>
      </w:r>
      <w:ins w:id="111" w:author="steven.bankes" w:date="2012-12-17T17:01:00Z">
        <w:r w:rsidR="00B22095">
          <w:t xml:space="preserve">process </w:t>
        </w:r>
      </w:ins>
      <w:r w:rsidR="00CC2EC2">
        <w:t>context</w:t>
      </w:r>
      <w:ins w:id="112" w:author="steven.bankes" w:date="2012-12-17T17:02:00Z">
        <w:r w:rsidR="00B22095">
          <w:t xml:space="preserve"> models</w:t>
        </w:r>
      </w:ins>
      <w:r w:rsidR="00FF193D">
        <w:t xml:space="preserve">.  </w:t>
      </w:r>
    </w:p>
    <w:p w:rsidR="00FF193D" w:rsidDel="005F2698" w:rsidRDefault="00CC2EC2" w:rsidP="00D106E1">
      <w:pPr>
        <w:pStyle w:val="Body"/>
        <w:rPr>
          <w:del w:id="113" w:author="steven.bankes" w:date="2012-12-17T17:05:00Z"/>
        </w:rPr>
      </w:pPr>
      <w:commentRangeStart w:id="114"/>
      <w:del w:id="115" w:author="steven.bankes" w:date="2012-12-17T17:05:00Z">
        <w:r w:rsidDel="005F2698">
          <w:delText>Since these models taken together are comprehensive</w:delText>
        </w:r>
        <w:r w:rsidR="00FE2881" w:rsidDel="005F2698">
          <w:delText xml:space="preserve"> in their scope</w:delText>
        </w:r>
        <w:r w:rsidDel="005F2698">
          <w:delText xml:space="preserve">, we </w:delText>
        </w:r>
        <w:r w:rsidR="00FE2881" w:rsidDel="005F2698">
          <w:delText>will</w:delText>
        </w:r>
        <w:r w:rsidDel="005F2698">
          <w:delText xml:space="preserve"> need</w:delText>
        </w:r>
        <w:r w:rsidR="00FF193D" w:rsidDel="005F2698">
          <w:delText xml:space="preserve"> to tie </w:delText>
        </w:r>
        <w:r w:rsidDel="005F2698">
          <w:delText xml:space="preserve">them </w:delText>
        </w:r>
        <w:r w:rsidR="00FF193D" w:rsidDel="005F2698">
          <w:delText>together and classify them according to a</w:delText>
        </w:r>
        <w:r w:rsidR="00815648" w:rsidDel="005F2698">
          <w:delText xml:space="preserve"> contextual</w:delText>
        </w:r>
        <w:r w:rsidR="00FF193D" w:rsidDel="005F2698">
          <w:delText xml:space="preserve"> ontology. In practice, the </w:delText>
        </w:r>
        <w:r w:rsidDel="005F2698">
          <w:delText>reader</w:delText>
        </w:r>
        <w:r w:rsidR="00FF193D" w:rsidDel="005F2698">
          <w:delText xml:space="preserve"> </w:delText>
        </w:r>
        <w:r w:rsidR="003D6508" w:rsidDel="005F2698">
          <w:delText xml:space="preserve">or end-user </w:delText>
        </w:r>
        <w:r w:rsidR="00FF193D" w:rsidDel="005F2698">
          <w:delText>would get steered to the correct probability model based on the working knowledge available</w:delText>
        </w:r>
        <w:r w:rsidR="00C85645" w:rsidDel="005F2698">
          <w:delText xml:space="preserve"> and the environmental context required</w:delText>
        </w:r>
        <w:r w:rsidR="00FF193D" w:rsidDel="005F2698">
          <w:delText xml:space="preserve">. </w:delText>
        </w:r>
      </w:del>
      <w:commentRangeEnd w:id="114"/>
      <w:r w:rsidR="007711DA">
        <w:rPr>
          <w:rStyle w:val="CommentReference"/>
          <w:color w:val="auto"/>
        </w:rPr>
        <w:commentReference w:id="114"/>
      </w:r>
    </w:p>
    <w:p w:rsidR="00CC2EC2" w:rsidRPr="00552B1E" w:rsidRDefault="002D27FA" w:rsidP="00CC2EC2">
      <w:pPr>
        <w:pStyle w:val="HeadingRunIn"/>
        <w:outlineLvl w:val="0"/>
      </w:pPr>
      <w:r>
        <w:t>Ba</w:t>
      </w:r>
      <w:r w:rsidR="00792FFB">
        <w:t>c</w:t>
      </w:r>
      <w:r>
        <w:t>kground</w:t>
      </w:r>
      <w:r w:rsidR="0001383D" w:rsidRPr="00CF024C">
        <w:t>:</w:t>
      </w:r>
      <w:ins w:id="116" w:author="pukitepa" w:date="2013-01-15T08:58:00Z">
        <w:r w:rsidR="00EB2BDE">
          <w:t xml:space="preserve"> </w:t>
        </w:r>
      </w:ins>
      <w:del w:id="117" w:author="steven.bankes" w:date="2012-12-17T17:13:00Z">
        <w:r w:rsidR="0001383D" w:rsidRPr="00CF024C" w:rsidDel="00A91AD1">
          <w:delText xml:space="preserve"> The role of the </w:delText>
        </w:r>
      </w:del>
      <w:ins w:id="118" w:author="steven.bankes" w:date="2012-12-17T17:13:00Z">
        <w:r w:rsidR="00A91AD1">
          <w:t>E</w:t>
        </w:r>
      </w:ins>
      <w:del w:id="119" w:author="steven.bankes" w:date="2012-12-17T17:13:00Z">
        <w:r w:rsidR="0001383D" w:rsidRPr="00CF024C" w:rsidDel="00A91AD1">
          <w:delText>e</w:delText>
        </w:r>
      </w:del>
      <w:r w:rsidR="0001383D" w:rsidRPr="00CF024C">
        <w:t>nvironment</w:t>
      </w:r>
      <w:ins w:id="120" w:author="steven.bankes" w:date="2012-12-17T17:13:00Z">
        <w:r w:rsidR="00A91AD1">
          <w:t>al models for</w:t>
        </w:r>
      </w:ins>
      <w:del w:id="121" w:author="steven.bankes" w:date="2012-12-17T17:13:00Z">
        <w:r w:rsidDel="00A91AD1">
          <w:delText xml:space="preserve"> in</w:delText>
        </w:r>
      </w:del>
      <w:r>
        <w:t xml:space="preserve"> cyber-physical systems</w:t>
      </w:r>
    </w:p>
    <w:p w:rsidR="00C85645" w:rsidRDefault="00FC4190" w:rsidP="00D106E1">
      <w:pPr>
        <w:pStyle w:val="BodyAfterHead"/>
      </w:pPr>
      <w:del w:id="122" w:author="steven.bankes" w:date="2012-12-17T17:14:00Z">
        <w:r w:rsidDel="006A6E47">
          <w:delText>For practicality’s sake, we consider t</w:delText>
        </w:r>
      </w:del>
      <w:ins w:id="123" w:author="steven.bankes" w:date="2012-12-17T17:14:00Z">
        <w:r w:rsidR="006A6E47">
          <w:t>T</w:t>
        </w:r>
      </w:ins>
      <w:r>
        <w:t xml:space="preserve">wo </w:t>
      </w:r>
      <w:r w:rsidR="00815648">
        <w:t>criteria</w:t>
      </w:r>
      <w:r>
        <w:t xml:space="preserve"> </w:t>
      </w:r>
      <w:del w:id="124" w:author="steven.bankes" w:date="2012-12-17T17:14:00Z">
        <w:r w:rsidDel="006A6E47">
          <w:delText xml:space="preserve">for </w:delText>
        </w:r>
      </w:del>
      <w:ins w:id="125" w:author="steven.bankes" w:date="2012-12-17T17:14:00Z">
        <w:r w:rsidR="006A6E47">
          <w:t xml:space="preserve">are central in </w:t>
        </w:r>
      </w:ins>
      <w:del w:id="126" w:author="steven.bankes" w:date="2012-12-17T17:15:00Z">
        <w:r w:rsidDel="006A6E47">
          <w:delText>applying probability</w:delText>
        </w:r>
        <w:r w:rsidR="00815648" w:rsidDel="006A6E47">
          <w:delText xml:space="preserve"> to some</w:delText>
        </w:r>
      </w:del>
      <w:ins w:id="127" w:author="steven.bankes" w:date="2012-12-17T17:15:00Z">
        <w:r w:rsidR="006A6E47">
          <w:t>crafting probabilistic models for</w:t>
        </w:r>
      </w:ins>
      <w:r w:rsidR="00815648">
        <w:t xml:space="preserve"> observed behavior</w:t>
      </w:r>
      <w:r>
        <w:t xml:space="preserve">: (1) the importance or impact of </w:t>
      </w:r>
      <w:ins w:id="128" w:author="steven.bankes" w:date="2012-12-17T17:16:00Z">
        <w:r w:rsidR="00AD7B5D">
          <w:t>observed</w:t>
        </w:r>
      </w:ins>
      <w:del w:id="129" w:author="steven.bankes" w:date="2012-12-17T17:16:00Z">
        <w:r w:rsidDel="00AD7B5D">
          <w:delText>the</w:delText>
        </w:r>
      </w:del>
      <w:r>
        <w:t xml:space="preserve"> event</w:t>
      </w:r>
      <w:ins w:id="130" w:author="steven.bankes" w:date="2012-12-17T17:16:00Z">
        <w:r w:rsidR="00AD7B5D">
          <w:t>s</w:t>
        </w:r>
      </w:ins>
      <w:r>
        <w:t xml:space="preserve"> and (2) the </w:t>
      </w:r>
      <w:ins w:id="131" w:author="steven.bankes" w:date="2012-12-17T17:16:00Z">
        <w:r w:rsidR="00AD7B5D">
          <w:t xml:space="preserve">associated </w:t>
        </w:r>
      </w:ins>
      <w:r>
        <w:t xml:space="preserve">likelihood of the event. </w:t>
      </w:r>
      <w:del w:id="132" w:author="steven.bankes" w:date="2012-12-17T17:18:00Z">
        <w:r w:rsidDel="00AD7B5D">
          <w:delText>This allows us to concentrate on</w:delText>
        </w:r>
      </w:del>
      <w:ins w:id="133" w:author="steven.bankes" w:date="2012-12-17T17:18:00Z">
        <w:r w:rsidR="00AD7B5D">
          <w:t>For MBE,</w:t>
        </w:r>
      </w:ins>
      <w:r>
        <w:t xml:space="preserve"> context</w:t>
      </w:r>
      <w:ins w:id="134" w:author="steven.bankes" w:date="2012-12-17T17:19:00Z">
        <w:r w:rsidR="008116D7">
          <w:t xml:space="preserve"> model</w:t>
        </w:r>
      </w:ins>
      <w:r>
        <w:t xml:space="preserve">s </w:t>
      </w:r>
      <w:ins w:id="135" w:author="steven.bankes" w:date="2012-12-17T17:19:00Z">
        <w:r w:rsidR="008116D7">
          <w:t xml:space="preserve">are needed for phenomena </w:t>
        </w:r>
      </w:ins>
      <w:r>
        <w:t xml:space="preserve">that play a significant </w:t>
      </w:r>
      <w:r w:rsidR="000F7D0F">
        <w:t xml:space="preserve">role either through their frequency of occurrence or </w:t>
      </w:r>
      <w:r w:rsidR="00D44EF5">
        <w:t xml:space="preserve">the </w:t>
      </w:r>
      <w:r w:rsidR="000F7D0F">
        <w:t>severity of their impact.</w:t>
      </w:r>
      <w:r w:rsidR="00815648">
        <w:t xml:space="preserve">  </w:t>
      </w:r>
      <w:del w:id="136" w:author="steven.bankes" w:date="2012-12-17T17:22:00Z">
        <w:r w:rsidR="00815648" w:rsidDel="008116D7">
          <w:delText xml:space="preserve">To be </w:delText>
        </w:r>
        <w:r w:rsidR="00C409DA" w:rsidDel="008116D7">
          <w:delText>useful</w:delText>
        </w:r>
      </w:del>
      <w:ins w:id="137" w:author="steven.bankes" w:date="2012-12-17T17:22:00Z">
        <w:r w:rsidR="008116D7">
          <w:t xml:space="preserve">Context models portray the distribution of a metric of the phenomenon of </w:t>
        </w:r>
      </w:ins>
      <w:ins w:id="138" w:author="steven.bankes" w:date="2012-12-17T17:23:00Z">
        <w:r w:rsidR="008116D7">
          <w:t>interest</w:t>
        </w:r>
      </w:ins>
      <w:ins w:id="139" w:author="steven.bankes" w:date="2012-12-17T17:22:00Z">
        <w:r w:rsidR="008116D7">
          <w:t>.</w:t>
        </w:r>
      </w:ins>
      <w:ins w:id="140" w:author="steven.bankes" w:date="2012-12-17T17:23:00Z">
        <w:r w:rsidR="008116D7">
          <w:t xml:space="preserve"> Metrics</w:t>
        </w:r>
      </w:ins>
      <w:ins w:id="141" w:author="steven.bankes" w:date="2012-12-17T17:24:00Z">
        <w:r w:rsidR="008116D7">
          <w:t xml:space="preserve"> must</w:t>
        </w:r>
      </w:ins>
      <w:del w:id="142" w:author="steven.bankes" w:date="2012-12-17T17:24:00Z">
        <w:r w:rsidR="00815648" w:rsidDel="008116D7">
          <w:delText>, the metric of interest has to</w:delText>
        </w:r>
      </w:del>
      <w:r w:rsidR="00815648">
        <w:t xml:space="preserve"> be measurable or countable</w:t>
      </w:r>
      <w:del w:id="143" w:author="steven.bankes" w:date="2012-12-17T17:24:00Z">
        <w:r w:rsidR="00815648" w:rsidDel="008116D7">
          <w:delText>.  For a select set of environmental behaviors, the measures</w:delText>
        </w:r>
      </w:del>
      <w:ins w:id="144" w:author="steven.bankes" w:date="2012-12-17T17:24:00Z">
        <w:r w:rsidR="008116D7">
          <w:t xml:space="preserve"> and</w:t>
        </w:r>
      </w:ins>
      <w:r w:rsidR="00815648">
        <w:t xml:space="preserve"> could involve extensive </w:t>
      </w:r>
      <w:r w:rsidR="00C409DA">
        <w:t xml:space="preserve">variables such as volumes or </w:t>
      </w:r>
      <w:del w:id="145" w:author="steven.bankes" w:date="2012-12-17T17:24:00Z">
        <w:r w:rsidR="00C409DA" w:rsidDel="008116D7">
          <w:delText xml:space="preserve">of measures </w:delText>
        </w:r>
      </w:del>
      <w:r w:rsidR="00C409DA">
        <w:t>consist</w:t>
      </w:r>
      <w:del w:id="146" w:author="steven.bankes" w:date="2012-12-17T17:24:00Z">
        <w:r w:rsidR="00C409DA" w:rsidDel="008116D7">
          <w:delText>ing</w:delText>
        </w:r>
      </w:del>
      <w:r w:rsidR="00C409DA">
        <w:t xml:space="preserve"> of ratios such as rate (i.e. volume over time).</w:t>
      </w:r>
    </w:p>
    <w:p w:rsidR="00B90551" w:rsidRDefault="00B90551" w:rsidP="00B90551">
      <w:pPr>
        <w:pStyle w:val="Caption"/>
        <w:keepNext/>
      </w:pPr>
      <w:r>
        <w:t xml:space="preserve">Table </w:t>
      </w:r>
      <w:fldSimple w:instr=" SEQ Table \* ARABIC ">
        <w:r w:rsidR="00FA3D2C">
          <w:rPr>
            <w:noProof/>
          </w:rPr>
          <w:t>1</w:t>
        </w:r>
      </w:fldSimple>
      <w:r>
        <w:rPr>
          <w:noProof/>
        </w:rPr>
        <w:t xml:space="preserve"> : The use of probabilities </w:t>
      </w:r>
      <w:r w:rsidR="001A4F42">
        <w:rPr>
          <w:noProof/>
        </w:rPr>
        <w:t>can</w:t>
      </w:r>
      <w:r>
        <w:rPr>
          <w:noProof/>
        </w:rPr>
        <w:t xml:space="preserve"> describe high likelihood and high impact events.</w:t>
      </w:r>
    </w:p>
    <w:tbl>
      <w:tblPr>
        <w:tblStyle w:val="ColorfulShading-Accent5"/>
        <w:tblW w:w="0" w:type="auto"/>
        <w:tblInd w:w="918" w:type="dxa"/>
        <w:tblLook w:val="04A0"/>
      </w:tblPr>
      <w:tblGrid>
        <w:gridCol w:w="1150"/>
        <w:gridCol w:w="2705"/>
        <w:gridCol w:w="2970"/>
      </w:tblGrid>
      <w:tr w:rsidR="00C85645" w:rsidTr="00B90551">
        <w:trPr>
          <w:cnfStyle w:val="100000000000"/>
        </w:trPr>
        <w:tc>
          <w:tcPr>
            <w:cnfStyle w:val="001000000100"/>
            <w:tcW w:w="1150" w:type="dxa"/>
          </w:tcPr>
          <w:p w:rsidR="00C85645" w:rsidRDefault="00C85645" w:rsidP="00F2796F"/>
        </w:tc>
        <w:tc>
          <w:tcPr>
            <w:tcW w:w="2705" w:type="dxa"/>
          </w:tcPr>
          <w:p w:rsidR="00C85645" w:rsidRDefault="00C85645" w:rsidP="00F2796F">
            <w:pPr>
              <w:cnfStyle w:val="100000000000"/>
            </w:pPr>
            <w:r>
              <w:t>High Likelihood</w:t>
            </w:r>
          </w:p>
        </w:tc>
        <w:tc>
          <w:tcPr>
            <w:tcW w:w="2970" w:type="dxa"/>
          </w:tcPr>
          <w:p w:rsidR="00C85645" w:rsidRDefault="00C85645" w:rsidP="00F2796F">
            <w:pPr>
              <w:cnfStyle w:val="100000000000"/>
            </w:pPr>
            <w:r>
              <w:t>High Impact</w:t>
            </w:r>
          </w:p>
        </w:tc>
      </w:tr>
      <w:tr w:rsidR="00C85645" w:rsidTr="00B90551">
        <w:trPr>
          <w:cnfStyle w:val="000000100000"/>
        </w:trPr>
        <w:tc>
          <w:tcPr>
            <w:cnfStyle w:val="001000000000"/>
            <w:tcW w:w="1150" w:type="dxa"/>
          </w:tcPr>
          <w:p w:rsidR="00C85645" w:rsidRDefault="00C85645" w:rsidP="00F2796F">
            <w:r>
              <w:t>Terrain</w:t>
            </w:r>
          </w:p>
        </w:tc>
        <w:tc>
          <w:tcPr>
            <w:tcW w:w="2705" w:type="dxa"/>
          </w:tcPr>
          <w:p w:rsidR="00C85645" w:rsidRDefault="00C85645" w:rsidP="00F2796F">
            <w:pPr>
              <w:cnfStyle w:val="000000100000"/>
            </w:pPr>
            <w:r>
              <w:t>RMS roughness</w:t>
            </w:r>
          </w:p>
        </w:tc>
        <w:tc>
          <w:tcPr>
            <w:tcW w:w="2970" w:type="dxa"/>
          </w:tcPr>
          <w:p w:rsidR="00C85645" w:rsidRDefault="00C85645" w:rsidP="00F2796F">
            <w:pPr>
              <w:cnfStyle w:val="000000100000"/>
            </w:pPr>
            <w:r>
              <w:t>Steep slopes</w:t>
            </w:r>
          </w:p>
        </w:tc>
      </w:tr>
      <w:tr w:rsidR="00C85645" w:rsidTr="00B90551">
        <w:tc>
          <w:tcPr>
            <w:cnfStyle w:val="001000000000"/>
            <w:tcW w:w="1150" w:type="dxa"/>
          </w:tcPr>
          <w:p w:rsidR="00C85645" w:rsidRDefault="00C85645" w:rsidP="00F2796F">
            <w:r>
              <w:t>Rainfall</w:t>
            </w:r>
          </w:p>
        </w:tc>
        <w:tc>
          <w:tcPr>
            <w:tcW w:w="2705" w:type="dxa"/>
          </w:tcPr>
          <w:p w:rsidR="00C85645" w:rsidRDefault="00C85645" w:rsidP="00F2796F">
            <w:pPr>
              <w:cnfStyle w:val="000000000000"/>
            </w:pPr>
            <w:r>
              <w:t>Humid climates</w:t>
            </w:r>
          </w:p>
        </w:tc>
        <w:tc>
          <w:tcPr>
            <w:tcW w:w="2970" w:type="dxa"/>
          </w:tcPr>
          <w:p w:rsidR="00C85645" w:rsidRDefault="00C85645" w:rsidP="00F2796F">
            <w:pPr>
              <w:cnfStyle w:val="000000000000"/>
            </w:pPr>
            <w:r>
              <w:t>Heavy downpours</w:t>
            </w:r>
          </w:p>
        </w:tc>
      </w:tr>
      <w:tr w:rsidR="00C85645" w:rsidTr="00B90551">
        <w:trPr>
          <w:cnfStyle w:val="000000100000"/>
        </w:trPr>
        <w:tc>
          <w:tcPr>
            <w:cnfStyle w:val="001000000000"/>
            <w:tcW w:w="1150" w:type="dxa"/>
          </w:tcPr>
          <w:p w:rsidR="00C85645" w:rsidRDefault="00C85645" w:rsidP="00F2796F">
            <w:r>
              <w:t>Wind</w:t>
            </w:r>
          </w:p>
        </w:tc>
        <w:tc>
          <w:tcPr>
            <w:tcW w:w="2705" w:type="dxa"/>
          </w:tcPr>
          <w:p w:rsidR="00C85645" w:rsidRDefault="00C85645" w:rsidP="00F2796F">
            <w:pPr>
              <w:cnfStyle w:val="000000100000"/>
            </w:pPr>
            <w:r>
              <w:t>Prevailing winds</w:t>
            </w:r>
          </w:p>
        </w:tc>
        <w:tc>
          <w:tcPr>
            <w:tcW w:w="2970" w:type="dxa"/>
          </w:tcPr>
          <w:p w:rsidR="00C85645" w:rsidRDefault="00C85645" w:rsidP="00F2796F">
            <w:pPr>
              <w:cnfStyle w:val="000000100000"/>
            </w:pPr>
            <w:r>
              <w:t>Gusts</w:t>
            </w:r>
          </w:p>
        </w:tc>
      </w:tr>
      <w:tr w:rsidR="00C85645" w:rsidTr="00B90551">
        <w:tc>
          <w:tcPr>
            <w:cnfStyle w:val="001000000000"/>
            <w:tcW w:w="1150" w:type="dxa"/>
          </w:tcPr>
          <w:p w:rsidR="00C85645" w:rsidRDefault="00C85645" w:rsidP="00F2796F">
            <w:r>
              <w:t>Waves</w:t>
            </w:r>
          </w:p>
        </w:tc>
        <w:tc>
          <w:tcPr>
            <w:tcW w:w="2705" w:type="dxa"/>
          </w:tcPr>
          <w:p w:rsidR="00C85645" w:rsidRDefault="00C85645" w:rsidP="00F2796F">
            <w:pPr>
              <w:cnfStyle w:val="000000000000"/>
            </w:pPr>
            <w:r>
              <w:t>Chop</w:t>
            </w:r>
            <w:r w:rsidR="00FA61F6">
              <w:t xml:space="preserve"> and swell</w:t>
            </w:r>
          </w:p>
        </w:tc>
        <w:tc>
          <w:tcPr>
            <w:tcW w:w="2970" w:type="dxa"/>
          </w:tcPr>
          <w:p w:rsidR="00C85645" w:rsidRDefault="00C85645" w:rsidP="00F2796F">
            <w:pPr>
              <w:cnfStyle w:val="000000000000"/>
            </w:pPr>
            <w:r>
              <w:t>Rogue waves</w:t>
            </w:r>
          </w:p>
        </w:tc>
      </w:tr>
      <w:tr w:rsidR="00C85645" w:rsidTr="00B90551">
        <w:trPr>
          <w:cnfStyle w:val="000000100000"/>
        </w:trPr>
        <w:tc>
          <w:tcPr>
            <w:cnfStyle w:val="001000000000"/>
            <w:tcW w:w="1150" w:type="dxa"/>
          </w:tcPr>
          <w:p w:rsidR="00C85645" w:rsidRDefault="00C85645" w:rsidP="00F2796F">
            <w:r>
              <w:t>Particulates</w:t>
            </w:r>
          </w:p>
        </w:tc>
        <w:tc>
          <w:tcPr>
            <w:tcW w:w="2705" w:type="dxa"/>
          </w:tcPr>
          <w:p w:rsidR="00C85645" w:rsidRDefault="00C85645" w:rsidP="00F2796F">
            <w:pPr>
              <w:cnfStyle w:val="000000100000"/>
            </w:pPr>
            <w:r>
              <w:t>Aerosols</w:t>
            </w:r>
          </w:p>
        </w:tc>
        <w:tc>
          <w:tcPr>
            <w:tcW w:w="2970" w:type="dxa"/>
          </w:tcPr>
          <w:p w:rsidR="00C85645" w:rsidRDefault="00A91808" w:rsidP="00A91808">
            <w:pPr>
              <w:cnfStyle w:val="000000100000"/>
            </w:pPr>
            <w:r>
              <w:t>High density v</w:t>
            </w:r>
            <w:r w:rsidR="00C85645">
              <w:t>olcanic dust</w:t>
            </w:r>
          </w:p>
        </w:tc>
      </w:tr>
    </w:tbl>
    <w:p w:rsidR="00C409DA" w:rsidRDefault="00C409DA" w:rsidP="00CB677C">
      <w:pPr>
        <w:pStyle w:val="Body"/>
      </w:pPr>
      <w:r>
        <w:t xml:space="preserve">The fundamental building block </w:t>
      </w:r>
      <w:ins w:id="147" w:author="steven.bankes" w:date="2012-12-17T17:30:00Z">
        <w:r w:rsidR="00831817">
          <w:t xml:space="preserve">in the creation of context models </w:t>
        </w:r>
      </w:ins>
      <w:r>
        <w:t>is t</w:t>
      </w:r>
      <w:r w:rsidR="00FC4190">
        <w:t xml:space="preserve">he use of </w:t>
      </w:r>
      <w:r>
        <w:t>probability density functions (PDF)</w:t>
      </w:r>
      <w:r w:rsidR="00FC4190">
        <w:t xml:space="preserve"> to model sample spaces. These facilitate the characterization and modeling of natural phenomena that are prevalent in </w:t>
      </w:r>
      <w:r>
        <w:t xml:space="preserve">human </w:t>
      </w:r>
      <w:r w:rsidR="00EC0D5E">
        <w:t xml:space="preserve">environmental </w:t>
      </w:r>
      <w:r w:rsidR="00FC4190">
        <w:t>context</w:t>
      </w:r>
      <w:r>
        <w:t>s</w:t>
      </w:r>
      <w:r w:rsidR="00FC4190">
        <w:t xml:space="preserve">, including </w:t>
      </w:r>
      <w:del w:id="148" w:author="steven.bankes" w:date="2012-12-17T17:31:00Z">
        <w:r w:rsidR="00FC4190" w:rsidDel="00831817">
          <w:delText>slope</w:delText>
        </w:r>
      </w:del>
      <w:r w:rsidR="00FC4190">
        <w:t xml:space="preserve"> distribution</w:t>
      </w:r>
      <w:ins w:id="149" w:author="steven.bankes" w:date="2012-12-17T17:31:00Z">
        <w:r w:rsidR="00831817">
          <w:t xml:space="preserve"> of terrain slopes</w:t>
        </w:r>
      </w:ins>
      <w:r w:rsidR="00FC4190">
        <w:t>, wind</w:t>
      </w:r>
      <w:ins w:id="150" w:author="steven.bankes" w:date="2012-12-17T17:31:00Z">
        <w:r w:rsidR="00831817">
          <w:t xml:space="preserve"> velocities</w:t>
        </w:r>
      </w:ins>
      <w:r w:rsidR="00FC4190">
        <w:t>, rainfall</w:t>
      </w:r>
      <w:ins w:id="151" w:author="steven.bankes" w:date="2012-12-17T17:31:00Z">
        <w:r w:rsidR="00831817">
          <w:t xml:space="preserve"> amounts</w:t>
        </w:r>
      </w:ins>
      <w:del w:id="152" w:author="steven.bankes" w:date="2012-12-17T17:33:00Z">
        <w:r w:rsidR="00FC4190" w:rsidDel="00831817">
          <w:delText>, lakes</w:delText>
        </w:r>
      </w:del>
      <w:r w:rsidR="00FC4190">
        <w:t xml:space="preserve">, etc. </w:t>
      </w:r>
      <w:r w:rsidR="00C85645">
        <w:t xml:space="preserve">These can both model the high likelihood events through sampling of the meat of the distribution curves, but also provide for the rare cases through the concept of </w:t>
      </w:r>
      <w:commentRangeStart w:id="153"/>
      <w:r w:rsidR="00C85645">
        <w:t>exceedance probabilities</w:t>
      </w:r>
      <w:commentRangeEnd w:id="153"/>
      <w:ins w:id="154" w:author="pukitepa" w:date="2013-01-15T08:54:00Z">
        <w:r w:rsidR="00671EFD">
          <w:t>[]</w:t>
        </w:r>
      </w:ins>
      <w:r w:rsidR="00831817">
        <w:rPr>
          <w:rStyle w:val="CommentReference"/>
          <w:color w:val="auto"/>
        </w:rPr>
        <w:commentReference w:id="153"/>
      </w:r>
      <w:r w:rsidR="00B90551">
        <w:t xml:space="preserve">. </w:t>
      </w:r>
      <w:del w:id="155" w:author="steven.bankes" w:date="2012-12-17T17:35:00Z">
        <w:r w:rsidDel="00831817">
          <w:delText xml:space="preserve">To make them </w:delText>
        </w:r>
        <w:r w:rsidR="00C85645" w:rsidDel="00831817">
          <w:delText>more</w:delText>
        </w:r>
        <w:r w:rsidDel="00831817">
          <w:delText xml:space="preserve"> useful, the goal is to find if any of these</w:delText>
        </w:r>
        <w:r w:rsidR="00FC4190" w:rsidDel="00831817">
          <w:delText xml:space="preserve"> m</w:delText>
        </w:r>
      </w:del>
      <w:proofErr w:type="spellStart"/>
      <w:ins w:id="156" w:author="steven.bankes" w:date="2012-12-17T17:35:00Z">
        <w:r w:rsidR="00831817">
          <w:t>M</w:t>
        </w:r>
      </w:ins>
      <w:r w:rsidR="00FC4190">
        <w:t>odels</w:t>
      </w:r>
      <w:del w:id="157" w:author="steven.bankes" w:date="2012-12-17T17:36:00Z">
        <w:r w:rsidR="00FC4190" w:rsidDel="00831817">
          <w:delText xml:space="preserve"> </w:delText>
        </w:r>
      </w:del>
      <w:ins w:id="158" w:author="steven.bankes" w:date="2012-12-17T17:36:00Z">
        <w:r w:rsidR="00831817">
          <w:t>that</w:t>
        </w:r>
        <w:proofErr w:type="spellEnd"/>
        <w:r w:rsidR="00831817">
          <w:t xml:space="preserve"> can be </w:t>
        </w:r>
      </w:ins>
      <w:del w:id="159" w:author="steven.bankes" w:date="2012-12-17T17:36:00Z">
        <w:r w:rsidR="00FC4190" w:rsidDel="00831817">
          <w:delText>reduce to</w:delText>
        </w:r>
      </w:del>
      <w:ins w:id="160" w:author="steven.bankes" w:date="2012-12-17T17:36:00Z">
        <w:r w:rsidR="00831817">
          <w:t>expressed as</w:t>
        </w:r>
      </w:ins>
      <w:r w:rsidR="00FC4190">
        <w:t xml:space="preserve"> fairly simple analytical forms</w:t>
      </w:r>
      <w:ins w:id="161" w:author="steven.bankes" w:date="2012-12-17T17:36:00Z">
        <w:r w:rsidR="00831817">
          <w:t xml:space="preserve"> will be more broadly useful</w:t>
        </w:r>
      </w:ins>
      <w:r w:rsidR="00FC4190">
        <w:t xml:space="preserve">. For disordered systems and data containing uncertainty, techniques such as the </w:t>
      </w:r>
      <w:commentRangeStart w:id="162"/>
      <w:r w:rsidRPr="00C409DA">
        <w:rPr>
          <w:i/>
        </w:rPr>
        <w:t>m</w:t>
      </w:r>
      <w:r w:rsidR="00FC4190" w:rsidRPr="00C409DA">
        <w:rPr>
          <w:i/>
        </w:rPr>
        <w:t xml:space="preserve">aximum </w:t>
      </w:r>
      <w:r w:rsidRPr="00C409DA">
        <w:rPr>
          <w:i/>
        </w:rPr>
        <w:t>e</w:t>
      </w:r>
      <w:r w:rsidR="00FC4190" w:rsidRPr="00C409DA">
        <w:rPr>
          <w:i/>
        </w:rPr>
        <w:t xml:space="preserve">ntropy </w:t>
      </w:r>
      <w:r w:rsidRPr="00C409DA">
        <w:rPr>
          <w:i/>
        </w:rPr>
        <w:t>p</w:t>
      </w:r>
      <w:r w:rsidR="00FC4190" w:rsidRPr="00C409DA">
        <w:rPr>
          <w:i/>
        </w:rPr>
        <w:t>rinciple</w:t>
      </w:r>
      <w:r w:rsidR="00FC4190">
        <w:t xml:space="preserve"> </w:t>
      </w:r>
      <w:r>
        <w:t>(MaxEnt</w:t>
      </w:r>
      <w:proofErr w:type="gramStart"/>
      <w:r>
        <w:t>)</w:t>
      </w:r>
      <w:commentRangeEnd w:id="162"/>
      <w:ins w:id="163" w:author="pukitepa" w:date="2013-01-15T08:55:00Z">
        <w:r w:rsidR="00671EFD">
          <w:t>[</w:t>
        </w:r>
        <w:proofErr w:type="gramEnd"/>
        <w:r w:rsidR="00671EFD">
          <w:t>]</w:t>
        </w:r>
      </w:ins>
      <w:r w:rsidR="00831817">
        <w:rPr>
          <w:rStyle w:val="CommentReference"/>
          <w:color w:val="auto"/>
        </w:rPr>
        <w:commentReference w:id="162"/>
      </w:r>
      <w:r>
        <w:t xml:space="preserve"> </w:t>
      </w:r>
      <w:r w:rsidR="00FC4190">
        <w:t xml:space="preserve">and </w:t>
      </w:r>
      <w:commentRangeStart w:id="164"/>
      <w:r w:rsidR="00FC4190" w:rsidRPr="00C409DA">
        <w:rPr>
          <w:i/>
        </w:rPr>
        <w:t>superstatistics</w:t>
      </w:r>
      <w:ins w:id="165" w:author="pukitepa" w:date="2013-01-15T08:55:00Z">
        <w:r w:rsidR="00671EFD">
          <w:rPr>
            <w:i/>
          </w:rPr>
          <w:t>[]</w:t>
        </w:r>
      </w:ins>
      <w:r w:rsidR="00FC4190">
        <w:t xml:space="preserve"> </w:t>
      </w:r>
      <w:commentRangeEnd w:id="164"/>
      <w:r w:rsidR="00831817">
        <w:rPr>
          <w:rStyle w:val="CommentReference"/>
          <w:color w:val="auto"/>
        </w:rPr>
        <w:commentReference w:id="164"/>
      </w:r>
      <w:r w:rsidR="00FC4190">
        <w:t xml:space="preserve">will be </w:t>
      </w:r>
      <w:del w:id="166" w:author="steven.bankes" w:date="2012-12-17T17:37:00Z">
        <w:r w:rsidR="00FC4190" w:rsidDel="00831817">
          <w:delText>used</w:delText>
        </w:r>
      </w:del>
      <w:ins w:id="167" w:author="steven.bankes" w:date="2012-12-17T17:37:00Z">
        <w:r w:rsidR="00831817">
          <w:t>utilized</w:t>
        </w:r>
      </w:ins>
      <w:r w:rsidR="00B90551">
        <w:t>;</w:t>
      </w:r>
      <w:r w:rsidR="00FC4190">
        <w:t xml:space="preserve"> </w:t>
      </w:r>
      <w:r w:rsidR="00B90551">
        <w:t>these often</w:t>
      </w:r>
      <w:r w:rsidR="00FC4190">
        <w:t xml:space="preserve"> have a more formal basis than the </w:t>
      </w:r>
      <w:commentRangeStart w:id="168"/>
      <w:r w:rsidR="00FC4190">
        <w:t>heuristic fractal models</w:t>
      </w:r>
      <w:ins w:id="169" w:author="pukitepa" w:date="2013-01-15T08:55:00Z">
        <w:r w:rsidR="00671EFD">
          <w:t>[]</w:t>
        </w:r>
      </w:ins>
      <w:r w:rsidR="00FC4190">
        <w:t xml:space="preserve"> </w:t>
      </w:r>
      <w:commentRangeEnd w:id="168"/>
      <w:r w:rsidR="00831817">
        <w:rPr>
          <w:rStyle w:val="CommentReference"/>
          <w:color w:val="auto"/>
        </w:rPr>
        <w:commentReference w:id="168"/>
      </w:r>
      <w:r w:rsidR="00EC0D5E">
        <w:t>often</w:t>
      </w:r>
      <w:r w:rsidR="00FC4190">
        <w:t xml:space="preserve"> </w:t>
      </w:r>
      <w:r>
        <w:t>employe</w:t>
      </w:r>
      <w:r w:rsidR="00FC4190">
        <w:t>d.</w:t>
      </w:r>
      <w:r>
        <w:t xml:space="preserve"> </w:t>
      </w:r>
    </w:p>
    <w:p w:rsidR="00133061" w:rsidRDefault="00133061" w:rsidP="00D106E1">
      <w:pPr>
        <w:pStyle w:val="Body"/>
      </w:pPr>
      <w:r>
        <w:lastRenderedPageBreak/>
        <w:t xml:space="preserve">To discover patterns in data, </w:t>
      </w:r>
      <w:del w:id="170" w:author="steven.bankes" w:date="2012-12-17T17:37:00Z">
        <w:r w:rsidDel="0080316D">
          <w:delText xml:space="preserve">we can make heavy use of </w:delText>
        </w:r>
      </w:del>
      <w:r>
        <w:t>data analysis techniques such as rank histogram plots</w:t>
      </w:r>
      <w:ins w:id="171" w:author="steven.bankes" w:date="2012-12-17T17:38:00Z">
        <w:r w:rsidR="0080316D">
          <w:t xml:space="preserve"> are useful</w:t>
        </w:r>
      </w:ins>
      <w:r>
        <w:t>.  A set of data, binned according to frequency of occurrence for the parameter of interest</w:t>
      </w:r>
      <w:r w:rsidR="00B90551">
        <w:t xml:space="preserve"> reveals most of the structure of the probability density. These views can be manipulated or marginalized against conditional or joint probabilities.</w:t>
      </w:r>
    </w:p>
    <w:p w:rsidR="0001383D" w:rsidRDefault="00D31F8F" w:rsidP="00D106E1">
      <w:pPr>
        <w:pStyle w:val="Body"/>
      </w:pPr>
      <w:r>
        <w:t xml:space="preserve">One of the significant observations that one can make about typical environmental parameters is in the extent of their randomness. On occasion an environmental parameter, such as temperature, can exist within a narrow range of values and thus become well-suited for a normal Gaussian distribution model, but more commonly, </w:t>
      </w:r>
      <w:del w:id="172" w:author="steven.bankes" w:date="2012-12-17T17:41:00Z">
        <w:r w:rsidDel="00F72A6B">
          <w:delText xml:space="preserve">the values have enough spread that </w:delText>
        </w:r>
      </w:del>
      <w:r>
        <w:t>skewed (i.e. asymmetric) and fat-tail distributions are much more applicable.</w:t>
      </w:r>
      <w:r w:rsidR="00CE7204">
        <w:t xml:space="preserve"> </w:t>
      </w:r>
      <w:ins w:id="173" w:author="steven.bankes" w:date="2012-12-17T17:42:00Z">
        <w:r w:rsidR="00F72A6B">
          <w:t xml:space="preserve">In these cases, </w:t>
        </w:r>
      </w:ins>
      <w:del w:id="174" w:author="steven.bankes" w:date="2012-12-17T17:42:00Z">
        <w:r w:rsidR="00CE7204" w:rsidDel="00F72A6B">
          <w:delText>T</w:delText>
        </w:r>
      </w:del>
      <w:ins w:id="175" w:author="steven.bankes" w:date="2012-12-17T17:42:00Z">
        <w:r w:rsidR="00F72A6B">
          <w:t>t</w:t>
        </w:r>
      </w:ins>
      <w:r w:rsidR="00CE7204">
        <w:t>he data along with some physical reasoning will direct the model</w:t>
      </w:r>
      <w:ins w:id="176" w:author="steven.bankes" w:date="2012-12-17T17:42:00Z">
        <w:r w:rsidR="00F72A6B">
          <w:t>er</w:t>
        </w:r>
      </w:ins>
      <w:r w:rsidR="00CE7204">
        <w:t xml:space="preserve"> away from a normal distribution</w:t>
      </w:r>
      <w:r w:rsidR="00A91808">
        <w:t xml:space="preserve"> toward a higher variance distribution</w:t>
      </w:r>
      <w:r w:rsidR="00CE7204">
        <w:t>.</w:t>
      </w:r>
      <w:r w:rsidR="0001383D">
        <w:t xml:space="preserve"> </w:t>
      </w:r>
    </w:p>
    <w:p w:rsidR="00D31F8F" w:rsidDel="006F6E64" w:rsidRDefault="0001383D" w:rsidP="00D106E1">
      <w:pPr>
        <w:pStyle w:val="Body"/>
        <w:rPr>
          <w:del w:id="177" w:author="steven.bankes" w:date="2012-12-17T17:53:00Z"/>
        </w:rPr>
      </w:pPr>
      <w:r>
        <w:t xml:space="preserve">Environmental context modeling relies on knowledge of exogenous behavior – that behavior </w:t>
      </w:r>
      <w:r w:rsidR="00A91808">
        <w:t xml:space="preserve">that exists </w:t>
      </w:r>
      <w:r>
        <w:t xml:space="preserve">outside the confines of the vehicle </w:t>
      </w:r>
      <w:ins w:id="178" w:author="steven.bankes" w:date="2012-12-17T17:47:00Z">
        <w:r w:rsidR="00F72A6B">
          <w:t xml:space="preserve">or other engineered system </w:t>
        </w:r>
      </w:ins>
      <w:r>
        <w:t xml:space="preserve">we are designing. </w:t>
      </w:r>
      <w:del w:id="179" w:author="steven.bankes" w:date="2012-12-17T17:52:00Z">
        <w:r w:rsidDel="006F6E64">
          <w:delText>In fact, a</w:delText>
        </w:r>
      </w:del>
      <w:ins w:id="180" w:author="steven.bankes" w:date="2012-12-17T17:52:00Z">
        <w:r w:rsidR="006F6E64">
          <w:t>A</w:t>
        </w:r>
      </w:ins>
      <w:r>
        <w:t xml:space="preserve">ny behavior that we have little control over </w:t>
      </w:r>
      <w:del w:id="181" w:author="steven.bankes" w:date="2012-12-17T17:52:00Z">
        <w:r w:rsidDel="006F6E64">
          <w:delText>fits under the umbrella of a context</w:delText>
        </w:r>
      </w:del>
      <w:ins w:id="182" w:author="steven.bankes" w:date="2012-12-17T17:52:00Z">
        <w:r w:rsidR="006F6E64">
          <w:t>needs to be regarded as uncertain, and will in general require stochastic models</w:t>
        </w:r>
      </w:ins>
      <w:r>
        <w:t xml:space="preserve">. </w:t>
      </w:r>
      <w:del w:id="183" w:author="steven.bankes" w:date="2012-12-17T17:53:00Z">
        <w:r w:rsidDel="006F6E64">
          <w:delText>When nature gets involved, the behavior often tends toward disorder, as the thermodynamic laws describing entropy are immutable (and entropy describes the movement toward disorder).</w:delText>
        </w:r>
      </w:del>
    </w:p>
    <w:p w:rsidR="00CE7204" w:rsidDel="005F7975" w:rsidRDefault="00CE7204" w:rsidP="00CE7204">
      <w:pPr>
        <w:pStyle w:val="Body"/>
        <w:rPr>
          <w:del w:id="184" w:author="steven.bankes" w:date="2012-12-17T18:01:00Z"/>
        </w:rPr>
      </w:pPr>
      <w:commentRangeStart w:id="185"/>
      <w:commentRangeStart w:id="186"/>
      <w:del w:id="187" w:author="steven.bankes" w:date="2012-12-17T18:01:00Z">
        <w:r w:rsidDel="005F7975">
          <w:delText xml:space="preserve">As part of the motivation for thinking in terms of </w:delText>
        </w:r>
        <w:r w:rsidR="00EC0D5E" w:rsidDel="005F7975">
          <w:delText xml:space="preserve">substantial </w:delText>
        </w:r>
        <w:r w:rsidDel="005F7975">
          <w:delText xml:space="preserve">randomness, consider the paper by </w:delText>
        </w:r>
        <w:r w:rsidR="00810888" w:rsidDel="005F7975">
          <w:delText xml:space="preserve">D. </w:delText>
        </w:r>
        <w:r w:rsidDel="005F7975">
          <w:delText xml:space="preserve">Mumford, </w:delText>
        </w:r>
        <w:r w:rsidRPr="00CB677C" w:rsidDel="005F7975">
          <w:rPr>
            <w:i/>
          </w:rPr>
          <w:delText>“The Dawning of the Age of Stochasticity”</w:delText>
        </w:r>
        <w:r w:rsidR="00CB677C" w:rsidDel="005F7975">
          <w:delText>.</w:delText>
        </w:r>
        <w:r w:rsidR="00CB677C" w:rsidDel="005F7975">
          <w:rPr>
            <w:rStyle w:val="EndnoteReference"/>
          </w:rPr>
          <w:endnoteReference w:id="1"/>
        </w:r>
        <w:r w:rsidDel="005F7975">
          <w:delText xml:space="preserve"> </w:delText>
        </w:r>
      </w:del>
    </w:p>
    <w:p w:rsidR="00CE7204" w:rsidRPr="00CE7204" w:rsidDel="005F7975" w:rsidRDefault="00CE7204" w:rsidP="00CE7204">
      <w:pPr>
        <w:pStyle w:val="Extract"/>
        <w:rPr>
          <w:del w:id="190" w:author="steven.bankes" w:date="2012-12-17T18:01:00Z"/>
          <w:i/>
        </w:rPr>
      </w:pPr>
      <w:del w:id="191" w:author="steven.bankes" w:date="2012-12-17T18:01:00Z">
        <w:r w:rsidRPr="00CE7204" w:rsidDel="005F7975">
          <w:rPr>
            <w:i/>
          </w:rPr>
          <w:delText xml:space="preserve">“stochastic models and statistical reasoning are more relevant </w:delText>
        </w:r>
        <w:r w:rsidR="00A91808" w:rsidDel="005F7975">
          <w:rPr>
            <w:i/>
          </w:rPr>
          <w:delText>(</w:delText>
        </w:r>
        <w:r w:rsidRPr="00A91808" w:rsidDel="005F7975">
          <w:rPr>
            <w:b/>
            <w:i/>
          </w:rPr>
          <w:delText>i)</w:delText>
        </w:r>
        <w:r w:rsidRPr="00CE7204" w:rsidDel="005F7975">
          <w:rPr>
            <w:i/>
          </w:rPr>
          <w:delText xml:space="preserve"> to the world,</w:delText>
        </w:r>
        <w:r w:rsidR="00A91808" w:rsidDel="005F7975">
          <w:rPr>
            <w:i/>
          </w:rPr>
          <w:delText>(</w:delText>
        </w:r>
        <w:r w:rsidRPr="00A91808" w:rsidDel="005F7975">
          <w:rPr>
            <w:b/>
            <w:i/>
          </w:rPr>
          <w:delText>ii)</w:delText>
        </w:r>
        <w:r w:rsidRPr="00CE7204" w:rsidDel="005F7975">
          <w:rPr>
            <w:i/>
          </w:rPr>
          <w:delText xml:space="preserve"> to science and many parts of mathematics and iii) particularly to understanding the computations in our own minds, than exact models and logical reasoning” </w:delText>
        </w:r>
      </w:del>
    </w:p>
    <w:p w:rsidR="00CE7204" w:rsidDel="005F7975" w:rsidRDefault="0001383D" w:rsidP="00CE7204">
      <w:pPr>
        <w:pStyle w:val="Body"/>
        <w:rPr>
          <w:del w:id="192" w:author="steven.bankes" w:date="2012-12-17T18:01:00Z"/>
        </w:rPr>
      </w:pPr>
      <w:del w:id="193" w:author="steven.bankes" w:date="2012-12-17T18:01:00Z">
        <w:r w:rsidDel="005F7975">
          <w:delText xml:space="preserve">This paper served as the motivation for one of the several </w:delText>
        </w:r>
        <w:r w:rsidRPr="00792FFB" w:rsidDel="005F7975">
          <w:delText>mathematical challenges</w:delText>
        </w:r>
        <w:r w:rsidR="00792FFB" w:rsidDel="005F7975">
          <w:rPr>
            <w:rStyle w:val="EndnoteReference"/>
          </w:rPr>
          <w:endnoteReference w:id="2"/>
        </w:r>
        <w:r w:rsidDel="005F7975">
          <w:delText xml:space="preserve"> posed by DARPA’s Defense Sciences Office</w:delText>
        </w:r>
        <w:r w:rsidR="00EC0D5E" w:rsidDel="005F7975">
          <w:delText xml:space="preserve"> --</w:delText>
        </w:r>
        <w:r w:rsidDel="005F7975">
          <w:delText xml:space="preserve"> the third challenge, </w:delText>
        </w:r>
        <w:r w:rsidRPr="00A0360C" w:rsidDel="005F7975">
          <w:rPr>
            <w:b/>
          </w:rPr>
          <w:delText>“Capture and Harness Stochasticity in Nature”</w:delText>
        </w:r>
        <w:r w:rsidDel="005F7975">
          <w:delText xml:space="preserve">, has the potential for providing the DoD with significant and immediate benefit.  </w:delText>
        </w:r>
        <w:r w:rsidR="00FA61F6" w:rsidDel="005F7975">
          <w:delText>Mumford</w:delText>
        </w:r>
        <w:r w:rsidR="00CE7204" w:rsidDel="005F7975">
          <w:delText xml:space="preserve"> concludes with this:</w:delText>
        </w:r>
      </w:del>
    </w:p>
    <w:p w:rsidR="00CE7204" w:rsidRPr="00CE7204" w:rsidDel="005F7975" w:rsidRDefault="00CE7204" w:rsidP="00CE7204">
      <w:pPr>
        <w:pStyle w:val="Extract"/>
        <w:rPr>
          <w:del w:id="196" w:author="steven.bankes" w:date="2012-12-17T18:01:00Z"/>
          <w:i/>
        </w:rPr>
      </w:pPr>
      <w:del w:id="197" w:author="steven.bankes" w:date="2012-12-17T18:01:00Z">
        <w:r w:rsidRPr="00CE7204" w:rsidDel="005F7975">
          <w:rPr>
            <w:i/>
          </w:rPr>
          <w:delText xml:space="preserve">“stochastic methods will transform pure and applied mathematics in the beginning of the third millenium. Probability and statistics will come to be viewed as the natural tools to use in mathematical as well as scientific modeling. The intellectual world as a whole will come to view logic as a beautiful elegant idealization but to view statistics as the standard way in which we reason and think.” </w:delText>
        </w:r>
      </w:del>
    </w:p>
    <w:commentRangeEnd w:id="185"/>
    <w:p w:rsidR="00FA61F6" w:rsidRDefault="006F6E64" w:rsidP="00CE7204">
      <w:pPr>
        <w:pStyle w:val="Body"/>
      </w:pPr>
      <w:r>
        <w:rPr>
          <w:rStyle w:val="CommentReference"/>
          <w:color w:val="auto"/>
        </w:rPr>
        <w:commentReference w:id="185"/>
      </w:r>
      <w:commentRangeEnd w:id="186"/>
      <w:r>
        <w:rPr>
          <w:rStyle w:val="CommentReference"/>
          <w:color w:val="auto"/>
        </w:rPr>
        <w:commentReference w:id="186"/>
      </w:r>
      <w:del w:id="198" w:author="steven.bankes" w:date="2012-12-17T18:02:00Z">
        <w:r w:rsidR="002D27FA" w:rsidRPr="002D27FA" w:rsidDel="005F7975">
          <w:delText>We assert that this benefit can be immediate</w:delText>
        </w:r>
        <w:r w:rsidR="00DB65DF" w:rsidDel="005F7975">
          <w:delText>,</w:delText>
        </w:r>
        <w:r w:rsidR="002D27FA" w:rsidRPr="002D27FA" w:rsidDel="005F7975">
          <w:delText xml:space="preserve"> </w:delText>
        </w:r>
        <w:r w:rsidR="00DB65DF" w:rsidDel="005F7975">
          <w:delText>as</w:delText>
        </w:r>
        <w:r w:rsidR="002D27FA" w:rsidRPr="002D27FA" w:rsidDel="005F7975">
          <w:delText xml:space="preserve"> r</w:delText>
        </w:r>
      </w:del>
      <w:ins w:id="199" w:author="steven.bankes" w:date="2012-12-17T18:02:00Z">
        <w:r w:rsidR="005F7975">
          <w:t>R</w:t>
        </w:r>
      </w:ins>
      <w:r w:rsidR="002D27FA" w:rsidRPr="002D27FA">
        <w:t>ecent advances in our understanding of stochastic phenomena have benefited greatly from the availability of data from a variety of sources. In the past, model</w:t>
      </w:r>
      <w:r w:rsidR="002D27FA">
        <w:t>ing</w:t>
      </w:r>
      <w:r w:rsidR="002D27FA" w:rsidRPr="002D27FA">
        <w:t xml:space="preserve"> </w:t>
      </w:r>
      <w:r w:rsidR="002D27FA">
        <w:t>of</w:t>
      </w:r>
      <w:r w:rsidR="002D27FA" w:rsidRPr="002D27FA">
        <w:t xml:space="preserve"> physical behavior </w:t>
      </w:r>
      <w:r w:rsidR="007F7B07">
        <w:t>ha</w:t>
      </w:r>
      <w:r w:rsidR="002D27FA">
        <w:t>s often</w:t>
      </w:r>
      <w:r w:rsidR="002D27FA" w:rsidRPr="002D27FA">
        <w:t xml:space="preserve"> </w:t>
      </w:r>
      <w:r w:rsidR="007F7B07">
        <w:t xml:space="preserve">been </w:t>
      </w:r>
      <w:r w:rsidR="002D27FA" w:rsidRPr="002D27FA">
        <w:t xml:space="preserve">hampered by the lack of sufficient statistics to substantiate the original </w:t>
      </w:r>
      <w:r w:rsidR="00DB65DF">
        <w:t>formulation</w:t>
      </w:r>
      <w:r w:rsidR="002D27FA">
        <w:t xml:space="preserve">. </w:t>
      </w:r>
      <w:r w:rsidR="00FA61F6">
        <w:t>In c</w:t>
      </w:r>
      <w:r w:rsidR="00CE7204">
        <w:t xml:space="preserve">ombining </w:t>
      </w:r>
      <w:r w:rsidR="00FA61F6">
        <w:t>stochastics and information e</w:t>
      </w:r>
      <w:r w:rsidR="00CE7204">
        <w:t xml:space="preserve">lements </w:t>
      </w:r>
      <w:r w:rsidR="00FA61F6">
        <w:t>for m</w:t>
      </w:r>
      <w:r w:rsidR="00CE7204">
        <w:t>odeling</w:t>
      </w:r>
      <w:r w:rsidR="00FA61F6">
        <w:t xml:space="preserve">, we </w:t>
      </w:r>
      <w:r w:rsidR="007F7B07">
        <w:t xml:space="preserve">can </w:t>
      </w:r>
      <w:r w:rsidR="00FA61F6">
        <w:t>incorporate p</w:t>
      </w:r>
      <w:r w:rsidR="00CE7204">
        <w:t>robability</w:t>
      </w:r>
      <w:r w:rsidR="00EC0D5E">
        <w:t xml:space="preserve"> and information</w:t>
      </w:r>
      <w:r w:rsidR="00CE7204">
        <w:t xml:space="preserve"> </w:t>
      </w:r>
      <w:r w:rsidR="00FA61F6">
        <w:t>t</w:t>
      </w:r>
      <w:r w:rsidR="00CE7204">
        <w:t xml:space="preserve">heory </w:t>
      </w:r>
      <w:commentRangeStart w:id="200"/>
      <w:r w:rsidR="00CE7204">
        <w:t>(Jaynes, Shannon)</w:t>
      </w:r>
      <w:r w:rsidR="00FA61F6">
        <w:t>, p</w:t>
      </w:r>
      <w:r w:rsidR="00CE7204">
        <w:t xml:space="preserve">attern </w:t>
      </w:r>
      <w:r w:rsidR="00FA61F6">
        <w:t>t</w:t>
      </w:r>
      <w:r w:rsidR="00CE7204">
        <w:t xml:space="preserve">heory (Mumford, </w:t>
      </w:r>
      <w:proofErr w:type="spellStart"/>
      <w:r w:rsidR="00CE7204">
        <w:t>Grenander</w:t>
      </w:r>
      <w:proofErr w:type="spellEnd"/>
      <w:r w:rsidR="00CE7204">
        <w:t>)</w:t>
      </w:r>
      <w:r w:rsidR="00FA61F6">
        <w:t>, f</w:t>
      </w:r>
      <w:r w:rsidR="00CE7204">
        <w:t>at-</w:t>
      </w:r>
      <w:r w:rsidR="00FA61F6">
        <w:t>t</w:t>
      </w:r>
      <w:r w:rsidR="00CE7204">
        <w:t xml:space="preserve">ail </w:t>
      </w:r>
      <w:r w:rsidR="00FA61F6">
        <w:t>s</w:t>
      </w:r>
      <w:r w:rsidR="00CE7204">
        <w:t xml:space="preserve">tatistics (Mandelbrot, </w:t>
      </w:r>
      <w:proofErr w:type="spellStart"/>
      <w:r w:rsidR="00CE7204">
        <w:t>Taleb</w:t>
      </w:r>
      <w:proofErr w:type="spellEnd"/>
      <w:r w:rsidR="00CE7204">
        <w:t xml:space="preserve">, </w:t>
      </w:r>
      <w:proofErr w:type="spellStart"/>
      <w:proofErr w:type="gramStart"/>
      <w:r w:rsidR="00CE7204">
        <w:t>Sornette</w:t>
      </w:r>
      <w:proofErr w:type="spellEnd"/>
      <w:ins w:id="201" w:author="pukitepa" w:date="2013-01-15T08:56:00Z">
        <w:r w:rsidR="00671EFD">
          <w:t>[</w:t>
        </w:r>
        <w:proofErr w:type="gramEnd"/>
        <w:r w:rsidR="00671EFD">
          <w:t>]</w:t>
        </w:r>
      </w:ins>
      <w:r w:rsidR="00CE7204">
        <w:t>)</w:t>
      </w:r>
      <w:commentRangeEnd w:id="200"/>
      <w:r w:rsidR="005F7975">
        <w:rPr>
          <w:rStyle w:val="CommentReference"/>
          <w:color w:val="auto"/>
        </w:rPr>
        <w:commentReference w:id="200"/>
      </w:r>
      <w:r w:rsidR="00FA61F6">
        <w:t xml:space="preserve">, and </w:t>
      </w:r>
      <w:r w:rsidR="00CB2EE4">
        <w:t xml:space="preserve">superstatistics and </w:t>
      </w:r>
      <w:r w:rsidR="00FA61F6">
        <w:t>c</w:t>
      </w:r>
      <w:r w:rsidR="00CE7204">
        <w:t xml:space="preserve">omplexity </w:t>
      </w:r>
      <w:r w:rsidR="00FA61F6">
        <w:t>t</w:t>
      </w:r>
      <w:r w:rsidR="00CE7204">
        <w:t>heory (</w:t>
      </w:r>
      <w:r w:rsidR="00CB2EE4">
        <w:t xml:space="preserve">Beck, </w:t>
      </w:r>
      <w:r w:rsidR="00CE7204">
        <w:t>Gell-Mann)</w:t>
      </w:r>
      <w:r w:rsidR="007F7B07">
        <w:t xml:space="preserve"> and then apply </w:t>
      </w:r>
      <w:r w:rsidR="00810888">
        <w:t>these contemporary ideas</w:t>
      </w:r>
      <w:r w:rsidR="007F7B07">
        <w:t xml:space="preserve"> to the characterization of environmental contexts</w:t>
      </w:r>
      <w:r w:rsidR="00FA61F6">
        <w:t xml:space="preserve">. </w:t>
      </w:r>
    </w:p>
    <w:p w:rsidR="00CE7204" w:rsidRDefault="00FA61F6" w:rsidP="00CE7204">
      <w:pPr>
        <w:pStyle w:val="Body"/>
      </w:pPr>
      <w:r w:rsidRPr="00FA61F6">
        <w:t>P</w:t>
      </w:r>
      <w:r w:rsidR="00CE7204" w:rsidRPr="00FA61F6">
        <w:t xml:space="preserve">robability </w:t>
      </w:r>
      <w:r w:rsidRPr="00FA61F6">
        <w:t>t</w:t>
      </w:r>
      <w:r w:rsidR="00CE7204" w:rsidRPr="00FA61F6">
        <w:t xml:space="preserve">heory as advanced by </w:t>
      </w:r>
      <w:commentRangeStart w:id="202"/>
      <w:r w:rsidR="00CE7204" w:rsidRPr="00FA61F6">
        <w:t>E.T. Jaynes</w:t>
      </w:r>
      <w:ins w:id="203" w:author="pukitepa" w:date="2013-01-15T08:56:00Z">
        <w:r w:rsidR="00671EFD">
          <w:t xml:space="preserve"> []</w:t>
        </w:r>
      </w:ins>
      <w:r w:rsidRPr="00FA61F6">
        <w:t xml:space="preserve"> </w:t>
      </w:r>
      <w:commentRangeEnd w:id="202"/>
      <w:r w:rsidR="0012487D">
        <w:rPr>
          <w:rStyle w:val="CommentReference"/>
          <w:color w:val="auto"/>
        </w:rPr>
        <w:commentReference w:id="202"/>
      </w:r>
      <w:r w:rsidRPr="00FA61F6">
        <w:t>suggests using probability</w:t>
      </w:r>
      <w:r w:rsidR="00CE7204" w:rsidRPr="00FA61F6">
        <w:t xml:space="preserve"> as </w:t>
      </w:r>
      <w:r w:rsidRPr="00FA61F6">
        <w:t xml:space="preserve">an </w:t>
      </w:r>
      <w:r w:rsidR="00CE7204" w:rsidRPr="00FA61F6">
        <w:t>extended logic</w:t>
      </w:r>
      <w:r w:rsidRPr="00FA61F6">
        <w:t>, and we should co</w:t>
      </w:r>
      <w:r w:rsidR="00CE7204" w:rsidRPr="00FA61F6">
        <w:t>nsider inference and plausible reasoning under various levels of uncertainty</w:t>
      </w:r>
      <w:r w:rsidRPr="00FA61F6">
        <w:t xml:space="preserve">. The key </w:t>
      </w:r>
      <w:r w:rsidR="00CB677C">
        <w:t>idea</w:t>
      </w:r>
      <w:r w:rsidRPr="00FA61F6">
        <w:t xml:space="preserve"> of Jaynes is to meld</w:t>
      </w:r>
      <w:r w:rsidR="00CE7204" w:rsidRPr="00FA61F6">
        <w:t xml:space="preserve"> </w:t>
      </w:r>
      <w:r w:rsidRPr="00FA61F6">
        <w:t>Shannon’s i</w:t>
      </w:r>
      <w:r w:rsidR="00CE7204" w:rsidRPr="00FA61F6">
        <w:t xml:space="preserve">nformation </w:t>
      </w:r>
      <w:r w:rsidRPr="00FA61F6">
        <w:t>t</w:t>
      </w:r>
      <w:r w:rsidR="00CE7204" w:rsidRPr="00FA61F6">
        <w:t xml:space="preserve">heory concept </w:t>
      </w:r>
      <w:r w:rsidRPr="00FA61F6">
        <w:t>of</w:t>
      </w:r>
      <w:r w:rsidR="00CE7204" w:rsidRPr="00FA61F6">
        <w:t xml:space="preserve"> entropy </w:t>
      </w:r>
      <w:r w:rsidRPr="00FA61F6">
        <w:t>together with the</w:t>
      </w:r>
      <w:r w:rsidR="00CE7204" w:rsidRPr="00FA61F6">
        <w:t xml:space="preserve"> statistical mechanics</w:t>
      </w:r>
      <w:r w:rsidRPr="00FA61F6">
        <w:t xml:space="preserve"> definition of entropy.  M</w:t>
      </w:r>
      <w:r w:rsidR="00CE7204" w:rsidRPr="00FA61F6">
        <w:t xml:space="preserve">any important and non-trivial applications </w:t>
      </w:r>
      <w:r w:rsidR="00CB677C">
        <w:t xml:space="preserve">exist </w:t>
      </w:r>
      <w:r w:rsidR="00CE7204" w:rsidRPr="00FA61F6">
        <w:t xml:space="preserve">where </w:t>
      </w:r>
      <w:r w:rsidRPr="00FA61F6">
        <w:t>Jaynes’ m</w:t>
      </w:r>
      <w:r w:rsidR="00CE7204" w:rsidRPr="00FA61F6">
        <w:t xml:space="preserve">aximum </w:t>
      </w:r>
      <w:r w:rsidRPr="00FA61F6">
        <w:t>e</w:t>
      </w:r>
      <w:r w:rsidR="00CE7204" w:rsidRPr="00FA61F6">
        <w:t xml:space="preserve">ntropy </w:t>
      </w:r>
      <w:r w:rsidRPr="00FA61F6">
        <w:t xml:space="preserve">principle </w:t>
      </w:r>
      <w:r w:rsidR="00CE7204" w:rsidRPr="00FA61F6">
        <w:t>is the only tool we may need</w:t>
      </w:r>
      <w:r w:rsidRPr="00FA61F6">
        <w:t>, as it d</w:t>
      </w:r>
      <w:r w:rsidR="00CE7204" w:rsidRPr="00FA61F6">
        <w:t xml:space="preserve">escribes the </w:t>
      </w:r>
      <w:r w:rsidRPr="00FA61F6">
        <w:t>minimal application</w:t>
      </w:r>
      <w:r w:rsidR="00CE7204" w:rsidRPr="00FA61F6">
        <w:t xml:space="preserve"> of prior knowledge when appropriate</w:t>
      </w:r>
      <w:r w:rsidR="00DB65DF">
        <w:t xml:space="preserve"> </w:t>
      </w:r>
      <w:r w:rsidR="00EC0D5E">
        <w:t>—</w:t>
      </w:r>
      <w:r w:rsidR="00DB65DF">
        <w:t xml:space="preserve"> </w:t>
      </w:r>
      <w:r w:rsidRPr="00FA61F6">
        <w:t>often a mean value is all that is required.</w:t>
      </w:r>
      <w:r w:rsidR="00CB677C">
        <w:rPr>
          <w:rStyle w:val="EndnoteReference"/>
        </w:rPr>
        <w:endnoteReference w:id="3"/>
      </w:r>
      <w:r>
        <w:t xml:space="preserve"> </w:t>
      </w:r>
    </w:p>
    <w:p w:rsidR="00FA61F6" w:rsidRDefault="00FA61F6" w:rsidP="00FA61F6">
      <w:pPr>
        <w:pStyle w:val="Body"/>
      </w:pPr>
      <w:r>
        <w:t xml:space="preserve">Pattern </w:t>
      </w:r>
      <w:r w:rsidR="00CB677C">
        <w:t>t</w:t>
      </w:r>
      <w:r>
        <w:t>heory as advanced by Mumford</w:t>
      </w:r>
      <w:r w:rsidR="00CB2EE4">
        <w:rPr>
          <w:rStyle w:val="EndnoteReference"/>
        </w:rPr>
        <w:endnoteReference w:id="4"/>
      </w:r>
      <w:r>
        <w:t xml:space="preserve"> and </w:t>
      </w:r>
      <w:proofErr w:type="spellStart"/>
      <w:r>
        <w:t>Grenander</w:t>
      </w:r>
      <w:proofErr w:type="spellEnd"/>
      <w:r w:rsidR="00CB677C">
        <w:t xml:space="preserve"> seeks to i</w:t>
      </w:r>
      <w:r>
        <w:t>dentify the hidden variables of a data set</w:t>
      </w:r>
      <w:r w:rsidR="00CB677C">
        <w:t>, c</w:t>
      </w:r>
      <w:r>
        <w:t>haracteriz</w:t>
      </w:r>
      <w:r w:rsidR="00EC0D5E">
        <w:t>ing</w:t>
      </w:r>
      <w:r>
        <w:t xml:space="preserve"> real world observations as patterns</w:t>
      </w:r>
      <w:r w:rsidR="00CB677C">
        <w:t>.  The approach uses</w:t>
      </w:r>
      <w:r>
        <w:t xml:space="preserve"> the </w:t>
      </w:r>
      <w:r w:rsidR="00CB2EE4">
        <w:t xml:space="preserve">observed </w:t>
      </w:r>
      <w:r>
        <w:t xml:space="preserve">patterns to infer </w:t>
      </w:r>
      <w:r>
        <w:lastRenderedPageBreak/>
        <w:t>information about the unobservable factors</w:t>
      </w:r>
      <w:r w:rsidR="00CB677C">
        <w:t>, f</w:t>
      </w:r>
      <w:r>
        <w:t>ormulat</w:t>
      </w:r>
      <w:r w:rsidR="00EC0D5E">
        <w:t>ing</w:t>
      </w:r>
      <w:r>
        <w:t xml:space="preserve"> prior distributions for those too complex or difficult to observe</w:t>
      </w:r>
      <w:r w:rsidR="00CB677C">
        <w:t xml:space="preserve">. If we can </w:t>
      </w:r>
      <w:r w:rsidR="00EC0D5E">
        <w:t xml:space="preserve">determine </w:t>
      </w:r>
      <w:r>
        <w:t>efficient inferential models for the observed variables</w:t>
      </w:r>
      <w:r w:rsidR="00CB677C">
        <w:t xml:space="preserve"> by m</w:t>
      </w:r>
      <w:r>
        <w:t>odel</w:t>
      </w:r>
      <w:r w:rsidR="00CB677C">
        <w:t>ing</w:t>
      </w:r>
      <w:r>
        <w:t xml:space="preserve"> observations as partly stochastic and partly deterministic</w:t>
      </w:r>
      <w:r w:rsidR="00CB677C">
        <w:t>, and apply</w:t>
      </w:r>
      <w:r>
        <w:t xml:space="preserve"> the randomness and variability of these distributions</w:t>
      </w:r>
      <w:r w:rsidR="00CB677C">
        <w:t xml:space="preserve"> along with considering</w:t>
      </w:r>
      <w:r>
        <w:t xml:space="preserve"> their natural structures and constraints </w:t>
      </w:r>
      <w:r>
        <w:br/>
      </w:r>
      <w:r w:rsidR="00CB677C">
        <w:t>(</w:t>
      </w:r>
      <w:r>
        <w:t>i.e. symmetries, independences of parts, and marginals on key statistics</w:t>
      </w:r>
      <w:r w:rsidR="00CB677C">
        <w:t>) we can c</w:t>
      </w:r>
      <w:r>
        <w:t>reate classes of stochastic models by applying transformations to patterns</w:t>
      </w:r>
      <w:r w:rsidR="00CB677C">
        <w:t>.</w:t>
      </w:r>
      <w:r w:rsidR="00AB6762">
        <w:t xml:space="preserve">  We can then s</w:t>
      </w:r>
      <w:r>
        <w:t>ynt</w:t>
      </w:r>
      <w:r w:rsidR="00AB6762">
        <w:t>hesize (sample) from the models, and the s</w:t>
      </w:r>
      <w:r>
        <w:t>tochastic factors affecting an observation exhibit strong conditional independence, making it easily decomposable</w:t>
      </w:r>
      <w:r w:rsidR="00AB6762">
        <w:t>.  We will see th</w:t>
      </w:r>
      <w:r w:rsidR="00EC0D5E">
        <w:t>is</w:t>
      </w:r>
      <w:r w:rsidR="00AB6762">
        <w:t xml:space="preserve"> </w:t>
      </w:r>
      <w:r w:rsidR="00DB65DF">
        <w:t xml:space="preserve">approach </w:t>
      </w:r>
      <w:r w:rsidR="00EC0D5E">
        <w:t xml:space="preserve">demonstrated </w:t>
      </w:r>
      <w:r w:rsidR="00DB65DF">
        <w:t xml:space="preserve">when we consider </w:t>
      </w:r>
      <w:r w:rsidR="00AB6762">
        <w:t>terrain characterization.</w:t>
      </w:r>
    </w:p>
    <w:p w:rsidR="00FA61F6" w:rsidRDefault="00CB2EE4" w:rsidP="00FA61F6">
      <w:pPr>
        <w:pStyle w:val="Body"/>
      </w:pPr>
      <w:r>
        <w:t>The analysis of f</w:t>
      </w:r>
      <w:r w:rsidR="00FA61F6">
        <w:t>at-</w:t>
      </w:r>
      <w:r>
        <w:t>t</w:t>
      </w:r>
      <w:r w:rsidR="00FA61F6">
        <w:t xml:space="preserve">ail </w:t>
      </w:r>
      <w:r>
        <w:t>s</w:t>
      </w:r>
      <w:r w:rsidR="00FA61F6">
        <w:t xml:space="preserve">tatistics as advanced by </w:t>
      </w:r>
      <w:proofErr w:type="spellStart"/>
      <w:r w:rsidR="00FA61F6">
        <w:t>Sornette</w:t>
      </w:r>
      <w:proofErr w:type="spellEnd"/>
      <w:r>
        <w:rPr>
          <w:rStyle w:val="EndnoteReference"/>
        </w:rPr>
        <w:endnoteReference w:id="5"/>
      </w:r>
      <w:r w:rsidR="00FA61F6">
        <w:t xml:space="preserve"> and </w:t>
      </w:r>
      <w:proofErr w:type="spellStart"/>
      <w:r w:rsidR="00FA61F6">
        <w:t>Taleb</w:t>
      </w:r>
      <w:proofErr w:type="spellEnd"/>
      <w:r>
        <w:rPr>
          <w:rStyle w:val="EndnoteReference"/>
        </w:rPr>
        <w:endnoteReference w:id="6"/>
      </w:r>
      <w:r>
        <w:t xml:space="preserve"> has shown promise for the p</w:t>
      </w:r>
      <w:r w:rsidR="00FA61F6">
        <w:t>rediction of crises and extreme events in complex systems and risk management, both for social</w:t>
      </w:r>
      <w:r w:rsidR="00810888">
        <w:rPr>
          <w:rStyle w:val="EndnoteReference"/>
        </w:rPr>
        <w:endnoteReference w:id="7"/>
      </w:r>
      <w:r w:rsidR="00FA61F6">
        <w:t xml:space="preserve"> and natural systems</w:t>
      </w:r>
      <w:r>
        <w:t>. The general theory encompasses s</w:t>
      </w:r>
      <w:r w:rsidR="00FA61F6">
        <w:t>cale-free properties</w:t>
      </w:r>
      <w:r>
        <w:t>, f</w:t>
      </w:r>
      <w:r w:rsidR="00FA61F6">
        <w:t>ractals</w:t>
      </w:r>
      <w:r>
        <w:t>, and p</w:t>
      </w:r>
      <w:r w:rsidR="00FA61F6">
        <w:t>ower-</w:t>
      </w:r>
      <w:r>
        <w:t>l</w:t>
      </w:r>
      <w:r w:rsidR="00FA61F6">
        <w:t>aws</w:t>
      </w:r>
      <w:r>
        <w:t xml:space="preserve">, and provides an alternative </w:t>
      </w:r>
      <w:r w:rsidR="00FA61F6">
        <w:t xml:space="preserve">to </w:t>
      </w:r>
      <w:r>
        <w:t>n</w:t>
      </w:r>
      <w:r w:rsidR="00FA61F6">
        <w:t>ormal or Gaussian statistics</w:t>
      </w:r>
      <w:r>
        <w:t>.   This introduces b</w:t>
      </w:r>
      <w:r w:rsidR="00FA61F6">
        <w:t xml:space="preserve">lack </w:t>
      </w:r>
      <w:r>
        <w:t>and gray s</w:t>
      </w:r>
      <w:r w:rsidR="00FA61F6">
        <w:t xml:space="preserve">wan terminology </w:t>
      </w:r>
      <w:r>
        <w:t>and the idea of rare d</w:t>
      </w:r>
      <w:r w:rsidR="00FA61F6">
        <w:t>ragon-</w:t>
      </w:r>
      <w:r>
        <w:t>k</w:t>
      </w:r>
      <w:r w:rsidR="00FA61F6">
        <w:t>ings</w:t>
      </w:r>
      <w:r>
        <w:t xml:space="preserve"> which r</w:t>
      </w:r>
      <w:r w:rsidR="00FA61F6">
        <w:t>elate</w:t>
      </w:r>
      <w:r>
        <w:t>s</w:t>
      </w:r>
      <w:r w:rsidR="00FA61F6">
        <w:t xml:space="preserve"> to </w:t>
      </w:r>
      <w:commentRangeStart w:id="204"/>
      <w:r>
        <w:t>e</w:t>
      </w:r>
      <w:r w:rsidR="00FA61F6">
        <w:t xml:space="preserve">xtreme </w:t>
      </w:r>
      <w:r>
        <w:t>v</w:t>
      </w:r>
      <w:r w:rsidR="00FA61F6">
        <w:t xml:space="preserve">alue </w:t>
      </w:r>
      <w:r>
        <w:t>a</w:t>
      </w:r>
      <w:r w:rsidR="00FA61F6">
        <w:t>nalysis (EVA</w:t>
      </w:r>
      <w:proofErr w:type="gramStart"/>
      <w:r w:rsidR="00FA61F6">
        <w:t>)</w:t>
      </w:r>
      <w:ins w:id="205" w:author="pukitepa" w:date="2013-01-15T08:56:00Z">
        <w:r w:rsidR="00671EFD">
          <w:t>[</w:t>
        </w:r>
        <w:proofErr w:type="gramEnd"/>
        <w:r w:rsidR="00671EFD">
          <w:t>]</w:t>
        </w:r>
      </w:ins>
      <w:r w:rsidR="00DB65DF">
        <w:t xml:space="preserve">, </w:t>
      </w:r>
      <w:commentRangeEnd w:id="204"/>
      <w:r w:rsidR="00CE3661">
        <w:rPr>
          <w:rStyle w:val="CommentReference"/>
          <w:color w:val="auto"/>
        </w:rPr>
        <w:commentReference w:id="204"/>
      </w:r>
      <w:r w:rsidR="00DB65DF">
        <w:t>and also</w:t>
      </w:r>
      <w:r>
        <w:t xml:space="preserve"> via 100-year events.  </w:t>
      </w:r>
    </w:p>
    <w:p w:rsidR="00FA61F6" w:rsidRDefault="00810888" w:rsidP="00FA61F6">
      <w:pPr>
        <w:pStyle w:val="Body"/>
      </w:pPr>
      <w:r>
        <w:t>C</w:t>
      </w:r>
      <w:r w:rsidR="00CB2EE4">
        <w:t>onsiderations of c</w:t>
      </w:r>
      <w:r w:rsidR="00FA61F6">
        <w:t xml:space="preserve">omplexity </w:t>
      </w:r>
      <w:r w:rsidR="00CB2EE4">
        <w:t>t</w:t>
      </w:r>
      <w:r w:rsidR="00FA61F6">
        <w:t>heory</w:t>
      </w:r>
      <w:r w:rsidR="00CB2EE4">
        <w:t xml:space="preserve"> </w:t>
      </w:r>
      <w:r w:rsidR="00FA61F6">
        <w:t>as advanced by Gell-Mann</w:t>
      </w:r>
      <w:r w:rsidR="00CB2EE4">
        <w:rPr>
          <w:rStyle w:val="EndnoteReference"/>
        </w:rPr>
        <w:endnoteReference w:id="8"/>
      </w:r>
      <w:r w:rsidR="00CB2EE4">
        <w:t xml:space="preserve"> leads to the idea that :</w:t>
      </w:r>
      <w:r w:rsidR="00FA61F6" w:rsidRPr="00CB2EE4">
        <w:rPr>
          <w:i/>
        </w:rPr>
        <w:t>“when defining complexity</w:t>
      </w:r>
      <w:r w:rsidR="00CB2EE4">
        <w:rPr>
          <w:i/>
        </w:rPr>
        <w:t>,</w:t>
      </w:r>
      <w:r w:rsidR="00FA61F6" w:rsidRPr="00CB2EE4">
        <w:rPr>
          <w:i/>
        </w:rPr>
        <w:t xml:space="preserve"> it is always necessary to specify a level of detail up to which the system is described, with finer details being ignored”</w:t>
      </w:r>
      <w:r w:rsidR="00CB2EE4">
        <w:t xml:space="preserve">. </w:t>
      </w:r>
      <w:r w:rsidR="00FA61F6">
        <w:t>Seemingly complex representations can often be represented by rather concise descriptions</w:t>
      </w:r>
      <w:r w:rsidR="00CB2EE4">
        <w:t xml:space="preserve"> and we can a</w:t>
      </w:r>
      <w:r w:rsidR="00FA61F6">
        <w:t>pply concepts such as dispersion and coarse graining</w:t>
      </w:r>
      <w:r w:rsidR="00CB2EE4">
        <w:t xml:space="preserve"> to simplify the complexity. One such idea is that of superstatistics</w:t>
      </w:r>
      <w:r w:rsidR="00856D0A">
        <w:rPr>
          <w:rStyle w:val="EndnoteReference"/>
        </w:rPr>
        <w:endnoteReference w:id="9"/>
      </w:r>
      <w:r w:rsidR="00856D0A">
        <w:t xml:space="preserve">, which ties in closely to the ideas of maximum </w:t>
      </w:r>
      <w:proofErr w:type="gramStart"/>
      <w:r w:rsidR="00856D0A">
        <w:t xml:space="preserve">entropy </w:t>
      </w:r>
      <w:proofErr w:type="gramEnd"/>
      <w:r w:rsidR="00856D0A">
        <w:rPr>
          <w:rStyle w:val="EndnoteReference"/>
        </w:rPr>
        <w:endnoteReference w:id="10"/>
      </w:r>
      <w:r w:rsidR="00856D0A">
        <w:t>. The essential approach here is to admit that randomness can exist on different scales and by combining these scales, the</w:t>
      </w:r>
      <w:r>
        <w:t xml:space="preserve"> underlying real-world</w:t>
      </w:r>
      <w:r w:rsidR="00856D0A">
        <w:t xml:space="preserve"> statistical distributions are revealed.</w:t>
      </w:r>
    </w:p>
    <w:p w:rsidR="002D27FA" w:rsidRDefault="002D27FA" w:rsidP="00FA61F6">
      <w:pPr>
        <w:pStyle w:val="Body"/>
      </w:pPr>
      <w:commentRangeStart w:id="206"/>
      <w:r>
        <w:t xml:space="preserve">The awareness that we can indeed use probability to characterize larger scale phenomena has often been fought tooth-and-nail by opposing schools of thought. For example, Mumford describes how classical statisticians opposed contextual Bayesian modeling when they claimed that </w:t>
      </w:r>
      <w:r w:rsidRPr="00F05B6D">
        <w:rPr>
          <w:i/>
        </w:rPr>
        <w:t>“this approach denies that statistical inference can have anything to do with real thought because real-life situations are always buried in contextual variabl</w:t>
      </w:r>
      <w:r>
        <w:rPr>
          <w:i/>
        </w:rPr>
        <w:t>es</w:t>
      </w:r>
      <w:r w:rsidRPr="00F05B6D">
        <w:rPr>
          <w:i/>
        </w:rPr>
        <w:t xml:space="preserve"> and cannot be repeated.”</w:t>
      </w:r>
      <w:r>
        <w:rPr>
          <w:i/>
        </w:rPr>
        <w:t xml:space="preserve"> </w:t>
      </w:r>
      <w:r w:rsidR="00810888">
        <w:t xml:space="preserve">In this case, the contextual variables appear to get in the way of our understanding of the desired effect, whereas they should become part of the understanding of the </w:t>
      </w:r>
      <w:r w:rsidR="00810888" w:rsidRPr="00810888">
        <w:rPr>
          <w:i/>
        </w:rPr>
        <w:t>system</w:t>
      </w:r>
      <w:r w:rsidR="00810888">
        <w:t>: i.e. the context of the vehicle within the environment. I</w:t>
      </w:r>
      <w:r>
        <w:t xml:space="preserve">n reality, we can and have created very useful models by incorporating prior contextual knowledge to infer possible </w:t>
      </w:r>
      <w:r w:rsidR="00810888">
        <w:t xml:space="preserve">and potential </w:t>
      </w:r>
      <w:r>
        <w:t xml:space="preserve">behaviors.  The key is that many of the contextual variables are governed by properties of nature that repeatedly occur under conditions of </w:t>
      </w:r>
      <w:r w:rsidR="00DB65DF">
        <w:t xml:space="preserve">the thermodynamic arrow of time, which always leads to greater amounts of </w:t>
      </w:r>
      <w:r>
        <w:t>entropy. In this sense, nature can perhaps be more predictable than we think, and at worst, we can expect that it remain predictable in its unpredictability, and thus we can make progress by applying a stochastic characterization</w:t>
      </w:r>
      <w:r w:rsidR="00810888">
        <w:t xml:space="preserve"> to the empirical observations.</w:t>
      </w:r>
      <w:commentRangeEnd w:id="206"/>
      <w:r w:rsidR="00CE3661">
        <w:rPr>
          <w:rStyle w:val="CommentReference"/>
          <w:color w:val="auto"/>
        </w:rPr>
        <w:commentReference w:id="206"/>
      </w:r>
    </w:p>
    <w:p w:rsidR="00CE7204" w:rsidRDefault="00856D0A" w:rsidP="00856D0A">
      <w:pPr>
        <w:pStyle w:val="HeadingRunIn"/>
      </w:pPr>
      <w:r>
        <w:t>Maximum Entropy Principle Modeling</w:t>
      </w:r>
    </w:p>
    <w:p w:rsidR="001B0F5B" w:rsidRDefault="001B0F5B" w:rsidP="001B0F5B">
      <w:pPr>
        <w:pStyle w:val="BodyAfterHead"/>
      </w:pPr>
      <w:r>
        <w:t xml:space="preserve">To apply context modeling effectively one has to approach the environmental domains pragmatically. We want to find solutions with the minimal amount of complexity that conversely generates the most general benefit.  </w:t>
      </w:r>
      <w:del w:id="207" w:author="steven.bankes" w:date="2012-12-18T16:43:00Z">
        <w:r w:rsidDel="00363B14">
          <w:delText>Consider the situation of spending an inordinate amount of time generating a</w:delText>
        </w:r>
      </w:del>
      <w:ins w:id="208" w:author="steven.bankes" w:date="2012-12-18T16:43:00Z">
        <w:r w:rsidR="00363B14">
          <w:t>A</w:t>
        </w:r>
      </w:ins>
      <w:r>
        <w:t xml:space="preserve"> model with a very detailed representation</w:t>
      </w:r>
      <w:del w:id="209" w:author="steven.bankes" w:date="2012-12-18T16:43:00Z">
        <w:r w:rsidDel="00363B14">
          <w:delText>.</w:delText>
        </w:r>
      </w:del>
      <w:r>
        <w:t xml:space="preserve"> </w:t>
      </w:r>
      <w:del w:id="210" w:author="steven.bankes" w:date="2012-12-18T16:43:00Z">
        <w:r w:rsidDel="00363B14">
          <w:delText>Chances are that no one would use the model and, if used, they may</w:delText>
        </w:r>
      </w:del>
      <w:ins w:id="211" w:author="steven.bankes" w:date="2012-12-18T16:43:00Z">
        <w:r w:rsidR="00363B14">
          <w:t>will typically</w:t>
        </w:r>
      </w:ins>
      <w:r>
        <w:t xml:space="preserve"> apply it only in specific cases</w:t>
      </w:r>
      <w:ins w:id="212" w:author="steven.bankes" w:date="2012-12-18T16:43:00Z">
        <w:r w:rsidR="00363B14">
          <w:t xml:space="preserve"> and be of little use</w:t>
        </w:r>
      </w:ins>
      <w:r>
        <w:t xml:space="preserve">. So we first seek the simplest possible approach and find out if that has general applicability. </w:t>
      </w:r>
    </w:p>
    <w:p w:rsidR="001B0F5B" w:rsidRPr="0042427E" w:rsidRDefault="001B0F5B" w:rsidP="001B0F5B">
      <w:pPr>
        <w:pStyle w:val="Body"/>
      </w:pPr>
      <w:r>
        <w:t xml:space="preserve">Fortunately, nature helps us out with the bookkeeping, through its implicit use of information theory, or as it is known in the physical sciences </w:t>
      </w:r>
      <w:r w:rsidRPr="0001383D">
        <w:t>world</w:t>
      </w:r>
      <w:r>
        <w:t xml:space="preserve"> – </w:t>
      </w:r>
      <w:r w:rsidR="00DB65DF">
        <w:t>statistical mechanics. Thermodynamics and the essential notion of entropy both derive from statistical physics</w:t>
      </w:r>
      <w:r>
        <w:t xml:space="preserve">. The essential idea </w:t>
      </w:r>
      <w:r w:rsidR="00DB65DF">
        <w:t>behind</w:t>
      </w:r>
      <w:r>
        <w:t xml:space="preserve"> information theory is to </w:t>
      </w:r>
      <w:r>
        <w:lastRenderedPageBreak/>
        <w:t xml:space="preserve">try to describe an observed phenomenon with the least amount of words as possible.  </w:t>
      </w:r>
      <w:ins w:id="213" w:author="steven.bankes" w:date="2012-12-18T16:45:00Z">
        <w:r w:rsidR="00363B14">
          <w:br/>
          <w:t>An simple example of</w:t>
        </w:r>
      </w:ins>
      <w:ins w:id="214" w:author="steven.bankes" w:date="2012-12-18T16:46:00Z">
        <w:r w:rsidR="00363B14">
          <w:t xml:space="preserve"> </w:t>
        </w:r>
      </w:ins>
      <w:del w:id="215" w:author="steven.bankes" w:date="2012-12-18T16:46:00Z">
        <w:r w:rsidDel="00363B14">
          <w:delText xml:space="preserve">Gell-Mann </w:delText>
        </w:r>
      </w:del>
      <w:del w:id="216" w:author="steven.bankes" w:date="2012-12-18T16:45:00Z">
        <w:r w:rsidDel="00363B14">
          <w:delText xml:space="preserve">uses a </w:delText>
        </w:r>
      </w:del>
      <w:r>
        <w:t>connectivity pattern</w:t>
      </w:r>
      <w:ins w:id="217" w:author="steven.bankes" w:date="2012-12-18T16:46:00Z">
        <w:r w:rsidR="00363B14">
          <w:t>s</w:t>
        </w:r>
      </w:ins>
      <w:r>
        <w:t xml:space="preserve"> </w:t>
      </w:r>
      <w:ins w:id="218" w:author="steven.bankes" w:date="2012-12-18T16:46:00Z">
        <w:r w:rsidR="00363B14">
          <w:t xml:space="preserve">drawn from </w:t>
        </w:r>
      </w:ins>
      <w:commentRangeStart w:id="219"/>
      <w:ins w:id="220" w:author="steven.bankes" w:date="2012-12-18T16:47:00Z">
        <w:r w:rsidR="00363B14">
          <w:t>Gell-</w:t>
        </w:r>
        <w:proofErr w:type="gramStart"/>
        <w:r w:rsidR="00363B14">
          <w:t>Mann</w:t>
        </w:r>
      </w:ins>
      <w:ins w:id="221" w:author="pukitepa" w:date="2013-01-15T08:57:00Z">
        <w:r w:rsidR="00671EFD">
          <w:t>[</w:t>
        </w:r>
        <w:proofErr w:type="gramEnd"/>
        <w:r w:rsidR="00671EFD">
          <w:t>]</w:t>
        </w:r>
      </w:ins>
      <w:ins w:id="222" w:author="steven.bankes" w:date="2012-12-18T16:47:00Z">
        <w:r w:rsidR="00363B14">
          <w:t xml:space="preserve"> </w:t>
        </w:r>
        <w:commentRangeEnd w:id="219"/>
        <w:r w:rsidR="00363B14">
          <w:rPr>
            <w:rStyle w:val="CommentReference"/>
            <w:color w:val="auto"/>
          </w:rPr>
          <w:commentReference w:id="219"/>
        </w:r>
      </w:ins>
      <w:del w:id="223" w:author="steven.bankes" w:date="2012-12-18T16:47:00Z">
        <w:r w:rsidDel="00363B14">
          <w:delText>to drive home</w:delText>
        </w:r>
      </w:del>
      <w:ins w:id="224" w:author="steven.bankes" w:date="2012-12-18T16:47:00Z">
        <w:r w:rsidR="00363B14">
          <w:t>demonstrates</w:t>
        </w:r>
      </w:ins>
      <w:r>
        <w:t xml:space="preserve"> this point. Consider</w:t>
      </w:r>
      <w:r w:rsidR="00786ACC">
        <w:t xml:space="preserve"> </w:t>
      </w:r>
      <w:r w:rsidR="007655A3">
        <w:fldChar w:fldCharType="begin"/>
      </w:r>
      <w:r w:rsidR="00786ACC">
        <w:instrText xml:space="preserve"> REF _Ref325620608 \h </w:instrText>
      </w:r>
      <w:r w:rsidR="007655A3">
        <w:fldChar w:fldCharType="separate"/>
      </w:r>
      <w:r w:rsidR="00FA3D2C">
        <w:t xml:space="preserve">Figure </w:t>
      </w:r>
      <w:r w:rsidR="00FA3D2C">
        <w:rPr>
          <w:noProof/>
        </w:rPr>
        <w:t>1</w:t>
      </w:r>
      <w:r w:rsidR="007655A3">
        <w:fldChar w:fldCharType="end"/>
      </w:r>
      <w:r>
        <w:t xml:space="preserve"> below, a series of networks showing increasing levels of seeming complexity. Graph </w:t>
      </w:r>
      <w:r w:rsidRPr="00F618E7">
        <w:rPr>
          <w:b/>
        </w:rPr>
        <w:t>A</w:t>
      </w:r>
      <w:r>
        <w:t xml:space="preserve"> seems the least complex as it has no connections, while Graph </w:t>
      </w:r>
      <w:r w:rsidRPr="00F618E7">
        <w:rPr>
          <w:b/>
        </w:rPr>
        <w:t>F</w:t>
      </w:r>
      <w:r>
        <w:t xml:space="preserve"> seemingly shows the most amount of complexity as it has all nodes interconnected. </w:t>
      </w:r>
    </w:p>
    <w:p w:rsidR="00786ACC" w:rsidRDefault="001B0F5B" w:rsidP="00786ACC">
      <w:pPr>
        <w:keepNext/>
        <w:jc w:val="center"/>
      </w:pPr>
      <w:r w:rsidRPr="00B55C51">
        <w:object w:dxaOrig="7202"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97pt" o:ole="">
            <v:imagedata r:id="rId11" o:title="" croptop="8755f" cropbottom="8755f"/>
          </v:shape>
          <o:OLEObject Type="Embed" ProgID="PowerPoint.Slide.12" ShapeID="_x0000_i1025" DrawAspect="Content" ObjectID="_1419750146" r:id="rId12"/>
        </w:object>
      </w:r>
    </w:p>
    <w:p w:rsidR="001B0F5B" w:rsidRDefault="00786ACC" w:rsidP="00786ACC">
      <w:pPr>
        <w:pStyle w:val="Caption"/>
      </w:pPr>
      <w:bookmarkStart w:id="225" w:name="_Ref325620608"/>
      <w:r>
        <w:t xml:space="preserve">Figure </w:t>
      </w:r>
      <w:fldSimple w:instr=" SEQ Figure \* ARABIC ">
        <w:r w:rsidR="00371D3E">
          <w:rPr>
            <w:noProof/>
          </w:rPr>
          <w:t>1</w:t>
        </w:r>
      </w:fldSimple>
      <w:bookmarkEnd w:id="225"/>
      <w:r>
        <w:t>: Gell-Mann’s connectivity patterns. Increasing levels of complexity shown as an interconnected graph.</w:t>
      </w:r>
    </w:p>
    <w:p w:rsidR="001B0F5B" w:rsidRDefault="001B0F5B" w:rsidP="001B0F5B">
      <w:pPr>
        <w:pStyle w:val="Body"/>
      </w:pPr>
      <w:r>
        <w:t xml:space="preserve">Using information theory, we can estimate the actual complexity by algorithmically describing each of the connectivity arrangements. Graph </w:t>
      </w:r>
      <w:r w:rsidRPr="00B55C51">
        <w:rPr>
          <w:b/>
        </w:rPr>
        <w:t>A</w:t>
      </w:r>
      <w:r>
        <w:t xml:space="preserve"> can be described as </w:t>
      </w:r>
      <w:r w:rsidRPr="00B55C51">
        <w:rPr>
          <w:i/>
        </w:rPr>
        <w:t>“no nodes connected”</w:t>
      </w:r>
      <w:r>
        <w:t xml:space="preserve">, while Graph </w:t>
      </w:r>
      <w:r w:rsidRPr="00B55C51">
        <w:rPr>
          <w:b/>
        </w:rPr>
        <w:t>F</w:t>
      </w:r>
      <w:r>
        <w:t xml:space="preserve"> can be described as </w:t>
      </w:r>
      <w:r w:rsidRPr="00B55C51">
        <w:rPr>
          <w:i/>
        </w:rPr>
        <w:t>“all nodes connected”</w:t>
      </w:r>
      <w:r>
        <w:t xml:space="preserve">.  These therefore have very close to the same information content, because they can be reduced to an equally concise description. The graphs in between these end-points have higher complexity because they will require a more elaborate description. </w:t>
      </w:r>
      <w:del w:id="226" w:author="steven.bankes" w:date="2012-12-18T16:48:00Z">
        <w:r w:rsidDel="00385D4A">
          <w:delText xml:space="preserve">That seems a particularly non-intuitive contradiction, but that is the way that scientists have harnessed the ideas of entropy – seemingly complex representations can often be represented by </w:delText>
        </w:r>
        <w:r w:rsidR="00DB65DF" w:rsidDel="00385D4A">
          <w:delText xml:space="preserve">surprisingly </w:delText>
        </w:r>
        <w:r w:rsidDel="00385D4A">
          <w:delText xml:space="preserve">concise descriptions.  </w:delText>
        </w:r>
      </w:del>
    </w:p>
    <w:p w:rsidR="001B0F5B" w:rsidRDefault="001B0F5B" w:rsidP="001B0F5B">
      <w:pPr>
        <w:pStyle w:val="Body"/>
      </w:pPr>
      <w:r>
        <w:t>In physics, this approach has long been applied to describe topics such as the ideal gas law, which stems from seminal ideas of statistical mechanics. Ensembles of particles, though complex at a micro-scale, can be described more concisely at the macro-scale, with the connecting thread elegantly applied from entropy and information theory [Jaynes 2001].</w:t>
      </w:r>
      <w:r w:rsidR="00DB65DF">
        <w:t xml:space="preserve"> </w:t>
      </w:r>
    </w:p>
    <w:p w:rsidR="00786ACC" w:rsidRDefault="001B0F5B" w:rsidP="001A4F42">
      <w:pPr>
        <w:pStyle w:val="Body"/>
      </w:pPr>
      <w:del w:id="227" w:author="steven.bankes" w:date="2012-12-18T16:49:00Z">
        <w:r w:rsidDel="00385D4A">
          <w:delText>The question is whether we can apply t</w:delText>
        </w:r>
      </w:del>
      <w:ins w:id="228" w:author="steven.bankes" w:date="2012-12-18T16:49:00Z">
        <w:r w:rsidR="00385D4A">
          <w:t>T</w:t>
        </w:r>
      </w:ins>
      <w:r>
        <w:t xml:space="preserve">hese ideas </w:t>
      </w:r>
      <w:ins w:id="229" w:author="steven.bankes" w:date="2012-12-18T16:49:00Z">
        <w:r w:rsidR="00385D4A">
          <w:t xml:space="preserve">can be applied </w:t>
        </w:r>
      </w:ins>
      <w:r>
        <w:t xml:space="preserve">to other natural phenomena. The key idea that we propose to apply is that of </w:t>
      </w:r>
      <w:commentRangeStart w:id="230"/>
      <w:r>
        <w:t>the Maximum Entropy Principle (MaxEnt</w:t>
      </w:r>
      <w:proofErr w:type="gramStart"/>
      <w:r>
        <w:t>)</w:t>
      </w:r>
      <w:commentRangeEnd w:id="230"/>
      <w:proofErr w:type="gramEnd"/>
      <w:r w:rsidR="00385D4A">
        <w:rPr>
          <w:rStyle w:val="CommentReference"/>
          <w:color w:val="auto"/>
        </w:rPr>
        <w:commentReference w:id="230"/>
      </w:r>
      <w:ins w:id="231" w:author="pukitepa" w:date="2013-01-15T08:57:00Z">
        <w:r w:rsidR="00671EFD">
          <w:t>[]</w:t>
        </w:r>
      </w:ins>
      <w:r>
        <w:t>. The principle of maximum entropy states that those configurations described by the least amount of constraints and moments (such as mean, variance, and higher-order moments) will tend toward probability density functions that maximize entropy.</w:t>
      </w:r>
      <w:r w:rsidR="00786ACC">
        <w:t xml:space="preserve">  The MaxEnt solution is essentially to maximize </w:t>
      </w:r>
      <w:r w:rsidR="00786ACC" w:rsidRPr="001A4F42">
        <w:rPr>
          <w:b/>
        </w:rPr>
        <w:t>S</w:t>
      </w:r>
      <w:r w:rsidR="00786ACC">
        <w:t xml:space="preserve"> = entropy </w:t>
      </w:r>
      <w:r w:rsidR="00786ACC">
        <w:rPr>
          <w:rFonts w:eastAsiaTheme="minorEastAsia"/>
        </w:rPr>
        <w:t>subject to constraints</w:t>
      </w:r>
      <w:r w:rsidR="001A4F42">
        <w:rPr>
          <w:rFonts w:eastAsiaTheme="minorEastAsia"/>
        </w:rPr>
        <w:t xml:space="preserve"> of probability, </w:t>
      </w:r>
      <w:r w:rsidR="001A4F42" w:rsidRPr="001A4F42">
        <w:rPr>
          <w:rFonts w:eastAsiaTheme="minorEastAsia"/>
          <w:i/>
        </w:rPr>
        <w:t>f</w:t>
      </w:r>
      <w:r w:rsidR="001A4F42">
        <w:rPr>
          <w:rFonts w:eastAsiaTheme="minorEastAsia"/>
          <w:i/>
        </w:rPr>
        <w:t xml:space="preserve"> </w:t>
      </w:r>
      <w:r w:rsidR="001A4F42">
        <w:rPr>
          <w:rFonts w:eastAsiaTheme="minorEastAsia"/>
        </w:rPr>
        <w:t>(</w:t>
      </w:r>
      <w:r w:rsidR="001A4F42" w:rsidRPr="001A4F42">
        <w:rPr>
          <w:rFonts w:eastAsiaTheme="minorEastAsia"/>
          <w:i/>
        </w:rPr>
        <w:t>p</w:t>
      </w:r>
      <w:r w:rsidR="001A4F42" w:rsidRPr="001A4F42">
        <w:rPr>
          <w:rFonts w:eastAsiaTheme="minorEastAsia"/>
          <w:i/>
          <w:vertAlign w:val="subscript"/>
        </w:rPr>
        <w:t>i</w:t>
      </w:r>
      <w:r w:rsidR="001A4F42">
        <w:rPr>
          <w:rFonts w:eastAsiaTheme="minorEastAsia"/>
        </w:rPr>
        <w:t>).</w:t>
      </w:r>
    </w:p>
    <w:p w:rsidR="001B0F5B" w:rsidRPr="001A4F42" w:rsidRDefault="007655A3" w:rsidP="00786ACC">
      <w:pPr>
        <w:pStyle w:val="Equation"/>
        <w:rPr>
          <w:rFonts w:eastAsiaTheme="minorEastAsia"/>
          <w:sz w:val="24"/>
          <w:szCs w:val="24"/>
        </w:rPr>
      </w:pP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e>
              <m:lim>
                <m:r>
                  <w:rPr>
                    <w:rFonts w:ascii="Cambria Math" w:hAnsi="Cambria Math"/>
                    <w:sz w:val="24"/>
                    <w:szCs w:val="24"/>
                  </w:rPr>
                  <m:t xml:space="preserve"> f(</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lim>
            </m:limLow>
          </m:fName>
          <m:e>
            <m:r>
              <w:rPr>
                <w:rFonts w:ascii="Cambria Math" w:hAnsi="Cambria Math"/>
                <w:sz w:val="24"/>
                <w:szCs w:val="24"/>
              </w:rPr>
              <m:t>S</m:t>
            </m:r>
          </m:e>
        </m:func>
        <m:r>
          <m:rPr>
            <m:sty m:val="p"/>
          </m:rPr>
          <w:rPr>
            <w:rFonts w:ascii="Cambria Math" w:hAnsi="Cambria Math"/>
            <w:sz w:val="24"/>
            <w:szCs w:val="24"/>
          </w:rPr>
          <m:t>=-</m:t>
        </m:r>
        <m:nary>
          <m:naryPr>
            <m:chr m:val="∑"/>
            <m:limLoc m:val="undOvr"/>
            <m:subHide m:val="on"/>
            <m:supHide m:val="on"/>
            <m:ctrlPr>
              <w:rPr>
                <w:rFonts w:ascii="Cambria Math" w:hAnsi="Cambria Math"/>
                <w:sz w:val="24"/>
                <w:szCs w:val="24"/>
              </w:rPr>
            </m:ctrlPr>
          </m:naryPr>
          <m:sub/>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m:rPr>
                <m:sty m:val="p"/>
              </m:rP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ln</m:t>
                </m:r>
              </m:fName>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func>
          </m:e>
        </m:nary>
      </m:oMath>
      <w:r w:rsidR="001A4F42" w:rsidRPr="001A4F42">
        <w:rPr>
          <w:rFonts w:eastAsiaTheme="minorEastAsia"/>
          <w:sz w:val="24"/>
          <w:szCs w:val="24"/>
        </w:rPr>
        <w:t xml:space="preserve"> </w:t>
      </w:r>
    </w:p>
    <w:p w:rsidR="00786ACC" w:rsidRPr="00786ACC" w:rsidRDefault="00786ACC" w:rsidP="00786ACC">
      <w:pPr>
        <w:pStyle w:val="EquationNumber"/>
      </w:pPr>
      <w:r>
        <w:t>(1)</w:t>
      </w:r>
    </w:p>
    <w:p w:rsidR="001B0F5B" w:rsidRDefault="001B0F5B" w:rsidP="001B0F5B">
      <w:pPr>
        <w:pStyle w:val="Body"/>
      </w:pPr>
      <w:r>
        <w:t xml:space="preserve">In practice, MaxEnt gets routinely applied, even without the knowledge of the practitioners. For example, with the assumption of only a mean and a standard deviation in a set of empirical observations, the conventional approach is to apply the standard Gaussian or </w:t>
      </w:r>
      <w:r w:rsidR="001A4F42">
        <w:t>n</w:t>
      </w:r>
      <w:r>
        <w:t xml:space="preserve">ormal statistical distribution. That indeed coincides with the MaxEnt derived probability distribution for that particular set of moments.  The </w:t>
      </w:r>
      <w:r>
        <w:lastRenderedPageBreak/>
        <w:t xml:space="preserve">canonical example of this is a manufactured component with a tight tolerance; this would routinely show a Normal distribution in the measurements of the produced parts. </w:t>
      </w:r>
      <w:r w:rsidR="00786ACC">
        <w:t>(</w:t>
      </w:r>
      <w:del w:id="232" w:author="steven.bankes" w:date="2012-12-18T16:51:00Z">
        <w:r w:rsidR="00786ACC" w:rsidDel="00385D4A">
          <w:delText>see the</w:delText>
        </w:r>
      </w:del>
      <w:ins w:id="233" w:author="steven.bankes" w:date="2012-12-18T16:51:00Z">
        <w:r w:rsidR="00385D4A">
          <w:t>A description of this example for an</w:t>
        </w:r>
      </w:ins>
      <w:r w:rsidR="00786ACC">
        <w:t xml:space="preserve"> RLC </w:t>
      </w:r>
      <w:ins w:id="234" w:author="steven.bankes" w:date="2012-12-18T16:51:00Z">
        <w:r w:rsidR="00385D4A">
          <w:t xml:space="preserve">circuit using </w:t>
        </w:r>
      </w:ins>
      <w:del w:id="235" w:author="steven.bankes" w:date="2012-12-18T16:51:00Z">
        <w:r w:rsidR="00786ACC" w:rsidDel="00385D4A">
          <w:delText>example</w:delText>
        </w:r>
        <w:r w:rsidR="00F757AA" w:rsidDel="00385D4A">
          <w:delText xml:space="preserve"> of </w:delText>
        </w:r>
      </w:del>
      <w:r w:rsidR="00F757AA">
        <w:t>ratio distributions</w:t>
      </w:r>
      <w:r w:rsidR="001A4F42">
        <w:t xml:space="preserve"> </w:t>
      </w:r>
      <w:del w:id="236" w:author="steven.bankes" w:date="2012-12-18T16:51:00Z">
        <w:r w:rsidR="001A4F42" w:rsidDel="00385D4A">
          <w:delText>from the</w:delText>
        </w:r>
      </w:del>
      <w:ins w:id="237" w:author="steven.bankes" w:date="2012-12-18T16:51:00Z">
        <w:r w:rsidR="00385D4A">
          <w:t xml:space="preserve">can be found in </w:t>
        </w:r>
      </w:ins>
      <w:ins w:id="238" w:author="steven.bankes" w:date="2012-12-18T16:52:00Z">
        <w:r w:rsidR="00385D4A">
          <w:t>a</w:t>
        </w:r>
      </w:ins>
      <w:ins w:id="239" w:author="steven.bankes" w:date="2012-12-18T16:51:00Z">
        <w:r w:rsidR="00385D4A">
          <w:t xml:space="preserve"> report </w:t>
        </w:r>
      </w:ins>
      <w:ins w:id="240" w:author="steven.bankes" w:date="2012-12-18T16:52:00Z">
        <w:r w:rsidR="00385D4A">
          <w:t>from</w:t>
        </w:r>
      </w:ins>
      <w:ins w:id="241" w:author="steven.bankes" w:date="2012-12-18T16:51:00Z">
        <w:r w:rsidR="00385D4A">
          <w:t xml:space="preserve"> DARPA</w:t>
        </w:r>
      </w:ins>
      <w:ins w:id="242" w:author="steven.bankes" w:date="2012-12-18T16:52:00Z">
        <w:r w:rsidR="00385D4A">
          <w:t>’s</w:t>
        </w:r>
      </w:ins>
      <w:r w:rsidR="007117DD">
        <w:t xml:space="preserve"> A</w:t>
      </w:r>
      <w:ins w:id="243" w:author="steven.bankes" w:date="2012-12-18T16:52:00Z">
        <w:r w:rsidR="00385D4A">
          <w:t xml:space="preserve">daptive </w:t>
        </w:r>
      </w:ins>
      <w:r w:rsidR="007117DD">
        <w:t>V</w:t>
      </w:r>
      <w:ins w:id="244" w:author="steven.bankes" w:date="2012-12-18T16:52:00Z">
        <w:r w:rsidR="00385D4A">
          <w:t xml:space="preserve">ehicle </w:t>
        </w:r>
      </w:ins>
      <w:r w:rsidR="007117DD">
        <w:t>M</w:t>
      </w:r>
      <w:ins w:id="245" w:author="steven.bankes" w:date="2012-12-18T16:52:00Z">
        <w:r w:rsidR="00385D4A">
          <w:t>ake</w:t>
        </w:r>
      </w:ins>
      <w:r w:rsidR="001A4F42">
        <w:t xml:space="preserve"> META </w:t>
      </w:r>
      <w:del w:id="246" w:author="steven.bankes" w:date="2012-12-18T16:52:00Z">
        <w:r w:rsidR="001A4F42" w:rsidDel="00385D4A">
          <w:delText>report</w:delText>
        </w:r>
      </w:del>
      <w:ins w:id="247" w:author="steven.bankes" w:date="2012-12-18T16:52:00Z">
        <w:r w:rsidR="00385D4A">
          <w:t>program.</w:t>
        </w:r>
      </w:ins>
      <w:r w:rsidR="001A4F42">
        <w:rPr>
          <w:rStyle w:val="EndnoteReference"/>
        </w:rPr>
        <w:endnoteReference w:id="11"/>
      </w:r>
      <w:r w:rsidR="00786ACC">
        <w:t>)</w:t>
      </w:r>
    </w:p>
    <w:p w:rsidR="001B0F5B" w:rsidRDefault="001B0F5B" w:rsidP="001B0F5B">
      <w:pPr>
        <w:pStyle w:val="Body"/>
      </w:pPr>
      <w:r>
        <w:t xml:space="preserve">Another </w:t>
      </w:r>
      <w:del w:id="248" w:author="steven.bankes" w:date="2012-12-18T16:53:00Z">
        <w:r w:rsidDel="00154CD0">
          <w:delText xml:space="preserve">obvious </w:delText>
        </w:r>
      </w:del>
      <w:ins w:id="249" w:author="steven.bankes" w:date="2012-12-18T16:53:00Z">
        <w:r w:rsidR="00154CD0">
          <w:t xml:space="preserve">simple </w:t>
        </w:r>
      </w:ins>
      <w:r>
        <w:t>example is that of a dye mixing in a glass of water. The eventual spatial distribution of the dye in the volume will approach a uniform level over time. This is straightforwardly modeled as a MaxEnt calculation given the boundary conditions of the volume.  There is no preference for the dye occupying one subvolume over another so that we can only apply the known physical constraints.</w:t>
      </w:r>
      <w:r w:rsidR="00433DA4" w:rsidRPr="00433DA4">
        <w:t xml:space="preserve"> </w:t>
      </w:r>
      <w:r w:rsidR="00433DA4">
        <w:t>The barometric pressure law with altitude is one of the simplest examples of adding an energy constraint to Jaynes formulation; and this gives the characteristic damped exponential decrease of pressure with altitude.</w:t>
      </w:r>
    </w:p>
    <w:p w:rsidR="001B0F5B" w:rsidRDefault="007117DD" w:rsidP="001B0F5B">
      <w:pPr>
        <w:pStyle w:val="Body"/>
      </w:pPr>
      <w:r>
        <w:t>In addition</w:t>
      </w:r>
      <w:r w:rsidR="001B0F5B">
        <w:t>, countless</w:t>
      </w:r>
      <w:r>
        <w:t xml:space="preserve"> other</w:t>
      </w:r>
      <w:r w:rsidR="001B0F5B">
        <w:t xml:space="preserve"> phenomena, especially those showing great amounts of disorder, do not follow either a Normal distribution, or the uniform distribution </w:t>
      </w:r>
      <w:r w:rsidR="00433DA4">
        <w:t xml:space="preserve">or exponential </w:t>
      </w:r>
      <w:r w:rsidR="001B0F5B">
        <w:t xml:space="preserve">just described. This includes many of the so-called “fat-tail” distributions, popularized by recent events [Taleb 2007]. Further, some of the fat-tails come about not from any intrinsic </w:t>
      </w:r>
      <w:r w:rsidR="00433DA4">
        <w:t xml:space="preserve">physical </w:t>
      </w:r>
      <w:r w:rsidR="001B0F5B">
        <w:t>property, but from</w:t>
      </w:r>
      <w:ins w:id="250" w:author="steven.bankes" w:date="2012-12-18T16:54:00Z">
        <w:r w:rsidR="00BB0B10">
          <w:t xml:space="preserve"> a</w:t>
        </w:r>
      </w:ins>
      <w:r w:rsidR="001B0F5B">
        <w:t xml:space="preserve"> derived property of the measure space.</w:t>
      </w:r>
      <w:r w:rsidR="00F757AA">
        <w:t xml:space="preserve"> </w:t>
      </w:r>
    </w:p>
    <w:p w:rsidR="004B1F14" w:rsidDel="00BB0B10" w:rsidRDefault="004B1F14" w:rsidP="001B0F5B">
      <w:pPr>
        <w:pStyle w:val="Body"/>
        <w:rPr>
          <w:del w:id="251" w:author="steven.bankes" w:date="2012-12-18T16:56:00Z"/>
        </w:rPr>
      </w:pPr>
      <w:del w:id="252" w:author="steven.bankes" w:date="2012-12-18T16:56:00Z">
        <w:r w:rsidDel="00BB0B10">
          <w:delText>This leads into consideration of epistemic versus aleatory uncertainty.</w:delText>
        </w:r>
      </w:del>
    </w:p>
    <w:p w:rsidR="004B1F14" w:rsidRDefault="004B1F14" w:rsidP="004B1F14">
      <w:pPr>
        <w:pStyle w:val="HeadingRunIn"/>
      </w:pPr>
      <w:r>
        <w:t>Uncertainty Quantification</w:t>
      </w:r>
    </w:p>
    <w:p w:rsidR="004B1F14" w:rsidDel="00BB0B10" w:rsidRDefault="004B1F14" w:rsidP="00F757AA">
      <w:pPr>
        <w:pStyle w:val="BodyAfterHead"/>
        <w:rPr>
          <w:del w:id="253" w:author="steven.bankes" w:date="2012-12-18T16:58:00Z"/>
        </w:rPr>
      </w:pPr>
      <w:r>
        <w:t>In addition to the natural random variation in the values of a particular environmental observable (</w:t>
      </w:r>
      <w:r w:rsidRPr="00433DA4">
        <w:rPr>
          <w:b/>
        </w:rPr>
        <w:t>Type 1</w:t>
      </w:r>
      <w:r>
        <w:t>: aleatoric uncertainties), our limited abilities to quantify the numbers can lead to a further uncertainty spread (</w:t>
      </w:r>
      <w:r w:rsidRPr="00433DA4">
        <w:rPr>
          <w:b/>
        </w:rPr>
        <w:t>Type 2</w:t>
      </w:r>
      <w:r>
        <w:t>: epistemic or systemic uncertainties). Whether the epistemic uncertainties allow us to capture the underlying randomness depends on the strength of the characterization and modeling.</w:t>
      </w:r>
      <w:ins w:id="254" w:author="steven.bankes" w:date="2012-12-18T16:58:00Z">
        <w:r w:rsidR="00BB0B10">
          <w:t xml:space="preserve"> </w:t>
        </w:r>
      </w:ins>
    </w:p>
    <w:p w:rsidR="00671EFD" w:rsidRDefault="004B1F14">
      <w:pPr>
        <w:pStyle w:val="BodyAfterHead"/>
        <w:pPrChange w:id="255" w:author="steven.bankes" w:date="2012-12-18T16:58:00Z">
          <w:pPr>
            <w:pStyle w:val="Body"/>
          </w:pPr>
        </w:pPrChange>
      </w:pPr>
      <w:r>
        <w:t xml:space="preserve">For example, we can have uncertainty in the actual measurements due to calibration or precision errors, uncertainty due to counting statistics, and uncertainty in the applicability of a model. </w:t>
      </w:r>
    </w:p>
    <w:p w:rsidR="004B1F14" w:rsidRDefault="004B1F14" w:rsidP="004B1F14">
      <w:pPr>
        <w:pStyle w:val="Body"/>
      </w:pPr>
      <w:r>
        <w:t xml:space="preserve">If the observable has a wide dynamic range and is </w:t>
      </w:r>
      <w:r w:rsidR="007117DD">
        <w:t>readily</w:t>
      </w:r>
      <w:r>
        <w:t xml:space="preserve"> </w:t>
      </w:r>
      <w:r w:rsidR="007117DD">
        <w:t>quantified</w:t>
      </w:r>
      <w:r>
        <w:t>, the uncertainty in measurement is often absorbed in the natural randomness and has minimal impact on the data characterization. For counting statistics, uncertainty is minimized by drawing from a sufficient sample size that represents the complete dynamic ra</w:t>
      </w:r>
      <w:r w:rsidR="007117DD">
        <w:t>nge of the observable. By accumulating data over time</w:t>
      </w:r>
      <w:r>
        <w:t xml:space="preserve">, </w:t>
      </w:r>
      <w:r w:rsidR="007117DD">
        <w:t>u</w:t>
      </w:r>
      <w:r>
        <w:t xml:space="preserve">sing approaches such as Bayes rule via additional prior knowledge, </w:t>
      </w:r>
      <w:r w:rsidR="007117DD">
        <w:t xml:space="preserve">the </w:t>
      </w:r>
      <w:r>
        <w:t>additional</w:t>
      </w:r>
      <w:r w:rsidR="007117DD">
        <w:t xml:space="preserve"> evidence will reduce </w:t>
      </w:r>
      <w:r>
        <w:t>this uncertainty.</w:t>
      </w:r>
    </w:p>
    <w:p w:rsidR="004B1F14" w:rsidRDefault="004B1F14" w:rsidP="004B1F14">
      <w:pPr>
        <w:pStyle w:val="Body"/>
      </w:pPr>
      <w:r>
        <w:t xml:space="preserve">The applicability of the model </w:t>
      </w:r>
      <w:r w:rsidR="00433DA4">
        <w:t xml:space="preserve">for describing a natural phenomenon </w:t>
      </w:r>
      <w:r>
        <w:t xml:space="preserve">is referred to as the </w:t>
      </w:r>
      <w:r w:rsidRPr="00433DA4">
        <w:rPr>
          <w:i/>
        </w:rPr>
        <w:t>likelihood</w:t>
      </w:r>
      <w:r>
        <w:t xml:space="preserve"> of the model and of its parameters. The certainty or confidence we have in a particular model is ultimately best gauged by comparison to an alternative model in which we can apply standard inference metrics such as conditional entropy, maximum likelihood, log-likelihood, and information entropy criteria such as Akaike Information Criterion (AIC) or Bayes Information Criterion (BIC). The information criteria techniques are valuable because they penalize models that contain too many fitting parameters. Models based on first-principles with minimal parameterization (such as those derived from the Maximum Entropy Principle) will always score higher than, for example, a naïve high-order polynomial fit</w:t>
      </w:r>
      <w:r w:rsidR="000B0717">
        <w:t xml:space="preserve"> that contains many adjustable parameters</w:t>
      </w:r>
      <w:r>
        <w:t>.</w:t>
      </w:r>
    </w:p>
    <w:p w:rsidR="004B1F14" w:rsidDel="00BB0B10" w:rsidRDefault="004B1F14" w:rsidP="004B1F14">
      <w:pPr>
        <w:pStyle w:val="Body"/>
        <w:rPr>
          <w:del w:id="256" w:author="steven.bankes" w:date="2012-12-18T17:00:00Z"/>
        </w:rPr>
      </w:pPr>
      <w:r>
        <w:t xml:space="preserve">The goal of context modeling is to converge to only </w:t>
      </w:r>
      <w:r w:rsidRPr="00433DA4">
        <w:rPr>
          <w:b/>
        </w:rPr>
        <w:t>Type 1</w:t>
      </w:r>
      <w:r>
        <w:t xml:space="preserve"> uncertainties, where we can apply what we consider the most likely model and use its probability distribution function to provide Monte Carlo or importance sampling for design verification. </w:t>
      </w:r>
      <w:ins w:id="257" w:author="steven.bankes" w:date="2012-12-18T17:00:00Z">
        <w:r w:rsidR="00BB0B10">
          <w:t xml:space="preserve"> </w:t>
        </w:r>
      </w:ins>
    </w:p>
    <w:p w:rsidR="00F767B9" w:rsidRDefault="004B1F14" w:rsidP="00F767B9">
      <w:pPr>
        <w:pStyle w:val="Body"/>
      </w:pPr>
      <w:del w:id="258" w:author="steven.bankes" w:date="2012-12-18T17:00:00Z">
        <w:r w:rsidDel="00BB0B10">
          <w:lastRenderedPageBreak/>
          <w:delText xml:space="preserve">This is a natural follow-on to our </w:delText>
        </w:r>
        <w:r w:rsidR="00433DA4" w:rsidDel="00BB0B10">
          <w:delText>previous</w:delText>
        </w:r>
        <w:r w:rsidDel="00BB0B10">
          <w:delText xml:space="preserve"> META metrics</w:delText>
        </w:r>
      </w:del>
      <w:ins w:id="259" w:author="steven.bankes" w:date="2012-12-18T17:00:00Z">
        <w:r w:rsidR="00BB0B10">
          <w:t>In previous</w:t>
        </w:r>
      </w:ins>
      <w:r>
        <w:t xml:space="preserve"> work</w:t>
      </w:r>
      <w:ins w:id="260" w:author="steven.bankes" w:date="2012-12-18T17:01:00Z">
        <w:r w:rsidR="00BB0B10">
          <w:rPr>
            <w:rStyle w:val="EndnoteReference"/>
          </w:rPr>
          <w:endnoteReference w:id="12"/>
        </w:r>
      </w:ins>
      <w:r>
        <w:t xml:space="preserve"> </w:t>
      </w:r>
      <w:del w:id="263" w:author="steven.bankes" w:date="2012-12-18T17:01:00Z">
        <w:r w:rsidDel="00BB0B10">
          <w:delText>where</w:delText>
        </w:r>
      </w:del>
      <w:r>
        <w:t xml:space="preserve"> we applied propagation of uncertainty in combination with various physical and information-entropy-based models to arrive at estimates of a </w:t>
      </w:r>
      <w:r w:rsidR="007F2371">
        <w:t>probabilistic certificate of correctness (</w:t>
      </w:r>
      <w:r>
        <w:t>PCC</w:t>
      </w:r>
      <w:r w:rsidR="007F2371">
        <w:t>)</w:t>
      </w:r>
      <w:r>
        <w:t xml:space="preserve"> for a given design. </w:t>
      </w:r>
      <w:r w:rsidR="00F767B9">
        <w:t>This included exogenous artificial effects and sets of metrics dealing specifically with exogenous variables, those variables whose value is determined outside the model in which it is used</w:t>
      </w:r>
      <w:ins w:id="264" w:author="steven.bankes" w:date="2012-12-18T17:02:00Z">
        <w:r w:rsidR="00BB0B10">
          <w:t>:</w:t>
        </w:r>
      </w:ins>
      <w:del w:id="265" w:author="steven.bankes" w:date="2012-12-18T17:02:00Z">
        <w:r w:rsidR="00F767B9" w:rsidDel="00BB0B10">
          <w:delText>.</w:delText>
        </w:r>
      </w:del>
    </w:p>
    <w:p w:rsidR="00F767B9" w:rsidRDefault="00F767B9" w:rsidP="00F767B9">
      <w:pPr>
        <w:pStyle w:val="ListBullet2"/>
      </w:pPr>
      <w:r>
        <w:t>Manufacturing variance (</w:t>
      </w:r>
      <w:r w:rsidR="000B0717">
        <w:t xml:space="preserve">the </w:t>
      </w:r>
      <w:r>
        <w:t>RLC</w:t>
      </w:r>
      <w:r w:rsidR="000B0717">
        <w:t xml:space="preserve"> example</w:t>
      </w:r>
      <w:r>
        <w:t>)</w:t>
      </w:r>
    </w:p>
    <w:p w:rsidR="00F767B9" w:rsidRDefault="00F767B9" w:rsidP="00F767B9">
      <w:pPr>
        <w:pStyle w:val="ListBullet2"/>
      </w:pPr>
      <w:r>
        <w:t>Semantic network links</w:t>
      </w:r>
    </w:p>
    <w:p w:rsidR="00F767B9" w:rsidRDefault="00F767B9" w:rsidP="00F767B9">
      <w:pPr>
        <w:pStyle w:val="ListBullet2"/>
      </w:pPr>
      <w:r>
        <w:t>Travel dispersion</w:t>
      </w:r>
    </w:p>
    <w:p w:rsidR="00F767B9" w:rsidRDefault="00F767B9" w:rsidP="00F767B9">
      <w:pPr>
        <w:pStyle w:val="ListBullet2"/>
      </w:pPr>
      <w:r>
        <w:t>Wireless signal latency</w:t>
      </w:r>
    </w:p>
    <w:p w:rsidR="004B1F14" w:rsidRDefault="00F767B9" w:rsidP="004B1F14">
      <w:pPr>
        <w:pStyle w:val="ListBullet2"/>
      </w:pPr>
      <w:r>
        <w:t>Human reaction times</w:t>
      </w:r>
    </w:p>
    <w:p w:rsidR="00F757AA" w:rsidRPr="007F2371" w:rsidRDefault="001B0F5B" w:rsidP="007F2371">
      <w:pPr>
        <w:pStyle w:val="Body"/>
      </w:pPr>
      <w:del w:id="266" w:author="steven.bankes" w:date="2012-12-18T17:12:00Z">
        <w:r w:rsidDel="00FF6444">
          <w:delText xml:space="preserve">Our </w:delText>
        </w:r>
        <w:r w:rsidR="007F2371" w:rsidDel="00FF6444">
          <w:delText>innovation</w:delText>
        </w:r>
        <w:r w:rsidDel="00FF6444">
          <w:delText xml:space="preserve"> comes from </w:delText>
        </w:r>
        <w:r w:rsidR="00F767B9" w:rsidDel="00FF6444">
          <w:delText>further</w:delText>
        </w:r>
      </w:del>
      <w:ins w:id="267" w:author="steven.bankes" w:date="2012-12-18T17:12:00Z">
        <w:r w:rsidR="00FF6444">
          <w:t>This approach is based upon</w:t>
        </w:r>
      </w:ins>
      <w:r w:rsidR="00F767B9">
        <w:t xml:space="preserve"> </w:t>
      </w:r>
      <w:r>
        <w:t>application of the maximum entropy formulation and a careful consideration of the measure space</w:t>
      </w:r>
      <w:r w:rsidR="001A4F42" w:rsidRPr="00981841">
        <w:rPr>
          <w:rStyle w:val="FootnoteReference"/>
        </w:rPr>
        <w:footnoteReference w:id="1"/>
      </w:r>
      <w:r>
        <w:t xml:space="preserve">. </w:t>
      </w:r>
      <w:r w:rsidR="00792FFB">
        <w:t xml:space="preserve"> </w:t>
      </w:r>
      <w:del w:id="268" w:author="steven.bankes" w:date="2012-12-18T17:14:00Z">
        <w:r w:rsidR="00792FFB" w:rsidDel="00B961E6">
          <w:delText>In terms of applicability to engineering, w</w:delText>
        </w:r>
        <w:r w:rsidDel="00B961E6">
          <w:delText xml:space="preserve">e </w:delText>
        </w:r>
        <w:r w:rsidR="00792FFB" w:rsidDel="00B961E6">
          <w:delText>assert</w:delText>
        </w:r>
        <w:r w:rsidDel="00B961E6">
          <w:delText xml:space="preserve"> that b</w:delText>
        </w:r>
      </w:del>
      <w:ins w:id="269" w:author="steven.bankes" w:date="2012-12-18T17:14:00Z">
        <w:r w:rsidR="00B961E6">
          <w:t>B</w:t>
        </w:r>
      </w:ins>
      <w:r>
        <w:t>y applying minimal information to stochastic models of various behaviors, that we can infer the essential probability distributions, and therefore concisely model contextual behaviors suitable for conversion (in reverse) to uncertainty b</w:t>
      </w:r>
      <w:r w:rsidR="00792FFB">
        <w:t>ounds</w:t>
      </w:r>
      <w:r w:rsidR="007D4781">
        <w:t xml:space="preserve"> —</w:t>
      </w:r>
      <w:r w:rsidR="00792FFB">
        <w:t xml:space="preserve"> necessary for tasks such as verifying vehicle or system environmental suitability</w:t>
      </w:r>
      <w:r>
        <w:t>.</w:t>
      </w:r>
      <w:r w:rsidR="00EC5C3A">
        <w:t xml:space="preserve"> </w:t>
      </w:r>
      <w:del w:id="270" w:author="steven.bankes" w:date="2012-12-18T17:15:00Z">
        <w:r w:rsidR="00EC5C3A" w:rsidDel="00B961E6">
          <w:delText xml:space="preserve">Following this process, we have several innovative claims regarding stochastic modeling and thus provide a deep knowledge about physical processes that others can build on and use in interesting ways. </w:delText>
        </w:r>
        <w:r w:rsidR="007F2371" w:rsidDel="00B961E6">
          <w:delText xml:space="preserve"> For one, o</w:delText>
        </w:r>
        <w:r w:rsidR="00F757AA" w:rsidRPr="007F2371" w:rsidDel="00B961E6">
          <w:delText>ur description of</w:delText>
        </w:r>
      </w:del>
      <w:ins w:id="271" w:author="steven.bankes" w:date="2012-12-18T17:15:00Z">
        <w:r w:rsidR="00B961E6">
          <w:t xml:space="preserve"> The resulting</w:t>
        </w:r>
      </w:ins>
      <w:r w:rsidR="00F757AA" w:rsidRPr="007F2371">
        <w:t xml:space="preserve"> modeling approaches for disordered systems and data containing uncertainty, using techniques such as the maximum entropy principle and superstatistics, has a more formal basis than the heuristic or fractal models conventionally used.</w:t>
      </w:r>
    </w:p>
    <w:p w:rsidR="00864B73" w:rsidRPr="007F2371" w:rsidRDefault="00B961E6" w:rsidP="007F2371">
      <w:pPr>
        <w:pStyle w:val="Body"/>
      </w:pPr>
      <w:ins w:id="272" w:author="steven.bankes" w:date="2012-12-18T17:17:00Z">
        <w:r>
          <w:t xml:space="preserve">In the following sections are described </w:t>
        </w:r>
      </w:ins>
      <w:del w:id="273" w:author="steven.bankes" w:date="2012-12-18T17:17:00Z">
        <w:r w:rsidR="00864B73" w:rsidRPr="007F2371" w:rsidDel="00B961E6">
          <w:delText>T</w:delText>
        </w:r>
      </w:del>
      <w:ins w:id="274" w:author="steven.bankes" w:date="2012-12-18T17:17:00Z">
        <w:r>
          <w:t>t</w:t>
        </w:r>
      </w:ins>
      <w:r w:rsidR="00864B73" w:rsidRPr="007F2371">
        <w:t xml:space="preserve">he basics </w:t>
      </w:r>
      <w:del w:id="275" w:author="steven.bankes" w:date="2012-12-18T17:17:00Z">
        <w:r w:rsidR="007F2371" w:rsidDel="00B961E6">
          <w:delText>described in the following</w:delText>
        </w:r>
      </w:del>
      <w:ins w:id="276" w:author="steven.bankes" w:date="2012-12-18T17:17:00Z">
        <w:r>
          <w:t xml:space="preserve">of this approach. </w:t>
        </w:r>
      </w:ins>
      <w:r w:rsidR="007F2371">
        <w:t xml:space="preserve"> </w:t>
      </w:r>
      <w:del w:id="277" w:author="steven.bankes" w:date="2012-12-18T17:17:00Z">
        <w:r w:rsidR="007F2371" w:rsidDel="00B961E6">
          <w:delText>will</w:delText>
        </w:r>
        <w:r w:rsidR="00864B73" w:rsidRPr="007F2371" w:rsidDel="00B961E6">
          <w:delText xml:space="preserve"> lead to m</w:delText>
        </w:r>
      </w:del>
      <w:ins w:id="278" w:author="steven.bankes" w:date="2012-12-18T17:17:00Z">
        <w:r>
          <w:t>M</w:t>
        </w:r>
      </w:ins>
      <w:r w:rsidR="00864B73" w:rsidRPr="007F2371">
        <w:t>ore sophisticated analyses</w:t>
      </w:r>
      <w:ins w:id="279" w:author="steven.bankes" w:date="2012-12-18T17:18:00Z">
        <w:r>
          <w:t xml:space="preserve"> can be developed on this foundation, for example</w:t>
        </w:r>
      </w:ins>
      <w:del w:id="280" w:author="steven.bankes" w:date="2012-12-18T17:18:00Z">
        <w:r w:rsidR="007D4781" w:rsidDel="00B961E6">
          <w:delText>, including</w:delText>
        </w:r>
      </w:del>
      <w:r w:rsidR="007D4781">
        <w:t>:</w:t>
      </w:r>
    </w:p>
    <w:p w:rsidR="00671EFD" w:rsidRDefault="00864B73">
      <w:pPr>
        <w:pStyle w:val="ListParagraph"/>
        <w:numPr>
          <w:ilvl w:val="0"/>
          <w:numId w:val="34"/>
        </w:numPr>
        <w:pPrChange w:id="281" w:author="steven.bankes" w:date="2012-12-18T17:19:00Z">
          <w:pPr>
            <w:pStyle w:val="ListParagraph"/>
            <w:numPr>
              <w:numId w:val="23"/>
            </w:numPr>
            <w:ind w:hanging="360"/>
          </w:pPr>
        </w:pPrChange>
      </w:pPr>
      <w:r w:rsidRPr="00A71D46">
        <w:t>Growth curves</w:t>
      </w:r>
    </w:p>
    <w:p w:rsidR="00671EFD" w:rsidRDefault="007D4781">
      <w:pPr>
        <w:pStyle w:val="ListParagraph"/>
        <w:numPr>
          <w:ilvl w:val="0"/>
          <w:numId w:val="34"/>
        </w:numPr>
        <w:pPrChange w:id="282" w:author="steven.bankes" w:date="2012-12-18T17:19:00Z">
          <w:pPr>
            <w:pStyle w:val="ListParagraph"/>
            <w:numPr>
              <w:numId w:val="23"/>
            </w:numPr>
            <w:ind w:hanging="360"/>
          </w:pPr>
        </w:pPrChange>
      </w:pPr>
      <w:r>
        <w:t>Generalized c</w:t>
      </w:r>
      <w:r w:rsidR="00864B73" w:rsidRPr="00A71D46">
        <w:t xml:space="preserve">orrelation functions in the real-space domain </w:t>
      </w:r>
    </w:p>
    <w:p w:rsidR="00671EFD" w:rsidRDefault="00864B73">
      <w:pPr>
        <w:pStyle w:val="ListParagraph"/>
        <w:numPr>
          <w:ilvl w:val="0"/>
          <w:numId w:val="34"/>
        </w:numPr>
        <w:pPrChange w:id="283" w:author="steven.bankes" w:date="2012-12-18T17:19:00Z">
          <w:pPr>
            <w:pStyle w:val="ListParagraph"/>
            <w:numPr>
              <w:numId w:val="23"/>
            </w:numPr>
            <w:ind w:hanging="360"/>
          </w:pPr>
        </w:pPrChange>
      </w:pPr>
      <w:r w:rsidRPr="00A71D46">
        <w:t>Combining correlation functions with spectral representations</w:t>
      </w:r>
      <w:r w:rsidR="007D4781">
        <w:t>, both in</w:t>
      </w:r>
      <w:r w:rsidRPr="00A71D46">
        <w:t xml:space="preserve"> </w:t>
      </w:r>
      <w:r w:rsidR="007D4781">
        <w:t xml:space="preserve">the </w:t>
      </w:r>
      <w:r w:rsidRPr="00A71D46">
        <w:t>spatial and temporal domains of  system context.</w:t>
      </w:r>
    </w:p>
    <w:p w:rsidR="001B0F5B" w:rsidRDefault="00792FFB" w:rsidP="00792FFB">
      <w:pPr>
        <w:pStyle w:val="HeadingRunIn"/>
      </w:pPr>
      <w:r>
        <w:t>Characterization to</w:t>
      </w:r>
      <w:r w:rsidR="001B0F5B">
        <w:t xml:space="preserve"> Modeling </w:t>
      </w:r>
    </w:p>
    <w:p w:rsidR="001B0F5B" w:rsidRDefault="00792FFB" w:rsidP="00792FFB">
      <w:pPr>
        <w:pStyle w:val="BodyAfterHead"/>
      </w:pPr>
      <w:del w:id="284" w:author="steven.bankes" w:date="2012-12-18T17:45:00Z">
        <w:r w:rsidRPr="00792FFB" w:rsidDel="00787EFD">
          <w:delText>In some sense</w:delText>
        </w:r>
      </w:del>
      <w:ins w:id="285" w:author="steven.bankes" w:date="2012-12-18T17:45:00Z">
        <w:r w:rsidR="00787EFD">
          <w:t>Fundamentally</w:t>
        </w:r>
      </w:ins>
      <w:r w:rsidR="007D4781">
        <w:t>,</w:t>
      </w:r>
      <w:r w:rsidRPr="00792FFB">
        <w:t xml:space="preserve"> c</w:t>
      </w:r>
      <w:r w:rsidR="001B0F5B" w:rsidRPr="00792FFB">
        <w:t xml:space="preserve">ontext modeling </w:t>
      </w:r>
      <w:del w:id="286" w:author="steven.bankes" w:date="2012-12-18T17:45:00Z">
        <w:r w:rsidR="001B0F5B" w:rsidRPr="00792FFB" w:rsidDel="00787EFD">
          <w:delText>is really about</w:delText>
        </w:r>
      </w:del>
      <w:ins w:id="287" w:author="steven.bankes" w:date="2012-12-18T17:45:00Z">
        <w:r w:rsidR="00787EFD">
          <w:t>involves</w:t>
        </w:r>
      </w:ins>
      <w:r w:rsidR="001B0F5B" w:rsidRPr="00792FFB">
        <w:t xml:space="preserve"> applying the scientific method </w:t>
      </w:r>
      <w:r w:rsidRPr="00792FFB">
        <w:t xml:space="preserve">to </w:t>
      </w:r>
      <w:r w:rsidR="001B0F5B" w:rsidRPr="00792FFB">
        <w:t>describ</w:t>
      </w:r>
      <w:r w:rsidRPr="00792FFB">
        <w:t>e</w:t>
      </w:r>
      <w:r w:rsidR="001B0F5B" w:rsidRPr="00792FFB">
        <w:t xml:space="preserve"> the physical world. </w:t>
      </w:r>
      <w:r>
        <w:t xml:space="preserve"> </w:t>
      </w:r>
      <w:r w:rsidR="007655A3">
        <w:fldChar w:fldCharType="begin"/>
      </w:r>
      <w:r>
        <w:instrText xml:space="preserve"> REF _Ref325636596 \h </w:instrText>
      </w:r>
      <w:r w:rsidR="007655A3">
        <w:fldChar w:fldCharType="separate"/>
      </w:r>
      <w:r w:rsidR="00FA3D2C">
        <w:t xml:space="preserve">Figure </w:t>
      </w:r>
      <w:r w:rsidR="00FA3D2C">
        <w:rPr>
          <w:noProof/>
        </w:rPr>
        <w:t>2</w:t>
      </w:r>
      <w:r w:rsidR="007655A3">
        <w:fldChar w:fldCharType="end"/>
      </w:r>
      <w:r>
        <w:t xml:space="preserve"> below </w:t>
      </w:r>
      <w:r w:rsidR="001B0F5B">
        <w:t xml:space="preserve">shows the </w:t>
      </w:r>
      <w:del w:id="288" w:author="steven.bankes" w:date="2012-12-18T17:45:00Z">
        <w:r w:rsidR="001B0F5B" w:rsidDel="00787EFD">
          <w:delText xml:space="preserve">path </w:delText>
        </w:r>
      </w:del>
      <w:ins w:id="289" w:author="steven.bankes" w:date="2012-12-18T17:45:00Z">
        <w:r w:rsidR="00787EFD">
          <w:t xml:space="preserve">process </w:t>
        </w:r>
      </w:ins>
      <w:r w:rsidR="001B0F5B">
        <w:t xml:space="preserve">going from (1) initial observations, to (2) </w:t>
      </w:r>
      <w:r>
        <w:t>characterization</w:t>
      </w:r>
      <w:r w:rsidR="001B0F5B">
        <w:t>,</w:t>
      </w:r>
      <w:r>
        <w:t xml:space="preserve"> and then</w:t>
      </w:r>
      <w:r w:rsidR="001B0F5B">
        <w:t xml:space="preserve"> to (3) </w:t>
      </w:r>
      <w:r>
        <w:t>modeling</w:t>
      </w:r>
      <w:r w:rsidR="001B0F5B">
        <w:t xml:space="preserve">. </w:t>
      </w:r>
    </w:p>
    <w:p w:rsidR="00914B0D" w:rsidRDefault="00914B0D" w:rsidP="00914B0D">
      <w:pPr>
        <w:pStyle w:val="Body"/>
        <w:keepNext/>
        <w:jc w:val="center"/>
      </w:pPr>
      <w:r>
        <w:rPr>
          <w:noProof/>
        </w:rPr>
        <w:drawing>
          <wp:inline distT="0" distB="0" distL="0" distR="0">
            <wp:extent cx="4987855" cy="959556"/>
            <wp:effectExtent l="38100" t="0" r="22295" b="0"/>
            <wp:docPr id="50"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914B0D" w:rsidRDefault="00914B0D" w:rsidP="00914B0D">
      <w:pPr>
        <w:pStyle w:val="Caption"/>
      </w:pPr>
      <w:bookmarkStart w:id="290" w:name="_Ref325636596"/>
      <w:r>
        <w:t xml:space="preserve">Figure </w:t>
      </w:r>
      <w:fldSimple w:instr=" SEQ Figure \* ARABIC ">
        <w:r w:rsidR="00371D3E">
          <w:rPr>
            <w:noProof/>
          </w:rPr>
          <w:t>2</w:t>
        </w:r>
      </w:fldSimple>
      <w:bookmarkEnd w:id="290"/>
      <w:r>
        <w:t>: Process of Modeling</w:t>
      </w:r>
    </w:p>
    <w:p w:rsidR="007D4781" w:rsidRDefault="001A4F42" w:rsidP="001B0F5B">
      <w:pPr>
        <w:pStyle w:val="Body"/>
      </w:pPr>
      <w:r>
        <w:t>Stage</w:t>
      </w:r>
      <w:r w:rsidR="001B0F5B">
        <w:t xml:space="preserve"> 1 </w:t>
      </w:r>
      <w:r w:rsidR="007D4781">
        <w:t>represents gathering</w:t>
      </w:r>
      <w:r w:rsidR="001B0F5B">
        <w:t xml:space="preserve"> the initial data from observations and measurements. </w:t>
      </w:r>
    </w:p>
    <w:p w:rsidR="001B0F5B" w:rsidRDefault="001B0F5B" w:rsidP="001B0F5B">
      <w:pPr>
        <w:pStyle w:val="Body"/>
      </w:pPr>
      <w:r>
        <w:lastRenderedPageBreak/>
        <w:t>Sta</w:t>
      </w:r>
      <w:r w:rsidR="00792FFB">
        <w:t>g</w:t>
      </w:r>
      <w:r>
        <w:t xml:space="preserve">e </w:t>
      </w:r>
      <w:r w:rsidR="00CA4F3C">
        <w:t xml:space="preserve">2 </w:t>
      </w:r>
      <w:r>
        <w:t>transform</w:t>
      </w:r>
      <w:r w:rsidR="00792FFB">
        <w:t>s</w:t>
      </w:r>
      <w:r>
        <w:t xml:space="preserve"> the </w:t>
      </w:r>
      <w:r w:rsidR="00792FFB">
        <w:t xml:space="preserve">raw </w:t>
      </w:r>
      <w:r>
        <w:t xml:space="preserve">data to </w:t>
      </w:r>
      <w:r w:rsidR="00792FFB">
        <w:t>usable</w:t>
      </w:r>
      <w:r w:rsidR="00CA4F3C">
        <w:t xml:space="preserve"> information —</w:t>
      </w:r>
      <w:del w:id="291" w:author="steven.bankes" w:date="2012-12-18T17:46:00Z">
        <w:r w:rsidR="00CA4F3C" w:rsidDel="00787EFD">
          <w:delText xml:space="preserve"> </w:delText>
        </w:r>
        <w:r w:rsidR="00792FFB" w:rsidDel="00787EFD">
          <w:delText xml:space="preserve">referring to </w:delText>
        </w:r>
        <w:r w:rsidR="00CA4F3C" w:rsidDel="00787EFD">
          <w:delText xml:space="preserve">it </w:delText>
        </w:r>
        <w:r w:rsidR="00792FFB" w:rsidDel="00787EFD">
          <w:delText xml:space="preserve">as </w:delText>
        </w:r>
      </w:del>
      <w:r w:rsidR="00792FFB">
        <w:t>c</w:t>
      </w:r>
      <w:r>
        <w:t>haracterization</w:t>
      </w:r>
      <w:r w:rsidR="00CA4F3C">
        <w:t xml:space="preserve"> impart</w:t>
      </w:r>
      <w:r w:rsidR="007D4781">
        <w:t xml:space="preserve">s </w:t>
      </w:r>
      <w:r w:rsidR="00CA4F3C">
        <w:t xml:space="preserve">deeper categorical </w:t>
      </w:r>
      <w:r w:rsidR="00792FFB">
        <w:t>qualities</w:t>
      </w:r>
      <w:r w:rsidR="007D4781">
        <w:t xml:space="preserve"> and meaning</w:t>
      </w:r>
      <w:r w:rsidR="00CA4F3C">
        <w:t xml:space="preserve"> to the data</w:t>
      </w:r>
      <w:r>
        <w:t xml:space="preserve">. </w:t>
      </w:r>
      <w:del w:id="292" w:author="steven.bankes" w:date="2012-12-18T17:47:00Z">
        <w:r w:rsidDel="00787EFD">
          <w:delText xml:space="preserve">By </w:delText>
        </w:r>
      </w:del>
      <w:ins w:id="293" w:author="steven.bankes" w:date="2012-12-18T17:47:00Z">
        <w:r w:rsidR="00787EFD">
          <w:t xml:space="preserve">In </w:t>
        </w:r>
      </w:ins>
      <w:r>
        <w:t>chara</w:t>
      </w:r>
      <w:r w:rsidR="00CA4F3C">
        <w:t>c</w:t>
      </w:r>
      <w:r>
        <w:t>terizing the ini</w:t>
      </w:r>
      <w:r w:rsidR="00CA4F3C">
        <w:t xml:space="preserve">tial data, we may not </w:t>
      </w:r>
      <w:ins w:id="294" w:author="steven.bankes" w:date="2012-12-18T17:47:00Z">
        <w:r w:rsidR="00787EFD">
          <w:t xml:space="preserve">yet </w:t>
        </w:r>
      </w:ins>
      <w:r w:rsidR="00CA4F3C">
        <w:t xml:space="preserve">know </w:t>
      </w:r>
      <w:del w:id="295" w:author="steven.bankes" w:date="2012-12-18T17:47:00Z">
        <w:r w:rsidR="00CA4F3C" w:rsidDel="00787EFD">
          <w:delText xml:space="preserve">understand </w:delText>
        </w:r>
      </w:del>
      <w:r w:rsidR="00CA4F3C">
        <w:t xml:space="preserve">the </w:t>
      </w:r>
      <w:del w:id="296" w:author="steven.bankes" w:date="2012-12-18T17:47:00Z">
        <w:r w:rsidR="00CA4F3C" w:rsidDel="00787EFD">
          <w:delText xml:space="preserve">deeper </w:delText>
        </w:r>
      </w:del>
      <w:ins w:id="297" w:author="steven.bankes" w:date="2012-12-18T17:47:00Z">
        <w:r w:rsidR="00787EFD">
          <w:t xml:space="preserve">process or </w:t>
        </w:r>
      </w:ins>
      <w:r w:rsidR="00CA4F3C">
        <w:t>theory</w:t>
      </w:r>
      <w:ins w:id="298" w:author="steven.bankes" w:date="2012-12-18T17:47:00Z">
        <w:r w:rsidR="00787EFD">
          <w:t xml:space="preserve"> explaining how the data was generated,</w:t>
        </w:r>
      </w:ins>
      <w:r>
        <w:t xml:space="preserve"> but </w:t>
      </w:r>
      <w:del w:id="299" w:author="steven.bankes" w:date="2012-12-18T17:48:00Z">
        <w:r w:rsidDel="00787EFD">
          <w:delText xml:space="preserve">we have the </w:delText>
        </w:r>
      </w:del>
      <w:ins w:id="300" w:author="steven.bankes" w:date="2012-12-18T17:48:00Z">
        <w:r w:rsidR="00787EFD">
          <w:t xml:space="preserve">inferences can be made from </w:t>
        </w:r>
      </w:ins>
      <w:r>
        <w:t>information</w:t>
      </w:r>
      <w:del w:id="301" w:author="steven.bankes" w:date="2012-12-18T17:48:00Z">
        <w:r w:rsidDel="00787EFD">
          <w:delText>al</w:delText>
        </w:r>
      </w:del>
      <w:ins w:id="302" w:author="steven.bankes" w:date="2012-12-18T17:48:00Z">
        <w:r w:rsidR="00787EFD">
          <w:t xml:space="preserve"> made</w:t>
        </w:r>
      </w:ins>
      <w:r>
        <w:t xml:space="preserve"> available</w:t>
      </w:r>
      <w:r w:rsidR="00CA4F3C">
        <w:t>,</w:t>
      </w:r>
      <w:r>
        <w:t xml:space="preserve"> </w:t>
      </w:r>
      <w:del w:id="303" w:author="steven.bankes" w:date="2012-12-18T17:48:00Z">
        <w:r w:rsidDel="00787EFD">
          <w:delText>at least in</w:delText>
        </w:r>
      </w:del>
      <w:ins w:id="304" w:author="steven.bankes" w:date="2012-12-18T17:48:00Z">
        <w:r w:rsidR="00787EFD">
          <w:t>through for example</w:t>
        </w:r>
      </w:ins>
      <w:r>
        <w:t xml:space="preserve"> a graphical form or as a lookup table</w:t>
      </w:r>
      <w:r w:rsidR="00CA4F3C">
        <w:t>. Such characterization of categorized data will allow the</w:t>
      </w:r>
      <w:r>
        <w:t xml:space="preserve"> differentiat</w:t>
      </w:r>
      <w:r w:rsidR="00CA4F3C">
        <w:t>ion</w:t>
      </w:r>
      <w:r>
        <w:t xml:space="preserve"> from other </w:t>
      </w:r>
      <w:r w:rsidR="00CA4F3C">
        <w:t>sets</w:t>
      </w:r>
      <w:r>
        <w:t xml:space="preserve"> of data. For example, </w:t>
      </w:r>
      <w:r w:rsidR="00CA4F3C">
        <w:t xml:space="preserve">by charting the frequency of slopes in an environmental terrain data set, </w:t>
      </w:r>
      <w:r w:rsidR="00EC5C3A">
        <w:t xml:space="preserve">we can tell if </w:t>
      </w:r>
      <w:r>
        <w:t xml:space="preserve">one region </w:t>
      </w:r>
      <w:r w:rsidR="00EC5C3A">
        <w:t xml:space="preserve">is on average steeper </w:t>
      </w:r>
      <w:r>
        <w:t xml:space="preserve">than </w:t>
      </w:r>
      <w:r w:rsidR="00EC5C3A">
        <w:t>another region</w:t>
      </w:r>
      <w:r>
        <w:t xml:space="preserve">. </w:t>
      </w:r>
    </w:p>
    <w:p w:rsidR="001B0F5B" w:rsidRDefault="001B0F5B" w:rsidP="001B0F5B">
      <w:pPr>
        <w:pStyle w:val="Body"/>
      </w:pPr>
      <w:r>
        <w:t>Sta</w:t>
      </w:r>
      <w:r w:rsidR="00CA4F3C">
        <w:t>g</w:t>
      </w:r>
      <w:r>
        <w:t>e 3 transform</w:t>
      </w:r>
      <w:r w:rsidR="00CA4F3C">
        <w:t>s</w:t>
      </w:r>
      <w:r>
        <w:t xml:space="preserve"> the information</w:t>
      </w:r>
      <w:r w:rsidR="00CA4F3C">
        <w:t xml:space="preserve"> </w:t>
      </w:r>
      <w:r>
        <w:t>to real knowledge</w:t>
      </w:r>
      <w:r w:rsidR="00CA4F3C">
        <w:t xml:space="preserve"> via </w:t>
      </w:r>
      <w:r>
        <w:t xml:space="preserve">scientific </w:t>
      </w:r>
      <w:r w:rsidR="00CA4F3C">
        <w:t>m</w:t>
      </w:r>
      <w:r>
        <w:t xml:space="preserve">odeling. By modeling we can bring a much deeper understanding to the information at hand than someone who only has lookup tables. </w:t>
      </w:r>
      <w:r w:rsidR="00CA4F3C">
        <w:t>To provide one benefit</w:t>
      </w:r>
      <w:r>
        <w:t xml:space="preserve">, we can extrapolate to regions outside the scope of our data ranges. Then, we can not only say how much steeper one area is than another but we can explain the </w:t>
      </w:r>
      <w:r w:rsidR="00EC5C3A">
        <w:t>reason</w:t>
      </w:r>
      <w:r>
        <w:t xml:space="preserve"> and </w:t>
      </w:r>
      <w:r w:rsidR="00EC5C3A">
        <w:t xml:space="preserve">thus </w:t>
      </w:r>
      <w:r>
        <w:t xml:space="preserve">have </w:t>
      </w:r>
      <w:r w:rsidR="00EC5C3A">
        <w:t xml:space="preserve">additional </w:t>
      </w:r>
      <w:r>
        <w:t>knowledge to infer from.</w:t>
      </w:r>
      <w:del w:id="305" w:author="steven.bankes" w:date="2012-12-18T17:52:00Z">
        <w:r w:rsidR="00123FD2" w:rsidRPr="00981841" w:rsidDel="00E92380">
          <w:rPr>
            <w:rStyle w:val="FootnoteReference"/>
          </w:rPr>
          <w:footnoteReference w:id="2"/>
        </w:r>
      </w:del>
    </w:p>
    <w:p w:rsidR="00685ACA" w:rsidRPr="00685ACA" w:rsidRDefault="00685ACA" w:rsidP="00685ACA">
      <w:pPr>
        <w:pStyle w:val="Body"/>
      </w:pPr>
      <w:r w:rsidRPr="00685ACA">
        <w:t xml:space="preserve">We will treat these models in as concise a formulation as </w:t>
      </w:r>
      <w:r w:rsidR="007F2371">
        <w:t>possible to</w:t>
      </w:r>
      <w:r w:rsidRPr="00685ACA">
        <w:t xml:space="preserve"> avoid undue complexity, and we apply physical first principles to justify their description </w:t>
      </w:r>
    </w:p>
    <w:p w:rsidR="00CE7204" w:rsidRDefault="00163B3E" w:rsidP="00123FD2">
      <w:pPr>
        <w:pStyle w:val="HeadingRunIn"/>
      </w:pPr>
      <w:r>
        <w:t xml:space="preserve">Context Modeling of </w:t>
      </w:r>
      <w:r w:rsidR="00C5465F">
        <w:t xml:space="preserve">Environmental </w:t>
      </w:r>
      <w:r w:rsidR="00123FD2">
        <w:t>Domains</w:t>
      </w:r>
    </w:p>
    <w:p w:rsidR="00F45D6F" w:rsidRDefault="00F45D6F" w:rsidP="00F45D6F">
      <w:pPr>
        <w:pStyle w:val="Body"/>
      </w:pPr>
      <w:del w:id="308" w:author="steven.bankes" w:date="2012-12-18T17:50:00Z">
        <w:r w:rsidDel="00E92380">
          <w:delText>Let's start by</w:delText>
        </w:r>
      </w:del>
      <w:ins w:id="309" w:author="steven.bankes" w:date="2012-12-18T17:50:00Z">
        <w:r w:rsidR="00E92380">
          <w:t>To better convey how this final modeling step is performed, we now provide examples</w:t>
        </w:r>
      </w:ins>
      <w:r>
        <w:t xml:space="preserve"> applying maximum entropy principles and superstatistics to several practical examples: (1) wind speed, (2) terrain slopes, (3) rainfall intensity, (4) wave crest heights, and (5) electro-magnetic signal clutter. These all share a common foundation, as each draws from energy from the environment to give a range in intensity</w:t>
      </w:r>
      <w:r w:rsidR="007D4781">
        <w:t xml:space="preserve"> of some measure</w:t>
      </w:r>
      <w:r>
        <w:t>. In each case, the intensity is a readily measured observable, with the general trend of higher intensity values</w:t>
      </w:r>
      <w:r w:rsidR="007F2371">
        <w:t xml:space="preserve"> occurring</w:t>
      </w:r>
      <w:r>
        <w:t xml:space="preserve"> less </w:t>
      </w:r>
      <w:r w:rsidR="007F2371">
        <w:t>frequently</w:t>
      </w:r>
      <w:r>
        <w:t xml:space="preserve"> than the low intensity values.</w:t>
      </w:r>
      <w:r w:rsidR="007F2371">
        <w:t xml:space="preserve"> The zero energy state is indeed the most common</w:t>
      </w:r>
      <w:r w:rsidR="007D4781">
        <w:t xml:space="preserve"> in all these measures</w:t>
      </w:r>
      <w:r w:rsidR="007F2371">
        <w:t>.</w:t>
      </w:r>
    </w:p>
    <w:p w:rsidR="00F45D6F" w:rsidRDefault="007F2371" w:rsidP="00F45D6F">
      <w:pPr>
        <w:pStyle w:val="Body"/>
      </w:pPr>
      <w:r>
        <w:t>An initial</w:t>
      </w:r>
      <w:r w:rsidR="00F45D6F">
        <w:t xml:space="preserve"> </w:t>
      </w:r>
      <w:r>
        <w:t xml:space="preserve">set of </w:t>
      </w:r>
      <w:r w:rsidR="00F45D6F">
        <w:t>question</w:t>
      </w:r>
      <w:r>
        <w:t>s</w:t>
      </w:r>
      <w:r w:rsidR="00F45D6F">
        <w:t xml:space="preserve"> </w:t>
      </w:r>
      <w:r>
        <w:t xml:space="preserve">to consider </w:t>
      </w:r>
      <w:r w:rsidR="00F45D6F">
        <w:t>from a context modeling perspective is what general characterization can we make from these observables, and then what universal modeling approaches can we apply?</w:t>
      </w:r>
    </w:p>
    <w:p w:rsidR="00F45D6F" w:rsidRDefault="00F45D6F" w:rsidP="00F45D6F">
      <w:pPr>
        <w:pStyle w:val="Body"/>
      </w:pPr>
      <w:r>
        <w:t>Drawing from the perspective of maximum entropy, we first consider that the probability of a high energy configuration is typically treated as a variation of a Boltzmann factor:</w:t>
      </w:r>
    </w:p>
    <w:p w:rsidR="007F2371" w:rsidRDefault="007655A3" w:rsidP="00F45D6F">
      <w:pPr>
        <w:pStyle w:val="Body"/>
      </w:pPr>
      <m:oMathPara>
        <m:oMath>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A</m:t>
                  </m:r>
                </m:sub>
              </m:sSub>
            </m:sup>
          </m:sSup>
        </m:oMath>
      </m:oMathPara>
    </w:p>
    <w:p w:rsidR="00F45D6F" w:rsidRDefault="00F45D6F" w:rsidP="00F45D6F">
      <w:pPr>
        <w:pStyle w:val="Body"/>
      </w:pPr>
      <w:r>
        <w:t xml:space="preserve">where </w:t>
      </w:r>
      <w:r w:rsidRPr="007F2371">
        <w:rPr>
          <w:i/>
        </w:rPr>
        <w:t>E</w:t>
      </w:r>
      <w:r w:rsidR="007F2371" w:rsidRPr="007F2371">
        <w:rPr>
          <w:i/>
          <w:vertAlign w:val="subscript"/>
        </w:rPr>
        <w:t>A</w:t>
      </w:r>
      <w:r>
        <w:t xml:space="preserve"> is the activation energy for occurrence. In this approach, the likelihood of higher energies </w:t>
      </w:r>
      <w:r w:rsidR="007F2371">
        <w:t xml:space="preserve">become </w:t>
      </w:r>
      <w:r>
        <w:t>exponentially damped, scaled by the activation energy constant.  The connection to maximum entropy is that we can treat this factor as a probability and then apply it as a probability density function of the measure of interest:</w:t>
      </w:r>
    </w:p>
    <w:p w:rsidR="007F2371" w:rsidRDefault="007F2371" w:rsidP="00F45D6F">
      <w:pPr>
        <w:pStyle w:val="Body"/>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dE=</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A</m:t>
                  </m:r>
                </m:sub>
              </m:sSub>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A</m:t>
                  </m:r>
                </m:sub>
              </m:sSub>
            </m:sup>
          </m:sSup>
          <m:r>
            <w:rPr>
              <w:rFonts w:ascii="Cambria Math" w:hAnsi="Cambria Math"/>
            </w:rPr>
            <m:t xml:space="preserve"> dE</m:t>
          </m:r>
        </m:oMath>
      </m:oMathPara>
    </w:p>
    <w:p w:rsidR="00F45D6F" w:rsidRDefault="00F45D6F" w:rsidP="00F45D6F">
      <w:pPr>
        <w:pStyle w:val="Body"/>
      </w:pPr>
      <w:r>
        <w:t xml:space="preserve">The choice of the exponential in terms of MaxEnt is that it is the least biased estimator considering that </w:t>
      </w:r>
      <w:r w:rsidR="00AA34E5" w:rsidRPr="007F2371">
        <w:rPr>
          <w:i/>
        </w:rPr>
        <w:t>E</w:t>
      </w:r>
      <w:r w:rsidR="00AA34E5" w:rsidRPr="007F2371">
        <w:rPr>
          <w:i/>
          <w:vertAlign w:val="subscript"/>
        </w:rPr>
        <w:t>A</w:t>
      </w:r>
      <w:r w:rsidR="00AA34E5">
        <w:t xml:space="preserve"> </w:t>
      </w:r>
      <w:r>
        <w:t xml:space="preserve">is the </w:t>
      </w:r>
      <w:r w:rsidR="00AA34E5" w:rsidRPr="00AA34E5">
        <w:rPr>
          <w:b/>
        </w:rPr>
        <w:t>average</w:t>
      </w:r>
      <w:r>
        <w:t xml:space="preserve"> energy of the configuration. If we happened to know the variance of the ensemble configuration, this would lead to a normal, Gaussian PDF.  Yet, since we in general lack this knowledge, </w:t>
      </w:r>
      <w:r>
        <w:lastRenderedPageBreak/>
        <w:t>we need to rely on the least amount of information available, and this is the exponential, or Boltzmann factor.</w:t>
      </w:r>
    </w:p>
    <w:p w:rsidR="00F45D6F" w:rsidRDefault="00F45D6F" w:rsidP="00F45D6F">
      <w:pPr>
        <w:pStyle w:val="Body"/>
      </w:pPr>
      <w:r>
        <w:t xml:space="preserve"> Next we consider the application of the activation energy for the individual cases.  For wind distributions, the kinetic energy is related to the square of the wind speed</w:t>
      </w:r>
      <w:r w:rsidR="00AA34E5">
        <w:t xml:space="preserve">, </w:t>
      </w:r>
      <w:r w:rsidR="00AA34E5" w:rsidRPr="00AA34E5">
        <w:rPr>
          <w:i/>
        </w:rPr>
        <w:t>v</w:t>
      </w:r>
      <w:r>
        <w:t>. This turns into the Rayleigh distribution.</w:t>
      </w:r>
    </w:p>
    <w:p w:rsidR="00AA34E5" w:rsidRDefault="007655A3" w:rsidP="00F45D6F">
      <w:pPr>
        <w:pStyle w:val="Body"/>
      </w:pPr>
      <m:oMathPara>
        <m:oMath>
          <m:m>
            <m:mPr>
              <m:mcs>
                <m:mc>
                  <m:mcPr>
                    <m:count m:val="1"/>
                    <m:mcJc m:val="center"/>
                  </m:mcPr>
                </m:mc>
              </m:mcs>
              <m:ctrlPr>
                <w:rPr>
                  <w:rFonts w:ascii="Cambria Math" w:hAnsi="Cambria Math"/>
                  <w:i/>
                </w:rPr>
              </m:ctrlPr>
            </m:mPr>
            <m:mr>
              <m:e>
                <m:r>
                  <w:rPr>
                    <w:rFonts w:ascii="Cambria Math" w:hAnsi="Cambria Math"/>
                  </w:rPr>
                  <m:t>E ~ k</m:t>
                </m:r>
                <m:sSup>
                  <m:sSupPr>
                    <m:ctrlPr>
                      <w:rPr>
                        <w:rFonts w:ascii="Cambria Math" w:hAnsi="Cambria Math"/>
                        <w:i/>
                      </w:rPr>
                    </m:ctrlPr>
                  </m:sSupPr>
                  <m:e>
                    <m:r>
                      <w:rPr>
                        <w:rFonts w:ascii="Cambria Math" w:hAnsi="Cambria Math"/>
                      </w:rPr>
                      <m:t>v</m:t>
                    </m:r>
                  </m:e>
                  <m:sup>
                    <m:r>
                      <w:rPr>
                        <w:rFonts w:ascii="Cambria Math" w:hAnsi="Cambria Math"/>
                      </w:rPr>
                      <m:t>2</m:t>
                    </m:r>
                  </m:sup>
                </m:sSup>
              </m:e>
            </m:mr>
            <m:mr>
              <m:e>
                <m:r>
                  <w:rPr>
                    <w:rFonts w:ascii="Cambria Math" w:hAnsi="Cambria Math"/>
                  </w:rPr>
                  <m:t>dE= 2 k dv</m:t>
                </m:r>
              </m:e>
            </m:mr>
            <m:mr>
              <m:e>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 xml:space="preserve"> ~ 2kv </m:t>
                </m:r>
                <m:sSup>
                  <m:sSupPr>
                    <m:ctrlPr>
                      <w:rPr>
                        <w:rFonts w:ascii="Cambria Math" w:hAnsi="Cambria Math"/>
                        <w:i/>
                      </w:rPr>
                    </m:ctrlPr>
                  </m:sSupPr>
                  <m:e>
                    <m:r>
                      <w:rPr>
                        <w:rFonts w:ascii="Cambria Math" w:hAnsi="Cambria Math"/>
                      </w:rPr>
                      <m:t>e</m:t>
                    </m:r>
                  </m:e>
                  <m:sup>
                    <m:r>
                      <w:rPr>
                        <w:rFonts w:ascii="Cambria Math" w:hAnsi="Cambria Math"/>
                      </w:rPr>
                      <m:t>-k</m:t>
                    </m:r>
                    <m:sSup>
                      <m:sSupPr>
                        <m:ctrlPr>
                          <w:rPr>
                            <w:rFonts w:ascii="Cambria Math" w:hAnsi="Cambria Math"/>
                            <w:i/>
                          </w:rPr>
                        </m:ctrlPr>
                      </m:sSupPr>
                      <m:e>
                        <m:r>
                          <w:rPr>
                            <w:rFonts w:ascii="Cambria Math" w:hAnsi="Cambria Math"/>
                          </w:rPr>
                          <m:t>v</m:t>
                        </m:r>
                      </m:e>
                      <m:sup>
                        <m:r>
                          <w:rPr>
                            <w:rFonts w:ascii="Cambria Math" w:hAnsi="Cambria Math"/>
                          </w:rPr>
                          <m:t>2</m:t>
                        </m:r>
                      </m:sup>
                    </m:sSup>
                  </m:sup>
                </m:sSup>
              </m:e>
            </m:mr>
          </m:m>
        </m:oMath>
      </m:oMathPara>
    </w:p>
    <w:p w:rsidR="00AA34E5" w:rsidRDefault="00AA34E5" w:rsidP="00F45D6F">
      <w:pPr>
        <w:pStyle w:val="Body"/>
      </w:pPr>
      <w:r>
        <w:t>Electromagnetic signal clutter follows a similar derivation as the energy is the square of the amplitude of the electric signal.</w:t>
      </w:r>
    </w:p>
    <w:p w:rsidR="00F45D6F" w:rsidRDefault="00F45D6F" w:rsidP="00F45D6F">
      <w:pPr>
        <w:pStyle w:val="Body"/>
      </w:pPr>
      <w:r>
        <w:t xml:space="preserve">For terrain distributions, we can to first order suggest that a potential energy is directly proportional to the terrain slope. </w:t>
      </w:r>
      <w:r>
        <w:rPr>
          <w:rFonts w:ascii="Cambria Math" w:hAnsi="Cambria Math"/>
        </w:rPr>
        <w:br/>
      </w: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-ks</m:t>
              </m:r>
            </m:sup>
          </m:sSup>
        </m:oMath>
      </m:oMathPara>
    </w:p>
    <w:p w:rsidR="00F45D6F" w:rsidRDefault="00F45D6F" w:rsidP="00F45D6F">
      <w:pPr>
        <w:pStyle w:val="Body"/>
      </w:pPr>
      <w:r>
        <w:t>For rainfall intensity, we consider the potential energy associated with a volume of water under gravitational forces. The larger the volume, the greater the encapsulated energy, which gets released scaled to the rate intensity of the rainfall.</w:t>
      </w:r>
    </w:p>
    <w:p w:rsidR="00AA34E5" w:rsidRDefault="00F45D6F" w:rsidP="00F45D6F">
      <w:pPr>
        <w:pStyle w:val="Body"/>
      </w:pPr>
      <w:r>
        <w:t xml:space="preserve">Finally, for aquatic wave crests, the energy of the waves is proportional to square of the crest height. This works only to some level, as </w:t>
      </w:r>
      <w:r w:rsidR="00AA34E5">
        <w:t xml:space="preserve">shoaling and </w:t>
      </w:r>
      <w:r>
        <w:t>non-linear fluid mechanics</w:t>
      </w:r>
      <w:r w:rsidR="00AA34E5">
        <w:t xml:space="preserve"> can prevent or attenuate taller waves</w:t>
      </w:r>
      <w:r>
        <w:t xml:space="preserve">. </w:t>
      </w:r>
    </w:p>
    <w:p w:rsidR="00F45D6F" w:rsidRDefault="00F45D6F" w:rsidP="00F45D6F">
      <w:pPr>
        <w:pStyle w:val="Body"/>
      </w:pPr>
      <w:r>
        <w:t>Now consider that in each of these cases, the value of the activation energy can vary depending on regional or environmental conditions.  For the case of rainfall, the intensity of the rainfall can be predicated on other conditions besides the volume of the water vapor alone. This leads to the idea of a super-statistical distribution.  Here we not only apply the exponential PDF to the measures of interest, but we grant that probability an extra layer of uncertainty.</w:t>
      </w:r>
      <w:r w:rsidR="00AA34E5">
        <w:t xml:space="preserve"> That uncertainty would commonly apply to the value of </w:t>
      </w:r>
      <w:r w:rsidR="00AA34E5" w:rsidRPr="007F2371">
        <w:rPr>
          <w:i/>
        </w:rPr>
        <w:t>E</w:t>
      </w:r>
      <w:r w:rsidR="00AA34E5" w:rsidRPr="007F2371">
        <w:rPr>
          <w:i/>
          <w:vertAlign w:val="subscript"/>
        </w:rPr>
        <w:t>A</w:t>
      </w:r>
      <w:r w:rsidR="00AA34E5">
        <w:t xml:space="preserve"> or </w:t>
      </w:r>
      <w:r w:rsidR="00C01708">
        <w:t>to some other constant of proportionality.</w:t>
      </w:r>
    </w:p>
    <w:p w:rsidR="00C01708" w:rsidRDefault="00C01708" w:rsidP="00F45D6F">
      <w:pPr>
        <w:pStyle w:val="Body"/>
      </w:pPr>
      <w:del w:id="310" w:author="steven.bankes" w:date="2012-12-18T17:55:00Z">
        <w:r w:rsidDel="00E92380">
          <w:delText>Depending on whether we look at an</w:delText>
        </w:r>
      </w:del>
      <w:ins w:id="311" w:author="steven.bankes" w:date="2012-12-18T17:55:00Z">
        <w:r w:rsidR="00E92380">
          <w:t>Based upon</w:t>
        </w:r>
      </w:ins>
      <w:r>
        <w:t xml:space="preserve"> activation energy proportionality or some other variant measure, </w:t>
      </w:r>
      <w:del w:id="312" w:author="steven.bankes" w:date="2012-12-18T17:55:00Z">
        <w:r w:rsidDel="00E92380">
          <w:delText xml:space="preserve">we can come up with </w:delText>
        </w:r>
      </w:del>
      <w:r>
        <w:t>different kinds of statistical distributions</w:t>
      </w:r>
      <w:ins w:id="313" w:author="steven.bankes" w:date="2012-12-18T17:55:00Z">
        <w:r w:rsidR="00E92380">
          <w:t xml:space="preserve"> can be derived</w:t>
        </w:r>
      </w:ins>
      <w:r>
        <w:t>. For example</w:t>
      </w:r>
      <w:del w:id="314" w:author="steven.bankes" w:date="2012-12-18T17:55:00Z">
        <w:r w:rsidDel="00E92380">
          <w:delText>, if we</w:delText>
        </w:r>
      </w:del>
      <w:ins w:id="315" w:author="steven.bankes" w:date="2012-12-18T17:55:00Z">
        <w:r w:rsidR="00E92380">
          <w:t>, by</w:t>
        </w:r>
      </w:ins>
      <w:r>
        <w:t xml:space="preserve"> consider</w:t>
      </w:r>
      <w:ins w:id="316" w:author="steven.bankes" w:date="2012-12-18T17:55:00Z">
        <w:r w:rsidR="00E92380">
          <w:t>ing</w:t>
        </w:r>
      </w:ins>
      <w:r>
        <w:t xml:space="preserve"> variations in capacity and growth time, </w:t>
      </w:r>
      <w:del w:id="317" w:author="steven.bankes" w:date="2012-12-18T17:55:00Z">
        <w:r w:rsidDel="00E92380">
          <w:delText xml:space="preserve">we can model </w:delText>
        </w:r>
      </w:del>
      <w:r>
        <w:t>such phenomena as cloud sizes, lake sizes, and particulate sizes</w:t>
      </w:r>
      <w:ins w:id="318" w:author="steven.bankes" w:date="2012-12-18T17:55:00Z">
        <w:r w:rsidR="00E92380">
          <w:t xml:space="preserve"> can be modeled</w:t>
        </w:r>
      </w:ins>
      <w:r>
        <w:t xml:space="preserve">. These become fat-tail distributions due to the weighting of the rate calculation, as a strong variant </w:t>
      </w:r>
      <w:r w:rsidR="007D4781">
        <w:t>situated</w:t>
      </w:r>
      <w:r>
        <w:t xml:space="preserve"> in the denominator of a stochastic ratio turns into a heavy weighting in the tail of a distribution.</w:t>
      </w:r>
    </w:p>
    <w:p w:rsidR="00C01708" w:rsidRDefault="00C01708" w:rsidP="004B1F14">
      <w:pPr>
        <w:pStyle w:val="Body"/>
      </w:pPr>
      <w:r>
        <w:t>The</w:t>
      </w:r>
      <w:del w:id="319" w:author="steven.bankes" w:date="2012-12-18T17:57:00Z">
        <w:r w:rsidDel="00E92380">
          <w:delText>se become</w:delText>
        </w:r>
      </w:del>
      <w:r>
        <w:t xml:space="preserve"> </w:t>
      </w:r>
      <w:ins w:id="320" w:author="steven.bankes" w:date="2012-12-18T17:57:00Z">
        <w:r w:rsidR="00E92380">
          <w:t xml:space="preserve">foregoing are </w:t>
        </w:r>
      </w:ins>
      <w:r>
        <w:t>exemplars of t</w:t>
      </w:r>
      <w:r w:rsidR="00F45D6F">
        <w:t xml:space="preserve">he general </w:t>
      </w:r>
      <w:r>
        <w:t xml:space="preserve">superstatistical </w:t>
      </w:r>
      <w:r w:rsidR="00F45D6F">
        <w:t xml:space="preserve">approach </w:t>
      </w:r>
      <w:r>
        <w:t xml:space="preserve">we </w:t>
      </w:r>
      <w:del w:id="321" w:author="steven.bankes" w:date="2012-12-18T17:57:00Z">
        <w:r w:rsidDel="00E92380">
          <w:delText>will</w:delText>
        </w:r>
      </w:del>
      <w:r w:rsidR="00F45D6F">
        <w:t xml:space="preserve"> apply</w:t>
      </w:r>
      <w:r>
        <w:t xml:space="preserve"> to natural context domains</w:t>
      </w:r>
      <w:r w:rsidR="00F45D6F">
        <w:t>.</w:t>
      </w:r>
      <w:r>
        <w:t xml:space="preserve"> The table below describes </w:t>
      </w:r>
      <w:r w:rsidR="001F2B9D">
        <w:t>several of the practical examples.</w:t>
      </w:r>
      <w:r w:rsidR="00B76B4D">
        <w:t xml:space="preserve"> For many of these natural phenomena, </w:t>
      </w:r>
      <w:del w:id="322" w:author="steven.bankes" w:date="2012-12-18T17:58:00Z">
        <w:r w:rsidR="00B76B4D" w:rsidDel="00E92380">
          <w:delText xml:space="preserve">we can use </w:delText>
        </w:r>
      </w:del>
      <w:r w:rsidR="00B76B4D">
        <w:t xml:space="preserve">empirical data sets </w:t>
      </w:r>
      <w:del w:id="323" w:author="steven.bankes" w:date="2012-12-18T17:59:00Z">
        <w:r w:rsidR="00B76B4D" w:rsidDel="00E92380">
          <w:delText>and draw</w:delText>
        </w:r>
      </w:del>
      <w:ins w:id="324" w:author="steven.bankes" w:date="2012-12-18T17:59:00Z">
        <w:r w:rsidR="00E92380">
          <w:t>can be used as</w:t>
        </w:r>
      </w:ins>
      <w:r w:rsidR="00B76B4D">
        <w:t xml:space="preserve"> samples from th</w:t>
      </w:r>
      <w:ins w:id="325" w:author="steven.bankes" w:date="2012-12-18T17:59:00Z">
        <w:r w:rsidR="00E92380">
          <w:t>e</w:t>
        </w:r>
      </w:ins>
      <w:del w:id="326" w:author="steven.bankes" w:date="2012-12-18T17:59:00Z">
        <w:r w:rsidR="00B76B4D" w:rsidDel="00E92380">
          <w:delText>is</w:delText>
        </w:r>
      </w:del>
      <w:r w:rsidR="00B76B4D">
        <w:t xml:space="preserve"> observational space, </w:t>
      </w:r>
      <w:del w:id="327" w:author="steven.bankes" w:date="2012-12-18T18:00:00Z">
        <w:r w:rsidR="00B76B4D" w:rsidDel="00E92380">
          <w:delText>or we can work at a more fundamental level and try to</w:delText>
        </w:r>
      </w:del>
      <w:ins w:id="328" w:author="steven.bankes" w:date="2012-12-18T18:00:00Z">
        <w:r w:rsidR="00E92380">
          <w:t>By</w:t>
        </w:r>
      </w:ins>
      <w:r w:rsidR="00B76B4D">
        <w:t xml:space="preserve"> infer</w:t>
      </w:r>
      <w:ins w:id="329" w:author="steven.bankes" w:date="2012-12-18T18:00:00Z">
        <w:r w:rsidR="00E92380">
          <w:t>ing</w:t>
        </w:r>
      </w:ins>
      <w:r w:rsidR="00B76B4D">
        <w:t xml:space="preserve"> information from a model that </w:t>
      </w:r>
      <w:del w:id="330" w:author="steven.bankes" w:date="2012-12-18T18:00:00Z">
        <w:r w:rsidR="00B76B4D" w:rsidDel="00E92380">
          <w:delText xml:space="preserve">may </w:delText>
        </w:r>
      </w:del>
      <w:r w:rsidR="00B76B4D">
        <w:t>more accurately represent</w:t>
      </w:r>
      <w:ins w:id="331" w:author="steven.bankes" w:date="2012-12-18T18:00:00Z">
        <w:r w:rsidR="00E92380">
          <w:t>s</w:t>
        </w:r>
      </w:ins>
      <w:r w:rsidR="00B76B4D">
        <w:t xml:space="preserve"> the underlying behavior</w:t>
      </w:r>
      <w:ins w:id="332" w:author="steven.bankes" w:date="2012-12-18T18:00:00Z">
        <w:r w:rsidR="005F544F">
          <w:t xml:space="preserve"> than can a generic statistical distribution more fundamental insights may be inferred</w:t>
        </w:r>
      </w:ins>
      <w:r w:rsidR="00B76B4D">
        <w:t>. Th</w:t>
      </w:r>
      <w:ins w:id="333" w:author="steven.bankes" w:date="2012-12-18T18:01:00Z">
        <w:r w:rsidR="005F544F">
          <w:t>is</w:t>
        </w:r>
      </w:ins>
      <w:del w:id="334" w:author="steven.bankes" w:date="2012-12-18T18:01:00Z">
        <w:r w:rsidR="00B76B4D" w:rsidDel="005F544F">
          <w:delText>e latter</w:delText>
        </w:r>
      </w:del>
      <w:r w:rsidR="00B76B4D">
        <w:t xml:space="preserve"> has a number of </w:t>
      </w:r>
      <w:del w:id="335" w:author="steven.bankes" w:date="2012-12-18T18:01:00Z">
        <w:r w:rsidR="00B76B4D" w:rsidDel="005F544F">
          <w:delText>appealing qualities</w:delText>
        </w:r>
      </w:del>
      <w:ins w:id="336" w:author="steven.bankes" w:date="2012-12-18T18:01:00Z">
        <w:r w:rsidR="005F544F">
          <w:t>benefits</w:t>
        </w:r>
      </w:ins>
      <w:r w:rsidR="00B76B4D">
        <w:t>, including conciseness of representation and potentially better estimation of rare events.</w:t>
      </w:r>
    </w:p>
    <w:p w:rsidR="00DA20FB" w:rsidRDefault="00DA20FB" w:rsidP="00DA20FB">
      <w:pPr>
        <w:pStyle w:val="Caption"/>
        <w:keepNext/>
      </w:pPr>
      <w:r>
        <w:t xml:space="preserve">Table </w:t>
      </w:r>
      <w:fldSimple w:instr=" SEQ Table \* ARABIC ">
        <w:r w:rsidR="00FA3D2C">
          <w:rPr>
            <w:noProof/>
          </w:rPr>
          <w:t>2</w:t>
        </w:r>
      </w:fldSimple>
      <w:r>
        <w:t>: List of stochastic models</w:t>
      </w:r>
    </w:p>
    <w:tbl>
      <w:tblPr>
        <w:tblStyle w:val="LightShading1"/>
        <w:tblW w:w="9738" w:type="dxa"/>
        <w:tblLook w:val="04A0"/>
      </w:tblPr>
      <w:tblGrid>
        <w:gridCol w:w="1458"/>
        <w:gridCol w:w="1481"/>
        <w:gridCol w:w="2309"/>
        <w:gridCol w:w="4490"/>
      </w:tblGrid>
      <w:tr w:rsidR="00DA20FB" w:rsidTr="009B1247">
        <w:trPr>
          <w:cnfStyle w:val="100000000000"/>
        </w:trPr>
        <w:tc>
          <w:tcPr>
            <w:cnfStyle w:val="001000000000"/>
            <w:tcW w:w="1458" w:type="dxa"/>
          </w:tcPr>
          <w:p w:rsidR="00DA20FB" w:rsidRDefault="00DA20FB" w:rsidP="00DA20FB">
            <w:r>
              <w:t>Stochastic Metric</w:t>
            </w:r>
          </w:p>
        </w:tc>
        <w:tc>
          <w:tcPr>
            <w:tcW w:w="1481" w:type="dxa"/>
          </w:tcPr>
          <w:p w:rsidR="00DA20FB" w:rsidRDefault="00DA20FB" w:rsidP="00DA20FB">
            <w:pPr>
              <w:cnfStyle w:val="100000000000"/>
            </w:pPr>
            <w:r>
              <w:t>Elements</w:t>
            </w:r>
          </w:p>
        </w:tc>
        <w:tc>
          <w:tcPr>
            <w:tcW w:w="0" w:type="auto"/>
          </w:tcPr>
          <w:p w:rsidR="00DA20FB" w:rsidRDefault="00DA20FB" w:rsidP="00DA20FB">
            <w:pPr>
              <w:cnfStyle w:val="100000000000"/>
            </w:pPr>
            <w:r>
              <w:t>Description</w:t>
            </w:r>
          </w:p>
        </w:tc>
        <w:tc>
          <w:tcPr>
            <w:tcW w:w="4490" w:type="dxa"/>
          </w:tcPr>
          <w:p w:rsidR="00DA20FB" w:rsidRDefault="00DA20FB" w:rsidP="00DA20FB">
            <w:pPr>
              <w:cnfStyle w:val="100000000000"/>
            </w:pPr>
            <w:r>
              <w:t>Data</w:t>
            </w:r>
          </w:p>
        </w:tc>
      </w:tr>
      <w:tr w:rsidR="00DA20FB" w:rsidTr="009B1247">
        <w:trPr>
          <w:cnfStyle w:val="000000100000"/>
        </w:trPr>
        <w:tc>
          <w:tcPr>
            <w:cnfStyle w:val="001000000000"/>
            <w:tcW w:w="1458" w:type="dxa"/>
          </w:tcPr>
          <w:p w:rsidR="00DA20FB" w:rsidRDefault="00DA20FB" w:rsidP="00DA20FB">
            <w:r>
              <w:lastRenderedPageBreak/>
              <w:t>Wind</w:t>
            </w:r>
          </w:p>
        </w:tc>
        <w:tc>
          <w:tcPr>
            <w:tcW w:w="1481" w:type="dxa"/>
          </w:tcPr>
          <w:p w:rsidR="00DA20FB" w:rsidRDefault="00DA20FB">
            <w:pPr>
              <w:cnfStyle w:val="000000100000"/>
            </w:pPr>
            <w:r w:rsidRPr="00465891">
              <w:t>PDF</w:t>
            </w:r>
            <w:r w:rsidR="009B1247">
              <w:t>, ME, SS</w:t>
            </w:r>
          </w:p>
        </w:tc>
        <w:tc>
          <w:tcPr>
            <w:tcW w:w="0" w:type="auto"/>
          </w:tcPr>
          <w:p w:rsidR="00DA20FB" w:rsidRDefault="00DA20FB" w:rsidP="00AA2EE1">
            <w:pPr>
              <w:cnfStyle w:val="000000100000"/>
            </w:pPr>
            <w:r>
              <w:t xml:space="preserve">Model of </w:t>
            </w:r>
            <w:r w:rsidR="00AA2EE1">
              <w:t>wind speeds</w:t>
            </w:r>
          </w:p>
        </w:tc>
        <w:tc>
          <w:tcPr>
            <w:tcW w:w="4490" w:type="dxa"/>
          </w:tcPr>
          <w:p w:rsidR="00DA20FB" w:rsidRDefault="00DA20FB" w:rsidP="00DA20FB">
            <w:pPr>
              <w:cnfStyle w:val="000000100000"/>
            </w:pPr>
            <w:r>
              <w:t>Bonneville Power Authority</w:t>
            </w:r>
            <w:r w:rsidR="00F32D7E">
              <w:rPr>
                <w:rStyle w:val="EndnoteReference"/>
              </w:rPr>
              <w:endnoteReference w:id="13"/>
            </w:r>
          </w:p>
        </w:tc>
      </w:tr>
      <w:tr w:rsidR="00DA20FB" w:rsidTr="009B1247">
        <w:tc>
          <w:tcPr>
            <w:cnfStyle w:val="001000000000"/>
            <w:tcW w:w="1458" w:type="dxa"/>
          </w:tcPr>
          <w:p w:rsidR="00DA20FB" w:rsidRDefault="00DA20FB" w:rsidP="00DA20FB">
            <w:r>
              <w:t>Rainfall</w:t>
            </w:r>
          </w:p>
        </w:tc>
        <w:tc>
          <w:tcPr>
            <w:tcW w:w="1481" w:type="dxa"/>
          </w:tcPr>
          <w:p w:rsidR="00DA20FB" w:rsidRDefault="00DA20FB">
            <w:pPr>
              <w:cnfStyle w:val="000000000000"/>
            </w:pPr>
            <w:r w:rsidRPr="00465891">
              <w:t>PDF</w:t>
            </w:r>
            <w:r w:rsidR="009B1247">
              <w:t>, ME, SS</w:t>
            </w:r>
          </w:p>
        </w:tc>
        <w:tc>
          <w:tcPr>
            <w:tcW w:w="0" w:type="auto"/>
          </w:tcPr>
          <w:p w:rsidR="00DA20FB" w:rsidRDefault="00DA20FB" w:rsidP="00AA2EE1">
            <w:pPr>
              <w:cnfStyle w:val="000000000000"/>
            </w:pPr>
            <w:r>
              <w:t xml:space="preserve">Model of </w:t>
            </w:r>
            <w:r w:rsidR="00AA2EE1">
              <w:t xml:space="preserve">rainfall </w:t>
            </w:r>
            <w:r w:rsidR="009B1247">
              <w:t>amount</w:t>
            </w:r>
          </w:p>
        </w:tc>
        <w:tc>
          <w:tcPr>
            <w:tcW w:w="4490" w:type="dxa"/>
          </w:tcPr>
          <w:p w:rsidR="00DA20FB" w:rsidRPr="00DA20FB" w:rsidRDefault="00DA20FB" w:rsidP="00AA2EE1">
            <w:pPr>
              <w:cnfStyle w:val="000000000000"/>
            </w:pPr>
            <w:r w:rsidRPr="00DA20FB">
              <w:rPr>
                <w:rFonts w:eastAsia="TimesNewRoman"/>
              </w:rPr>
              <w:t>Hydrometeorology</w:t>
            </w:r>
            <w:r w:rsidR="00AA2EE1">
              <w:rPr>
                <w:rFonts w:eastAsia="TimesNewRoman"/>
              </w:rPr>
              <w:t xml:space="preserve"> </w:t>
            </w:r>
            <w:r w:rsidRPr="00DA20FB">
              <w:rPr>
                <w:rFonts w:eastAsia="TimesNewRoman"/>
              </w:rPr>
              <w:t>Laboratory University</w:t>
            </w:r>
            <w:r w:rsidR="00AA2EE1">
              <w:rPr>
                <w:rFonts w:eastAsia="TimesNewRoman"/>
              </w:rPr>
              <w:t xml:space="preserve"> of Iowa</w:t>
            </w:r>
            <w:r w:rsidR="009A5497">
              <w:rPr>
                <w:rStyle w:val="EndnoteReference"/>
                <w:rFonts w:eastAsia="TimesNewRoman"/>
              </w:rPr>
              <w:endnoteReference w:id="14"/>
            </w:r>
          </w:p>
        </w:tc>
      </w:tr>
      <w:tr w:rsidR="00DA20FB" w:rsidTr="009B1247">
        <w:trPr>
          <w:cnfStyle w:val="000000100000"/>
        </w:trPr>
        <w:tc>
          <w:tcPr>
            <w:cnfStyle w:val="001000000000"/>
            <w:tcW w:w="1458" w:type="dxa"/>
          </w:tcPr>
          <w:p w:rsidR="00DA20FB" w:rsidRDefault="00DA20FB" w:rsidP="00DA20FB">
            <w:r>
              <w:t>Clutter</w:t>
            </w:r>
          </w:p>
        </w:tc>
        <w:tc>
          <w:tcPr>
            <w:tcW w:w="1481" w:type="dxa"/>
          </w:tcPr>
          <w:p w:rsidR="00DA20FB" w:rsidRDefault="00DA20FB">
            <w:pPr>
              <w:cnfStyle w:val="000000100000"/>
            </w:pPr>
            <w:r w:rsidRPr="00465891">
              <w:t>PDF</w:t>
            </w:r>
            <w:r w:rsidR="009B1247">
              <w:t>, ME, SS</w:t>
            </w:r>
          </w:p>
        </w:tc>
        <w:tc>
          <w:tcPr>
            <w:tcW w:w="0" w:type="auto"/>
          </w:tcPr>
          <w:p w:rsidR="00DA20FB" w:rsidRDefault="00AA2EE1" w:rsidP="00DA20FB">
            <w:pPr>
              <w:cnfStyle w:val="000000100000"/>
            </w:pPr>
            <w:r>
              <w:t>Model of EMI</w:t>
            </w:r>
          </w:p>
        </w:tc>
        <w:tc>
          <w:tcPr>
            <w:tcW w:w="4490" w:type="dxa"/>
          </w:tcPr>
          <w:p w:rsidR="00DA20FB" w:rsidRPr="00B76B4D" w:rsidRDefault="00B76B4D" w:rsidP="00DA20FB">
            <w:pPr>
              <w:cnfStyle w:val="000000100000"/>
              <w:rPr>
                <w:b/>
              </w:rPr>
            </w:pPr>
            <w:r w:rsidRPr="00B76B4D">
              <w:rPr>
                <w:b/>
              </w:rPr>
              <w:t>(</w:t>
            </w:r>
            <w:commentRangeStart w:id="337"/>
            <w:r w:rsidRPr="00B76B4D">
              <w:rPr>
                <w:b/>
              </w:rPr>
              <w:t>maybe Rockwell Collins or a JPL site)</w:t>
            </w:r>
            <w:commentRangeEnd w:id="337"/>
            <w:r w:rsidR="00FC2FB9">
              <w:rPr>
                <w:rStyle w:val="CommentReference"/>
                <w:color w:val="auto"/>
              </w:rPr>
              <w:commentReference w:id="337"/>
            </w:r>
          </w:p>
        </w:tc>
      </w:tr>
      <w:tr w:rsidR="00DA20FB" w:rsidTr="009B1247">
        <w:tc>
          <w:tcPr>
            <w:cnfStyle w:val="001000000000"/>
            <w:tcW w:w="1458" w:type="dxa"/>
          </w:tcPr>
          <w:p w:rsidR="00DA20FB" w:rsidRDefault="00DA20FB" w:rsidP="00DA20FB">
            <w:r>
              <w:t>Clouds</w:t>
            </w:r>
          </w:p>
        </w:tc>
        <w:tc>
          <w:tcPr>
            <w:tcW w:w="1481" w:type="dxa"/>
          </w:tcPr>
          <w:p w:rsidR="00DA20FB" w:rsidRDefault="00DA20FB">
            <w:pPr>
              <w:cnfStyle w:val="000000000000"/>
            </w:pPr>
            <w:r w:rsidRPr="00465891">
              <w:t>PDF</w:t>
            </w:r>
            <w:r w:rsidR="009B1247">
              <w:t>, ME</w:t>
            </w:r>
          </w:p>
        </w:tc>
        <w:tc>
          <w:tcPr>
            <w:tcW w:w="0" w:type="auto"/>
          </w:tcPr>
          <w:p w:rsidR="00DA20FB" w:rsidRDefault="00AA2EE1" w:rsidP="00DA20FB">
            <w:pPr>
              <w:cnfStyle w:val="000000000000"/>
            </w:pPr>
            <w:r>
              <w:t>Model of cloud sizes</w:t>
            </w:r>
          </w:p>
        </w:tc>
        <w:tc>
          <w:tcPr>
            <w:tcW w:w="4490" w:type="dxa"/>
          </w:tcPr>
          <w:p w:rsidR="00DA20FB" w:rsidRDefault="00AA2EE1" w:rsidP="00DA20FB">
            <w:pPr>
              <w:cnfStyle w:val="000000000000"/>
            </w:pPr>
            <w:r>
              <w:t>NASA Goddard</w:t>
            </w:r>
            <w:r w:rsidR="00F32D7E">
              <w:rPr>
                <w:rStyle w:val="EndnoteReference"/>
              </w:rPr>
              <w:endnoteReference w:id="15"/>
            </w:r>
          </w:p>
        </w:tc>
      </w:tr>
      <w:tr w:rsidR="00AA2EE1" w:rsidTr="009B1247">
        <w:trPr>
          <w:cnfStyle w:val="000000100000"/>
        </w:trPr>
        <w:tc>
          <w:tcPr>
            <w:cnfStyle w:val="001000000000"/>
            <w:tcW w:w="1458" w:type="dxa"/>
          </w:tcPr>
          <w:p w:rsidR="00AA2EE1" w:rsidRDefault="00AA2EE1" w:rsidP="00DA20FB">
            <w:r>
              <w:t>Lakes</w:t>
            </w:r>
          </w:p>
        </w:tc>
        <w:tc>
          <w:tcPr>
            <w:tcW w:w="1481" w:type="dxa"/>
          </w:tcPr>
          <w:p w:rsidR="00AA2EE1" w:rsidRPr="00465891" w:rsidRDefault="00AA2EE1">
            <w:pPr>
              <w:cnfStyle w:val="000000100000"/>
            </w:pPr>
            <w:r>
              <w:t>PDF</w:t>
            </w:r>
            <w:r w:rsidR="009B1247">
              <w:t>, ME</w:t>
            </w:r>
          </w:p>
        </w:tc>
        <w:tc>
          <w:tcPr>
            <w:tcW w:w="0" w:type="auto"/>
          </w:tcPr>
          <w:p w:rsidR="00AA2EE1" w:rsidRDefault="00AA2EE1" w:rsidP="00AA2EE1">
            <w:pPr>
              <w:cnfStyle w:val="000000100000"/>
            </w:pPr>
            <w:r>
              <w:t>Model of lake sizes</w:t>
            </w:r>
          </w:p>
        </w:tc>
        <w:tc>
          <w:tcPr>
            <w:tcW w:w="4490" w:type="dxa"/>
          </w:tcPr>
          <w:p w:rsidR="00AA2EE1" w:rsidRDefault="00AA2EE1" w:rsidP="00AA2EE1">
            <w:pPr>
              <w:suppressAutoHyphens w:val="0"/>
              <w:overflowPunct/>
              <w:textAlignment w:val="auto"/>
              <w:cnfStyle w:val="000000100000"/>
            </w:pPr>
            <w:r>
              <w:rPr>
                <w:rFonts w:ascii="TimesNewRomanPSMT" w:eastAsiaTheme="minorHAnsi" w:hAnsi="TimesNewRomanPSMT" w:cs="TimesNewRomanPSMT"/>
              </w:rPr>
              <w:t>Global Lakes and Wetlands Database</w:t>
            </w:r>
            <w:r w:rsidR="00F32D7E">
              <w:rPr>
                <w:rStyle w:val="EndnoteReference"/>
                <w:rFonts w:ascii="TimesNewRomanPSMT" w:eastAsiaTheme="minorHAnsi" w:hAnsi="TimesNewRomanPSMT" w:cs="TimesNewRomanPSMT"/>
              </w:rPr>
              <w:endnoteReference w:id="16"/>
            </w:r>
          </w:p>
        </w:tc>
      </w:tr>
      <w:tr w:rsidR="00DA20FB" w:rsidTr="009B1247">
        <w:tc>
          <w:tcPr>
            <w:cnfStyle w:val="001000000000"/>
            <w:tcW w:w="1458" w:type="dxa"/>
          </w:tcPr>
          <w:p w:rsidR="00DA20FB" w:rsidRDefault="00DA20FB" w:rsidP="00DA20FB">
            <w:r>
              <w:t>Particles</w:t>
            </w:r>
          </w:p>
        </w:tc>
        <w:tc>
          <w:tcPr>
            <w:tcW w:w="1481" w:type="dxa"/>
          </w:tcPr>
          <w:p w:rsidR="00DA20FB" w:rsidRDefault="00DA20FB">
            <w:pPr>
              <w:cnfStyle w:val="000000000000"/>
            </w:pPr>
            <w:r w:rsidRPr="00465891">
              <w:t>PDF</w:t>
            </w:r>
            <w:r w:rsidR="009B1247">
              <w:t>, ME</w:t>
            </w:r>
          </w:p>
        </w:tc>
        <w:tc>
          <w:tcPr>
            <w:tcW w:w="0" w:type="auto"/>
          </w:tcPr>
          <w:p w:rsidR="00DA20FB" w:rsidRDefault="00DA20FB" w:rsidP="00AA2EE1">
            <w:pPr>
              <w:cnfStyle w:val="000000000000"/>
            </w:pPr>
            <w:r>
              <w:t xml:space="preserve">Model of </w:t>
            </w:r>
            <w:r w:rsidR="00AA2EE1">
              <w:t>particle sizes</w:t>
            </w:r>
          </w:p>
        </w:tc>
        <w:tc>
          <w:tcPr>
            <w:tcW w:w="4490" w:type="dxa"/>
          </w:tcPr>
          <w:p w:rsidR="00DA20FB" w:rsidRDefault="00AA2EE1" w:rsidP="00DA20FB">
            <w:pPr>
              <w:cnfStyle w:val="000000000000"/>
            </w:pPr>
            <w:r>
              <w:t>NASA JPL</w:t>
            </w:r>
            <w:r w:rsidR="00F32D7E">
              <w:rPr>
                <w:rStyle w:val="EndnoteReference"/>
              </w:rPr>
              <w:endnoteReference w:id="17"/>
            </w:r>
          </w:p>
        </w:tc>
      </w:tr>
      <w:tr w:rsidR="00DA20FB" w:rsidTr="009B1247">
        <w:trPr>
          <w:cnfStyle w:val="000000100000"/>
        </w:trPr>
        <w:tc>
          <w:tcPr>
            <w:cnfStyle w:val="001000000000"/>
            <w:tcW w:w="1458" w:type="dxa"/>
          </w:tcPr>
          <w:p w:rsidR="00DA20FB" w:rsidRDefault="00DA20FB" w:rsidP="00DA20FB">
            <w:r>
              <w:t>Waves</w:t>
            </w:r>
          </w:p>
        </w:tc>
        <w:tc>
          <w:tcPr>
            <w:tcW w:w="1481" w:type="dxa"/>
          </w:tcPr>
          <w:p w:rsidR="00DA20FB" w:rsidRDefault="00DA20FB">
            <w:pPr>
              <w:cnfStyle w:val="000000100000"/>
            </w:pPr>
            <w:r w:rsidRPr="00465891">
              <w:t>PDF</w:t>
            </w:r>
            <w:r w:rsidR="009B1247">
              <w:t>, ME</w:t>
            </w:r>
          </w:p>
        </w:tc>
        <w:tc>
          <w:tcPr>
            <w:tcW w:w="0" w:type="auto"/>
          </w:tcPr>
          <w:p w:rsidR="00DA20FB" w:rsidRDefault="00AA2EE1" w:rsidP="00DA20FB">
            <w:pPr>
              <w:cnfStyle w:val="000000100000"/>
            </w:pPr>
            <w:r>
              <w:t>Model of crest heights</w:t>
            </w:r>
          </w:p>
        </w:tc>
        <w:tc>
          <w:tcPr>
            <w:tcW w:w="4490" w:type="dxa"/>
          </w:tcPr>
          <w:p w:rsidR="00DA20FB" w:rsidRDefault="00AA2EE1" w:rsidP="00C01708">
            <w:pPr>
              <w:cnfStyle w:val="000000100000"/>
            </w:pPr>
            <w:r>
              <w:t>C</w:t>
            </w:r>
            <w:r w:rsidR="00C01708">
              <w:t>DIP</w:t>
            </w:r>
            <w:r w:rsidR="00F32D7E">
              <w:rPr>
                <w:rStyle w:val="EndnoteReference"/>
              </w:rPr>
              <w:endnoteReference w:id="18"/>
            </w:r>
            <w:r w:rsidR="00C01708">
              <w:t xml:space="preserve"> and </w:t>
            </w:r>
            <w:r w:rsidR="00F32D7E">
              <w:t xml:space="preserve">US </w:t>
            </w:r>
            <w:r w:rsidR="00C01708">
              <w:t>Army Corps of Engineers</w:t>
            </w:r>
            <w:r w:rsidR="00F32D7E">
              <w:rPr>
                <w:rStyle w:val="EndnoteReference"/>
              </w:rPr>
              <w:endnoteReference w:id="19"/>
            </w:r>
          </w:p>
        </w:tc>
      </w:tr>
      <w:tr w:rsidR="00703BAC" w:rsidTr="009B1247">
        <w:tc>
          <w:tcPr>
            <w:cnfStyle w:val="001000000000"/>
            <w:tcW w:w="1458" w:type="dxa"/>
          </w:tcPr>
          <w:p w:rsidR="00703BAC" w:rsidRDefault="00703BAC" w:rsidP="006C31ED">
            <w:r>
              <w:t>Terrain slopes</w:t>
            </w:r>
          </w:p>
        </w:tc>
        <w:tc>
          <w:tcPr>
            <w:tcW w:w="1481" w:type="dxa"/>
          </w:tcPr>
          <w:p w:rsidR="00703BAC" w:rsidRDefault="00703BAC" w:rsidP="006C31ED">
            <w:pPr>
              <w:cnfStyle w:val="000000000000"/>
            </w:pPr>
            <w:r>
              <w:t>PDF, ME, SS</w:t>
            </w:r>
          </w:p>
        </w:tc>
        <w:tc>
          <w:tcPr>
            <w:tcW w:w="0" w:type="auto"/>
          </w:tcPr>
          <w:p w:rsidR="00703BAC" w:rsidRDefault="00703BAC" w:rsidP="006C31ED">
            <w:pPr>
              <w:cnfStyle w:val="000000000000"/>
            </w:pPr>
            <w:r>
              <w:t xml:space="preserve">Model of inclination </w:t>
            </w:r>
          </w:p>
        </w:tc>
        <w:tc>
          <w:tcPr>
            <w:tcW w:w="4490" w:type="dxa"/>
          </w:tcPr>
          <w:p w:rsidR="00703BAC" w:rsidRDefault="00703BAC" w:rsidP="00F767B9">
            <w:pPr>
              <w:cnfStyle w:val="000000000000"/>
            </w:pPr>
            <w:r>
              <w:t>US</w:t>
            </w:r>
            <w:r w:rsidR="00F767B9">
              <w:t>GS</w:t>
            </w:r>
            <w:r>
              <w:t xml:space="preserve"> DEM</w:t>
            </w:r>
            <w:r w:rsidR="00F767B9">
              <w:t xml:space="preserve"> </w:t>
            </w:r>
            <w:r w:rsidR="00F32D7E">
              <w:rPr>
                <w:rStyle w:val="EndnoteReference"/>
              </w:rPr>
              <w:endnoteReference w:id="20"/>
            </w:r>
          </w:p>
        </w:tc>
      </w:tr>
    </w:tbl>
    <w:p w:rsidR="00921E82" w:rsidRPr="003B5823" w:rsidRDefault="00921E82" w:rsidP="00253836">
      <w:pPr>
        <w:pStyle w:val="HeadingRunIn"/>
      </w:pPr>
      <w:r w:rsidRPr="003B5823">
        <w:t xml:space="preserve">Examples </w:t>
      </w:r>
      <w:del w:id="338" w:author="steven.bankes" w:date="2012-12-18T18:02:00Z">
        <w:r w:rsidRPr="003B5823" w:rsidDel="00FC2FB9">
          <w:delText>of predictable unpredictability</w:delText>
        </w:r>
      </w:del>
    </w:p>
    <w:p w:rsidR="00921E82" w:rsidRDefault="00FC2FB9" w:rsidP="00253836">
      <w:pPr>
        <w:pStyle w:val="Body"/>
      </w:pPr>
      <w:ins w:id="339" w:author="steven.bankes" w:date="2012-12-18T18:02:00Z">
        <w:r>
          <w:t xml:space="preserve">We now provide </w:t>
        </w:r>
      </w:ins>
      <w:del w:id="340" w:author="steven.bankes" w:date="2012-12-18T18:02:00Z">
        <w:r w:rsidR="00B76B4D" w:rsidDel="00FC2FB9">
          <w:delText>E</w:delText>
        </w:r>
      </w:del>
      <w:ins w:id="341" w:author="steven.bankes" w:date="2012-12-18T18:02:00Z">
        <w:r>
          <w:t>e</w:t>
        </w:r>
      </w:ins>
      <w:r w:rsidR="00B76B4D">
        <w:t>xamples of almost predictable unpredictability</w:t>
      </w:r>
      <w:ins w:id="342" w:author="steven.bankes" w:date="2012-12-18T18:02:00Z">
        <w:r>
          <w:t xml:space="preserve"> that</w:t>
        </w:r>
      </w:ins>
      <w:r w:rsidR="00921E82">
        <w:t xml:space="preserve"> can arise in </w:t>
      </w:r>
      <w:r w:rsidR="00B76B4D">
        <w:t xml:space="preserve">many </w:t>
      </w:r>
      <w:r w:rsidR="00921E82">
        <w:t xml:space="preserve">natural environmental </w:t>
      </w:r>
      <w:r w:rsidR="00B76B4D">
        <w:t>contexts</w:t>
      </w:r>
      <w:r w:rsidR="00921E82">
        <w:t>, such as variability in terrain slopes, as well as in artificially man-made situations, such as a large highly-interconnected network.</w:t>
      </w:r>
      <w:r w:rsidR="00B76B4D">
        <w:t xml:space="preserve"> </w:t>
      </w:r>
      <w:r w:rsidR="00921E82">
        <w:t>T</w:t>
      </w:r>
      <w:del w:id="343" w:author="steven.bankes" w:date="2012-12-18T18:03:00Z">
        <w:r w:rsidR="00921E82" w:rsidDel="00FC2FB9">
          <w:delText>he key is to apply t</w:delText>
        </w:r>
      </w:del>
      <w:r w:rsidR="00921E82">
        <w:t xml:space="preserve">hese models </w:t>
      </w:r>
      <w:ins w:id="344" w:author="steven.bankes" w:date="2012-12-18T18:03:00Z">
        <w:r>
          <w:t xml:space="preserve">can be applied </w:t>
        </w:r>
      </w:ins>
      <w:r w:rsidR="00921E82">
        <w:t>in either analytic form or in a form suitable for Monte Carlo-type simulations.</w:t>
      </w:r>
    </w:p>
    <w:p w:rsidR="00BF3186" w:rsidRPr="00163B3E" w:rsidRDefault="00835D32" w:rsidP="00B76B4D">
      <w:pPr>
        <w:pStyle w:val="IntenseQuote"/>
      </w:pPr>
      <w:r>
        <w:rPr>
          <w:noProof/>
        </w:rPr>
        <w:drawing>
          <wp:inline distT="0" distB="0" distL="0" distR="0">
            <wp:extent cx="541655" cy="530860"/>
            <wp:effectExtent l="19050" t="0" r="0" b="0"/>
            <wp:docPr id="76" name="Picture 76" descr="T:\prog\shared\modsim\public_html\context\svn\trunk\Ontology\library\foundation\gems\gross_terrain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prog\shared\modsim\public_html\context\svn\trunk\Ontology\library\foundation\gems\gross_terrain_icon.png"/>
                    <pic:cNvPicPr>
                      <a:picLocks noChangeAspect="1" noChangeArrowheads="1"/>
                    </pic:cNvPicPr>
                  </pic:nvPicPr>
                  <pic:blipFill>
                    <a:blip r:embed="rId18" cstate="print"/>
                    <a:srcRect/>
                    <a:stretch>
                      <a:fillRect/>
                    </a:stretch>
                  </pic:blipFill>
                  <pic:spPr bwMode="auto">
                    <a:xfrm>
                      <a:off x="0" y="0"/>
                      <a:ext cx="541655" cy="530860"/>
                    </a:xfrm>
                    <a:prstGeom prst="rect">
                      <a:avLst/>
                    </a:prstGeom>
                    <a:noFill/>
                    <a:ln w="9525">
                      <a:noFill/>
                      <a:miter lim="800000"/>
                      <a:headEnd/>
                      <a:tailEnd/>
                    </a:ln>
                  </pic:spPr>
                </pic:pic>
              </a:graphicData>
            </a:graphic>
          </wp:inline>
        </w:drawing>
      </w:r>
      <w:r>
        <w:t xml:space="preserve"> </w:t>
      </w:r>
      <w:r w:rsidR="00BF3186" w:rsidRPr="00163B3E">
        <w:t>Slope modeling and Topography</w:t>
      </w:r>
    </w:p>
    <w:p w:rsidR="00EB04D9" w:rsidRDefault="00FC2FB9" w:rsidP="00EB04D9">
      <w:pPr>
        <w:pStyle w:val="Body"/>
      </w:pPr>
      <w:ins w:id="345" w:author="steven.bankes" w:date="2012-12-18T18:03:00Z">
        <w:r>
          <w:t xml:space="preserve">The </w:t>
        </w:r>
      </w:ins>
      <w:del w:id="346" w:author="steven.bankes" w:date="2012-12-18T18:03:00Z">
        <w:r w:rsidR="00EB04D9" w:rsidDel="00FC2FB9">
          <w:delText>F</w:delText>
        </w:r>
      </w:del>
      <w:ins w:id="347" w:author="steven.bankes" w:date="2012-12-18T18:03:00Z">
        <w:r>
          <w:t>f</w:t>
        </w:r>
      </w:ins>
      <w:r w:rsidR="00EB04D9">
        <w:t xml:space="preserve">irst </w:t>
      </w:r>
      <w:del w:id="348" w:author="steven.bankes" w:date="2012-12-18T18:03:00Z">
        <w:r w:rsidR="00EB04D9" w:rsidDel="00FC2FB9">
          <w:delText>is an</w:delText>
        </w:r>
      </w:del>
      <w:r w:rsidR="00EB04D9">
        <w:t xml:space="preserve"> e</w:t>
      </w:r>
      <w:r w:rsidR="00EB04D9" w:rsidRPr="00E26181">
        <w:t xml:space="preserve">xample </w:t>
      </w:r>
      <w:ins w:id="349" w:author="steven.bankes" w:date="2012-12-18T18:04:00Z">
        <w:r>
          <w:t xml:space="preserve">is </w:t>
        </w:r>
      </w:ins>
      <w:r w:rsidR="00EB04D9" w:rsidRPr="00E26181">
        <w:t xml:space="preserve">of </w:t>
      </w:r>
      <w:del w:id="350" w:author="steven.bankes" w:date="2012-12-18T18:04:00Z">
        <w:r w:rsidR="00EB04D9" w:rsidDel="00FC2FB9">
          <w:delText xml:space="preserve">the </w:delText>
        </w:r>
        <w:r w:rsidR="00EB04D9" w:rsidRPr="00E26181" w:rsidDel="00FC2FB9">
          <w:delText>use</w:delText>
        </w:r>
        <w:r w:rsidR="00EB04D9" w:rsidDel="00FC2FB9">
          <w:delText xml:space="preserve"> of </w:delText>
        </w:r>
      </w:del>
      <w:r w:rsidR="00EB04D9">
        <w:t xml:space="preserve">a longitudinal slope context distribution. </w:t>
      </w:r>
      <w:r w:rsidR="00EB04D9" w:rsidRPr="00E26181">
        <w:t>The macroscopic slope model of USA terrain follows closely that described by the Maximum Entropy Principle</w:t>
      </w:r>
      <w:r w:rsidR="00EB04D9">
        <w:t xml:space="preserve"> </w:t>
      </w:r>
      <w:r w:rsidR="00EB04D9" w:rsidRPr="00E26181">
        <w:t xml:space="preserve">(MaxEnt). </w:t>
      </w:r>
    </w:p>
    <w:p w:rsidR="00EB04D9" w:rsidRDefault="00397942" w:rsidP="00EB04D9">
      <w:pPr>
        <w:pStyle w:val="Body"/>
      </w:pPr>
      <w:r>
        <w:rPr>
          <w:noProof/>
        </w:rPr>
        <w:drawing>
          <wp:anchor distT="0" distB="0" distL="114300" distR="114300" simplePos="0" relativeHeight="251660800" behindDoc="0" locked="0" layoutInCell="1" allowOverlap="1">
            <wp:simplePos x="0" y="0"/>
            <wp:positionH relativeFrom="column">
              <wp:posOffset>3834130</wp:posOffset>
            </wp:positionH>
            <wp:positionV relativeFrom="paragraph">
              <wp:posOffset>503555</wp:posOffset>
            </wp:positionV>
            <wp:extent cx="2385060" cy="936625"/>
            <wp:effectExtent l="19050" t="0" r="0" b="0"/>
            <wp:wrapSquare wrapText="bothSides"/>
            <wp:docPr id="4" name="Picture 2" descr="http://2.bp.blogspot.com/_csV48ElUsZQ/TSZUeWsI9rI/AAAAAAAAAe4/CBVJChKOpF4/s1600/rise-ru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_csV48ElUsZQ/TSZUeWsI9rI/AAAAAAAAAe4/CBVJChKOpF4/s1600/rise-run.gif"/>
                    <pic:cNvPicPr>
                      <a:picLocks noChangeAspect="1" noChangeArrowheads="1"/>
                    </pic:cNvPicPr>
                  </pic:nvPicPr>
                  <pic:blipFill>
                    <a:blip r:embed="rId19" cstate="print"/>
                    <a:srcRect/>
                    <a:stretch>
                      <a:fillRect/>
                    </a:stretch>
                  </pic:blipFill>
                  <pic:spPr bwMode="auto">
                    <a:xfrm>
                      <a:off x="0" y="0"/>
                      <a:ext cx="2385060" cy="936625"/>
                    </a:xfrm>
                    <a:prstGeom prst="rect">
                      <a:avLst/>
                    </a:prstGeom>
                    <a:noFill/>
                    <a:ln w="9525">
                      <a:noFill/>
                      <a:miter lim="800000"/>
                      <a:headEnd/>
                      <a:tailEnd/>
                    </a:ln>
                  </pic:spPr>
                </pic:pic>
              </a:graphicData>
            </a:graphic>
          </wp:anchor>
        </w:drawing>
      </w:r>
      <w:r w:rsidR="00EB04D9">
        <w:t>How do we model and thus characterize disorder in the earth's terrain? Can we actually understand the extreme variability we see? If we consider that immense forces cause upheaval in the crust then we can reason that the energy can also vary slope topography widely. The process that transfers potential energy into kinetic energy to first order has to contain elements of randomness. To the huge internal forces within the earth, generating relief</w:t>
      </w:r>
      <w:r w:rsidR="00D5759D">
        <w:t xml:space="preserve"> textures equates to a kind of B</w:t>
      </w:r>
      <w:r w:rsidR="00EB04D9">
        <w:t xml:space="preserve">rownian motion in relative terms — over geological time, the terrain amounts to nothing more than inconsequential particles to the earth's powerful internal engine. </w:t>
      </w:r>
    </w:p>
    <w:p w:rsidR="00397942" w:rsidRDefault="00EB04D9" w:rsidP="00EB04D9">
      <w:pPr>
        <w:pStyle w:val="Body"/>
      </w:pPr>
      <w:r>
        <w:t xml:space="preserve">We take the terrain slope </w:t>
      </w:r>
      <w:r w:rsidRPr="00D051AB">
        <w:rPr>
          <w:i/>
        </w:rPr>
        <w:t>S</w:t>
      </w:r>
      <w:r>
        <w:t xml:space="preserve"> as our random variable (defined as rise/run). </w:t>
      </w:r>
    </w:p>
    <w:p w:rsidR="00EB04D9" w:rsidRDefault="00D5759D" w:rsidP="00EB04D9">
      <w:pPr>
        <w:pStyle w:val="Body"/>
      </w:pPr>
      <w:r>
        <w:t>The initial premise is t</w:t>
      </w:r>
      <w:r w:rsidR="00EB04D9">
        <w:t xml:space="preserve">he higher the slope, the more energetic the terrain. Applying the Maximum Entropy Principle to a section of terrain, we can approximate the local variations as a MaxEnt conditional probability density function, where E is the local mean energy and c is a constant of proportionality. But we also assume that the mean E varies over a larger area that we are interested in, as in the superstatistical sense of applying a prior distribution, where k is another MaxEnt measure of our uncertainty in the energy spread over a larger area. </w:t>
      </w:r>
    </w:p>
    <w:p w:rsidR="00EB04D9" w:rsidRDefault="00D5759D" w:rsidP="00EB04D9">
      <w:pPr>
        <w:pStyle w:val="Body"/>
      </w:pPr>
      <w:r>
        <w:t xml:space="preserve">The final probability is an integral over the marginal distribution consisting of the conditional multiplied by the prior. This integrates as a modified </w:t>
      </w:r>
      <w:r w:rsidRPr="00753260">
        <w:rPr>
          <w:rStyle w:val="CodeChar"/>
        </w:rPr>
        <w:t>BesselK</w:t>
      </w:r>
      <w:r>
        <w:t xml:space="preserve"> function of the zero order, </w:t>
      </w:r>
      <w:r w:rsidRPr="00753260">
        <w:rPr>
          <w:i/>
        </w:rPr>
        <w:t>K</w:t>
      </w:r>
      <w:r w:rsidRPr="00753260">
        <w:rPr>
          <w:i/>
          <w:vertAlign w:val="subscript"/>
        </w:rPr>
        <w:t>0</w:t>
      </w:r>
      <w:r>
        <w:t>.</w:t>
      </w:r>
      <w:r w:rsidR="00EB04D9" w:rsidRPr="00E26181">
        <w:t xml:space="preserve"> </w:t>
      </w:r>
      <w:r w:rsidR="00EB04D9">
        <w:t xml:space="preserve"> </w:t>
      </w:r>
    </w:p>
    <w:p w:rsidR="00EB04D9" w:rsidRDefault="00EB04D9" w:rsidP="00B173F9">
      <w:pPr>
        <w:pStyle w:val="Equation"/>
      </w:pPr>
    </w:p>
    <w:p w:rsidR="00753260" w:rsidRDefault="00753260" w:rsidP="00B173F9">
      <w:pPr>
        <w:pStyle w:val="Equation"/>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S</m:t>
                  </m:r>
                </m:e>
                <m:sub>
                  <m:r>
                    <w:rPr>
                      <w:rFonts w:ascii="Cambria Math" w:hAnsi="Cambria Math"/>
                    </w:rPr>
                    <m:t>0</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(2</m:t>
          </m:r>
          <m:rad>
            <m:radPr>
              <m:degHide m:val="on"/>
              <m:ctrlPr>
                <w:rPr>
                  <w:rFonts w:ascii="Cambria Math" w:hAnsi="Cambria Math"/>
                  <w:i/>
                </w:rPr>
              </m:ctrlPr>
            </m:radPr>
            <m:deg/>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e>
          </m:rad>
          <m:r>
            <w:rPr>
              <w:rFonts w:ascii="Cambria Math" w:hAnsi="Cambria Math"/>
            </w:rPr>
            <m:t>)</m:t>
          </m:r>
        </m:oMath>
      </m:oMathPara>
    </w:p>
    <w:p w:rsidR="00B173F9" w:rsidRDefault="00D5759D" w:rsidP="00EB04D9">
      <w:pPr>
        <w:pStyle w:val="Body"/>
      </w:pPr>
      <w:r>
        <w:t xml:space="preserve">The average value of the terrain slope for this distribution is simply the value </w:t>
      </w:r>
      <w:r w:rsidRPr="00753260">
        <w:rPr>
          <w:i/>
        </w:rPr>
        <w:t>S</w:t>
      </w:r>
      <w:r w:rsidR="00B173F9" w:rsidRPr="00753260">
        <w:rPr>
          <w:i/>
          <w:vertAlign w:val="subscript"/>
        </w:rPr>
        <w:t>0</w:t>
      </w:r>
      <w:r>
        <w:t xml:space="preserve">. </w:t>
      </w:r>
    </w:p>
    <w:p w:rsidR="00D5759D" w:rsidRDefault="00D5759D" w:rsidP="00D5759D">
      <w:pPr>
        <w:pStyle w:val="Body"/>
      </w:pPr>
      <w:del w:id="351" w:author="steven.bankes" w:date="2012-12-18T18:05:00Z">
        <w:r w:rsidDel="00FC2FB9">
          <w:lastRenderedPageBreak/>
          <w:delText>Now we can try it on</w:delText>
        </w:r>
      </w:del>
      <w:ins w:id="352" w:author="steven.bankes" w:date="2012-12-18T18:05:00Z">
        <w:r w:rsidR="00FC2FB9">
          <w:t>The validity of the model thus derived can be assessed by comparing to</w:t>
        </w:r>
      </w:ins>
      <w:r>
        <w:t xml:space="preserve"> a large set of data. The digital elevation model (DEM) data for the 1 degree quadrangles (aka blocks/tiles) in the USA from the USGS web site was characterized. This consists of post data at approximately 92 meter intervals (i.e. a fixed value of run) at 1:250,000 scale for the lower 48 USA and some spillover into Canada. From individual DEM files</w:t>
      </w:r>
      <w:r w:rsidR="00753260">
        <w:t>,</w:t>
      </w:r>
      <w:r>
        <w:t xml:space="preserve"> </w:t>
      </w:r>
      <w:r w:rsidR="00753260">
        <w:t>we</w:t>
      </w:r>
      <w:r>
        <w:t xml:space="preserve"> calculate the slopes between adjacent posts </w:t>
      </w:r>
      <w:del w:id="353" w:author="steven.bankes" w:date="2012-12-18T18:06:00Z">
        <w:r w:rsidDel="00FC2FB9">
          <w:delText>and came up with</w:delText>
        </w:r>
      </w:del>
      <w:ins w:id="354" w:author="steven.bankes" w:date="2012-12-18T18:06:00Z">
        <w:r w:rsidR="00FC2FB9">
          <w:t xml:space="preserve">yielding </w:t>
        </w:r>
      </w:ins>
      <w:r>
        <w:t xml:space="preserve"> an average slope (rise/run) of 0.039, approximately a 4% grade or 2.2 degrees pitch. The characterization takes the absolute values of all slopes so that the average is not zero. </w:t>
      </w:r>
    </w:p>
    <w:p w:rsidR="00D5759D" w:rsidRDefault="00D5759D" w:rsidP="00D5759D">
      <w:pPr>
        <w:pStyle w:val="Body"/>
      </w:pPr>
      <w:r>
        <w:t>The cumulative plot of terrain slopes for all 5 billion calculated slope points appears on the following chart</w:t>
      </w:r>
      <w:r w:rsidR="00B173F9">
        <w:t xml:space="preserve"> (see</w:t>
      </w:r>
      <w:r w:rsidR="009B665A">
        <w:t xml:space="preserve"> </w:t>
      </w:r>
      <w:r w:rsidR="009B665A" w:rsidRPr="009B665A">
        <w:rPr>
          <w:color w:val="FF0000"/>
        </w:rPr>
        <w:t>ref</w:t>
      </w:r>
      <w:r w:rsidR="00B173F9">
        <w:t>)</w:t>
      </w:r>
      <w:r>
        <w:t xml:space="preserve">. The cumulative probability distribution of the </w:t>
      </w:r>
      <w:r w:rsidRPr="009B665A">
        <w:rPr>
          <w:rStyle w:val="CodeChar"/>
        </w:rPr>
        <w:t>BesselK</w:t>
      </w:r>
      <w:r>
        <w:t xml:space="preserve"> model is plotted with the calculated average slope as the single adjustable parameter. </w:t>
      </w:r>
    </w:p>
    <w:p w:rsidR="00B173F9" w:rsidRDefault="00FC64B2" w:rsidP="00B173F9">
      <w:pPr>
        <w:pStyle w:val="Figure"/>
        <w:keepNext/>
      </w:pPr>
      <w:r w:rsidRPr="00B173F9">
        <w:rPr>
          <w:noProof/>
        </w:rPr>
        <w:drawing>
          <wp:inline distT="0" distB="0" distL="0" distR="0">
            <wp:extent cx="3660775" cy="2212340"/>
            <wp:effectExtent l="19050" t="0" r="0" b="0"/>
            <wp:docPr id="45" name="Picture 0" descr="dem_cumulative_k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_cumulative_k0.gif"/>
                    <pic:cNvPicPr/>
                  </pic:nvPicPr>
                  <pic:blipFill>
                    <a:blip r:embed="rId20" cstate="print"/>
                    <a:stretch>
                      <a:fillRect/>
                    </a:stretch>
                  </pic:blipFill>
                  <pic:spPr>
                    <a:xfrm>
                      <a:off x="0" y="0"/>
                      <a:ext cx="3660775" cy="2212340"/>
                    </a:xfrm>
                    <a:prstGeom prst="rect">
                      <a:avLst/>
                    </a:prstGeom>
                  </pic:spPr>
                </pic:pic>
              </a:graphicData>
            </a:graphic>
          </wp:inline>
        </w:drawing>
      </w:r>
    </w:p>
    <w:p w:rsidR="006917B8" w:rsidRPr="00B173F9" w:rsidRDefault="00B173F9" w:rsidP="00B173F9">
      <w:pPr>
        <w:pStyle w:val="Caption"/>
      </w:pPr>
      <w:r>
        <w:t xml:space="preserve">Figure </w:t>
      </w:r>
      <w:fldSimple w:instr=" SEQ Figure \* ARABIC ">
        <w:r w:rsidR="00371D3E">
          <w:rPr>
            <w:noProof/>
          </w:rPr>
          <w:t>3</w:t>
        </w:r>
      </w:fldSimple>
      <w:r>
        <w:t xml:space="preserve">: </w:t>
      </w:r>
      <w:r w:rsidRPr="00621FBA">
        <w:t>Longitudinal slope cumulative distribution function for the USA. The BesselK model with a small variation in S0 (+/-4% about the average 0.037 rise/run) demonstrates sensitivity to the fit.</w:t>
      </w:r>
    </w:p>
    <w:p w:rsidR="00B173F9" w:rsidRDefault="00B173F9" w:rsidP="00D5759D">
      <w:pPr>
        <w:pStyle w:val="Body"/>
      </w:pPr>
      <w:r>
        <w:t xml:space="preserve">The good agreement occurs because random forces contribute to maximizing the entropy of the topography. Enough variability exists for the terrain to reach an ergodic limit in filling the energy-constrained state space. As supporting evidence, </w:t>
      </w:r>
      <w:del w:id="355" w:author="steven.bankes" w:date="2012-12-18T18:07:00Z">
        <w:r w:rsidDel="00FC2FB9">
          <w:delText xml:space="preserve">it turns out that </w:delText>
        </w:r>
      </w:del>
      <w:r>
        <w:t xml:space="preserve">we can generate a distribution that maps well to the prior by estimating the average slope from the conditional PDF of each of the 922 quadrangle blocks and then plotting this aggregate data set as another histogram. </w:t>
      </w:r>
    </w:p>
    <w:p w:rsidR="00D5759D" w:rsidRDefault="00D5759D" w:rsidP="00D5759D">
      <w:pPr>
        <w:pStyle w:val="Body"/>
      </w:pPr>
      <w:r w:rsidRPr="00E26181">
        <w:t xml:space="preserve">For context modeling, a library function </w:t>
      </w:r>
      <w:del w:id="356" w:author="steven.bankes" w:date="2012-12-18T18:07:00Z">
        <w:r w:rsidRPr="00E26181" w:rsidDel="00FC2FB9">
          <w:delText xml:space="preserve">can </w:delText>
        </w:r>
      </w:del>
      <w:ins w:id="357" w:author="steven.bankes" w:date="2012-12-18T18:07:00Z">
        <w:r w:rsidR="00FC2FB9">
          <w:t>is used to</w:t>
        </w:r>
        <w:r w:rsidR="00FC2FB9" w:rsidRPr="00E26181">
          <w:t xml:space="preserve"> </w:t>
        </w:r>
      </w:ins>
      <w:r w:rsidRPr="00E26181">
        <w:t>generate Monte</w:t>
      </w:r>
      <w:r>
        <w:t xml:space="preserve"> </w:t>
      </w:r>
      <w:r w:rsidRPr="00E26181">
        <w:t>Carlo sample draws for the BesselK model without requiring a probability</w:t>
      </w:r>
      <w:r>
        <w:t xml:space="preserve"> </w:t>
      </w:r>
      <w:r w:rsidRPr="00E26181">
        <w:t xml:space="preserve">inversion. The </w:t>
      </w:r>
      <w:ins w:id="358" w:author="steven.bankes" w:date="2012-12-18T18:07:00Z">
        <w:r w:rsidR="00FC2FB9">
          <w:t xml:space="preserve">resulting </w:t>
        </w:r>
      </w:ins>
      <w:r w:rsidRPr="00E26181">
        <w:t xml:space="preserve">algorithm turns out surprisingly simple. </w:t>
      </w:r>
      <w:r>
        <w:t>First, d</w:t>
      </w:r>
      <w:r w:rsidRPr="00E26181">
        <w:t>raw two</w:t>
      </w:r>
      <w:r>
        <w:t xml:space="preserve"> </w:t>
      </w:r>
      <w:r w:rsidRPr="00E26181">
        <w:t xml:space="preserve">independent random samples from a uniform [0.0 .. 1.0] interval, </w:t>
      </w:r>
      <w:r>
        <w:t xml:space="preserve">then </w:t>
      </w:r>
      <w:r w:rsidRPr="00E26181">
        <w:t>apply the</w:t>
      </w:r>
      <w:r>
        <w:t xml:space="preserve"> </w:t>
      </w:r>
      <w:r w:rsidRPr="00E26181">
        <w:t>natural log to each, multiply them together, and then multiply by the</w:t>
      </w:r>
      <w:r>
        <w:t xml:space="preserve"> </w:t>
      </w:r>
      <w:r w:rsidRPr="00E26181">
        <w:t xml:space="preserve">BesselK </w:t>
      </w:r>
      <w:r w:rsidRPr="009B665A">
        <w:rPr>
          <w:i/>
        </w:rPr>
        <w:t>S</w:t>
      </w:r>
      <w:r w:rsidRPr="009B665A">
        <w:rPr>
          <w:i/>
          <w:vertAlign w:val="subscript"/>
        </w:rPr>
        <w:t>0</w:t>
      </w:r>
      <w:r w:rsidRPr="00E26181">
        <w:t xml:space="preserve"> scaling constant.</w:t>
      </w:r>
    </w:p>
    <w:p w:rsidR="006917B8" w:rsidRPr="006D08DF" w:rsidRDefault="006917B8" w:rsidP="00FC64B2">
      <w:pPr>
        <w:pStyle w:val="Body"/>
        <w:rPr>
          <w:vertAlign w:val="superscript"/>
        </w:rPr>
      </w:pPr>
      <w:r w:rsidRPr="00E26181">
        <w:t>This random draw algorithm will give the</w:t>
      </w:r>
      <w:r>
        <w:t xml:space="preserve"> </w:t>
      </w:r>
      <w:r w:rsidRPr="00E26181">
        <w:t xml:space="preserve">following cumulative if done 5 billion times, which is the same </w:t>
      </w:r>
      <w:r>
        <w:t xml:space="preserve">sample </w:t>
      </w:r>
      <w:r w:rsidRPr="00E26181">
        <w:t>size as the</w:t>
      </w:r>
      <w:r>
        <w:t xml:space="preserve"> </w:t>
      </w:r>
      <w:r w:rsidRPr="00E26181">
        <w:t>real USA DEM da</w:t>
      </w:r>
      <w:r>
        <w:t xml:space="preserve">ta sample (see </w:t>
      </w:r>
      <w:r w:rsidR="007655A3">
        <w:fldChar w:fldCharType="begin"/>
      </w:r>
      <w:r w:rsidR="00B173F9">
        <w:instrText xml:space="preserve"> REF _Ref326153636 \h </w:instrText>
      </w:r>
      <w:r w:rsidR="007655A3">
        <w:fldChar w:fldCharType="separate"/>
      </w:r>
      <w:r w:rsidR="00FA3D2C">
        <w:t xml:space="preserve">Figure </w:t>
      </w:r>
      <w:r w:rsidR="00FA3D2C">
        <w:rPr>
          <w:noProof/>
        </w:rPr>
        <w:t>4</w:t>
      </w:r>
      <w:r w:rsidR="007655A3">
        <w:fldChar w:fldCharType="end"/>
      </w:r>
      <w:r>
        <w:t>)</w:t>
      </w:r>
      <w:r w:rsidRPr="00E26181">
        <w:t>. The only statistical noise</w:t>
      </w:r>
      <w:r>
        <w:t xml:space="preserve"> </w:t>
      </w:r>
      <w:r w:rsidRPr="00E26181">
        <w:t xml:space="preserve">is at the </w:t>
      </w:r>
      <w:r>
        <w:t>10</w:t>
      </w:r>
      <w:r w:rsidRPr="00E26181">
        <w:t xml:space="preserve"> </w:t>
      </w:r>
      <w:r>
        <w:rPr>
          <w:vertAlign w:val="superscript"/>
        </w:rPr>
        <w:t xml:space="preserve">-9 </w:t>
      </w:r>
      <w:r>
        <w:t>level</w:t>
      </w:r>
      <w:r w:rsidRPr="00E26181">
        <w:t xml:space="preserve">, </w:t>
      </w:r>
      <w:r>
        <w:t xml:space="preserve">which is roughly the </w:t>
      </w:r>
      <w:r w:rsidRPr="00E26181">
        <w:t>same as in the DEM data set.</w:t>
      </w:r>
    </w:p>
    <w:p w:rsidR="00B173F9" w:rsidRDefault="00FC64B2" w:rsidP="00B173F9">
      <w:pPr>
        <w:pStyle w:val="Figure"/>
        <w:keepNext/>
      </w:pPr>
      <w:r>
        <w:rPr>
          <w:noProof/>
        </w:rPr>
        <w:lastRenderedPageBreak/>
        <w:drawing>
          <wp:inline distT="0" distB="0" distL="0" distR="0">
            <wp:extent cx="2645127" cy="1987152"/>
            <wp:effectExtent l="19050" t="0" r="2823" b="0"/>
            <wp:docPr id="47" name="Picture 1" descr="bessel-ver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sel-verif.gif"/>
                    <pic:cNvPicPr/>
                  </pic:nvPicPr>
                  <pic:blipFill>
                    <a:blip r:embed="rId21" cstate="print"/>
                    <a:stretch>
                      <a:fillRect/>
                    </a:stretch>
                  </pic:blipFill>
                  <pic:spPr>
                    <a:xfrm>
                      <a:off x="0" y="0"/>
                      <a:ext cx="2656072" cy="1995374"/>
                    </a:xfrm>
                    <a:prstGeom prst="rect">
                      <a:avLst/>
                    </a:prstGeom>
                  </pic:spPr>
                </pic:pic>
              </a:graphicData>
            </a:graphic>
          </wp:inline>
        </w:drawing>
      </w:r>
    </w:p>
    <w:p w:rsidR="006917B8" w:rsidRPr="00E26181" w:rsidRDefault="00B173F9" w:rsidP="00B173F9">
      <w:pPr>
        <w:pStyle w:val="Caption"/>
      </w:pPr>
      <w:bookmarkStart w:id="359" w:name="_Ref326153636"/>
      <w:r>
        <w:t xml:space="preserve">Figure </w:t>
      </w:r>
      <w:fldSimple w:instr=" SEQ Figure \* ARABIC ">
        <w:r w:rsidR="00371D3E">
          <w:rPr>
            <w:noProof/>
          </w:rPr>
          <w:t>4</w:t>
        </w:r>
      </w:fldSimple>
      <w:bookmarkEnd w:id="359"/>
      <w:r>
        <w:t xml:space="preserve">: </w:t>
      </w:r>
      <w:r w:rsidRPr="00DC2B2F">
        <w:t xml:space="preserve"> Drawing random samples to approximate slope distribution</w:t>
      </w:r>
    </w:p>
    <w:p w:rsidR="00BF3186" w:rsidRDefault="00BF3186" w:rsidP="00A03864">
      <w:pPr>
        <w:pStyle w:val="Body"/>
      </w:pPr>
      <w:r>
        <w:t>Practically speaking, we see the variability in slopes expressed at the two different levels</w:t>
      </w:r>
      <w:r w:rsidR="00CA27AA">
        <w:t>: t</w:t>
      </w:r>
      <w:r>
        <w:t>he entire USA at the integrated (BesselK model) level and the aggregated regions at the localized (exponential prior) level. These remain consistent as they agree on the single adjustable parameter</w:t>
      </w:r>
      <w:r w:rsidR="00B173F9">
        <w:t xml:space="preserve"> </w:t>
      </w:r>
      <w:r w:rsidRPr="009B665A">
        <w:rPr>
          <w:i/>
        </w:rPr>
        <w:t>S</w:t>
      </w:r>
      <w:r w:rsidRPr="009B665A">
        <w:rPr>
          <w:i/>
          <w:vertAlign w:val="subscript"/>
        </w:rPr>
        <w:t>0</w:t>
      </w:r>
      <w:r>
        <w:t xml:space="preserve">. </w:t>
      </w:r>
    </w:p>
    <w:p w:rsidR="00397942" w:rsidRDefault="00397942" w:rsidP="00397942">
      <w:pPr>
        <w:pStyle w:val="Figure"/>
        <w:keepNext/>
      </w:pPr>
      <w:r>
        <w:rPr>
          <w:noProof/>
        </w:rPr>
        <w:drawing>
          <wp:inline distT="0" distB="0" distL="0" distR="0">
            <wp:extent cx="3128640" cy="2381955"/>
            <wp:effectExtent l="19050" t="0" r="0" b="0"/>
            <wp:docPr id="6" name="Picture 5" descr="http://2.bp.blogspot.com/_csV48ElUsZQ/TSZXwvt3XII/AAAAAAAAAfA/6BaGPw1WImU/s1600/dem_aggreg_k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2.bp.blogspot.com/_csV48ElUsZQ/TSZXwvt3XII/AAAAAAAAAfA/6BaGPw1WImU/s1600/dem_aggreg_k0.gif"/>
                    <pic:cNvPicPr>
                      <a:picLocks noChangeAspect="1" noChangeArrowheads="1"/>
                    </pic:cNvPicPr>
                  </pic:nvPicPr>
                  <pic:blipFill>
                    <a:blip r:embed="rId22" cstate="print"/>
                    <a:srcRect/>
                    <a:stretch>
                      <a:fillRect/>
                    </a:stretch>
                  </pic:blipFill>
                  <pic:spPr bwMode="auto">
                    <a:xfrm>
                      <a:off x="0" y="0"/>
                      <a:ext cx="3132469" cy="2384870"/>
                    </a:xfrm>
                    <a:prstGeom prst="rect">
                      <a:avLst/>
                    </a:prstGeom>
                    <a:noFill/>
                    <a:ln w="9525">
                      <a:noFill/>
                      <a:miter lim="800000"/>
                      <a:headEnd/>
                      <a:tailEnd/>
                    </a:ln>
                  </pic:spPr>
                </pic:pic>
              </a:graphicData>
            </a:graphic>
          </wp:inline>
        </w:drawing>
      </w:r>
    </w:p>
    <w:p w:rsidR="00CA27AA" w:rsidRDefault="00397942" w:rsidP="00397942">
      <w:pPr>
        <w:pStyle w:val="Caption"/>
      </w:pPr>
      <w:r>
        <w:t xml:space="preserve">Figure </w:t>
      </w:r>
      <w:fldSimple w:instr=" SEQ Figure \* ARABIC ">
        <w:r w:rsidR="00371D3E">
          <w:rPr>
            <w:noProof/>
          </w:rPr>
          <w:t>5</w:t>
        </w:r>
      </w:fldSimple>
      <w:r>
        <w:t xml:space="preserve">: </w:t>
      </w:r>
      <w:r w:rsidRPr="0077730F">
        <w:t>Generation of the prior distribution by taking the average slope of each of nearly 1000 quadrangles. The best fit generates a value of S</w:t>
      </w:r>
      <w:r w:rsidRPr="001920B4">
        <w:rPr>
          <w:vertAlign w:val="subscript"/>
        </w:rPr>
        <w:t>0</w:t>
      </w:r>
      <w:r w:rsidRPr="0077730F">
        <w:t xml:space="preserve"> (1/ 27=0.037) close to that used in the previous figure.</w:t>
      </w:r>
    </w:p>
    <w:p w:rsidR="004551A0" w:rsidRDefault="00BF3186" w:rsidP="00A03864">
      <w:pPr>
        <w:pStyle w:val="Body"/>
      </w:pPr>
      <w:r>
        <w:t xml:space="preserve">The modeled distribution has many practical uses for analysis, including mobility studies and fuel efficiency planning. Obviously, vehicles traveling up slopes use a significant amount of energy and a context modeler would need a model to base an analysis on without having to rely on the raw data by itself. Further, spatial correlations also exist and will prove useful as well. </w:t>
      </w:r>
      <w:r w:rsidR="009B665A">
        <w:t>A survey of r</w:t>
      </w:r>
      <w:r>
        <w:t xml:space="preserve">ecent research </w:t>
      </w:r>
      <w:r w:rsidR="009B665A">
        <w:t>gives no</w:t>
      </w:r>
      <w:r>
        <w:t xml:space="preserve"> indicat</w:t>
      </w:r>
      <w:r w:rsidR="009B665A">
        <w:t>ion</w:t>
      </w:r>
      <w:r>
        <w:t xml:space="preserve"> that others have discovered this </w:t>
      </w:r>
      <w:r w:rsidR="009B665A">
        <w:t xml:space="preserve">rather </w:t>
      </w:r>
      <w:r>
        <w:t xml:space="preserve">simple model </w:t>
      </w:r>
      <w:r w:rsidR="00B173F9">
        <w:t>(See further Vico</w:t>
      </w:r>
      <w:r w:rsidR="00A55475">
        <w:rPr>
          <w:rStyle w:val="EndnoteReference"/>
        </w:rPr>
        <w:endnoteReference w:id="21"/>
      </w:r>
      <w:r w:rsidR="00B173F9">
        <w:t>, Gagnon</w:t>
      </w:r>
      <w:r w:rsidR="00A55475">
        <w:rPr>
          <w:rStyle w:val="EndnoteReference"/>
        </w:rPr>
        <w:endnoteReference w:id="22"/>
      </w:r>
      <w:r w:rsidR="00B173F9">
        <w:t>, Gonçalves</w:t>
      </w:r>
      <w:r w:rsidR="00A55475">
        <w:rPr>
          <w:rStyle w:val="EndnoteReference"/>
        </w:rPr>
        <w:endnoteReference w:id="23"/>
      </w:r>
      <w:r w:rsidR="00B173F9">
        <w:t>, Guarnieri</w:t>
      </w:r>
      <w:r w:rsidR="00A55475">
        <w:rPr>
          <w:rStyle w:val="EndnoteReference"/>
        </w:rPr>
        <w:endnoteReference w:id="24"/>
      </w:r>
      <w:r w:rsidR="00B173F9">
        <w:t xml:space="preserve">) </w:t>
      </w:r>
      <w:r>
        <w:t xml:space="preserve">  </w:t>
      </w:r>
    </w:p>
    <w:p w:rsidR="00BF3186" w:rsidRPr="00163B3E" w:rsidRDefault="00835D32" w:rsidP="002474FD">
      <w:pPr>
        <w:pStyle w:val="IntenseQuote"/>
      </w:pPr>
      <w:r>
        <w:rPr>
          <w:noProof/>
        </w:rPr>
        <w:drawing>
          <wp:inline distT="0" distB="0" distL="0" distR="0">
            <wp:extent cx="541655" cy="485140"/>
            <wp:effectExtent l="19050" t="0" r="0" b="0"/>
            <wp:docPr id="77" name="Picture 77" descr="T:\prog\shared\modsim\public_html\context\svn\trunk\Ontology\library\foundation\gems\wind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prog\shared\modsim\public_html\context\svn\trunk\Ontology\library\foundation\gems\wind_statistics_icon.png"/>
                    <pic:cNvPicPr>
                      <a:picLocks noChangeAspect="1" noChangeArrowheads="1"/>
                    </pic:cNvPicPr>
                  </pic:nvPicPr>
                  <pic:blipFill>
                    <a:blip r:embed="rId23" cstate="print"/>
                    <a:srcRect/>
                    <a:stretch>
                      <a:fillRect/>
                    </a:stretch>
                  </pic:blipFill>
                  <pic:spPr bwMode="auto">
                    <a:xfrm>
                      <a:off x="0" y="0"/>
                      <a:ext cx="541655" cy="485140"/>
                    </a:xfrm>
                    <a:prstGeom prst="rect">
                      <a:avLst/>
                    </a:prstGeom>
                    <a:noFill/>
                    <a:ln w="9525">
                      <a:noFill/>
                      <a:miter lim="800000"/>
                      <a:headEnd/>
                      <a:tailEnd/>
                    </a:ln>
                  </pic:spPr>
                </pic:pic>
              </a:graphicData>
            </a:graphic>
          </wp:inline>
        </w:drawing>
      </w:r>
      <w:r>
        <w:t xml:space="preserve"> </w:t>
      </w:r>
      <w:r w:rsidR="00BF3186" w:rsidRPr="00163B3E">
        <w:t>Wind Distribution</w:t>
      </w:r>
    </w:p>
    <w:p w:rsidR="006917B8" w:rsidRDefault="006917B8" w:rsidP="00397942">
      <w:pPr>
        <w:pStyle w:val="Body"/>
      </w:pPr>
      <w:r>
        <w:lastRenderedPageBreak/>
        <w:t xml:space="preserve">Wind velocities demonstrate a wide dynamic variability, ranging from calm to gale force. With minimal knowledge as to the origin of the wind variance, we can apply the maximum entropy principle to its energy content. If we assume only a temporally-averaged mean wind energy and then relate the energy, </w:t>
      </w:r>
      <w:r w:rsidRPr="00B2021E">
        <w:rPr>
          <w:b/>
          <w:i/>
        </w:rPr>
        <w:t>E</w:t>
      </w:r>
      <w:r>
        <w:t xml:space="preserve">, as the square of the wind speed, </w:t>
      </w:r>
      <w:r w:rsidRPr="009B665A">
        <w:rPr>
          <w:b/>
          <w:i/>
        </w:rPr>
        <w:t>ν</w:t>
      </w:r>
      <w:r w:rsidRPr="00B2021E">
        <w:rPr>
          <w:b/>
          <w:vertAlign w:val="superscript"/>
        </w:rPr>
        <w:t>2</w:t>
      </w:r>
      <w:r>
        <w:t xml:space="preserve">, the resultant maximum entropy probability distribution matches the Rayleigh distribution.  </w:t>
      </w:r>
    </w:p>
    <w:p w:rsidR="009B665A" w:rsidRDefault="009B665A" w:rsidP="00397942">
      <w:pPr>
        <w:pStyle w:val="Equation"/>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rPr>
              </m:ctrlPr>
            </m:fPr>
            <m:num>
              <m:r>
                <w:rPr>
                  <w:rFonts w:ascii="Cambria Math" w:hAnsi="Cambria Math"/>
                </w:rPr>
                <m:t>dE</m:t>
              </m:r>
            </m:num>
            <m:den>
              <m:r>
                <w:rPr>
                  <w:rFonts w:ascii="Cambria Math" w:hAnsi="Cambria Math"/>
                </w:rPr>
                <m:t>dv</m:t>
              </m:r>
            </m:den>
          </m:f>
          <m:r>
            <w:rPr>
              <w:rFonts w:ascii="Cambria Math" w:hAnsi="Cambria Math"/>
            </w:rPr>
            <m:t>=2cv∙</m:t>
          </m:r>
          <m:sSup>
            <m:sSupPr>
              <m:ctrlPr>
                <w:rPr>
                  <w:rFonts w:ascii="Cambria Math" w:hAnsi="Cambria Math"/>
                  <w:i/>
                </w:rPr>
              </m:ctrlPr>
            </m:sSupPr>
            <m:e>
              <m:r>
                <w:rPr>
                  <w:rFonts w:ascii="Cambria Math" w:hAnsi="Cambria Math"/>
                </w:rPr>
                <m:t>e</m:t>
              </m:r>
            </m:e>
            <m:sup>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sup>
          </m:sSup>
        </m:oMath>
      </m:oMathPara>
    </w:p>
    <w:p w:rsidR="001920B4" w:rsidRDefault="00397942" w:rsidP="00397942">
      <w:pPr>
        <w:pStyle w:val="Body"/>
      </w:pPr>
      <w:r>
        <w:t xml:space="preserve">However intuitive the concept of “windiness”, </w:t>
      </w:r>
      <w:r w:rsidR="00FE6E5B">
        <w:t xml:space="preserve">we may often miss </w:t>
      </w:r>
      <w:r>
        <w:t xml:space="preserve">the </w:t>
      </w:r>
      <w:r w:rsidR="00FE6E5B">
        <w:t xml:space="preserve">underlying </w:t>
      </w:r>
      <w:r>
        <w:t xml:space="preserve">mathematical simplicity behind wind speed variability. </w:t>
      </w:r>
      <w:r w:rsidR="00FE6E5B">
        <w:t>T</w:t>
      </w:r>
      <w:r>
        <w:t xml:space="preserve">he complexity of the earth’s climate and environment </w:t>
      </w:r>
      <w:r w:rsidR="00FE6E5B">
        <w:t xml:space="preserve">actually </w:t>
      </w:r>
      <w:r>
        <w:t xml:space="preserve">contributes to this simplicity as it generates more states for the system to exist within, which increase the likelihood of variability. </w:t>
      </w:r>
    </w:p>
    <w:p w:rsidR="00397942" w:rsidRDefault="00397942" w:rsidP="00397942">
      <w:pPr>
        <w:pStyle w:val="Body"/>
      </w:pPr>
      <w:r>
        <w:t xml:space="preserve">The derivation of wind dispersion follows a few easy steps. We start with the premise that every location on Earth has a mean or average wind speed. This speed has a prevailing direction but assume that it can blow in any direction. Next we safely assume that the kinetic energy contained in the aggregate speed goes as the square of its velocity. </w:t>
      </w:r>
    </w:p>
    <w:p w:rsidR="006917B8" w:rsidRDefault="00397942" w:rsidP="00397942">
      <w:pPr>
        <w:pStyle w:val="Body"/>
      </w:pPr>
      <w:r>
        <w:t>This comes about from the Newtonian kinetic energy law ½</w:t>
      </w:r>
      <w:r w:rsidRPr="001920B4">
        <w:rPr>
          <w:i/>
        </w:rPr>
        <w:t>mv</w:t>
      </w:r>
      <w:r>
        <w:rPr>
          <w:vertAlign w:val="superscript"/>
        </w:rPr>
        <w:t>2</w:t>
      </w:r>
      <w:r>
        <w:t xml:space="preserve"> and it shows up empirically as the aeronautical drag law (i.e. wind resistance) which also goes as the square of the speed. (Note that we can consider </w:t>
      </w:r>
      <w:r w:rsidRPr="001920B4">
        <w:rPr>
          <w:i/>
        </w:rPr>
        <w:t>E</w:t>
      </w:r>
      <w:r>
        <w:t xml:space="preserve"> as an energy or modified slightly as a power, since the energy is susta</w:t>
      </w:r>
      <w:r w:rsidR="001920B4">
        <w:t>ined over time) Then apply the p</w:t>
      </w:r>
      <w:r>
        <w:t xml:space="preserve">rinciple of </w:t>
      </w:r>
      <w:r w:rsidR="001920B4">
        <w:t>m</w:t>
      </w:r>
      <w:r>
        <w:t xml:space="preserve">aximum </w:t>
      </w:r>
      <w:r w:rsidR="001920B4">
        <w:t>e</w:t>
      </w:r>
      <w:r>
        <w:t xml:space="preserve">ntropy to the possible states of energy that exist and come up with a probability density function that has no constraints other than a mean value (with negative speeds forbidden). </w:t>
      </w:r>
      <w:r w:rsidR="00FE6E5B">
        <w:t xml:space="preserve"> In the equation above </w:t>
      </w:r>
      <w:r w:rsidR="00FE6E5B" w:rsidRPr="00FE6E5B">
        <w:rPr>
          <w:i/>
        </w:rPr>
        <w:t>c</w:t>
      </w:r>
      <w:r w:rsidR="00FE6E5B">
        <w:t xml:space="preserve"> is a constant and 1/</w:t>
      </w:r>
      <w:r w:rsidR="00FE6E5B" w:rsidRPr="00FE6E5B">
        <w:rPr>
          <w:i/>
        </w:rPr>
        <w:t>c</w:t>
      </w:r>
      <w:r w:rsidR="00FE6E5B">
        <w:t xml:space="preserve"> defines the mean energy (i.e. </w:t>
      </w:r>
      <w:r w:rsidR="001920B4">
        <w:t xml:space="preserve">essentially acting </w:t>
      </w:r>
      <w:r w:rsidR="00FE6E5B">
        <w:t xml:space="preserve">as the Boltzmann activation energy). This describes a declining probability profile, with low energies much more probable than high energies. To convert to a wind dispersion PDF we substitute velocity for energy and simplify. </w:t>
      </w:r>
    </w:p>
    <w:p w:rsidR="004551A0" w:rsidRDefault="007655A3" w:rsidP="004551A0">
      <w:pPr>
        <w:pStyle w:val="Body"/>
      </w:pPr>
      <w:r>
        <w:fldChar w:fldCharType="begin"/>
      </w:r>
      <w:r w:rsidR="004551A0">
        <w:instrText xml:space="preserve"> REF _Ref328474339 \h </w:instrText>
      </w:r>
      <w:r>
        <w:fldChar w:fldCharType="separate"/>
      </w:r>
      <w:r w:rsidR="004551A0">
        <w:t xml:space="preserve">Figure </w:t>
      </w:r>
      <w:r w:rsidR="004551A0">
        <w:rPr>
          <w:noProof/>
        </w:rPr>
        <w:t>6</w:t>
      </w:r>
      <w:r>
        <w:fldChar w:fldCharType="end"/>
      </w:r>
      <w:r w:rsidR="004551A0">
        <w:t xml:space="preserve"> shows an empirically observed wind speed distribution, showing a peak away from zero wind speeds and a rapid decline of frequency at higher velocity. Heuristically, many scientists refer to it as a Rayleigh or Weibull distribution. The Rayleigh comes out as the simpler model because it derives from first principles and any deviation from the quadratic exponent works as a refinement.  The first data set shown consisted of about 36,000 sequential hourly measurements in terms of energy (kilowatt-hours) for Ontario.  </w:t>
      </w:r>
    </w:p>
    <w:p w:rsidR="001920B4" w:rsidRPr="008D5BE9" w:rsidRDefault="001920B4" w:rsidP="00397942">
      <w:pPr>
        <w:pStyle w:val="Body"/>
      </w:pPr>
    </w:p>
    <w:p w:rsidR="00FE6E5B" w:rsidRDefault="006917B8" w:rsidP="00FE6E5B">
      <w:pPr>
        <w:pStyle w:val="AABAEProposal"/>
        <w:keepNext/>
        <w:jc w:val="center"/>
      </w:pPr>
      <w:r>
        <w:rPr>
          <w:noProof/>
        </w:rPr>
        <w:lastRenderedPageBreak/>
        <w:drawing>
          <wp:inline distT="0" distB="0" distL="0" distR="0">
            <wp:extent cx="3649839" cy="2473394"/>
            <wp:effectExtent l="19050" t="0" r="7761" b="0"/>
            <wp:docPr id="49" name="Picture 6" descr="wind-energ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energy.gif"/>
                    <pic:cNvPicPr/>
                  </pic:nvPicPr>
                  <pic:blipFill>
                    <a:blip r:embed="rId24" cstate="print"/>
                    <a:stretch>
                      <a:fillRect/>
                    </a:stretch>
                  </pic:blipFill>
                  <pic:spPr>
                    <a:xfrm>
                      <a:off x="0" y="0"/>
                      <a:ext cx="3657065" cy="2478291"/>
                    </a:xfrm>
                    <a:prstGeom prst="rect">
                      <a:avLst/>
                    </a:prstGeom>
                  </pic:spPr>
                </pic:pic>
              </a:graphicData>
            </a:graphic>
          </wp:inline>
        </w:drawing>
      </w:r>
    </w:p>
    <w:p w:rsidR="006917B8" w:rsidRDefault="00FE6E5B" w:rsidP="00FE6E5B">
      <w:pPr>
        <w:pStyle w:val="Caption"/>
      </w:pPr>
      <w:bookmarkStart w:id="360" w:name="_Ref328474339"/>
      <w:r>
        <w:t xml:space="preserve">Figure </w:t>
      </w:r>
      <w:fldSimple w:instr=" SEQ Figure \* ARABIC ">
        <w:r w:rsidR="00371D3E">
          <w:rPr>
            <w:noProof/>
          </w:rPr>
          <w:t>6</w:t>
        </w:r>
      </w:fldSimple>
      <w:bookmarkEnd w:id="360"/>
      <w:r>
        <w:t xml:space="preserve">: </w:t>
      </w:r>
      <w:r w:rsidRPr="001D3880">
        <w:t>Wind distribution follows Rayleigh distribution closely. This data was collected from an archive of wind energy statistics collected in Ontario. The upper level cut-out is due to turbine governor regulation at high wind speeds.</w:t>
      </w:r>
    </w:p>
    <w:p w:rsidR="004551A0" w:rsidRDefault="004551A0" w:rsidP="004551A0">
      <w:pPr>
        <w:pStyle w:val="Body"/>
      </w:pPr>
      <w:r>
        <w:t>By adding more data to our knowledge on wind dispersion, we can observe how dispersion in wind speeds has a universal character. The second data set (</w:t>
      </w:r>
      <w:r w:rsidR="007655A3">
        <w:fldChar w:fldCharType="begin"/>
      </w:r>
      <w:r>
        <w:instrText xml:space="preserve"> REF _Ref328474288 \h </w:instrText>
      </w:r>
      <w:r w:rsidR="007655A3">
        <w:fldChar w:fldCharType="separate"/>
      </w:r>
      <w:r>
        <w:t xml:space="preserve">Figure </w:t>
      </w:r>
      <w:r>
        <w:rPr>
          <w:noProof/>
        </w:rPr>
        <w:t>7</w:t>
      </w:r>
      <w:r w:rsidR="007655A3">
        <w:fldChar w:fldCharType="end"/>
      </w:r>
      <w:r>
        <w:t>) comes from northwest Germany and consists of wind power collected at 15 minute intervals.</w:t>
      </w:r>
    </w:p>
    <w:p w:rsidR="005E54EB" w:rsidRDefault="005E54EB" w:rsidP="005E54EB">
      <w:pPr>
        <w:pStyle w:val="Equation"/>
        <w:keepNext/>
      </w:pPr>
      <w:r>
        <w:rPr>
          <w:noProof/>
        </w:rPr>
        <w:drawing>
          <wp:inline distT="0" distB="0" distL="0" distR="0">
            <wp:extent cx="3480506" cy="3438008"/>
            <wp:effectExtent l="19050" t="0" r="5644" b="0"/>
            <wp:docPr id="12" name="Picture 12" descr="http://3.bp.blogspot.com/_csV48ElUsZQ/TAWyBQrOqQI/AAAAAAAAAYA/g09lT-7-hfI/s1600/nw-germ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3.bp.blogspot.com/_csV48ElUsZQ/TAWyBQrOqQI/AAAAAAAAAYA/g09lT-7-hfI/s1600/nw-german.gif"/>
                    <pic:cNvPicPr>
                      <a:picLocks noChangeAspect="1" noChangeArrowheads="1"/>
                    </pic:cNvPicPr>
                  </pic:nvPicPr>
                  <pic:blipFill>
                    <a:blip r:embed="rId25" cstate="print"/>
                    <a:srcRect/>
                    <a:stretch>
                      <a:fillRect/>
                    </a:stretch>
                  </pic:blipFill>
                  <pic:spPr bwMode="auto">
                    <a:xfrm>
                      <a:off x="0" y="0"/>
                      <a:ext cx="3480506" cy="3438008"/>
                    </a:xfrm>
                    <a:prstGeom prst="rect">
                      <a:avLst/>
                    </a:prstGeom>
                    <a:noFill/>
                    <a:ln w="9525">
                      <a:noFill/>
                      <a:miter lim="800000"/>
                      <a:headEnd/>
                      <a:tailEnd/>
                    </a:ln>
                  </pic:spPr>
                </pic:pic>
              </a:graphicData>
            </a:graphic>
          </wp:inline>
        </w:drawing>
      </w:r>
    </w:p>
    <w:p w:rsidR="00BF3186" w:rsidRDefault="005E54EB" w:rsidP="00610B80">
      <w:pPr>
        <w:pStyle w:val="Caption"/>
      </w:pPr>
      <w:bookmarkStart w:id="361" w:name="_Ref328474288"/>
      <w:r>
        <w:t xml:space="preserve">Figure </w:t>
      </w:r>
      <w:fldSimple w:instr=" SEQ Figure \* ARABIC ">
        <w:r w:rsidR="00371D3E">
          <w:rPr>
            <w:noProof/>
          </w:rPr>
          <w:t>7</w:t>
        </w:r>
      </w:fldSimple>
      <w:bookmarkEnd w:id="361"/>
      <w:r>
        <w:t>: Wind variations for Germany. The curve has all the same characteristics as that for Ontario, demonstrating the universal behavior in wind speed variability.</w:t>
      </w:r>
      <w:r w:rsidR="00BF3186">
        <w:t xml:space="preserve"> </w:t>
      </w:r>
    </w:p>
    <w:p w:rsidR="00BF3186" w:rsidRDefault="00BF3186" w:rsidP="000A4624">
      <w:pPr>
        <w:pStyle w:val="Body"/>
      </w:pPr>
      <w:r>
        <w:t xml:space="preserve">Note that the same </w:t>
      </w:r>
      <w:r w:rsidR="005E54EB">
        <w:t xml:space="preserve">wind </w:t>
      </w:r>
      <w:r>
        <w:t xml:space="preserve">dispersion holds as for Ontario. Both curves display the same damped exponential probability distribution function for frequency of wind power (derived from wind speed). We also see the same qualitative cut-out above a certain power or wind energy level. </w:t>
      </w:r>
    </w:p>
    <w:p w:rsidR="00FE6E5B" w:rsidRDefault="005E54EB" w:rsidP="005E54EB">
      <w:pPr>
        <w:pStyle w:val="Body"/>
      </w:pPr>
      <w:del w:id="362" w:author="steven.bankes" w:date="2012-12-18T18:10:00Z">
        <w:r w:rsidDel="00365ABC">
          <w:lastRenderedPageBreak/>
          <w:delText>B</w:delText>
        </w:r>
        <w:r w:rsidR="00FE6E5B" w:rsidRPr="005E54EB" w:rsidDel="00365ABC">
          <w:delText>ut we know that the</w:delText>
        </w:r>
      </w:del>
      <w:ins w:id="363" w:author="steven.bankes" w:date="2012-12-18T18:10:00Z">
        <w:r w:rsidR="00365ABC">
          <w:t>Since</w:t>
        </w:r>
      </w:ins>
      <w:r w:rsidR="00FE6E5B" w:rsidRPr="005E54EB">
        <w:t xml:space="preserve"> </w:t>
      </w:r>
      <w:r w:rsidR="00FE6E5B" w:rsidRPr="005E54EB">
        <w:rPr>
          <w:i/>
        </w:rPr>
        <w:t>E</w:t>
      </w:r>
      <w:r w:rsidRPr="005E54EB">
        <w:rPr>
          <w:i/>
          <w:vertAlign w:val="subscript"/>
        </w:rPr>
        <w:t>A</w:t>
      </w:r>
      <w:r w:rsidR="00FE6E5B" w:rsidRPr="005E54EB">
        <w:t xml:space="preserve"> can vary from region to region, </w:t>
      </w:r>
      <w:del w:id="364" w:author="steven.bankes" w:date="2012-12-18T18:10:00Z">
        <w:r w:rsidR="00FE6E5B" w:rsidRPr="005E54EB" w:rsidDel="00365ABC">
          <w:delText>so</w:delText>
        </w:r>
      </w:del>
      <w:r w:rsidR="00FE6E5B" w:rsidRPr="005E54EB">
        <w:t xml:space="preserve"> we leave it as a conditional, and then set that as a maximal entropy estimator as well</w:t>
      </w:r>
    </w:p>
    <w:p w:rsidR="004551A0" w:rsidRPr="005E54EB" w:rsidRDefault="004551A0" w:rsidP="005E54EB">
      <w:pPr>
        <w:pStyle w:val="Body"/>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α∙</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FE6E5B" w:rsidRDefault="00FE6E5B" w:rsidP="005E54EB">
      <w:pPr>
        <w:pStyle w:val="Body"/>
      </w:pPr>
      <w:r>
        <w:t>then we integrate over the conditional's range according to standard practice</w:t>
      </w:r>
      <w:r w:rsidR="004551A0">
        <w:t xml:space="preserve"> and arrive at a cumulative</w:t>
      </w:r>
      <w:r>
        <w:t>.</w:t>
      </w:r>
    </w:p>
    <w:p w:rsidR="004551A0" w:rsidRDefault="004551A0" w:rsidP="00FE6E5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i</m:t>
                  </m:r>
                </m:sub>
              </m:sSub>
            </m:e>
          </m:nary>
        </m:oMath>
      </m:oMathPara>
    </w:p>
    <w:p w:rsidR="00FE6E5B" w:rsidRDefault="00FE6E5B" w:rsidP="005E54EB">
      <w:pPr>
        <w:pStyle w:val="Body"/>
      </w:pPr>
      <w:r>
        <w:t xml:space="preserve">This results in a simple lookup in your favorite comprehensive table of cataloged integration formulas, which leads to the following solution: </w:t>
      </w:r>
    </w:p>
    <w:p w:rsidR="004551A0" w:rsidRDefault="004551A0" w:rsidP="00FE6E5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e>
          </m:d>
        </m:oMath>
      </m:oMathPara>
    </w:p>
    <w:p w:rsidR="00FE6E5B" w:rsidRDefault="00FE6E5B" w:rsidP="005E54EB">
      <w:pPr>
        <w:pStyle w:val="Body"/>
      </w:pPr>
      <w:r>
        <w:t xml:space="preserve">where </w:t>
      </w:r>
      <w:r w:rsidRPr="00BC78D2">
        <w:rPr>
          <w:i/>
        </w:rPr>
        <w:t>K</w:t>
      </w:r>
      <w:r w:rsidRPr="00BC78D2">
        <w:rPr>
          <w:i/>
          <w:vertAlign w:val="subscript"/>
        </w:rPr>
        <w:t>1</w:t>
      </w:r>
      <w:r>
        <w:t xml:space="preserve"> is the </w:t>
      </w:r>
      <w:r w:rsidRPr="005E54EB">
        <w:t>modified BesselK</w:t>
      </w:r>
      <w:r>
        <w:t xml:space="preserve"> function of the second kind, in this case of order 1, which is found in any spreads</w:t>
      </w:r>
      <w:r w:rsidR="005E54EB">
        <w:t>heet program (such as Excel). N</w:t>
      </w:r>
      <w:r>
        <w:t xml:space="preserve">ote that this is the same function that we used </w:t>
      </w:r>
      <w:r w:rsidR="005E54EB">
        <w:t>for the distri</w:t>
      </w:r>
      <w:r>
        <w:t>bution of terrain slopes</w:t>
      </w:r>
      <w:r w:rsidR="005E54EB">
        <w:t>.</w:t>
      </w:r>
      <w:r>
        <w:t xml:space="preserve">  </w:t>
      </w:r>
      <w:r w:rsidR="00BC78D2">
        <w:t>The order 1</w:t>
      </w:r>
      <w:r w:rsidR="005E54EB">
        <w:t xml:space="preserve"> is the variant used for the </w:t>
      </w:r>
      <w:r w:rsidR="005E54EB" w:rsidRPr="00BC78D2">
        <w:rPr>
          <w:i/>
        </w:rPr>
        <w:t>cumulative</w:t>
      </w:r>
      <w:r w:rsidR="005E54EB">
        <w:t xml:space="preserve"> distribution function</w:t>
      </w:r>
      <w:r>
        <w:br/>
      </w:r>
      <w:r>
        <w:br/>
      </w:r>
      <w:r w:rsidR="00BC78D2">
        <w:t>We tested this formulation against</w:t>
      </w:r>
      <w:r>
        <w:t xml:space="preserve"> wind data from </w:t>
      </w:r>
      <w:hyperlink r:id="rId26" w:tgtFrame="_blank" w:history="1">
        <w:r>
          <w:rPr>
            <w:rStyle w:val="Hyperlink"/>
          </w:rPr>
          <w:t>Bonneville Power Administration</w:t>
        </w:r>
      </w:hyperlink>
      <w:r>
        <w:t xml:space="preserve">,which has over 20 meteorological stations set up around northern Oregon. The download consisted of over 2.5 million data points collected at 5 minute intervals, archived over the span of a little less than 2 years. </w:t>
      </w:r>
      <w:r>
        <w:br/>
      </w:r>
    </w:p>
    <w:tbl>
      <w:tblPr>
        <w:tblW w:w="0" w:type="auto"/>
        <w:jc w:val="center"/>
        <w:tblCellSpacing w:w="0" w:type="dxa"/>
        <w:tblCellMar>
          <w:left w:w="0" w:type="dxa"/>
          <w:right w:w="0" w:type="dxa"/>
        </w:tblCellMar>
        <w:tblLook w:val="04A0"/>
      </w:tblPr>
      <w:tblGrid>
        <w:gridCol w:w="8818"/>
      </w:tblGrid>
      <w:tr w:rsidR="00FE6E5B" w:rsidTr="00FE6E5B">
        <w:trPr>
          <w:tblCellSpacing w:w="0" w:type="dxa"/>
          <w:jc w:val="center"/>
        </w:trPr>
        <w:tc>
          <w:tcPr>
            <w:tcW w:w="0" w:type="auto"/>
            <w:vAlign w:val="center"/>
            <w:hideMark/>
          </w:tcPr>
          <w:p w:rsidR="005E54EB" w:rsidRDefault="00FE6E5B" w:rsidP="005E54EB">
            <w:pPr>
              <w:keepNext/>
              <w:jc w:val="center"/>
            </w:pPr>
            <w:r>
              <w:rPr>
                <w:noProof/>
                <w:color w:val="0000FF"/>
              </w:rPr>
              <w:drawing>
                <wp:inline distT="0" distB="0" distL="0" distR="0">
                  <wp:extent cx="3900508" cy="2596445"/>
                  <wp:effectExtent l="19050" t="0" r="4742" b="0"/>
                  <wp:docPr id="8" name="Picture 8" descr="http://1.bp.blogspot.com/-yPtFex5vI1w/TzWsB_ZLQUI/AAAAAAAAA84/lOAPPxYKB_E/s400/bpa_wind_all_semilog.gi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bp.blogspot.com/-yPtFex5vI1w/TzWsB_ZLQUI/AAAAAAAAA84/lOAPPxYKB_E/s400/bpa_wind_all_semilog.gif">
                            <a:hlinkClick r:id="rId27"/>
                          </pic:cNvPr>
                          <pic:cNvPicPr>
                            <a:picLocks noChangeAspect="1" noChangeArrowheads="1"/>
                          </pic:cNvPicPr>
                        </pic:nvPicPr>
                        <pic:blipFill>
                          <a:blip r:embed="rId28" cstate="print"/>
                          <a:srcRect/>
                          <a:stretch>
                            <a:fillRect/>
                          </a:stretch>
                        </pic:blipFill>
                        <pic:spPr bwMode="auto">
                          <a:xfrm>
                            <a:off x="0" y="0"/>
                            <a:ext cx="3895739" cy="2593270"/>
                          </a:xfrm>
                          <a:prstGeom prst="rect">
                            <a:avLst/>
                          </a:prstGeom>
                          <a:noFill/>
                          <a:ln w="9525">
                            <a:noFill/>
                            <a:miter lim="800000"/>
                            <a:headEnd/>
                            <a:tailEnd/>
                          </a:ln>
                        </pic:spPr>
                      </pic:pic>
                    </a:graphicData>
                  </a:graphic>
                </wp:inline>
              </w:drawing>
            </w:r>
          </w:p>
          <w:p w:rsidR="00FE6E5B" w:rsidRDefault="005E54EB" w:rsidP="005E54EB">
            <w:pPr>
              <w:pStyle w:val="Caption"/>
              <w:rPr>
                <w:sz w:val="24"/>
                <w:szCs w:val="24"/>
              </w:rPr>
            </w:pPr>
            <w:r>
              <w:t xml:space="preserve">Figure </w:t>
            </w:r>
            <w:fldSimple w:instr=" SEQ Figure \* ARABIC ">
              <w:r w:rsidR="00371D3E">
                <w:rPr>
                  <w:noProof/>
                </w:rPr>
                <w:t>8</w:t>
              </w:r>
            </w:fldSimple>
            <w:r>
              <w:t xml:space="preserve">: </w:t>
            </w:r>
            <w:r w:rsidRPr="00C27139">
              <w:t xml:space="preserve"> Cumulative distribution function of wind energies from Bonneville with model fit.</w:t>
            </w:r>
          </w:p>
        </w:tc>
      </w:tr>
      <w:tr w:rsidR="00FE6E5B" w:rsidTr="00FE6E5B">
        <w:trPr>
          <w:tblCellSpacing w:w="0" w:type="dxa"/>
          <w:jc w:val="center"/>
        </w:trPr>
        <w:tc>
          <w:tcPr>
            <w:tcW w:w="0" w:type="auto"/>
            <w:vAlign w:val="center"/>
            <w:hideMark/>
          </w:tcPr>
          <w:p w:rsidR="005E54EB" w:rsidRDefault="005E54EB" w:rsidP="005E54EB">
            <w:pPr>
              <w:rPr>
                <w:sz w:val="24"/>
                <w:szCs w:val="24"/>
              </w:rPr>
            </w:pPr>
          </w:p>
        </w:tc>
      </w:tr>
    </w:tbl>
    <w:p w:rsidR="00FE6E5B" w:rsidRDefault="005E54EB" w:rsidP="005E54EB">
      <w:pPr>
        <w:pStyle w:val="Body"/>
      </w:pPr>
      <w:r>
        <w:t xml:space="preserve">For the fit of this curve, </w:t>
      </w:r>
      <w:r w:rsidR="00FE6E5B">
        <w:t>the average energy was derived directly by computing</w:t>
      </w:r>
      <w:r>
        <w:t xml:space="preserve"> </w:t>
      </w:r>
      <w:r w:rsidR="00FE6E5B">
        <w:t xml:space="preserve">the mean over the </w:t>
      </w:r>
      <w:r>
        <w:t>entire</w:t>
      </w:r>
      <w:r w:rsidR="00FE6E5B">
        <w:t xml:space="preserve"> set of data separately. This corresponded to a value of 12.4 MPH, and </w:t>
      </w:r>
      <w:r>
        <w:t>p</w:t>
      </w:r>
      <w:r w:rsidR="00FE6E5B">
        <w:t>laced a pair of positive and negative tolerances to give an idea of the sensitivity of the fit.</w:t>
      </w:r>
      <w:r w:rsidR="00FE6E5B">
        <w:br/>
      </w:r>
      <w:r w:rsidR="00FE6E5B">
        <w:br/>
        <w:t xml:space="preserve">As this is a single parameter model, the only leeway we have is in shifting the curve horizontally along the energy axis, and since this is locked by an average, the fit becomes essentially automatic with </w:t>
      </w:r>
      <w:r w:rsidR="00BC78D2">
        <w:t>no</w:t>
      </w:r>
      <w:r w:rsidR="00FE6E5B">
        <w:t xml:space="preserve"> room for </w:t>
      </w:r>
      <w:r w:rsidR="00BC78D2">
        <w:t xml:space="preserve">tweaking and little for </w:t>
      </w:r>
      <w:r w:rsidR="00FE6E5B">
        <w:t>argument. The probabilities are automatically normalized.</w:t>
      </w:r>
      <w:r w:rsidR="00FE6E5B">
        <w:br/>
      </w:r>
      <w:r w:rsidR="00FE6E5B">
        <w:lastRenderedPageBreak/>
        <w:br/>
      </w:r>
      <w:r w:rsidR="007655A3">
        <w:fldChar w:fldCharType="begin"/>
      </w:r>
      <w:r>
        <w:instrText xml:space="preserve"> REF _Ref326155644 \h </w:instrText>
      </w:r>
      <w:r w:rsidR="007655A3">
        <w:fldChar w:fldCharType="separate"/>
      </w:r>
      <w:r w:rsidR="00FA3D2C">
        <w:t xml:space="preserve">Figure </w:t>
      </w:r>
      <w:r w:rsidR="00FA3D2C">
        <w:rPr>
          <w:noProof/>
        </w:rPr>
        <w:t>9</w:t>
      </w:r>
      <w:r w:rsidR="007655A3">
        <w:fldChar w:fldCharType="end"/>
      </w:r>
      <w:r w:rsidR="00FE6E5B">
        <w:t xml:space="preserve"> </w:t>
      </w:r>
      <w:r w:rsidR="004F1BC6">
        <w:t xml:space="preserve">shows the </w:t>
      </w:r>
      <w:r w:rsidR="00FE6E5B">
        <w:t>log-log plot, which reveals a departure at high wind speeds.</w:t>
      </w:r>
      <w:r w:rsidR="004F1BC6">
        <w:t xml:space="preserve"> This shows that excessive gale force winds (greater than 60 MPH) did not occur over the extended region during the span of two years data collection.  </w:t>
      </w:r>
    </w:p>
    <w:p w:rsidR="00B05114" w:rsidRDefault="00B05114" w:rsidP="005E54EB">
      <w:pPr>
        <w:pStyle w:val="Body"/>
      </w:pPr>
      <w:r>
        <w:t>Wind dispersion analysis has obvious applications for context modeling. Fuel efficiency is impacted by aerodynamics and drag goes up as the square of the wind speed</w:t>
      </w:r>
      <w:r w:rsidR="00BC78D2">
        <w:t>. Vehicle cooling also is impacted by convection due to local winds.</w:t>
      </w:r>
      <w:r>
        <w:t>.  Applying this approach for context modeling has the benefit of allowing simple sampled data generation for verification and PCC bounding, similar to that applied for terrain slopes.</w:t>
      </w:r>
    </w:p>
    <w:tbl>
      <w:tblPr>
        <w:tblW w:w="0" w:type="auto"/>
        <w:jc w:val="center"/>
        <w:tblCellSpacing w:w="0" w:type="dxa"/>
        <w:tblCellMar>
          <w:left w:w="0" w:type="dxa"/>
          <w:right w:w="0" w:type="dxa"/>
        </w:tblCellMar>
        <w:tblLook w:val="04A0"/>
      </w:tblPr>
      <w:tblGrid>
        <w:gridCol w:w="7770"/>
      </w:tblGrid>
      <w:tr w:rsidR="00FE6E5B" w:rsidTr="00FE6E5B">
        <w:trPr>
          <w:tblCellSpacing w:w="0" w:type="dxa"/>
          <w:jc w:val="center"/>
        </w:trPr>
        <w:tc>
          <w:tcPr>
            <w:tcW w:w="0" w:type="auto"/>
            <w:vAlign w:val="center"/>
            <w:hideMark/>
          </w:tcPr>
          <w:p w:rsidR="005E54EB" w:rsidRDefault="00FE6E5B" w:rsidP="005E54EB">
            <w:pPr>
              <w:keepNext/>
              <w:jc w:val="center"/>
            </w:pPr>
            <w:r>
              <w:rPr>
                <w:noProof/>
                <w:color w:val="0000FF"/>
              </w:rPr>
              <w:drawing>
                <wp:inline distT="0" distB="0" distL="0" distR="0">
                  <wp:extent cx="4906108" cy="3614468"/>
                  <wp:effectExtent l="19050" t="0" r="8792" b="0"/>
                  <wp:docPr id="9" name="Picture 9" descr="http://2.bp.blogspot.com/-J9DijugJnqc/TzWsBu4qBbI/AAAAAAAAA8w/TDgxdZgEFb0/s400/bpa_wind_all_loglog.gif">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2.bp.blogspot.com/-J9DijugJnqc/TzWsBu4qBbI/AAAAAAAAA8w/TDgxdZgEFb0/s400/bpa_wind_all_loglog.gif">
                            <a:hlinkClick r:id="rId29"/>
                          </pic:cNvPr>
                          <pic:cNvPicPr>
                            <a:picLocks noChangeAspect="1" noChangeArrowheads="1"/>
                          </pic:cNvPicPr>
                        </pic:nvPicPr>
                        <pic:blipFill>
                          <a:blip r:embed="rId30" cstate="print"/>
                          <a:srcRect/>
                          <a:stretch>
                            <a:fillRect/>
                          </a:stretch>
                        </pic:blipFill>
                        <pic:spPr bwMode="auto">
                          <a:xfrm>
                            <a:off x="0" y="0"/>
                            <a:ext cx="4911414" cy="3618377"/>
                          </a:xfrm>
                          <a:prstGeom prst="rect">
                            <a:avLst/>
                          </a:prstGeom>
                          <a:noFill/>
                          <a:ln w="9525">
                            <a:noFill/>
                            <a:miter lim="800000"/>
                            <a:headEnd/>
                            <a:tailEnd/>
                          </a:ln>
                        </pic:spPr>
                      </pic:pic>
                    </a:graphicData>
                  </a:graphic>
                </wp:inline>
              </w:drawing>
            </w:r>
          </w:p>
          <w:p w:rsidR="00FE6E5B" w:rsidRDefault="005E54EB" w:rsidP="005E54EB">
            <w:pPr>
              <w:pStyle w:val="Caption"/>
              <w:rPr>
                <w:sz w:val="24"/>
                <w:szCs w:val="24"/>
              </w:rPr>
            </w:pPr>
            <w:bookmarkStart w:id="365" w:name="_Ref326155644"/>
            <w:r>
              <w:t xml:space="preserve">Figure </w:t>
            </w:r>
            <w:fldSimple w:instr=" SEQ Figure \* ARABIC ">
              <w:r w:rsidR="00371D3E">
                <w:rPr>
                  <w:noProof/>
                </w:rPr>
                <w:t>9</w:t>
              </w:r>
            </w:fldSimple>
            <w:bookmarkEnd w:id="365"/>
            <w:r>
              <w:t>: Cumulative distribution function of wind energies on a log-log plot.</w:t>
            </w:r>
          </w:p>
        </w:tc>
      </w:tr>
      <w:tr w:rsidR="00FE6E5B" w:rsidTr="00FE6E5B">
        <w:trPr>
          <w:tblCellSpacing w:w="0" w:type="dxa"/>
          <w:jc w:val="center"/>
        </w:trPr>
        <w:tc>
          <w:tcPr>
            <w:tcW w:w="0" w:type="auto"/>
            <w:vAlign w:val="center"/>
            <w:hideMark/>
          </w:tcPr>
          <w:p w:rsidR="00FE6E5B" w:rsidRDefault="00FE6E5B">
            <w:pPr>
              <w:jc w:val="center"/>
              <w:rPr>
                <w:sz w:val="24"/>
                <w:szCs w:val="24"/>
              </w:rPr>
            </w:pPr>
          </w:p>
        </w:tc>
      </w:tr>
    </w:tbl>
    <w:p w:rsidR="00FE6E5B" w:rsidRDefault="00FE6E5B" w:rsidP="000A4624">
      <w:pPr>
        <w:pStyle w:val="Body"/>
      </w:pPr>
      <w:r>
        <w:t>The previous maximum entropy derivation assumed only a known mean of wind energy levels (measured as power integrated over a fixed time period). From this simple formulation, one can get a wind speed probability graph. Knowing the probability of wind speed, one can also perform all kinds of interesting extrapolations — for example, we can project the likelihood of how long it would take to accumulate a certain level of energy</w:t>
      </w:r>
      <w:r w:rsidR="00BC78D2">
        <w:t xml:space="preserve"> (</w:t>
      </w:r>
      <w:commentRangeStart w:id="366"/>
      <w:r w:rsidR="00BC78D2">
        <w:t>see reference to energy modeling in Afghanistan</w:t>
      </w:r>
      <w:commentRangeEnd w:id="366"/>
      <w:r w:rsidR="00365ABC">
        <w:rPr>
          <w:rStyle w:val="CommentReference"/>
          <w:color w:val="auto"/>
        </w:rPr>
        <w:commentReference w:id="366"/>
      </w:r>
      <w:ins w:id="367" w:author="pukitepa" w:date="2013-01-15T08:57:00Z">
        <w:r w:rsidR="00671EFD">
          <w:t>[]</w:t>
        </w:r>
      </w:ins>
      <w:r w:rsidR="00BC78D2">
        <w:t>)</w:t>
      </w:r>
      <w:r>
        <w:t>.</w:t>
      </w:r>
    </w:p>
    <w:p w:rsidR="004F1BC6" w:rsidRDefault="004F1BC6" w:rsidP="000A4624">
      <w:pPr>
        <w:pStyle w:val="Body"/>
      </w:pPr>
    </w:p>
    <w:p w:rsidR="00703BAC" w:rsidRPr="00703BAC" w:rsidRDefault="00835D32" w:rsidP="002474FD">
      <w:pPr>
        <w:pStyle w:val="IntenseQuote"/>
      </w:pPr>
      <w:r>
        <w:rPr>
          <w:noProof/>
        </w:rPr>
        <w:drawing>
          <wp:inline distT="0" distB="0" distL="0" distR="0">
            <wp:extent cx="541655" cy="474345"/>
            <wp:effectExtent l="19050" t="0" r="0" b="0"/>
            <wp:docPr id="78" name="Picture 78" descr="T:\prog\shared\modsim\public_html\context\svn\trunk\Ontology\library\foundation\gems\wave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prog\shared\modsim\public_html\context\svn\trunk\Ontology\library\foundation\gems\wave_statistics_icon.png"/>
                    <pic:cNvPicPr>
                      <a:picLocks noChangeAspect="1" noChangeArrowheads="1"/>
                    </pic:cNvPicPr>
                  </pic:nvPicPr>
                  <pic:blipFill>
                    <a:blip r:embed="rId31" cstate="print"/>
                    <a:srcRect/>
                    <a:stretch>
                      <a:fillRect/>
                    </a:stretch>
                  </pic:blipFill>
                  <pic:spPr bwMode="auto">
                    <a:xfrm>
                      <a:off x="0" y="0"/>
                      <a:ext cx="541655" cy="474345"/>
                    </a:xfrm>
                    <a:prstGeom prst="rect">
                      <a:avLst/>
                    </a:prstGeom>
                    <a:noFill/>
                    <a:ln w="9525">
                      <a:noFill/>
                      <a:miter lim="800000"/>
                      <a:headEnd/>
                      <a:tailEnd/>
                    </a:ln>
                  </pic:spPr>
                </pic:pic>
              </a:graphicData>
            </a:graphic>
          </wp:inline>
        </w:drawing>
      </w:r>
      <w:r>
        <w:t xml:space="preserve"> </w:t>
      </w:r>
      <w:r w:rsidR="00B05114">
        <w:t xml:space="preserve">Aquatic </w:t>
      </w:r>
      <w:r w:rsidR="00703BAC" w:rsidRPr="00703BAC">
        <w:t>Waves</w:t>
      </w:r>
    </w:p>
    <w:p w:rsidR="00FC29F2" w:rsidRPr="00B05114" w:rsidRDefault="00C021BD" w:rsidP="00B05114">
      <w:pPr>
        <w:pStyle w:val="Body"/>
      </w:pPr>
      <w:r w:rsidRPr="00C021BD">
        <w:rPr>
          <w:color w:val="FF0000"/>
        </w:rPr>
        <w:t xml:space="preserve">(this section needs a few more derivations for the data) </w:t>
      </w:r>
      <w:r w:rsidR="00B05114" w:rsidRPr="00B05114">
        <w:t xml:space="preserve">Ocean waves </w:t>
      </w:r>
      <w:r w:rsidR="00BC78D2">
        <w:t xml:space="preserve">exist in as </w:t>
      </w:r>
      <w:r w:rsidR="00B05114" w:rsidRPr="00B05114">
        <w:t>disordered</w:t>
      </w:r>
      <w:r w:rsidR="00BC78D2">
        <w:t xml:space="preserve"> state</w:t>
      </w:r>
      <w:r w:rsidR="00B05114" w:rsidRPr="00B05114">
        <w:t xml:space="preserve"> as the wind. We may not notice this </w:t>
      </w:r>
      <w:r w:rsidR="00BC78D2">
        <w:t>as</w:t>
      </w:r>
      <w:r w:rsidR="00B05114" w:rsidRPr="00B05114">
        <w:t xml:space="preserve"> the scale of waves is smaller</w:t>
      </w:r>
      <w:r w:rsidR="00BC78D2">
        <w:t xml:space="preserve"> and more focused</w:t>
      </w:r>
      <w:r w:rsidR="00B05114" w:rsidRPr="00B05114">
        <w:t xml:space="preserve">. In practice, the wind </w:t>
      </w:r>
      <w:r w:rsidR="00B05114" w:rsidRPr="00B05114">
        <w:lastRenderedPageBreak/>
        <w:t xml:space="preserve">energy distribution relates to an open water wave energy distribution via similar maximum entropy disorder considerations. The following derivation assumes a deep enough water such that </w:t>
      </w:r>
      <w:r w:rsidR="00BC78D2">
        <w:t xml:space="preserve">the wave </w:t>
      </w:r>
      <w:r w:rsidR="00B05114" w:rsidRPr="00B05114">
        <w:t>troughs do not touch bottom</w:t>
      </w:r>
      <w:r w:rsidR="00B05114" w:rsidRPr="00B05114">
        <w:br/>
      </w:r>
      <w:r w:rsidR="00B05114" w:rsidRPr="00B05114">
        <w:br/>
        <w:t xml:space="preserve">First, we make a maximum entropy estimation of the energy of a one-dimensional propagating wave driven by a prevailing wind direction. The mean energy of the wave is related to the wave height by the square of the height, </w:t>
      </w:r>
      <w:r w:rsidR="00B05114" w:rsidRPr="00BC78D2">
        <w:rPr>
          <w:b/>
          <w:bCs/>
          <w:i/>
        </w:rPr>
        <w:t>H</w:t>
      </w:r>
      <w:r w:rsidR="00B05114" w:rsidRPr="00B05114">
        <w:t xml:space="preserve">. This makes sense because a taller wave needs a broader base to support that height, leading to a scaled pseudo-triangular shape, as shown in </w:t>
      </w:r>
      <w:r w:rsidR="007655A3">
        <w:fldChar w:fldCharType="begin"/>
      </w:r>
      <w:r w:rsidR="00B05114">
        <w:instrText xml:space="preserve"> REF _Ref326155987 \h </w:instrText>
      </w:r>
      <w:r w:rsidR="007655A3">
        <w:fldChar w:fldCharType="separate"/>
      </w:r>
      <w:r w:rsidR="00FA3D2C">
        <w:t xml:space="preserve">Figure </w:t>
      </w:r>
      <w:r w:rsidR="00FA3D2C">
        <w:rPr>
          <w:noProof/>
        </w:rPr>
        <w:t>10</w:t>
      </w:r>
      <w:r w:rsidR="007655A3">
        <w:fldChar w:fldCharType="end"/>
      </w:r>
      <w:r w:rsidR="00B05114">
        <w:t xml:space="preserve"> </w:t>
      </w:r>
      <w:r w:rsidR="00B05114" w:rsidRPr="00B05114">
        <w:t xml:space="preserve">below. </w:t>
      </w:r>
    </w:p>
    <w:tbl>
      <w:tblPr>
        <w:tblW w:w="0" w:type="auto"/>
        <w:jc w:val="center"/>
        <w:tblCellSpacing w:w="0" w:type="dxa"/>
        <w:tblCellMar>
          <w:left w:w="0" w:type="dxa"/>
          <w:right w:w="0" w:type="dxa"/>
        </w:tblCellMar>
        <w:tblLook w:val="04A0"/>
      </w:tblPr>
      <w:tblGrid>
        <w:gridCol w:w="9360"/>
      </w:tblGrid>
      <w:tr w:rsidR="00B05114" w:rsidRPr="00B05114" w:rsidTr="0074048F">
        <w:trPr>
          <w:tblCellSpacing w:w="0" w:type="dxa"/>
          <w:jc w:val="center"/>
        </w:trPr>
        <w:tc>
          <w:tcPr>
            <w:tcW w:w="0" w:type="auto"/>
            <w:hideMark/>
          </w:tcPr>
          <w:p w:rsidR="00B05114" w:rsidRDefault="00B05114" w:rsidP="0074048F">
            <w:pPr>
              <w:keepNext/>
              <w:suppressAutoHyphens w:val="0"/>
              <w:overflowPunct/>
              <w:autoSpaceDE/>
              <w:autoSpaceDN/>
              <w:adjustRightInd/>
              <w:jc w:val="center"/>
              <w:textAlignment w:val="auto"/>
            </w:pPr>
            <w:r>
              <w:rPr>
                <w:noProof/>
                <w:sz w:val="24"/>
                <w:szCs w:val="24"/>
              </w:rPr>
              <w:drawing>
                <wp:inline distT="0" distB="0" distL="0" distR="0">
                  <wp:extent cx="3310746" cy="2121637"/>
                  <wp:effectExtent l="19050" t="0" r="3954" b="0"/>
                  <wp:docPr id="15" name="Picture 15" descr="http://2.bp.blogspot.com/-E3tDvyDrhV4/TxXL9PW6ZYI/AAAAAAAAAzk/0nr95rnuEIo/s320/scaled_wave_shap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2.bp.blogspot.com/-E3tDvyDrhV4/TxXL9PW6ZYI/AAAAAAAAAzk/0nr95rnuEIo/s320/scaled_wave_shape.GIF"/>
                          <pic:cNvPicPr>
                            <a:picLocks noChangeAspect="1" noChangeArrowheads="1"/>
                          </pic:cNvPicPr>
                        </pic:nvPicPr>
                        <pic:blipFill>
                          <a:blip r:embed="rId32" cstate="print"/>
                          <a:srcRect/>
                          <a:stretch>
                            <a:fillRect/>
                          </a:stretch>
                        </pic:blipFill>
                        <pic:spPr bwMode="auto">
                          <a:xfrm>
                            <a:off x="0" y="0"/>
                            <a:ext cx="3308689" cy="2120319"/>
                          </a:xfrm>
                          <a:prstGeom prst="rect">
                            <a:avLst/>
                          </a:prstGeom>
                          <a:noFill/>
                          <a:ln w="9525">
                            <a:noFill/>
                            <a:miter lim="800000"/>
                            <a:headEnd/>
                            <a:tailEnd/>
                          </a:ln>
                        </pic:spPr>
                      </pic:pic>
                    </a:graphicData>
                  </a:graphic>
                </wp:inline>
              </w:drawing>
            </w:r>
            <w:r>
              <w:rPr>
                <w:noProof/>
              </w:rPr>
              <w:drawing>
                <wp:inline distT="0" distB="0" distL="0" distR="0">
                  <wp:extent cx="2250017" cy="1201518"/>
                  <wp:effectExtent l="1905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srcRect/>
                          <a:stretch>
                            <a:fillRect/>
                          </a:stretch>
                        </pic:blipFill>
                        <pic:spPr bwMode="auto">
                          <a:xfrm>
                            <a:off x="0" y="0"/>
                            <a:ext cx="2251203" cy="1202151"/>
                          </a:xfrm>
                          <a:prstGeom prst="rect">
                            <a:avLst/>
                          </a:prstGeom>
                          <a:noFill/>
                          <a:ln w="9525">
                            <a:noFill/>
                            <a:miter lim="800000"/>
                            <a:headEnd/>
                            <a:tailEnd/>
                          </a:ln>
                        </pic:spPr>
                      </pic:pic>
                    </a:graphicData>
                  </a:graphic>
                </wp:inline>
              </w:drawing>
            </w:r>
          </w:p>
          <w:p w:rsidR="00B05114" w:rsidRPr="00B05114" w:rsidRDefault="00B05114" w:rsidP="0074048F">
            <w:pPr>
              <w:pStyle w:val="Caption"/>
              <w:rPr>
                <w:sz w:val="24"/>
                <w:szCs w:val="24"/>
              </w:rPr>
            </w:pPr>
            <w:bookmarkStart w:id="368" w:name="_Ref326155987"/>
            <w:r>
              <w:t xml:space="preserve">Figure </w:t>
            </w:r>
            <w:fldSimple w:instr=" SEQ Figure \* ARABIC ">
              <w:r w:rsidR="00371D3E">
                <w:rPr>
                  <w:noProof/>
                </w:rPr>
                <w:t>10</w:t>
              </w:r>
            </w:fldSimple>
            <w:bookmarkEnd w:id="368"/>
            <w:r>
              <w:t xml:space="preserve">: </w:t>
            </w:r>
            <w:r w:rsidRPr="00B47548">
              <w:t>Total energy in a directed wave goes as the square of the height, and the macroscopic fluid</w:t>
            </w:r>
            <w:r w:rsidRPr="00B05114">
              <w:rPr>
                <w:sz w:val="24"/>
                <w:szCs w:val="24"/>
              </w:rPr>
              <w:t xml:space="preserve"> </w:t>
            </w:r>
            <w:r w:rsidRPr="00B05114">
              <w:t>properties suggest that it scales to size. This leads to a dispersive form for the wave size distribution</w:t>
            </w:r>
          </w:p>
        </w:tc>
      </w:tr>
      <w:tr w:rsidR="00B05114" w:rsidRPr="00B05114" w:rsidTr="00B05114">
        <w:trPr>
          <w:tblCellSpacing w:w="0" w:type="dxa"/>
          <w:jc w:val="center"/>
        </w:trPr>
        <w:tc>
          <w:tcPr>
            <w:tcW w:w="0" w:type="auto"/>
            <w:vAlign w:val="center"/>
            <w:hideMark/>
          </w:tcPr>
          <w:p w:rsidR="00B05114" w:rsidRPr="00B05114" w:rsidRDefault="00B05114" w:rsidP="00B05114">
            <w:pPr>
              <w:rPr>
                <w:sz w:val="24"/>
                <w:szCs w:val="24"/>
              </w:rPr>
            </w:pPr>
          </w:p>
        </w:tc>
      </w:tr>
    </w:tbl>
    <w:p w:rsidR="0074048F" w:rsidRPr="009F401A" w:rsidRDefault="00B05114" w:rsidP="009F401A">
      <w:pPr>
        <w:pStyle w:val="Body"/>
      </w:pPr>
      <w:r w:rsidRPr="00B05114">
        <w:t xml:space="preserve">Since the area of such a scaled triangle goes as </w:t>
      </w:r>
      <w:r w:rsidRPr="00B05114">
        <w:rPr>
          <w:bCs/>
          <w:i/>
        </w:rPr>
        <w:t>H</w:t>
      </w:r>
      <w:r w:rsidRPr="00B05114">
        <w:rPr>
          <w:bCs/>
          <w:vertAlign w:val="superscript"/>
        </w:rPr>
        <w:t>2</w:t>
      </w:r>
      <w:r w:rsidRPr="00B05114">
        <w:t>, the MaxEnt cumulative probability is:</w:t>
      </w:r>
    </w:p>
    <w:p w:rsidR="0074048F" w:rsidRPr="0074048F" w:rsidRDefault="0074048F" w:rsidP="0074048F">
      <m:oMathPara>
        <m:oMath>
          <m:r>
            <w:rPr>
              <w:rFonts w:ascii="Cambria Math" w:hAnsi="Cambria Math"/>
            </w:rPr>
            <m:t>P</m:t>
          </m:r>
          <m:d>
            <m:dPr>
              <m:ctrlPr>
                <w:rPr>
                  <w:rFonts w:ascii="Cambria Math" w:hAnsi="Cambria Math"/>
                </w:rPr>
              </m:ctrlPr>
            </m:dPr>
            <m:e>
              <m:r>
                <w:rPr>
                  <w:rFonts w:ascii="Cambria Math" w:hAnsi="Cambria Math"/>
                </w:rPr>
                <m:t>H</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sup>
          </m:sSup>
        </m:oMath>
      </m:oMathPara>
    </w:p>
    <w:p w:rsidR="00703BAC" w:rsidRDefault="00B05114" w:rsidP="00B05114">
      <w:pPr>
        <w:pStyle w:val="Body"/>
      </w:pPr>
      <w:r w:rsidRPr="00B05114">
        <w:t xml:space="preserve">where </w:t>
      </w:r>
      <w:r w:rsidR="0074048F" w:rsidRPr="0074048F">
        <w:rPr>
          <w:i/>
        </w:rPr>
        <w:t>α</w:t>
      </w:r>
      <w:r w:rsidR="0074048F">
        <w:t xml:space="preserve"> </w:t>
      </w:r>
      <w:r w:rsidRPr="00B05114">
        <w:t>is related to the mean energy of an ensemble of waves. This relationship is empirically observed from measurements of ocean wave heights over a sufficient time period.</w:t>
      </w:r>
      <w:r w:rsidR="000F7348">
        <w:t xml:space="preserve"> </w:t>
      </w:r>
      <w:r w:rsidR="0074048F">
        <w:t>This l</w:t>
      </w:r>
      <w:r w:rsidR="00703BAC">
        <w:t>ook</w:t>
      </w:r>
      <w:r w:rsidR="0074048F">
        <w:t>s</w:t>
      </w:r>
      <w:r w:rsidR="00703BAC">
        <w:t xml:space="preserve"> at height alone.</w:t>
      </w:r>
    </w:p>
    <w:p w:rsidR="000F7348" w:rsidRDefault="00DE5813" w:rsidP="000F7348">
      <w:pPr>
        <w:pStyle w:val="Body"/>
        <w:keepNext/>
        <w:jc w:val="center"/>
      </w:pPr>
      <w:r>
        <w:rPr>
          <w:noProof/>
        </w:rPr>
        <w:drawing>
          <wp:inline distT="0" distB="0" distL="0" distR="0">
            <wp:extent cx="3841750" cy="2303411"/>
            <wp:effectExtent l="1905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srcRect/>
                    <a:stretch>
                      <a:fillRect/>
                    </a:stretch>
                  </pic:blipFill>
                  <pic:spPr bwMode="auto">
                    <a:xfrm>
                      <a:off x="0" y="0"/>
                      <a:ext cx="3841940" cy="2303525"/>
                    </a:xfrm>
                    <a:prstGeom prst="rect">
                      <a:avLst/>
                    </a:prstGeom>
                    <a:noFill/>
                    <a:ln w="9525">
                      <a:noFill/>
                      <a:miter lim="800000"/>
                      <a:headEnd/>
                      <a:tailEnd/>
                    </a:ln>
                  </pic:spPr>
                </pic:pic>
              </a:graphicData>
            </a:graphic>
          </wp:inline>
        </w:drawing>
      </w:r>
    </w:p>
    <w:p w:rsidR="00DE5813" w:rsidRDefault="000F7348" w:rsidP="000F7348">
      <w:pPr>
        <w:pStyle w:val="Caption"/>
      </w:pPr>
      <w:r>
        <w:t xml:space="preserve">Figure </w:t>
      </w:r>
      <w:fldSimple w:instr=" SEQ Figure \* ARABIC ">
        <w:r w:rsidR="00371D3E">
          <w:rPr>
            <w:noProof/>
          </w:rPr>
          <w:t>11</w:t>
        </w:r>
      </w:fldSimple>
      <w:r>
        <w:t>: Statistical Wave Distribution</w:t>
      </w:r>
    </w:p>
    <w:p w:rsidR="000F7348" w:rsidRDefault="00ED310D" w:rsidP="000F7348">
      <w:pPr>
        <w:pStyle w:val="Body"/>
      </w:pPr>
      <w:r>
        <w:lastRenderedPageBreak/>
        <w:t>Long-li</w:t>
      </w:r>
      <w:r w:rsidR="0074048F">
        <w:t>v</w:t>
      </w:r>
      <w:r>
        <w:t>ed o</w:t>
      </w:r>
      <w:r w:rsidR="000F7348">
        <w:t xml:space="preserve">cean and lake measuring stations have </w:t>
      </w:r>
      <w:r>
        <w:t>recorded historical records of wave crest</w:t>
      </w:r>
      <w:del w:id="369" w:author="steven.bankes" w:date="2012-12-18T18:13:00Z">
        <w:r w:rsidDel="00365ABC">
          <w:delText xml:space="preserve"> </w:delText>
        </w:r>
      </w:del>
      <w:r>
        <w:t xml:space="preserve"> data over the span of decades. From the US Army Corps of Engineer’s Wave Information Studies project</w:t>
      </w:r>
      <w:r w:rsidR="009A5497">
        <w:rPr>
          <w:rStyle w:val="EndnoteReference"/>
        </w:rPr>
        <w:endnoteReference w:id="25"/>
      </w:r>
      <w:r>
        <w:t>, the following figure collects chop and swell data fr</w:t>
      </w:r>
      <w:r w:rsidR="0081327C">
        <w:t xml:space="preserve">om over several hundred million </w:t>
      </w:r>
      <w:r>
        <w:t>data points on Lake Michigan:</w:t>
      </w:r>
    </w:p>
    <w:p w:rsidR="000B416A" w:rsidRDefault="000B416A" w:rsidP="001168DC">
      <w:pPr>
        <w:pStyle w:val="Figure"/>
      </w:pPr>
      <w:r w:rsidRPr="000B416A">
        <w:rPr>
          <w:noProof/>
        </w:rPr>
        <w:drawing>
          <wp:inline distT="0" distB="0" distL="0" distR="0">
            <wp:extent cx="5329328" cy="2587925"/>
            <wp:effectExtent l="0" t="19050" r="80872" b="60025"/>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6C31ED" w:rsidRDefault="000B416A" w:rsidP="000B416A">
      <w:pPr>
        <w:pStyle w:val="Caption"/>
      </w:pPr>
      <w:r>
        <w:t xml:space="preserve">Figure </w:t>
      </w:r>
      <w:fldSimple w:instr=" SEQ Figure \* ARABIC ">
        <w:r w:rsidR="00371D3E">
          <w:rPr>
            <w:noProof/>
          </w:rPr>
          <w:t>12</w:t>
        </w:r>
      </w:fldSimple>
      <w:r>
        <w:t>:</w:t>
      </w:r>
      <w:r w:rsidR="00DB026A">
        <w:t xml:space="preserve"> Lake Michigan log-linear</w:t>
      </w:r>
    </w:p>
    <w:p w:rsidR="000B416A" w:rsidRDefault="000B416A" w:rsidP="000B416A">
      <w:pPr>
        <w:pStyle w:val="Body"/>
      </w:pPr>
      <w:r>
        <w:t xml:space="preserve">The model again </w:t>
      </w:r>
      <w:r w:rsidR="0081327C">
        <w:t>assumes maximum disorder in a wave height parameter in the BesselK distribution</w:t>
      </w:r>
      <w:r>
        <w:t xml:space="preserve">. The full log-log plot is shown below. </w:t>
      </w:r>
    </w:p>
    <w:p w:rsidR="001168DC" w:rsidRDefault="000B416A" w:rsidP="001168DC">
      <w:pPr>
        <w:pStyle w:val="Figure"/>
        <w:keepNext/>
      </w:pPr>
      <w:r w:rsidRPr="000B416A">
        <w:rPr>
          <w:noProof/>
        </w:rPr>
        <w:drawing>
          <wp:inline distT="0" distB="0" distL="0" distR="0">
            <wp:extent cx="4940983" cy="2510287"/>
            <wp:effectExtent l="0" t="19050" r="69167" b="61463"/>
            <wp:docPr id="1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DB026A" w:rsidRDefault="001168DC" w:rsidP="00DB026A">
      <w:pPr>
        <w:pStyle w:val="Caption"/>
      </w:pPr>
      <w:r>
        <w:t xml:space="preserve">Figure </w:t>
      </w:r>
      <w:fldSimple w:instr=" SEQ Figure \* ARABIC ">
        <w:r w:rsidR="00371D3E">
          <w:rPr>
            <w:noProof/>
          </w:rPr>
          <w:t>13</w:t>
        </w:r>
      </w:fldSimple>
      <w:r>
        <w:t>:</w:t>
      </w:r>
      <w:r w:rsidR="00DB026A" w:rsidRPr="00DB026A">
        <w:t xml:space="preserve"> </w:t>
      </w:r>
      <w:r w:rsidR="00DB026A">
        <w:t>Lake Michigan log-log</w:t>
      </w:r>
    </w:p>
    <w:p w:rsidR="00C021BD" w:rsidRDefault="0081327C" w:rsidP="00C021BD">
      <w:pPr>
        <w:pStyle w:val="Body"/>
      </w:pPr>
      <w:r>
        <w:t xml:space="preserve">The difference between the maximum entropy estimator for wind </w:t>
      </w:r>
      <w:del w:id="370" w:author="steven.bankes" w:date="2012-12-18T18:14:00Z">
        <w:r w:rsidDel="00365ABC">
          <w:delText xml:space="preserve">than </w:delText>
        </w:r>
      </w:del>
      <w:ins w:id="371" w:author="steven.bankes" w:date="2012-12-18T18:14:00Z">
        <w:r w:rsidR="00365ABC">
          <w:t xml:space="preserve">and that </w:t>
        </w:r>
      </w:ins>
      <w:r>
        <w:t xml:space="preserve">for waves is due to nonlinear effects at large wave-height. A correction factor caused by cusping generates larger heights than the triangular base wave predicts. The correction from </w:t>
      </w:r>
      <w:r w:rsidR="00C021BD">
        <w:t>a variation the Rayleigh-Stokes (Tayfun</w:t>
      </w:r>
      <w:r w:rsidR="00C021BD">
        <w:rPr>
          <w:rStyle w:val="EndnoteReference"/>
        </w:rPr>
        <w:endnoteReference w:id="26"/>
      </w:r>
      <w:r w:rsidR="00C021BD">
        <w:t xml:space="preserve"> model</w:t>
      </w:r>
      <w:r w:rsidR="00C021BD">
        <w:rPr>
          <w:rStyle w:val="EndnoteReference"/>
        </w:rPr>
        <w:endnoteReference w:id="27"/>
      </w:r>
      <w:r w:rsidR="00C021BD">
        <w:t xml:space="preserve">) </w:t>
      </w:r>
      <w:r w:rsidR="00C021BD">
        <w:lastRenderedPageBreak/>
        <w:t>P(x)=</w:t>
      </w:r>
      <w:r w:rsidR="00C021BD" w:rsidRPr="00DB3995">
        <w:t xml:space="preserve"> exp(-(s*x+1-sqrt(2*s*x+1)))</w:t>
      </w:r>
      <w:r w:rsidR="00C021BD">
        <w:t xml:space="preserve"> (narrow-banded random process)</w:t>
      </w:r>
      <w:r w:rsidR="00C021BD">
        <w:rPr>
          <w:rStyle w:val="EndnoteReference"/>
        </w:rPr>
        <w:endnoteReference w:id="28"/>
      </w:r>
      <w:r w:rsidR="00C021BD">
        <w:t xml:space="preserve">  And probability of consecutive waves.</w:t>
      </w:r>
      <w:r w:rsidR="00C021BD">
        <w:rPr>
          <w:rStyle w:val="FootnoteReference"/>
        </w:rPr>
        <w:footnoteReference w:id="3"/>
      </w:r>
      <w:r w:rsidR="00C021BD">
        <w:t xml:space="preserve"> </w:t>
      </w:r>
    </w:p>
    <w:p w:rsidR="0081327C" w:rsidRPr="0081327C" w:rsidRDefault="0081327C" w:rsidP="0081327C">
      <w:r>
        <w:t>Lake Superior measurements (</w:t>
      </w:r>
      <w:r w:rsidR="007655A3">
        <w:fldChar w:fldCharType="begin"/>
      </w:r>
      <w:r>
        <w:instrText xml:space="preserve"> REF _Ref328487182 \h </w:instrText>
      </w:r>
      <w:r w:rsidR="007655A3">
        <w:fldChar w:fldCharType="separate"/>
      </w:r>
      <w:r>
        <w:t xml:space="preserve">Figure </w:t>
      </w:r>
      <w:r>
        <w:rPr>
          <w:noProof/>
        </w:rPr>
        <w:t>14</w:t>
      </w:r>
      <w:r w:rsidR="007655A3">
        <w:fldChar w:fldCharType="end"/>
      </w:r>
      <w:r>
        <w:t xml:space="preserve">and </w:t>
      </w:r>
      <w:r w:rsidR="007655A3">
        <w:fldChar w:fldCharType="begin"/>
      </w:r>
      <w:r>
        <w:instrText xml:space="preserve"> REF _Ref328487187 \h </w:instrText>
      </w:r>
      <w:r w:rsidR="007655A3">
        <w:fldChar w:fldCharType="separate"/>
      </w:r>
      <w:r>
        <w:t xml:space="preserve">Figure </w:t>
      </w:r>
      <w:r>
        <w:rPr>
          <w:noProof/>
        </w:rPr>
        <w:t>15</w:t>
      </w:r>
      <w:r w:rsidR="007655A3">
        <w:fldChar w:fldCharType="end"/>
      </w:r>
      <w:r>
        <w:t xml:space="preserve">) were </w:t>
      </w:r>
      <w:proofErr w:type="gramStart"/>
      <w:r>
        <w:t>more sparse</w:t>
      </w:r>
      <w:proofErr w:type="gramEnd"/>
      <w:r>
        <w:t xml:space="preserve"> yet the same profile is observed.</w:t>
      </w:r>
    </w:p>
    <w:p w:rsidR="001168DC" w:rsidRDefault="001168DC" w:rsidP="001168DC">
      <w:pPr>
        <w:pStyle w:val="Figure"/>
        <w:keepNext/>
      </w:pPr>
      <w:r w:rsidRPr="001168DC">
        <w:rPr>
          <w:noProof/>
        </w:rPr>
        <w:drawing>
          <wp:inline distT="0" distB="0" distL="0" distR="0">
            <wp:extent cx="4303790" cy="2613804"/>
            <wp:effectExtent l="0" t="19050" r="77710" b="53196"/>
            <wp:docPr id="1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1168DC" w:rsidRDefault="001168DC" w:rsidP="001168DC">
      <w:pPr>
        <w:pStyle w:val="Caption"/>
      </w:pPr>
      <w:bookmarkStart w:id="372" w:name="_Ref328487182"/>
      <w:r>
        <w:t xml:space="preserve">Figure </w:t>
      </w:r>
      <w:fldSimple w:instr=" SEQ Figure \* ARABIC ">
        <w:r w:rsidR="00371D3E">
          <w:rPr>
            <w:noProof/>
          </w:rPr>
          <w:t>14</w:t>
        </w:r>
      </w:fldSimple>
      <w:bookmarkEnd w:id="372"/>
      <w:r>
        <w:t>:</w:t>
      </w:r>
      <w:r w:rsidR="00DB026A">
        <w:t xml:space="preserve"> Lake Superior log-linear</w:t>
      </w:r>
      <w:r w:rsidR="00835D32">
        <w:t xml:space="preserve"> (limited data set)</w:t>
      </w:r>
    </w:p>
    <w:p w:rsidR="00C42031" w:rsidRDefault="00C42031" w:rsidP="00C42031">
      <w:pPr>
        <w:pStyle w:val="Figure"/>
        <w:keepNext/>
      </w:pPr>
      <w:r w:rsidRPr="00C42031">
        <w:rPr>
          <w:noProof/>
        </w:rPr>
        <w:drawing>
          <wp:inline distT="0" distB="0" distL="0" distR="0">
            <wp:extent cx="4599365" cy="2639683"/>
            <wp:effectExtent l="0" t="19050" r="67885" b="65417"/>
            <wp:docPr id="1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1168DC" w:rsidRDefault="00C42031" w:rsidP="00C42031">
      <w:pPr>
        <w:pStyle w:val="Caption"/>
      </w:pPr>
      <w:bookmarkStart w:id="373" w:name="_Ref328487187"/>
      <w:r>
        <w:t xml:space="preserve">Figure </w:t>
      </w:r>
      <w:fldSimple w:instr=" SEQ Figure \* ARABIC ">
        <w:r w:rsidR="00371D3E">
          <w:rPr>
            <w:noProof/>
          </w:rPr>
          <w:t>15</w:t>
        </w:r>
      </w:fldSimple>
      <w:bookmarkEnd w:id="373"/>
      <w:r>
        <w:t>:</w:t>
      </w:r>
      <w:r w:rsidR="00DB026A">
        <w:t xml:space="preserve"> Lake Superior log-log</w:t>
      </w:r>
    </w:p>
    <w:p w:rsidR="0081327C" w:rsidRDefault="0081327C" w:rsidP="0081327C"/>
    <w:p w:rsidR="0081327C" w:rsidRPr="0081327C" w:rsidRDefault="0081327C" w:rsidP="0081327C">
      <w:r>
        <w:t xml:space="preserve">Wave measurements from the Atlantic Coast along the length of the USA were less widely dispersed. It is much more unlikely to find very calm waters in the data set. In this case, a higher order BesselK function was used to model the </w:t>
      </w:r>
      <w:r w:rsidR="00C021BD">
        <w:t>wave height distribution.</w:t>
      </w:r>
    </w:p>
    <w:p w:rsidR="00C42031" w:rsidRDefault="00C42031" w:rsidP="00C42031">
      <w:pPr>
        <w:pStyle w:val="Figure"/>
        <w:keepNext/>
      </w:pPr>
      <w:r w:rsidRPr="00C42031">
        <w:rPr>
          <w:noProof/>
        </w:rPr>
        <w:drawing>
          <wp:inline distT="0" distB="0" distL="0" distR="0">
            <wp:extent cx="4682346" cy="2536166"/>
            <wp:effectExtent l="0" t="19050" r="80154" b="54634"/>
            <wp:docPr id="1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C42031" w:rsidRDefault="00C42031" w:rsidP="00C42031">
      <w:pPr>
        <w:pStyle w:val="Caption"/>
      </w:pPr>
      <w:r>
        <w:t xml:space="preserve">Figure </w:t>
      </w:r>
      <w:fldSimple w:instr=" SEQ Figure \* ARABIC ">
        <w:r w:rsidR="00371D3E">
          <w:rPr>
            <w:noProof/>
          </w:rPr>
          <w:t>16</w:t>
        </w:r>
      </w:fldSimple>
      <w:r>
        <w:t>:</w:t>
      </w:r>
      <w:r w:rsidR="00DB026A">
        <w:t xml:space="preserve"> Atlantic Coast log-linear</w:t>
      </w:r>
    </w:p>
    <w:p w:rsidR="00C42031" w:rsidRDefault="00C42031" w:rsidP="00C42031">
      <w:pPr>
        <w:pStyle w:val="Figure"/>
        <w:keepNext/>
      </w:pPr>
      <w:r w:rsidRPr="00C42031">
        <w:rPr>
          <w:noProof/>
        </w:rPr>
        <w:drawing>
          <wp:inline distT="0" distB="0" distL="0" distR="0">
            <wp:extent cx="4690602" cy="2613804"/>
            <wp:effectExtent l="0" t="19050" r="71898" b="53196"/>
            <wp:docPr id="1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C42031" w:rsidRDefault="00C42031" w:rsidP="00C42031">
      <w:pPr>
        <w:pStyle w:val="Caption"/>
      </w:pPr>
      <w:r>
        <w:t xml:space="preserve">Figure </w:t>
      </w:r>
      <w:fldSimple w:instr=" SEQ Figure \* ARABIC ">
        <w:r w:rsidR="00371D3E">
          <w:rPr>
            <w:noProof/>
          </w:rPr>
          <w:t>17</w:t>
        </w:r>
      </w:fldSimple>
      <w:r>
        <w:t>:</w:t>
      </w:r>
      <w:r w:rsidR="00DB026A">
        <w:t xml:space="preserve"> Atlantic Coast log-log</w:t>
      </w:r>
    </w:p>
    <w:p w:rsidR="00C42031" w:rsidRDefault="00C42031" w:rsidP="00C42031">
      <w:pPr>
        <w:pStyle w:val="Caption"/>
      </w:pPr>
    </w:p>
    <w:p w:rsidR="00C021BD" w:rsidRDefault="00C021BD" w:rsidP="00C021BD"/>
    <w:p w:rsidR="00C021BD" w:rsidRPr="00C021BD" w:rsidRDefault="00C021BD" w:rsidP="00C021BD"/>
    <w:p w:rsidR="002474FD" w:rsidRPr="00163B3E" w:rsidRDefault="00835D32" w:rsidP="002474FD">
      <w:pPr>
        <w:pStyle w:val="IntenseQuote"/>
      </w:pPr>
      <w:r>
        <w:rPr>
          <w:noProof/>
        </w:rPr>
        <w:drawing>
          <wp:inline distT="0" distB="0" distL="0" distR="0">
            <wp:extent cx="541655" cy="474345"/>
            <wp:effectExtent l="19050" t="0" r="0" b="0"/>
            <wp:docPr id="79" name="Picture 79" descr="T:\prog\shared\modsim\public_html\context\svn\trunk\Ontology\library\foundation\gems\rain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prog\shared\modsim\public_html\context\svn\trunk\Ontology\library\foundation\gems\rain_statistics_icon.png"/>
                    <pic:cNvPicPr>
                      <a:picLocks noChangeAspect="1" noChangeArrowheads="1"/>
                    </pic:cNvPicPr>
                  </pic:nvPicPr>
                  <pic:blipFill>
                    <a:blip r:embed="rId41" cstate="print"/>
                    <a:srcRect/>
                    <a:stretch>
                      <a:fillRect/>
                    </a:stretch>
                  </pic:blipFill>
                  <pic:spPr bwMode="auto">
                    <a:xfrm>
                      <a:off x="0" y="0"/>
                      <a:ext cx="541655" cy="474345"/>
                    </a:xfrm>
                    <a:prstGeom prst="rect">
                      <a:avLst/>
                    </a:prstGeom>
                    <a:noFill/>
                    <a:ln w="9525">
                      <a:noFill/>
                      <a:miter lim="800000"/>
                      <a:headEnd/>
                      <a:tailEnd/>
                    </a:ln>
                  </pic:spPr>
                </pic:pic>
              </a:graphicData>
            </a:graphic>
          </wp:inline>
        </w:drawing>
      </w:r>
      <w:r>
        <w:t xml:space="preserve"> </w:t>
      </w:r>
      <w:r w:rsidR="002474FD" w:rsidRPr="00163B3E">
        <w:t>Rainfall</w:t>
      </w:r>
      <w:r>
        <w:t xml:space="preserve"> Intensity</w:t>
      </w:r>
    </w:p>
    <w:p w:rsidR="001E34BB" w:rsidRPr="00137540" w:rsidRDefault="00137540" w:rsidP="00137540">
      <w:pPr>
        <w:pStyle w:val="Body"/>
      </w:pPr>
      <w:r w:rsidRPr="00137540">
        <w:lastRenderedPageBreak/>
        <w:t xml:space="preserve">As a premise, we want to consider whether a simple stochastic model can generate statistical patterns of rainfall events. </w:t>
      </w:r>
      <w:r>
        <w:t>We postulate</w:t>
      </w:r>
      <w:r w:rsidR="002474FD" w:rsidRPr="00137540">
        <w:t xml:space="preserve"> that a critical point exists for rain to fall. The volume and density at which nature decides it reaches this critical point has much to do with the rate at which a cloud develops in its intensity and payload. </w:t>
      </w:r>
      <w:r w:rsidR="001E34BB" w:rsidRPr="00137540">
        <w:br/>
      </w:r>
      <w:r w:rsidR="001E34BB" w:rsidRPr="00137540">
        <w:br/>
        <w:t>We assume a maximum entropy probability distribution function which assumes an average energy of rainfall rate for a storm i:</w:t>
      </w:r>
    </w:p>
    <w:p w:rsidR="00A116A5" w:rsidRDefault="00A116A5" w:rsidP="00A116A5">
      <w:pPr>
        <w:pStyle w:val="Equation"/>
      </w:pPr>
      <m:oMathPara>
        <m:oMath>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1E34BB" w:rsidRDefault="001E34BB" w:rsidP="00137540">
      <w:pPr>
        <w:pStyle w:val="Body"/>
      </w:pPr>
      <w:r>
        <w:t>The rationale for this is that the rainfall's energy is proportional to the rate of the rainfall, since that amount of moisture had to be held aloft by gravity.</w:t>
      </w:r>
    </w:p>
    <w:p w:rsidR="0027769B" w:rsidRPr="0027769B" w:rsidRDefault="007655A3" w:rsidP="0027769B">
      <w:pPr>
        <w:pStyle w:val="Equation"/>
      </w:pPr>
      <m:oMathPara>
        <m:oMath>
          <m:sSub>
            <m:sSubPr>
              <m:ctrlPr>
                <w:rPr>
                  <w:rFonts w:ascii="Cambria Math" w:hAnsi="Cambria Math"/>
                  <w:i/>
                </w:rPr>
              </m:ctrlPr>
            </m:sSubPr>
            <m:e>
              <m:r>
                <w:rPr>
                  <w:rFonts w:ascii="Cambria Math" w:hAnsi="Cambria Math"/>
                </w:rPr>
                <m:t>Rate</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i</m:t>
              </m:r>
            </m:sub>
          </m:sSub>
        </m:oMath>
      </m:oMathPara>
    </w:p>
    <w:p w:rsidR="001E34BB" w:rsidRDefault="001E34BB" w:rsidP="00137540">
      <w:pPr>
        <w:pStyle w:val="Body"/>
      </w:pPr>
      <w:r>
        <w:t xml:space="preserve">Yet we know that the </w:t>
      </w:r>
      <w:r w:rsidRPr="0027769B">
        <w:rPr>
          <w:i/>
        </w:rPr>
        <w:t>E</w:t>
      </w:r>
      <w:r w:rsidRPr="0027769B">
        <w:rPr>
          <w:i/>
          <w:iCs/>
          <w:vertAlign w:val="subscript"/>
        </w:rPr>
        <w:t>i</w:t>
      </w:r>
      <w:r>
        <w:rPr>
          <w:i/>
          <w:iCs/>
        </w:rPr>
        <w:t xml:space="preserve"> </w:t>
      </w:r>
      <w:r>
        <w:t>can vary from storm to storm, so we leave it as a conditional, and then set that as a maximal entropy estimator as well</w:t>
      </w:r>
    </w:p>
    <w:p w:rsidR="0027769B" w:rsidRPr="0027769B" w:rsidRDefault="0027769B" w:rsidP="0027769B">
      <w:pPr>
        <w:pStyle w:val="Equation"/>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xml:space="preserve">=α </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1E34BB" w:rsidRDefault="001E34BB" w:rsidP="00137540">
      <w:pPr>
        <w:pStyle w:val="Body"/>
      </w:pPr>
      <w:r>
        <w:t xml:space="preserve">then </w:t>
      </w:r>
      <w:del w:id="374" w:author="steven.bankes" w:date="2012-12-18T18:17:00Z">
        <w:r w:rsidDel="00365ABC">
          <w:delText xml:space="preserve">we </w:delText>
        </w:r>
      </w:del>
      <w:r>
        <w:t>integrat</w:t>
      </w:r>
      <w:ins w:id="375" w:author="steven.bankes" w:date="2012-12-18T18:17:00Z">
        <w:r w:rsidR="00365ABC">
          <w:t>ing</w:t>
        </w:r>
      </w:ins>
      <w:del w:id="376" w:author="steven.bankes" w:date="2012-12-18T18:17:00Z">
        <w:r w:rsidDel="00365ABC">
          <w:delText>e</w:delText>
        </w:r>
      </w:del>
      <w:r>
        <w:t xml:space="preserve"> over the conditional's range.</w:t>
      </w:r>
    </w:p>
    <w:p w:rsidR="0027769B" w:rsidRDefault="0027769B" w:rsidP="001E34B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i</m:t>
                  </m:r>
                </m:sub>
              </m:sSub>
            </m:e>
          </m:nary>
        </m:oMath>
      </m:oMathPara>
    </w:p>
    <w:p w:rsidR="001E34BB" w:rsidRDefault="001E34BB" w:rsidP="001E34BB">
      <w:pPr>
        <w:spacing w:after="240"/>
      </w:pPr>
      <w:r>
        <w:br/>
        <w:t xml:space="preserve">This </w:t>
      </w:r>
      <w:del w:id="377" w:author="steven.bankes" w:date="2012-12-18T18:18:00Z">
        <w:r w:rsidDel="00365ABC">
          <w:delText xml:space="preserve">results </w:delText>
        </w:r>
        <w:r w:rsidRPr="00137540" w:rsidDel="00365ABC">
          <w:delText>again</w:delText>
        </w:r>
        <w:r w:rsidDel="00365ABC">
          <w:delText xml:space="preserve"> in an integration formula lookup, which </w:delText>
        </w:r>
      </w:del>
      <w:r>
        <w:t xml:space="preserve">leads to the following solution: </w:t>
      </w:r>
    </w:p>
    <w:p w:rsidR="001E34BB" w:rsidRDefault="0027769B" w:rsidP="00137540">
      <w:pPr>
        <w:pStyle w:val="Body"/>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e>
          </m:d>
        </m:oMath>
      </m:oMathPara>
      <w:r w:rsidR="001E34BB">
        <w:br/>
      </w:r>
      <w:r w:rsidR="001E34BB">
        <w:t xml:space="preserve">where </w:t>
      </w:r>
      <w:r w:rsidR="001E34BB" w:rsidRPr="0027769B">
        <w:rPr>
          <w:i/>
        </w:rPr>
        <w:t>K</w:t>
      </w:r>
      <w:r w:rsidRPr="0027769B">
        <w:rPr>
          <w:vertAlign w:val="subscript"/>
        </w:rPr>
        <w:t>1</w:t>
      </w:r>
      <w:r w:rsidR="001E34BB">
        <w:t xml:space="preserve"> is the </w:t>
      </w:r>
      <w:r w:rsidR="001E34BB" w:rsidRPr="00137540">
        <w:t>modified BesselK</w:t>
      </w:r>
      <w:r w:rsidR="001E34BB">
        <w:t xml:space="preserve"> function of the second kind, in this case of order 1.</w:t>
      </w:r>
      <w:r w:rsidR="00137540">
        <w:t xml:space="preserve"> </w:t>
      </w:r>
      <w:r>
        <w:t>This is t</w:t>
      </w:r>
      <w:r w:rsidR="00137540">
        <w:t>he same general derivation</w:t>
      </w:r>
      <w:r>
        <w:t xml:space="preserve"> as we performed for wind speed</w:t>
      </w:r>
      <w:r w:rsidR="00137540">
        <w:t>.</w:t>
      </w:r>
      <w:r w:rsidR="001E34BB">
        <w:br/>
      </w:r>
      <w:r w:rsidR="001E34BB">
        <w:br/>
      </w:r>
      <w:del w:id="378" w:author="steven.bankes" w:date="2012-12-18T18:18:00Z">
        <w:r w:rsidR="001E34BB" w:rsidDel="00365ABC">
          <w:delText xml:space="preserve">So let us see how it works.  </w:delText>
        </w:r>
      </w:del>
      <w:r w:rsidR="001E34BB">
        <w:t>Th</w:t>
      </w:r>
      <w:ins w:id="379" w:author="steven.bankes" w:date="2012-12-18T18:18:00Z">
        <w:r w:rsidR="00365ABC">
          <w:t>is</w:t>
        </w:r>
      </w:ins>
      <w:del w:id="380" w:author="steven.bankes" w:date="2012-12-18T18:18:00Z">
        <w:r w:rsidR="001E34BB" w:rsidDel="00365ABC">
          <w:delText>e</w:delText>
        </w:r>
      </w:del>
      <w:r w:rsidR="001E34BB">
        <w:t xml:space="preserve"> analysis was compared against this recent paper</w:t>
      </w:r>
      <w:r>
        <w:t xml:space="preserve"> by Papelexio</w:t>
      </w:r>
      <w:r w:rsidR="001E34BB">
        <w:t>:</w:t>
      </w:r>
      <w:r>
        <w:t xml:space="preserve"> </w:t>
      </w:r>
      <w:hyperlink r:id="rId42" w:tgtFrame="_blank" w:history="1">
        <w:r w:rsidR="001E34BB">
          <w:rPr>
            <w:rStyle w:val="Hyperlink"/>
          </w:rPr>
          <w:t>"Can a simple stochastic model generate rich patterns of rainfall events?"</w:t>
        </w:r>
      </w:hyperlink>
      <w:r w:rsidR="00A55475">
        <w:rPr>
          <w:rStyle w:val="EndnoteReference"/>
        </w:rPr>
        <w:endnoteReference w:id="29"/>
      </w:r>
      <w:r w:rsidR="001E34BB">
        <w:t xml:space="preserve"> </w:t>
      </w:r>
      <w:proofErr w:type="gramStart"/>
      <w:r w:rsidR="001E34BB">
        <w:t>and</w:t>
      </w:r>
      <w:proofErr w:type="gramEnd"/>
      <w:r w:rsidR="001E34BB">
        <w:t xml:space="preserve"> graphed as shown below in</w:t>
      </w:r>
      <w:r w:rsidR="00137540">
        <w:t xml:space="preserve"> </w:t>
      </w:r>
      <w:r w:rsidR="007655A3">
        <w:fldChar w:fldCharType="begin"/>
      </w:r>
      <w:r w:rsidR="00137540">
        <w:instrText xml:space="preserve"> REF _Ref326157873 \h </w:instrText>
      </w:r>
      <w:r w:rsidR="007655A3">
        <w:fldChar w:fldCharType="separate"/>
      </w:r>
      <w:r w:rsidR="00FA3D2C">
        <w:t xml:space="preserve">Figure </w:t>
      </w:r>
      <w:r w:rsidR="00FA3D2C">
        <w:rPr>
          <w:noProof/>
        </w:rPr>
        <w:t>18</w:t>
      </w:r>
      <w:r w:rsidR="007655A3">
        <w:fldChar w:fldCharType="end"/>
      </w:r>
      <w:r w:rsidR="001E34BB">
        <w:t xml:space="preserve">. The </w:t>
      </w:r>
      <w:r w:rsidR="001E34BB">
        <w:rPr>
          <w:color w:val="38761D"/>
        </w:rPr>
        <w:t xml:space="preserve">green points </w:t>
      </w:r>
      <w:r w:rsidR="001E34BB">
        <w:t>constitute the BesselK fit which lies right on top of the blue empirical data set.</w:t>
      </w:r>
      <w:r w:rsidR="001E34BB">
        <w:br/>
      </w:r>
    </w:p>
    <w:tbl>
      <w:tblPr>
        <w:tblW w:w="0" w:type="auto"/>
        <w:jc w:val="center"/>
        <w:tblCellSpacing w:w="0" w:type="dxa"/>
        <w:tblCellMar>
          <w:left w:w="0" w:type="dxa"/>
          <w:right w:w="0" w:type="dxa"/>
        </w:tblCellMar>
        <w:tblLook w:val="04A0"/>
      </w:tblPr>
      <w:tblGrid>
        <w:gridCol w:w="8801"/>
      </w:tblGrid>
      <w:tr w:rsidR="001E34BB" w:rsidTr="001E34BB">
        <w:trPr>
          <w:tblCellSpacing w:w="0" w:type="dxa"/>
          <w:jc w:val="center"/>
        </w:trPr>
        <w:tc>
          <w:tcPr>
            <w:tcW w:w="0" w:type="auto"/>
            <w:vAlign w:val="center"/>
            <w:hideMark/>
          </w:tcPr>
          <w:p w:rsidR="00137540" w:rsidRDefault="001E34BB" w:rsidP="00137540">
            <w:pPr>
              <w:keepNext/>
              <w:jc w:val="center"/>
            </w:pPr>
            <w:r>
              <w:rPr>
                <w:noProof/>
                <w:color w:val="0000FF"/>
              </w:rPr>
              <w:lastRenderedPageBreak/>
              <w:drawing>
                <wp:inline distT="0" distB="0" distL="0" distR="0">
                  <wp:extent cx="4158151" cy="2878667"/>
                  <wp:effectExtent l="19050" t="0" r="0" b="0"/>
                  <wp:docPr id="21" name="Picture 17" descr="http://1.bp.blogspot.com/-NuRFrFyQYy4/T0QystbAeII/AAAAAAAAA9o/_6KyR6Xu9Cc/s400/mergedIowaRainfall.gif">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1.bp.blogspot.com/-NuRFrFyQYy4/T0QystbAeII/AAAAAAAAA9o/_6KyR6Xu9Cc/s400/mergedIowaRainfall.gif">
                            <a:hlinkClick r:id="rId43"/>
                          </pic:cNvPr>
                          <pic:cNvPicPr>
                            <a:picLocks noChangeAspect="1" noChangeArrowheads="1"/>
                          </pic:cNvPicPr>
                        </pic:nvPicPr>
                        <pic:blipFill>
                          <a:blip r:embed="rId44" cstate="print"/>
                          <a:srcRect/>
                          <a:stretch>
                            <a:fillRect/>
                          </a:stretch>
                        </pic:blipFill>
                        <pic:spPr bwMode="auto">
                          <a:xfrm>
                            <a:off x="0" y="0"/>
                            <a:ext cx="4158151" cy="2878667"/>
                          </a:xfrm>
                          <a:prstGeom prst="rect">
                            <a:avLst/>
                          </a:prstGeom>
                          <a:noFill/>
                          <a:ln w="9525">
                            <a:noFill/>
                            <a:miter lim="800000"/>
                            <a:headEnd/>
                            <a:tailEnd/>
                          </a:ln>
                        </pic:spPr>
                      </pic:pic>
                    </a:graphicData>
                  </a:graphic>
                </wp:inline>
              </w:drawing>
            </w:r>
          </w:p>
          <w:p w:rsidR="001E34BB" w:rsidRDefault="00137540" w:rsidP="00137540">
            <w:pPr>
              <w:pStyle w:val="Caption"/>
              <w:rPr>
                <w:sz w:val="24"/>
                <w:szCs w:val="24"/>
              </w:rPr>
            </w:pPr>
            <w:bookmarkStart w:id="381" w:name="_Ref326157873"/>
            <w:r>
              <w:t xml:space="preserve">Figure </w:t>
            </w:r>
            <w:fldSimple w:instr=" SEQ Figure \* ARABIC ">
              <w:r w:rsidR="00371D3E">
                <w:rPr>
                  <w:noProof/>
                </w:rPr>
                <w:t>18</w:t>
              </w:r>
            </w:fldSimple>
            <w:bookmarkEnd w:id="381"/>
            <w:r>
              <w:t>: Cumulative rainfall distribution statistically gathered from several storm events.</w:t>
            </w:r>
          </w:p>
        </w:tc>
      </w:tr>
      <w:tr w:rsidR="001E34BB" w:rsidTr="001E34BB">
        <w:trPr>
          <w:tblCellSpacing w:w="0" w:type="dxa"/>
          <w:jc w:val="center"/>
        </w:trPr>
        <w:tc>
          <w:tcPr>
            <w:tcW w:w="0" w:type="auto"/>
            <w:vAlign w:val="center"/>
            <w:hideMark/>
          </w:tcPr>
          <w:p w:rsidR="001E34BB" w:rsidRDefault="001E34BB" w:rsidP="00137540">
            <w:pPr>
              <w:jc w:val="center"/>
              <w:rPr>
                <w:sz w:val="24"/>
                <w:szCs w:val="24"/>
              </w:rPr>
            </w:pPr>
          </w:p>
        </w:tc>
      </w:tr>
    </w:tbl>
    <w:p w:rsidR="001E34BB" w:rsidRDefault="001E34BB" w:rsidP="00137540">
      <w:pPr>
        <w:pStyle w:val="Body"/>
      </w:pPr>
      <w:r>
        <w:t xml:space="preserve">From the table below reproduced from the paper, we can see that the mean value used in the BesselK distribution was </w:t>
      </w:r>
      <w:r>
        <w:rPr>
          <w:i/>
          <w:iCs/>
        </w:rPr>
        <w:t>exactly the same</w:t>
      </w:r>
      <w:r>
        <w:t xml:space="preserve"> as that from the standard statistical moment calculation</w:t>
      </w:r>
    </w:p>
    <w:p w:rsidR="00137540" w:rsidRDefault="00137540" w:rsidP="00137540">
      <w:pPr>
        <w:pStyle w:val="Caption"/>
        <w:keepNext/>
      </w:pPr>
      <w:r>
        <w:t xml:space="preserve">Table </w:t>
      </w:r>
      <w:fldSimple w:instr=" SEQ Table \* ARABIC ">
        <w:r w:rsidR="00FA3D2C">
          <w:rPr>
            <w:noProof/>
          </w:rPr>
          <w:t>3</w:t>
        </w:r>
      </w:fldSimple>
      <w:r>
        <w:t xml:space="preserve">: </w:t>
      </w:r>
      <w:r w:rsidR="00DB026A">
        <w:t>Rainfall moments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95"/>
        <w:gridCol w:w="530"/>
        <w:gridCol w:w="630"/>
        <w:gridCol w:w="530"/>
        <w:gridCol w:w="480"/>
        <w:gridCol w:w="530"/>
        <w:gridCol w:w="480"/>
        <w:gridCol w:w="497"/>
        <w:gridCol w:w="595"/>
      </w:tblGrid>
      <w:tr w:rsidR="001E34BB" w:rsidTr="00137540">
        <w:trPr>
          <w:tblCellSpacing w:w="15" w:type="dxa"/>
          <w:jc w:val="center"/>
        </w:trPr>
        <w:tc>
          <w:tcPr>
            <w:tcW w:w="0" w:type="auto"/>
            <w:vAlign w:val="center"/>
            <w:hideMark/>
          </w:tcPr>
          <w:p w:rsidR="001E34BB" w:rsidRDefault="001E34BB">
            <w:pPr>
              <w:jc w:val="center"/>
              <w:rPr>
                <w:b/>
                <w:bCs/>
                <w:sz w:val="24"/>
                <w:szCs w:val="24"/>
              </w:rPr>
            </w:pPr>
            <w:r>
              <w:rPr>
                <w:b/>
                <w:bCs/>
              </w:rPr>
              <w:t xml:space="preserve">Event# </w:t>
            </w:r>
          </w:p>
        </w:tc>
        <w:tc>
          <w:tcPr>
            <w:tcW w:w="0" w:type="auto"/>
            <w:vAlign w:val="center"/>
            <w:hideMark/>
          </w:tcPr>
          <w:p w:rsidR="001E34BB" w:rsidRDefault="001E34BB">
            <w:pPr>
              <w:jc w:val="center"/>
              <w:rPr>
                <w:b/>
                <w:bCs/>
                <w:sz w:val="24"/>
                <w:szCs w:val="24"/>
              </w:rPr>
            </w:pPr>
            <w:r>
              <w:rPr>
                <w:b/>
                <w:bCs/>
              </w:rPr>
              <w:t xml:space="preserve">1 </w:t>
            </w:r>
          </w:p>
        </w:tc>
        <w:tc>
          <w:tcPr>
            <w:tcW w:w="0" w:type="auto"/>
            <w:vAlign w:val="center"/>
            <w:hideMark/>
          </w:tcPr>
          <w:p w:rsidR="001E34BB" w:rsidRDefault="001E34BB">
            <w:pPr>
              <w:jc w:val="center"/>
              <w:rPr>
                <w:b/>
                <w:bCs/>
                <w:sz w:val="24"/>
                <w:szCs w:val="24"/>
              </w:rPr>
            </w:pPr>
            <w:r>
              <w:rPr>
                <w:b/>
                <w:bCs/>
              </w:rPr>
              <w:t xml:space="preserve">2 </w:t>
            </w:r>
          </w:p>
        </w:tc>
        <w:tc>
          <w:tcPr>
            <w:tcW w:w="0" w:type="auto"/>
            <w:vAlign w:val="center"/>
            <w:hideMark/>
          </w:tcPr>
          <w:p w:rsidR="001E34BB" w:rsidRDefault="001E34BB">
            <w:pPr>
              <w:jc w:val="center"/>
              <w:rPr>
                <w:b/>
                <w:bCs/>
                <w:sz w:val="24"/>
                <w:szCs w:val="24"/>
              </w:rPr>
            </w:pPr>
            <w:r>
              <w:rPr>
                <w:b/>
                <w:bCs/>
              </w:rPr>
              <w:t xml:space="preserve">3 </w:t>
            </w:r>
          </w:p>
        </w:tc>
        <w:tc>
          <w:tcPr>
            <w:tcW w:w="0" w:type="auto"/>
            <w:vAlign w:val="center"/>
            <w:hideMark/>
          </w:tcPr>
          <w:p w:rsidR="001E34BB" w:rsidRDefault="001E34BB">
            <w:pPr>
              <w:jc w:val="center"/>
              <w:rPr>
                <w:b/>
                <w:bCs/>
                <w:sz w:val="24"/>
                <w:szCs w:val="24"/>
              </w:rPr>
            </w:pPr>
            <w:r>
              <w:rPr>
                <w:b/>
                <w:bCs/>
              </w:rPr>
              <w:t xml:space="preserve">4 </w:t>
            </w:r>
          </w:p>
        </w:tc>
        <w:tc>
          <w:tcPr>
            <w:tcW w:w="0" w:type="auto"/>
            <w:vAlign w:val="center"/>
            <w:hideMark/>
          </w:tcPr>
          <w:p w:rsidR="001E34BB" w:rsidRDefault="001E34BB">
            <w:pPr>
              <w:jc w:val="center"/>
              <w:rPr>
                <w:b/>
                <w:bCs/>
                <w:sz w:val="24"/>
                <w:szCs w:val="24"/>
              </w:rPr>
            </w:pPr>
            <w:r>
              <w:rPr>
                <w:b/>
                <w:bCs/>
              </w:rPr>
              <w:t xml:space="preserve">5 </w:t>
            </w:r>
          </w:p>
        </w:tc>
        <w:tc>
          <w:tcPr>
            <w:tcW w:w="0" w:type="auto"/>
            <w:vAlign w:val="center"/>
            <w:hideMark/>
          </w:tcPr>
          <w:p w:rsidR="001E34BB" w:rsidRDefault="001E34BB">
            <w:pPr>
              <w:jc w:val="center"/>
              <w:rPr>
                <w:b/>
                <w:bCs/>
                <w:sz w:val="24"/>
                <w:szCs w:val="24"/>
              </w:rPr>
            </w:pPr>
            <w:r>
              <w:rPr>
                <w:b/>
                <w:bCs/>
              </w:rPr>
              <w:t xml:space="preserve">6 </w:t>
            </w:r>
          </w:p>
        </w:tc>
        <w:tc>
          <w:tcPr>
            <w:tcW w:w="0" w:type="auto"/>
            <w:vAlign w:val="center"/>
            <w:hideMark/>
          </w:tcPr>
          <w:p w:rsidR="001E34BB" w:rsidRDefault="001E34BB">
            <w:pPr>
              <w:jc w:val="center"/>
              <w:rPr>
                <w:b/>
                <w:bCs/>
                <w:sz w:val="24"/>
                <w:szCs w:val="24"/>
              </w:rPr>
            </w:pPr>
            <w:r>
              <w:rPr>
                <w:b/>
                <w:bCs/>
              </w:rPr>
              <w:t xml:space="preserve">7 </w:t>
            </w:r>
          </w:p>
        </w:tc>
        <w:tc>
          <w:tcPr>
            <w:tcW w:w="0" w:type="auto"/>
            <w:vAlign w:val="center"/>
            <w:hideMark/>
          </w:tcPr>
          <w:p w:rsidR="001E34BB" w:rsidRDefault="001E34BB">
            <w:pPr>
              <w:jc w:val="center"/>
              <w:rPr>
                <w:b/>
                <w:bCs/>
                <w:sz w:val="24"/>
                <w:szCs w:val="24"/>
              </w:rPr>
            </w:pPr>
            <w:r>
              <w:rPr>
                <w:b/>
                <w:bCs/>
              </w:rPr>
              <w:t>All</w:t>
            </w:r>
          </w:p>
        </w:tc>
      </w:tr>
      <w:tr w:rsidR="001E34BB" w:rsidTr="00137540">
        <w:trPr>
          <w:tblCellSpacing w:w="15" w:type="dxa"/>
          <w:jc w:val="center"/>
        </w:trPr>
        <w:tc>
          <w:tcPr>
            <w:tcW w:w="0" w:type="auto"/>
            <w:vAlign w:val="center"/>
            <w:hideMark/>
          </w:tcPr>
          <w:p w:rsidR="001E34BB" w:rsidRDefault="001E34BB">
            <w:pPr>
              <w:rPr>
                <w:sz w:val="24"/>
                <w:szCs w:val="24"/>
              </w:rPr>
            </w:pPr>
            <w:r>
              <w:t xml:space="preserve">SampleSize </w:t>
            </w:r>
          </w:p>
        </w:tc>
        <w:tc>
          <w:tcPr>
            <w:tcW w:w="0" w:type="auto"/>
            <w:vAlign w:val="center"/>
            <w:hideMark/>
          </w:tcPr>
          <w:p w:rsidR="001E34BB" w:rsidRDefault="001E34BB">
            <w:pPr>
              <w:rPr>
                <w:sz w:val="24"/>
                <w:szCs w:val="24"/>
              </w:rPr>
            </w:pPr>
            <w:r>
              <w:t xml:space="preserve">9697 </w:t>
            </w:r>
          </w:p>
        </w:tc>
        <w:tc>
          <w:tcPr>
            <w:tcW w:w="0" w:type="auto"/>
            <w:vAlign w:val="center"/>
            <w:hideMark/>
          </w:tcPr>
          <w:p w:rsidR="001E34BB" w:rsidRDefault="001E34BB">
            <w:pPr>
              <w:rPr>
                <w:sz w:val="24"/>
                <w:szCs w:val="24"/>
              </w:rPr>
            </w:pPr>
            <w:r>
              <w:t xml:space="preserve">4379 </w:t>
            </w:r>
          </w:p>
        </w:tc>
        <w:tc>
          <w:tcPr>
            <w:tcW w:w="0" w:type="auto"/>
            <w:vAlign w:val="center"/>
            <w:hideMark/>
          </w:tcPr>
          <w:p w:rsidR="001E34BB" w:rsidRDefault="001E34BB">
            <w:pPr>
              <w:rPr>
                <w:sz w:val="24"/>
                <w:szCs w:val="24"/>
              </w:rPr>
            </w:pPr>
            <w:r>
              <w:t xml:space="preserve">4211 </w:t>
            </w:r>
          </w:p>
        </w:tc>
        <w:tc>
          <w:tcPr>
            <w:tcW w:w="0" w:type="auto"/>
            <w:vAlign w:val="center"/>
            <w:hideMark/>
          </w:tcPr>
          <w:p w:rsidR="001E34BB" w:rsidRDefault="001E34BB">
            <w:pPr>
              <w:rPr>
                <w:sz w:val="24"/>
                <w:szCs w:val="24"/>
              </w:rPr>
            </w:pPr>
            <w:r>
              <w:t xml:space="preserve">3539 </w:t>
            </w:r>
          </w:p>
        </w:tc>
        <w:tc>
          <w:tcPr>
            <w:tcW w:w="0" w:type="auto"/>
            <w:vAlign w:val="center"/>
            <w:hideMark/>
          </w:tcPr>
          <w:p w:rsidR="001E34BB" w:rsidRDefault="001E34BB">
            <w:pPr>
              <w:rPr>
                <w:sz w:val="24"/>
                <w:szCs w:val="24"/>
              </w:rPr>
            </w:pPr>
            <w:r>
              <w:t xml:space="preserve">3345 </w:t>
            </w:r>
          </w:p>
        </w:tc>
        <w:tc>
          <w:tcPr>
            <w:tcW w:w="0" w:type="auto"/>
            <w:vAlign w:val="center"/>
            <w:hideMark/>
          </w:tcPr>
          <w:p w:rsidR="001E34BB" w:rsidRDefault="001E34BB">
            <w:pPr>
              <w:rPr>
                <w:sz w:val="24"/>
                <w:szCs w:val="24"/>
              </w:rPr>
            </w:pPr>
            <w:r>
              <w:t xml:space="preserve">3331 </w:t>
            </w:r>
          </w:p>
        </w:tc>
        <w:tc>
          <w:tcPr>
            <w:tcW w:w="0" w:type="auto"/>
            <w:vAlign w:val="center"/>
            <w:hideMark/>
          </w:tcPr>
          <w:p w:rsidR="001E34BB" w:rsidRDefault="001E34BB">
            <w:pPr>
              <w:rPr>
                <w:sz w:val="24"/>
                <w:szCs w:val="24"/>
              </w:rPr>
            </w:pPr>
            <w:r>
              <w:t xml:space="preserve">1034 </w:t>
            </w:r>
          </w:p>
        </w:tc>
        <w:tc>
          <w:tcPr>
            <w:tcW w:w="0" w:type="auto"/>
            <w:vAlign w:val="center"/>
            <w:hideMark/>
          </w:tcPr>
          <w:p w:rsidR="001E34BB" w:rsidRDefault="001E34BB">
            <w:pPr>
              <w:rPr>
                <w:sz w:val="24"/>
                <w:szCs w:val="24"/>
              </w:rPr>
            </w:pPr>
            <w:r>
              <w:t>29536</w:t>
            </w:r>
          </w:p>
        </w:tc>
      </w:tr>
      <w:tr w:rsidR="001E34BB" w:rsidTr="00137540">
        <w:trPr>
          <w:tblCellSpacing w:w="15" w:type="dxa"/>
          <w:jc w:val="center"/>
        </w:trPr>
        <w:tc>
          <w:tcPr>
            <w:tcW w:w="0" w:type="auto"/>
            <w:vAlign w:val="center"/>
            <w:hideMark/>
          </w:tcPr>
          <w:p w:rsidR="001E34BB" w:rsidRDefault="001E34BB">
            <w:pPr>
              <w:rPr>
                <w:sz w:val="24"/>
                <w:szCs w:val="24"/>
              </w:rPr>
            </w:pPr>
            <w:r>
              <w:t xml:space="preserve">Mean(mm/h) </w:t>
            </w:r>
          </w:p>
        </w:tc>
        <w:tc>
          <w:tcPr>
            <w:tcW w:w="0" w:type="auto"/>
            <w:vAlign w:val="center"/>
            <w:hideMark/>
          </w:tcPr>
          <w:p w:rsidR="001E34BB" w:rsidRDefault="001E34BB">
            <w:pPr>
              <w:rPr>
                <w:sz w:val="24"/>
                <w:szCs w:val="24"/>
              </w:rPr>
            </w:pPr>
            <w:r>
              <w:t xml:space="preserve">3.89 </w:t>
            </w:r>
          </w:p>
        </w:tc>
        <w:tc>
          <w:tcPr>
            <w:tcW w:w="0" w:type="auto"/>
            <w:vAlign w:val="center"/>
            <w:hideMark/>
          </w:tcPr>
          <w:p w:rsidR="001E34BB" w:rsidRDefault="001E34BB">
            <w:pPr>
              <w:rPr>
                <w:sz w:val="24"/>
                <w:szCs w:val="24"/>
              </w:rPr>
            </w:pPr>
            <w:r>
              <w:t xml:space="preserve">0.5 </w:t>
            </w:r>
          </w:p>
        </w:tc>
        <w:tc>
          <w:tcPr>
            <w:tcW w:w="0" w:type="auto"/>
            <w:vAlign w:val="center"/>
            <w:hideMark/>
          </w:tcPr>
          <w:p w:rsidR="001E34BB" w:rsidRDefault="001E34BB">
            <w:pPr>
              <w:rPr>
                <w:sz w:val="24"/>
                <w:szCs w:val="24"/>
              </w:rPr>
            </w:pPr>
            <w:r>
              <w:t xml:space="preserve">0.38 </w:t>
            </w:r>
          </w:p>
        </w:tc>
        <w:tc>
          <w:tcPr>
            <w:tcW w:w="0" w:type="auto"/>
            <w:vAlign w:val="center"/>
            <w:hideMark/>
          </w:tcPr>
          <w:p w:rsidR="001E34BB" w:rsidRDefault="001E34BB">
            <w:pPr>
              <w:rPr>
                <w:sz w:val="24"/>
                <w:szCs w:val="24"/>
              </w:rPr>
            </w:pPr>
            <w:r>
              <w:t xml:space="preserve">1.14 </w:t>
            </w:r>
          </w:p>
        </w:tc>
        <w:tc>
          <w:tcPr>
            <w:tcW w:w="0" w:type="auto"/>
            <w:vAlign w:val="center"/>
            <w:hideMark/>
          </w:tcPr>
          <w:p w:rsidR="001E34BB" w:rsidRDefault="001E34BB">
            <w:pPr>
              <w:rPr>
                <w:sz w:val="24"/>
                <w:szCs w:val="24"/>
              </w:rPr>
            </w:pPr>
            <w:r>
              <w:t xml:space="preserve">3.03 </w:t>
            </w:r>
          </w:p>
        </w:tc>
        <w:tc>
          <w:tcPr>
            <w:tcW w:w="0" w:type="auto"/>
            <w:vAlign w:val="center"/>
            <w:hideMark/>
          </w:tcPr>
          <w:p w:rsidR="001E34BB" w:rsidRDefault="001E34BB">
            <w:pPr>
              <w:rPr>
                <w:sz w:val="24"/>
                <w:szCs w:val="24"/>
              </w:rPr>
            </w:pPr>
            <w:r>
              <w:t xml:space="preserve">2.74 </w:t>
            </w:r>
          </w:p>
        </w:tc>
        <w:tc>
          <w:tcPr>
            <w:tcW w:w="0" w:type="auto"/>
            <w:vAlign w:val="center"/>
            <w:hideMark/>
          </w:tcPr>
          <w:p w:rsidR="001E34BB" w:rsidRDefault="001E34BB">
            <w:pPr>
              <w:rPr>
                <w:sz w:val="24"/>
                <w:szCs w:val="24"/>
              </w:rPr>
            </w:pPr>
            <w:r>
              <w:t xml:space="preserve">2.7 </w:t>
            </w:r>
          </w:p>
        </w:tc>
        <w:tc>
          <w:tcPr>
            <w:tcW w:w="0" w:type="auto"/>
            <w:vAlign w:val="center"/>
            <w:hideMark/>
          </w:tcPr>
          <w:p w:rsidR="001E34BB" w:rsidRPr="004B1EFD" w:rsidRDefault="001E34BB">
            <w:pPr>
              <w:rPr>
                <w:sz w:val="28"/>
                <w:szCs w:val="28"/>
              </w:rPr>
            </w:pPr>
            <w:r w:rsidRPr="004B1EFD">
              <w:rPr>
                <w:b/>
                <w:bCs/>
                <w:sz w:val="28"/>
                <w:szCs w:val="28"/>
              </w:rPr>
              <w:t>2.29</w:t>
            </w:r>
          </w:p>
        </w:tc>
      </w:tr>
      <w:tr w:rsidR="001E34BB" w:rsidTr="00137540">
        <w:trPr>
          <w:tblCellSpacing w:w="15" w:type="dxa"/>
          <w:jc w:val="center"/>
        </w:trPr>
        <w:tc>
          <w:tcPr>
            <w:tcW w:w="0" w:type="auto"/>
            <w:vAlign w:val="center"/>
            <w:hideMark/>
          </w:tcPr>
          <w:p w:rsidR="001E34BB" w:rsidRDefault="001E34BB">
            <w:pPr>
              <w:rPr>
                <w:sz w:val="24"/>
                <w:szCs w:val="24"/>
              </w:rPr>
            </w:pPr>
            <w:r>
              <w:t xml:space="preserve">StandardDeviation(mm/h) </w:t>
            </w:r>
          </w:p>
        </w:tc>
        <w:tc>
          <w:tcPr>
            <w:tcW w:w="0" w:type="auto"/>
            <w:vAlign w:val="center"/>
            <w:hideMark/>
          </w:tcPr>
          <w:p w:rsidR="001E34BB" w:rsidRDefault="001E34BB">
            <w:pPr>
              <w:rPr>
                <w:sz w:val="24"/>
                <w:szCs w:val="24"/>
              </w:rPr>
            </w:pPr>
            <w:r>
              <w:t xml:space="preserve">6.16 </w:t>
            </w:r>
          </w:p>
        </w:tc>
        <w:tc>
          <w:tcPr>
            <w:tcW w:w="0" w:type="auto"/>
            <w:vAlign w:val="center"/>
            <w:hideMark/>
          </w:tcPr>
          <w:p w:rsidR="001E34BB" w:rsidRDefault="001E34BB">
            <w:pPr>
              <w:rPr>
                <w:sz w:val="24"/>
                <w:szCs w:val="24"/>
              </w:rPr>
            </w:pPr>
            <w:r>
              <w:t xml:space="preserve">0.97 </w:t>
            </w:r>
          </w:p>
        </w:tc>
        <w:tc>
          <w:tcPr>
            <w:tcW w:w="0" w:type="auto"/>
            <w:vAlign w:val="center"/>
            <w:hideMark/>
          </w:tcPr>
          <w:p w:rsidR="001E34BB" w:rsidRDefault="001E34BB">
            <w:pPr>
              <w:rPr>
                <w:sz w:val="24"/>
                <w:szCs w:val="24"/>
              </w:rPr>
            </w:pPr>
            <w:r>
              <w:t xml:space="preserve">0.55 </w:t>
            </w:r>
          </w:p>
        </w:tc>
        <w:tc>
          <w:tcPr>
            <w:tcW w:w="0" w:type="auto"/>
            <w:vAlign w:val="center"/>
            <w:hideMark/>
          </w:tcPr>
          <w:p w:rsidR="001E34BB" w:rsidRDefault="001E34BB">
            <w:pPr>
              <w:rPr>
                <w:sz w:val="24"/>
                <w:szCs w:val="24"/>
              </w:rPr>
            </w:pPr>
            <w:r>
              <w:t xml:space="preserve">1.19 </w:t>
            </w:r>
          </w:p>
        </w:tc>
        <w:tc>
          <w:tcPr>
            <w:tcW w:w="0" w:type="auto"/>
            <w:vAlign w:val="center"/>
            <w:hideMark/>
          </w:tcPr>
          <w:p w:rsidR="001E34BB" w:rsidRDefault="001E34BB">
            <w:pPr>
              <w:rPr>
                <w:sz w:val="24"/>
                <w:szCs w:val="24"/>
              </w:rPr>
            </w:pPr>
            <w:r>
              <w:t xml:space="preserve">3.39 </w:t>
            </w:r>
          </w:p>
        </w:tc>
        <w:tc>
          <w:tcPr>
            <w:tcW w:w="0" w:type="auto"/>
            <w:vAlign w:val="center"/>
            <w:hideMark/>
          </w:tcPr>
          <w:p w:rsidR="001E34BB" w:rsidRDefault="001E34BB">
            <w:pPr>
              <w:rPr>
                <w:sz w:val="24"/>
                <w:szCs w:val="24"/>
              </w:rPr>
            </w:pPr>
            <w:r>
              <w:t xml:space="preserve">2.2 </w:t>
            </w:r>
          </w:p>
        </w:tc>
        <w:tc>
          <w:tcPr>
            <w:tcW w:w="0" w:type="auto"/>
            <w:vAlign w:val="center"/>
            <w:hideMark/>
          </w:tcPr>
          <w:p w:rsidR="001E34BB" w:rsidRDefault="001E34BB">
            <w:pPr>
              <w:rPr>
                <w:sz w:val="24"/>
                <w:szCs w:val="24"/>
              </w:rPr>
            </w:pPr>
            <w:r>
              <w:t xml:space="preserve">2 </w:t>
            </w:r>
          </w:p>
        </w:tc>
        <w:tc>
          <w:tcPr>
            <w:tcW w:w="0" w:type="auto"/>
            <w:vAlign w:val="center"/>
            <w:hideMark/>
          </w:tcPr>
          <w:p w:rsidR="001E34BB" w:rsidRDefault="001E34BB">
            <w:pPr>
              <w:rPr>
                <w:sz w:val="24"/>
                <w:szCs w:val="24"/>
              </w:rPr>
            </w:pPr>
            <w:r>
              <w:t>4.11</w:t>
            </w:r>
          </w:p>
        </w:tc>
      </w:tr>
      <w:tr w:rsidR="001E34BB" w:rsidTr="00137540">
        <w:trPr>
          <w:tblCellSpacing w:w="15" w:type="dxa"/>
          <w:jc w:val="center"/>
        </w:trPr>
        <w:tc>
          <w:tcPr>
            <w:tcW w:w="0" w:type="auto"/>
            <w:vAlign w:val="center"/>
            <w:hideMark/>
          </w:tcPr>
          <w:p w:rsidR="001E34BB" w:rsidRDefault="001E34BB">
            <w:pPr>
              <w:rPr>
                <w:sz w:val="24"/>
                <w:szCs w:val="24"/>
              </w:rPr>
            </w:pPr>
            <w:r>
              <w:t xml:space="preserve">Skewness </w:t>
            </w:r>
          </w:p>
        </w:tc>
        <w:tc>
          <w:tcPr>
            <w:tcW w:w="0" w:type="auto"/>
            <w:vAlign w:val="center"/>
            <w:hideMark/>
          </w:tcPr>
          <w:p w:rsidR="001E34BB" w:rsidRDefault="001E34BB">
            <w:pPr>
              <w:rPr>
                <w:sz w:val="24"/>
                <w:szCs w:val="24"/>
              </w:rPr>
            </w:pPr>
            <w:r>
              <w:t xml:space="preserve">4.84 </w:t>
            </w:r>
          </w:p>
        </w:tc>
        <w:tc>
          <w:tcPr>
            <w:tcW w:w="0" w:type="auto"/>
            <w:vAlign w:val="center"/>
            <w:hideMark/>
          </w:tcPr>
          <w:p w:rsidR="001E34BB" w:rsidRDefault="001E34BB">
            <w:pPr>
              <w:rPr>
                <w:sz w:val="24"/>
                <w:szCs w:val="24"/>
              </w:rPr>
            </w:pPr>
            <w:r>
              <w:t xml:space="preserve">9.23 </w:t>
            </w:r>
          </w:p>
        </w:tc>
        <w:tc>
          <w:tcPr>
            <w:tcW w:w="0" w:type="auto"/>
            <w:vAlign w:val="center"/>
            <w:hideMark/>
          </w:tcPr>
          <w:p w:rsidR="001E34BB" w:rsidRDefault="001E34BB">
            <w:pPr>
              <w:rPr>
                <w:sz w:val="24"/>
                <w:szCs w:val="24"/>
              </w:rPr>
            </w:pPr>
            <w:r>
              <w:t xml:space="preserve">5.01 </w:t>
            </w:r>
          </w:p>
        </w:tc>
        <w:tc>
          <w:tcPr>
            <w:tcW w:w="0" w:type="auto"/>
            <w:vAlign w:val="center"/>
            <w:hideMark/>
          </w:tcPr>
          <w:p w:rsidR="001E34BB" w:rsidRDefault="001E34BB">
            <w:pPr>
              <w:rPr>
                <w:sz w:val="24"/>
                <w:szCs w:val="24"/>
              </w:rPr>
            </w:pPr>
            <w:r>
              <w:t xml:space="preserve">2.07 </w:t>
            </w:r>
          </w:p>
        </w:tc>
        <w:tc>
          <w:tcPr>
            <w:tcW w:w="0" w:type="auto"/>
            <w:vAlign w:val="center"/>
            <w:hideMark/>
          </w:tcPr>
          <w:p w:rsidR="001E34BB" w:rsidRDefault="001E34BB">
            <w:pPr>
              <w:rPr>
                <w:sz w:val="24"/>
                <w:szCs w:val="24"/>
              </w:rPr>
            </w:pPr>
            <w:r>
              <w:t xml:space="preserve">3.95 </w:t>
            </w:r>
          </w:p>
        </w:tc>
        <w:tc>
          <w:tcPr>
            <w:tcW w:w="0" w:type="auto"/>
            <w:vAlign w:val="center"/>
            <w:hideMark/>
          </w:tcPr>
          <w:p w:rsidR="001E34BB" w:rsidRDefault="001E34BB">
            <w:pPr>
              <w:rPr>
                <w:sz w:val="24"/>
                <w:szCs w:val="24"/>
              </w:rPr>
            </w:pPr>
            <w:r>
              <w:t xml:space="preserve">1.47 </w:t>
            </w:r>
          </w:p>
        </w:tc>
        <w:tc>
          <w:tcPr>
            <w:tcW w:w="0" w:type="auto"/>
            <w:vAlign w:val="center"/>
            <w:hideMark/>
          </w:tcPr>
          <w:p w:rsidR="001E34BB" w:rsidRDefault="001E34BB">
            <w:pPr>
              <w:rPr>
                <w:sz w:val="24"/>
                <w:szCs w:val="24"/>
              </w:rPr>
            </w:pPr>
            <w:r>
              <w:t xml:space="preserve">0.52 </w:t>
            </w:r>
          </w:p>
        </w:tc>
        <w:tc>
          <w:tcPr>
            <w:tcW w:w="0" w:type="auto"/>
            <w:vAlign w:val="center"/>
            <w:hideMark/>
          </w:tcPr>
          <w:p w:rsidR="001E34BB" w:rsidRDefault="001E34BB">
            <w:pPr>
              <w:rPr>
                <w:sz w:val="24"/>
                <w:szCs w:val="24"/>
              </w:rPr>
            </w:pPr>
            <w:r>
              <w:t>6.54</w:t>
            </w:r>
          </w:p>
        </w:tc>
      </w:tr>
      <w:tr w:rsidR="001E34BB" w:rsidTr="00137540">
        <w:trPr>
          <w:tblCellSpacing w:w="15" w:type="dxa"/>
          <w:jc w:val="center"/>
        </w:trPr>
        <w:tc>
          <w:tcPr>
            <w:tcW w:w="0" w:type="auto"/>
            <w:vAlign w:val="center"/>
            <w:hideMark/>
          </w:tcPr>
          <w:p w:rsidR="001E34BB" w:rsidRDefault="001E34BB">
            <w:pPr>
              <w:rPr>
                <w:sz w:val="24"/>
                <w:szCs w:val="24"/>
              </w:rPr>
            </w:pPr>
            <w:r>
              <w:t xml:space="preserve">Kurtosis </w:t>
            </w:r>
          </w:p>
        </w:tc>
        <w:tc>
          <w:tcPr>
            <w:tcW w:w="0" w:type="auto"/>
            <w:vAlign w:val="center"/>
            <w:hideMark/>
          </w:tcPr>
          <w:p w:rsidR="001E34BB" w:rsidRDefault="001E34BB">
            <w:pPr>
              <w:rPr>
                <w:sz w:val="24"/>
                <w:szCs w:val="24"/>
              </w:rPr>
            </w:pPr>
            <w:r>
              <w:t xml:space="preserve">47.12 </w:t>
            </w:r>
          </w:p>
        </w:tc>
        <w:tc>
          <w:tcPr>
            <w:tcW w:w="0" w:type="auto"/>
            <w:vAlign w:val="center"/>
            <w:hideMark/>
          </w:tcPr>
          <w:p w:rsidR="001E34BB" w:rsidRDefault="001E34BB">
            <w:pPr>
              <w:rPr>
                <w:sz w:val="24"/>
                <w:szCs w:val="24"/>
              </w:rPr>
            </w:pPr>
            <w:r>
              <w:t xml:space="preserve">110.24 </w:t>
            </w:r>
          </w:p>
        </w:tc>
        <w:tc>
          <w:tcPr>
            <w:tcW w:w="0" w:type="auto"/>
            <w:vAlign w:val="center"/>
            <w:hideMark/>
          </w:tcPr>
          <w:p w:rsidR="001E34BB" w:rsidRDefault="001E34BB">
            <w:pPr>
              <w:rPr>
                <w:sz w:val="24"/>
                <w:szCs w:val="24"/>
              </w:rPr>
            </w:pPr>
            <w:r>
              <w:t xml:space="preserve">37.38 </w:t>
            </w:r>
          </w:p>
        </w:tc>
        <w:tc>
          <w:tcPr>
            <w:tcW w:w="0" w:type="auto"/>
            <w:vAlign w:val="center"/>
            <w:hideMark/>
          </w:tcPr>
          <w:p w:rsidR="001E34BB" w:rsidRDefault="001E34BB">
            <w:pPr>
              <w:rPr>
                <w:sz w:val="24"/>
                <w:szCs w:val="24"/>
              </w:rPr>
            </w:pPr>
            <w:r>
              <w:t xml:space="preserve">5.52 </w:t>
            </w:r>
          </w:p>
        </w:tc>
        <w:tc>
          <w:tcPr>
            <w:tcW w:w="0" w:type="auto"/>
            <w:vAlign w:val="center"/>
            <w:hideMark/>
          </w:tcPr>
          <w:p w:rsidR="001E34BB" w:rsidRDefault="001E34BB">
            <w:pPr>
              <w:rPr>
                <w:sz w:val="24"/>
                <w:szCs w:val="24"/>
              </w:rPr>
            </w:pPr>
            <w:r>
              <w:t xml:space="preserve">27.34 </w:t>
            </w:r>
          </w:p>
        </w:tc>
        <w:tc>
          <w:tcPr>
            <w:tcW w:w="0" w:type="auto"/>
            <w:vAlign w:val="center"/>
            <w:hideMark/>
          </w:tcPr>
          <w:p w:rsidR="001E34BB" w:rsidRDefault="001E34BB">
            <w:pPr>
              <w:rPr>
                <w:sz w:val="24"/>
                <w:szCs w:val="24"/>
              </w:rPr>
            </w:pPr>
            <w:r>
              <w:t xml:space="preserve">2.91 </w:t>
            </w:r>
          </w:p>
        </w:tc>
        <w:tc>
          <w:tcPr>
            <w:tcW w:w="0" w:type="auto"/>
            <w:vAlign w:val="center"/>
            <w:hideMark/>
          </w:tcPr>
          <w:p w:rsidR="001E34BB" w:rsidRDefault="001E34BB">
            <w:pPr>
              <w:rPr>
                <w:sz w:val="24"/>
                <w:szCs w:val="24"/>
              </w:rPr>
            </w:pPr>
            <w:r>
              <w:t xml:space="preserve">-0.59 </w:t>
            </w:r>
          </w:p>
        </w:tc>
        <w:tc>
          <w:tcPr>
            <w:tcW w:w="0" w:type="auto"/>
            <w:vAlign w:val="center"/>
            <w:hideMark/>
          </w:tcPr>
          <w:p w:rsidR="001E34BB" w:rsidRDefault="001E34BB">
            <w:pPr>
              <w:rPr>
                <w:sz w:val="24"/>
                <w:szCs w:val="24"/>
              </w:rPr>
            </w:pPr>
            <w:r>
              <w:t>91</w:t>
            </w:r>
          </w:p>
        </w:tc>
      </w:tr>
      <w:tr w:rsidR="001E34BB" w:rsidTr="00137540">
        <w:trPr>
          <w:tblCellSpacing w:w="15" w:type="dxa"/>
          <w:jc w:val="center"/>
        </w:trPr>
        <w:tc>
          <w:tcPr>
            <w:tcW w:w="0" w:type="auto"/>
            <w:vAlign w:val="center"/>
            <w:hideMark/>
          </w:tcPr>
          <w:p w:rsidR="001E34BB" w:rsidRDefault="001E34BB">
            <w:pPr>
              <w:rPr>
                <w:sz w:val="24"/>
                <w:szCs w:val="24"/>
              </w:rPr>
            </w:pPr>
            <w:r>
              <w:t xml:space="preserve">HurstExponent </w:t>
            </w:r>
          </w:p>
        </w:tc>
        <w:tc>
          <w:tcPr>
            <w:tcW w:w="0" w:type="auto"/>
            <w:vAlign w:val="center"/>
            <w:hideMark/>
          </w:tcPr>
          <w:p w:rsidR="001E34BB" w:rsidRDefault="001E34BB">
            <w:pPr>
              <w:rPr>
                <w:sz w:val="24"/>
                <w:szCs w:val="24"/>
              </w:rPr>
            </w:pPr>
            <w:r>
              <w:t xml:space="preserve">0.94 </w:t>
            </w:r>
          </w:p>
        </w:tc>
        <w:tc>
          <w:tcPr>
            <w:tcW w:w="0" w:type="auto"/>
            <w:vAlign w:val="center"/>
            <w:hideMark/>
          </w:tcPr>
          <w:p w:rsidR="001E34BB" w:rsidRDefault="001E34BB">
            <w:pPr>
              <w:rPr>
                <w:sz w:val="24"/>
                <w:szCs w:val="24"/>
              </w:rPr>
            </w:pPr>
            <w:r>
              <w:t xml:space="preserve">0.79 </w:t>
            </w:r>
          </w:p>
        </w:tc>
        <w:tc>
          <w:tcPr>
            <w:tcW w:w="0" w:type="auto"/>
            <w:vAlign w:val="center"/>
            <w:hideMark/>
          </w:tcPr>
          <w:p w:rsidR="001E34BB" w:rsidRDefault="001E34BB">
            <w:pPr>
              <w:rPr>
                <w:sz w:val="24"/>
                <w:szCs w:val="24"/>
              </w:rPr>
            </w:pPr>
            <w:r>
              <w:t xml:space="preserve">0.89 </w:t>
            </w:r>
          </w:p>
        </w:tc>
        <w:tc>
          <w:tcPr>
            <w:tcW w:w="0" w:type="auto"/>
            <w:vAlign w:val="center"/>
            <w:hideMark/>
          </w:tcPr>
          <w:p w:rsidR="001E34BB" w:rsidRDefault="001E34BB">
            <w:pPr>
              <w:rPr>
                <w:sz w:val="24"/>
                <w:szCs w:val="24"/>
              </w:rPr>
            </w:pPr>
            <w:r>
              <w:t xml:space="preserve">0.94 </w:t>
            </w:r>
          </w:p>
        </w:tc>
        <w:tc>
          <w:tcPr>
            <w:tcW w:w="0" w:type="auto"/>
            <w:vAlign w:val="center"/>
            <w:hideMark/>
          </w:tcPr>
          <w:p w:rsidR="001E34BB" w:rsidRDefault="001E34BB">
            <w:pPr>
              <w:rPr>
                <w:sz w:val="24"/>
                <w:szCs w:val="24"/>
              </w:rPr>
            </w:pPr>
            <w:r>
              <w:t xml:space="preserve">0.89 </w:t>
            </w:r>
          </w:p>
        </w:tc>
        <w:tc>
          <w:tcPr>
            <w:tcW w:w="0" w:type="auto"/>
            <w:vAlign w:val="center"/>
            <w:hideMark/>
          </w:tcPr>
          <w:p w:rsidR="001E34BB" w:rsidRDefault="001E34BB">
            <w:pPr>
              <w:rPr>
                <w:sz w:val="24"/>
                <w:szCs w:val="24"/>
              </w:rPr>
            </w:pPr>
            <w:r>
              <w:t xml:space="preserve">0.87 </w:t>
            </w:r>
          </w:p>
        </w:tc>
        <w:tc>
          <w:tcPr>
            <w:tcW w:w="0" w:type="auto"/>
            <w:vAlign w:val="center"/>
            <w:hideMark/>
          </w:tcPr>
          <w:p w:rsidR="001E34BB" w:rsidRDefault="001E34BB">
            <w:pPr>
              <w:rPr>
                <w:sz w:val="24"/>
                <w:szCs w:val="24"/>
              </w:rPr>
            </w:pPr>
            <w:r>
              <w:t xml:space="preserve">0.97 </w:t>
            </w:r>
          </w:p>
        </w:tc>
        <w:tc>
          <w:tcPr>
            <w:tcW w:w="0" w:type="auto"/>
            <w:vAlign w:val="center"/>
            <w:hideMark/>
          </w:tcPr>
          <w:p w:rsidR="001E34BB" w:rsidRDefault="001E34BB">
            <w:pPr>
              <w:rPr>
                <w:sz w:val="24"/>
                <w:szCs w:val="24"/>
              </w:rPr>
            </w:pPr>
            <w:r>
              <w:t>0.89</w:t>
            </w:r>
          </w:p>
        </w:tc>
      </w:tr>
    </w:tbl>
    <w:p w:rsidR="001E34BB" w:rsidRDefault="001E34BB" w:rsidP="00137540">
      <w:pPr>
        <w:pStyle w:val="Body"/>
      </w:pPr>
      <w:r>
        <w:br/>
        <w:t>In contrast, Papalexio tr</w:t>
      </w:r>
      <w:ins w:id="382" w:author="steven.bankes" w:date="2012-12-18T18:19:00Z">
        <w:r w:rsidR="00365ABC">
          <w:t>ied</w:t>
        </w:r>
      </w:ins>
      <w:del w:id="383" w:author="steven.bankes" w:date="2012-12-18T18:19:00Z">
        <w:r w:rsidDel="00365ABC">
          <w:delText>y</w:delText>
        </w:r>
      </w:del>
      <w:r>
        <w:t xml:space="preserve"> to apply Hurst-Kolmogorov statistics to the problem in search of a power law solution</w:t>
      </w:r>
      <w:ins w:id="384" w:author="steven.bankes" w:date="2012-12-18T18:19:00Z">
        <w:r w:rsidR="00365ABC">
          <w:t>,</w:t>
        </w:r>
      </w:ins>
      <w:del w:id="385" w:author="steven.bankes" w:date="2012-12-18T18:19:00Z">
        <w:r w:rsidDel="00365ABC">
          <w:delText>. They</w:delText>
        </w:r>
      </w:del>
      <w:r>
        <w:t xml:space="preserve"> claim</w:t>
      </w:r>
      <w:ins w:id="386" w:author="steven.bankes" w:date="2012-12-18T18:20:00Z">
        <w:r w:rsidR="00365ABC">
          <w:t>ing significance for the finding of a</w:t>
        </w:r>
      </w:ins>
      <w:r>
        <w:t xml:space="preserve"> </w:t>
      </w:r>
      <w:del w:id="387" w:author="steven.bankes" w:date="2012-12-18T18:20:00Z">
        <w:r w:rsidDel="00365ABC">
          <w:delText xml:space="preserve">that the </w:delText>
        </w:r>
      </w:del>
      <w:r>
        <w:t>power law tail of -3</w:t>
      </w:r>
      <w:del w:id="388" w:author="steven.bankes" w:date="2012-12-18T18:20:00Z">
        <w:r w:rsidDel="00B56E41">
          <w:delText xml:space="preserve"> is somehow significant</w:delText>
        </w:r>
      </w:del>
      <w:r>
        <w:t xml:space="preserve">. </w:t>
      </w:r>
      <w:r w:rsidR="00137540">
        <w:t>I</w:t>
      </w:r>
      <w:r>
        <w:t xml:space="preserve">nstead </w:t>
      </w:r>
      <w:r w:rsidR="00137540">
        <w:t xml:space="preserve">we suggest </w:t>
      </w:r>
      <w:r>
        <w:t xml:space="preserve">that the slight deviation in the tail region is likely caused by insufficient sampling in the data set. A slight divergence starts to occur at the 1 part in 5,000 level and there are only 30,000 points in the merged data set, indicating that statistical fluctuations could account for the difference. See </w:t>
      </w:r>
      <w:r w:rsidR="007655A3">
        <w:fldChar w:fldCharType="begin"/>
      </w:r>
      <w:r w:rsidR="001455D5">
        <w:instrText xml:space="preserve"> REF _Ref326158218 \h </w:instrText>
      </w:r>
      <w:r w:rsidR="007655A3">
        <w:fldChar w:fldCharType="separate"/>
      </w:r>
      <w:r w:rsidR="00FA3D2C">
        <w:t xml:space="preserve">Figure </w:t>
      </w:r>
      <w:r w:rsidR="00FA3D2C">
        <w:rPr>
          <w:noProof/>
        </w:rPr>
        <w:t>19</w:t>
      </w:r>
      <w:r w:rsidR="007655A3">
        <w:fldChar w:fldCharType="end"/>
      </w:r>
      <w:r w:rsidR="009F401A">
        <w:t xml:space="preserve"> </w:t>
      </w:r>
      <w:r>
        <w:t>below which synthesizes a BesselK distribution from the same sample size, and can clearly duplicate the deviation in the tail.</w:t>
      </w:r>
    </w:p>
    <w:tbl>
      <w:tblPr>
        <w:tblW w:w="0" w:type="auto"/>
        <w:jc w:val="center"/>
        <w:tblCellSpacing w:w="0" w:type="dxa"/>
        <w:tblCellMar>
          <w:left w:w="0" w:type="dxa"/>
          <w:right w:w="0" w:type="dxa"/>
        </w:tblCellMar>
        <w:tblLook w:val="04A0"/>
      </w:tblPr>
      <w:tblGrid>
        <w:gridCol w:w="9360"/>
      </w:tblGrid>
      <w:tr w:rsidR="001E34BB" w:rsidTr="001E34BB">
        <w:trPr>
          <w:tblCellSpacing w:w="0" w:type="dxa"/>
          <w:jc w:val="center"/>
        </w:trPr>
        <w:tc>
          <w:tcPr>
            <w:tcW w:w="0" w:type="auto"/>
            <w:vAlign w:val="center"/>
            <w:hideMark/>
          </w:tcPr>
          <w:p w:rsidR="00137540" w:rsidRDefault="001E34BB" w:rsidP="00137540">
            <w:pPr>
              <w:keepNext/>
              <w:jc w:val="center"/>
            </w:pPr>
            <w:r>
              <w:rPr>
                <w:noProof/>
                <w:color w:val="0000FF"/>
              </w:rPr>
              <w:lastRenderedPageBreak/>
              <w:drawing>
                <wp:inline distT="0" distB="0" distL="0" distR="0">
                  <wp:extent cx="3815715" cy="2404745"/>
                  <wp:effectExtent l="19050" t="0" r="0" b="0"/>
                  <wp:docPr id="18" name="Picture 18" descr="http://3.bp.blogspot.com/-PCEQC8B1v4I/T0RZQgtpLlI/AAAAAAAAA9w/VLx7HEAEgJU/s400/rainfall_mc.gif">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3.bp.blogspot.com/-PCEQC8B1v4I/T0RZQgtpLlI/AAAAAAAAA9w/VLx7HEAEgJU/s400/rainfall_mc.gif">
                            <a:hlinkClick r:id="rId45"/>
                          </pic:cNvPr>
                          <pic:cNvPicPr>
                            <a:picLocks noChangeAspect="1" noChangeArrowheads="1"/>
                          </pic:cNvPicPr>
                        </pic:nvPicPr>
                        <pic:blipFill>
                          <a:blip r:embed="rId46" cstate="print"/>
                          <a:srcRect/>
                          <a:stretch>
                            <a:fillRect/>
                          </a:stretch>
                        </pic:blipFill>
                        <pic:spPr bwMode="auto">
                          <a:xfrm>
                            <a:off x="0" y="0"/>
                            <a:ext cx="3815715" cy="2404745"/>
                          </a:xfrm>
                          <a:prstGeom prst="rect">
                            <a:avLst/>
                          </a:prstGeom>
                          <a:noFill/>
                          <a:ln w="9525">
                            <a:noFill/>
                            <a:miter lim="800000"/>
                            <a:headEnd/>
                            <a:tailEnd/>
                          </a:ln>
                        </pic:spPr>
                      </pic:pic>
                    </a:graphicData>
                  </a:graphic>
                </wp:inline>
              </w:drawing>
            </w:r>
          </w:p>
          <w:p w:rsidR="001E34BB" w:rsidRDefault="00137540" w:rsidP="00137540">
            <w:pPr>
              <w:pStyle w:val="Caption"/>
              <w:rPr>
                <w:sz w:val="24"/>
                <w:szCs w:val="24"/>
              </w:rPr>
            </w:pPr>
            <w:bookmarkStart w:id="389" w:name="_Ref326158218"/>
            <w:r>
              <w:t xml:space="preserve">Figure </w:t>
            </w:r>
            <w:fldSimple w:instr=" SEQ Figure \* ARABIC ">
              <w:r w:rsidR="00371D3E">
                <w:rPr>
                  <w:noProof/>
                </w:rPr>
                <w:t>19</w:t>
              </w:r>
            </w:fldSimple>
            <w:bookmarkEnd w:id="389"/>
            <w:r>
              <w:t xml:space="preserve">: </w:t>
            </w:r>
            <w:r w:rsidRPr="005828D8">
              <w:t>Monte Carlo sampling from a synthetic BesselK distribution reveals the same departure at low probability events.</w:t>
            </w:r>
          </w:p>
        </w:tc>
      </w:tr>
      <w:tr w:rsidR="001E34BB" w:rsidTr="001E34BB">
        <w:trPr>
          <w:tblCellSpacing w:w="0" w:type="dxa"/>
          <w:jc w:val="center"/>
        </w:trPr>
        <w:tc>
          <w:tcPr>
            <w:tcW w:w="0" w:type="auto"/>
            <w:vAlign w:val="center"/>
            <w:hideMark/>
          </w:tcPr>
          <w:p w:rsidR="001E34BB" w:rsidRDefault="001E34BB" w:rsidP="00137540">
            <w:pPr>
              <w:pStyle w:val="Body"/>
              <w:rPr>
                <w:sz w:val="24"/>
                <w:szCs w:val="24"/>
              </w:rPr>
            </w:pPr>
            <w:r>
              <w:t>Fluctuations of 1 in 30,000 are clearly seen at this level, so care must be taken to not read fat-tail behavior that may not exist.</w:t>
            </w:r>
          </w:p>
        </w:tc>
      </w:tr>
    </w:tbl>
    <w:p w:rsidR="001455D5" w:rsidRDefault="001455D5" w:rsidP="00137540">
      <w:pPr>
        <w:pStyle w:val="Body"/>
      </w:pPr>
      <w:r>
        <w:t>The b</w:t>
      </w:r>
      <w:r w:rsidR="001E34BB">
        <w:t>ottom</w:t>
      </w:r>
      <w:r>
        <w:t>-</w:t>
      </w:r>
      <w:r w:rsidR="001E34BB">
        <w:t xml:space="preserve">line is that this simple stochastic model </w:t>
      </w:r>
      <w:r w:rsidR="00371D3E">
        <w:t>out</w:t>
      </w:r>
      <w:ins w:id="390" w:author="steven.bankes" w:date="2012-12-18T18:21:00Z">
        <w:r w:rsidR="00B56E41">
          <w:t>performs</w:t>
        </w:r>
      </w:ins>
      <w:del w:id="391" w:author="steven.bankes" w:date="2012-12-18T18:21:00Z">
        <w:r w:rsidR="00371D3E" w:rsidDel="00B56E41">
          <w:delText>does</w:delText>
        </w:r>
      </w:del>
      <w:r w:rsidR="001E34BB">
        <w:t xml:space="preserve"> </w:t>
      </w:r>
      <w:r w:rsidR="00371D3E">
        <w:t>Papalexio’s</w:t>
      </w:r>
      <w:r w:rsidR="001E34BB">
        <w:t xml:space="preserve"> simple stochastic model, which doesn't seem as simple anymore once we apply an elementary uncertainty analysis to the data.</w:t>
      </w:r>
      <w:r>
        <w:t xml:space="preserve"> The only physical premise needed </w:t>
      </w:r>
      <w:ins w:id="392" w:author="steven.bankes" w:date="2012-12-18T18:21:00Z">
        <w:r w:rsidR="00B56E41">
          <w:t xml:space="preserve">to derive the physics grounded model specification </w:t>
        </w:r>
      </w:ins>
      <w:r>
        <w:t xml:space="preserve">is </w:t>
      </w:r>
      <w:del w:id="393" w:author="steven.bankes" w:date="2012-12-18T18:22:00Z">
        <w:r w:rsidR="001E34BB" w:rsidDel="00B56E41">
          <w:delText>based on observations and</w:delText>
        </w:r>
      </w:del>
      <w:ins w:id="394" w:author="steven.bankes" w:date="2012-12-18T18:22:00Z">
        <w:r w:rsidR="00B56E41">
          <w:t>the</w:t>
        </w:r>
      </w:ins>
      <w:r w:rsidR="001E34BB">
        <w:t xml:space="preserve"> intuition that rainfall buildup is a potential energy argument. This translates to a Boltzmann/Gibbs probability with a large spread in the activation energy. The large spread is modeled by maximum entropy -- </w:t>
      </w:r>
      <w:del w:id="395" w:author="steven.bankes" w:date="2012-12-18T18:22:00Z">
        <w:r w:rsidR="001E34BB" w:rsidDel="00B56E41">
          <w:delText>we don't know what</w:delText>
        </w:r>
      </w:del>
      <w:ins w:id="396" w:author="steven.bankes" w:date="2012-12-18T18:22:00Z">
        <w:r w:rsidR="00B56E41">
          <w:t>since</w:t>
        </w:r>
      </w:ins>
      <w:r w:rsidR="001E34BB">
        <w:t xml:space="preserve"> the activation energy is </w:t>
      </w:r>
      <w:del w:id="397" w:author="steven.bankes" w:date="2012-12-18T18:22:00Z">
        <w:r w:rsidR="001E34BB" w:rsidDel="00B56E41">
          <w:delText xml:space="preserve">so </w:delText>
        </w:r>
      </w:del>
      <w:ins w:id="398" w:author="steven.bankes" w:date="2012-12-18T18:22:00Z">
        <w:r w:rsidR="00B56E41">
          <w:t xml:space="preserve">unknown </w:t>
        </w:r>
      </w:ins>
      <w:r w:rsidR="001E34BB">
        <w:t>we assume a mean and let the fluctuations about that mean vary to the maximum amount possible. That is the maximum entropy activation which is proportional to a mean rainfall rate -- the stronger the rate, the higher the energy</w:t>
      </w:r>
      <w:r>
        <w:t>.</w:t>
      </w:r>
      <w:r w:rsidR="001E34BB">
        <w:t xml:space="preserve"> </w:t>
      </w:r>
    </w:p>
    <w:p w:rsidR="002474FD" w:rsidRDefault="001E34BB" w:rsidP="002474FD">
      <w:pPr>
        <w:pStyle w:val="Body"/>
      </w:pPr>
      <w:r>
        <w:t xml:space="preserve">That </w:t>
      </w:r>
      <w:r w:rsidR="001455D5">
        <w:t xml:space="preserve">essentially </w:t>
      </w:r>
      <w:r>
        <w:t xml:space="preserve">becomes the premise </w:t>
      </w:r>
      <w:r w:rsidR="001455D5">
        <w:t xml:space="preserve">for </w:t>
      </w:r>
      <w:r>
        <w:t xml:space="preserve">predicting the probability of a given rainfall rate within the larger ensemble defined by a mean. </w:t>
      </w:r>
      <w:del w:id="399" w:author="steven.bankes" w:date="2012-12-18T18:23:00Z">
        <w:r w:rsidR="00371D3E" w:rsidDel="00B56E41">
          <w:delText>It seems as if</w:delText>
        </w:r>
      </w:del>
      <w:ins w:id="400" w:author="steven.bankes" w:date="2012-12-18T18:23:00Z">
        <w:r w:rsidR="00B56E41">
          <w:t>Note that</w:t>
        </w:r>
      </w:ins>
      <w:r w:rsidR="00371D3E">
        <w:t xml:space="preserve"> </w:t>
      </w:r>
      <w:r>
        <w:t>Papalexio</w:t>
      </w:r>
      <w:r w:rsidR="009A5497">
        <w:rPr>
          <w:rStyle w:val="EndnoteReference"/>
        </w:rPr>
        <w:endnoteReference w:id="30"/>
      </w:r>
      <w:r w:rsidR="00371D3E">
        <w:t xml:space="preserve"> </w:t>
      </w:r>
      <w:del w:id="401" w:author="steven.bankes" w:date="2012-12-18T18:23:00Z">
        <w:r w:rsidR="00371D3E" w:rsidDel="00B56E41">
          <w:delText>was</w:delText>
        </w:r>
        <w:r w:rsidDel="00B56E41">
          <w:delText xml:space="preserve"> on </w:delText>
        </w:r>
        <w:r w:rsidR="001455D5" w:rsidDel="00B56E41">
          <w:delText xml:space="preserve">a </w:delText>
        </w:r>
        <w:r w:rsidDel="00B56E41">
          <w:delText>s</w:delText>
        </w:r>
        <w:r w:rsidR="001455D5" w:rsidDel="00B56E41">
          <w:delText xml:space="preserve">imilar </w:delText>
        </w:r>
        <w:r w:rsidDel="00B56E41">
          <w:delText xml:space="preserve">track but decided to stop short of making the thesis quite this simple. They </w:delText>
        </w:r>
      </w:del>
      <w:r>
        <w:t>seem</w:t>
      </w:r>
      <w:ins w:id="402" w:author="steven.bankes" w:date="2012-12-18T18:24:00Z">
        <w:r w:rsidR="00B56E41">
          <w:t>s</w:t>
        </w:r>
      </w:ins>
      <w:r>
        <w:t xml:space="preserve"> to imply that the PDFs can go beyond the BesselK and into the MiejerG territory, and beyond</w:t>
      </w:r>
      <w:r w:rsidR="00371D3E">
        <w:t xml:space="preserve"> that in</w:t>
      </w:r>
      <w:r>
        <w:t xml:space="preserve"> variability. That is </w:t>
      </w:r>
      <w:r w:rsidR="00371D3E">
        <w:t>certainly acceptable</w:t>
      </w:r>
      <w:r>
        <w:t xml:space="preserve"> as it will simply make it into a fatter tail distribution, and if a fatter tail matches the empirical observations on a grander ensemble scale, then that might be </w:t>
      </w:r>
      <w:r w:rsidR="001455D5">
        <w:t xml:space="preserve">a better characterization of </w:t>
      </w:r>
      <w:r>
        <w:t>the natural process.</w:t>
      </w:r>
    </w:p>
    <w:p w:rsidR="00EB04D9" w:rsidRDefault="00EB04D9" w:rsidP="002474FD">
      <w:pPr>
        <w:pStyle w:val="Body"/>
      </w:pPr>
      <w:commentRangeStart w:id="403"/>
      <w:r>
        <w:t>Cf.</w:t>
      </w:r>
      <w:r w:rsidRPr="00EB04D9">
        <w:t xml:space="preserve"> </w:t>
      </w:r>
      <w:proofErr w:type="spellStart"/>
      <w:r>
        <w:t>Koutsoyiannis</w:t>
      </w:r>
      <w:proofErr w:type="spellEnd"/>
      <w:r>
        <w:t xml:space="preserve"> </w:t>
      </w:r>
      <w:proofErr w:type="gramStart"/>
      <w:r w:rsidR="001455D5">
        <w:t>paper</w:t>
      </w:r>
      <w:commentRangeEnd w:id="403"/>
      <w:proofErr w:type="gramEnd"/>
      <w:r w:rsidR="00B56E41">
        <w:rPr>
          <w:rStyle w:val="CommentReference"/>
          <w:color w:val="auto"/>
        </w:rPr>
        <w:commentReference w:id="403"/>
      </w:r>
      <w:ins w:id="404" w:author="pukitepa" w:date="2013-01-15T08:57:00Z">
        <w:r w:rsidR="00671EFD">
          <w:t>[]</w:t>
        </w:r>
      </w:ins>
    </w:p>
    <w:p w:rsidR="002474FD" w:rsidRDefault="002474FD" w:rsidP="006C31ED">
      <w:pPr>
        <w:pStyle w:val="Body"/>
        <w:jc w:val="center"/>
      </w:pPr>
    </w:p>
    <w:p w:rsidR="00BF3186" w:rsidRPr="00163B3E" w:rsidRDefault="00835D32" w:rsidP="002474FD">
      <w:pPr>
        <w:pStyle w:val="IntenseQuote"/>
        <w:rPr>
          <w:u w:val="single"/>
        </w:rPr>
      </w:pPr>
      <w:r>
        <w:rPr>
          <w:noProof/>
        </w:rPr>
        <w:drawing>
          <wp:inline distT="0" distB="0" distL="0" distR="0">
            <wp:extent cx="564515" cy="316230"/>
            <wp:effectExtent l="19050" t="0" r="6985" b="0"/>
            <wp:docPr id="80" name="Picture 80" descr="T:\prog\shared\modsim\public_html\context\svn\trunk\Ontology\library\foundation\gems\clutter_modelin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prog\shared\modsim\public_html\context\svn\trunk\Ontology\library\foundation\gems\clutter_modeling_icon.png"/>
                    <pic:cNvPicPr>
                      <a:picLocks noChangeAspect="1" noChangeArrowheads="1"/>
                    </pic:cNvPicPr>
                  </pic:nvPicPr>
                  <pic:blipFill>
                    <a:blip r:embed="rId47" cstate="print"/>
                    <a:srcRect/>
                    <a:stretch>
                      <a:fillRect/>
                    </a:stretch>
                  </pic:blipFill>
                  <pic:spPr bwMode="auto">
                    <a:xfrm>
                      <a:off x="0" y="0"/>
                      <a:ext cx="564515" cy="316230"/>
                    </a:xfrm>
                    <a:prstGeom prst="rect">
                      <a:avLst/>
                    </a:prstGeom>
                    <a:noFill/>
                    <a:ln w="9525">
                      <a:noFill/>
                      <a:miter lim="800000"/>
                      <a:headEnd/>
                      <a:tailEnd/>
                    </a:ln>
                  </pic:spPr>
                </pic:pic>
              </a:graphicData>
            </a:graphic>
          </wp:inline>
        </w:drawing>
      </w:r>
      <w:r>
        <w:t xml:space="preserve"> </w:t>
      </w:r>
      <w:r w:rsidR="00137540">
        <w:t xml:space="preserve">EMI </w:t>
      </w:r>
      <w:r w:rsidR="00163B3E" w:rsidRPr="002474FD">
        <w:t>Clutter</w:t>
      </w:r>
    </w:p>
    <w:p w:rsidR="00BF3186" w:rsidRDefault="00BF3186" w:rsidP="000A4624">
      <w:pPr>
        <w:pStyle w:val="Body"/>
      </w:pPr>
      <w:r>
        <w:t xml:space="preserve">The intermittent nature of wind power has a fundamental explanation based on entropy arguments. </w:t>
      </w:r>
      <w:del w:id="405" w:author="steven.bankes" w:date="2012-12-18T18:24:00Z">
        <w:r w:rsidDel="001C2766">
          <w:delText>It turns out that t</w:delText>
        </w:r>
      </w:del>
      <w:ins w:id="406" w:author="steven.bankes" w:date="2012-12-18T18:24:00Z">
        <w:r w:rsidR="001C2766">
          <w:t>T</w:t>
        </w:r>
      </w:ins>
      <w:r>
        <w:t xml:space="preserve">his same entropy-based approach explains some other related noisy and intermittent phenomena that modelers have to deal with. </w:t>
      </w:r>
      <w:del w:id="407" w:author="steven.bankes" w:date="2012-12-18T18:25:00Z">
        <w:r w:rsidDel="001C2766">
          <w:delText>The obvious</w:delText>
        </w:r>
      </w:del>
      <w:ins w:id="408" w:author="steven.bankes" w:date="2012-12-18T18:25:00Z">
        <w:r w:rsidR="001C2766">
          <w:t>One</w:t>
        </w:r>
      </w:ins>
      <w:r>
        <w:t xml:space="preserve"> case</w:t>
      </w:r>
      <w:del w:id="409" w:author="steven.bankes" w:date="2012-12-18T18:25:00Z">
        <w:r w:rsidDel="001C2766">
          <w:delText>s</w:delText>
        </w:r>
      </w:del>
      <w:r>
        <w:t xml:space="preserve"> involve</w:t>
      </w:r>
      <w:ins w:id="410" w:author="steven.bankes" w:date="2012-12-18T18:25:00Z">
        <w:r w:rsidR="001C2766">
          <w:t>s</w:t>
        </w:r>
      </w:ins>
      <w:r>
        <w:t xml:space="preserve"> the use of mobile wireless </w:t>
      </w:r>
      <w:r>
        <w:lastRenderedPageBreak/>
        <w:t xml:space="preserve">gadgets such as WiFi devices, cell phones, and global positioning system (GPS) navigation aids in an imperfect (i.e. </w:t>
      </w:r>
      <w:r w:rsidR="00371D3E">
        <w:t>noisy) environment.</w:t>
      </w:r>
    </w:p>
    <w:p w:rsidR="00E51B33" w:rsidRDefault="00BF3186" w:rsidP="000A4624">
      <w:pPr>
        <w:pStyle w:val="Body"/>
      </w:pPr>
      <w:del w:id="411" w:author="steven.bankes" w:date="2012-12-18T18:25:00Z">
        <w:r w:rsidDel="001C2766">
          <w:delText>First of all, consider that we often use t</w:delText>
        </w:r>
      </w:del>
      <w:ins w:id="412" w:author="steven.bankes" w:date="2012-12-18T18:25:00Z">
        <w:r w:rsidR="001C2766">
          <w:t>T</w:t>
        </w:r>
      </w:ins>
      <w:r>
        <w:t xml:space="preserve">hese wireless devices </w:t>
      </w:r>
      <w:ins w:id="413" w:author="steven.bankes" w:date="2012-12-18T18:25:00Z">
        <w:r w:rsidR="001C2766">
          <w:t xml:space="preserve">are often used </w:t>
        </w:r>
      </w:ins>
      <w:r>
        <w:t xml:space="preserve">in cluttered environments where the supposedly constant transmitted power results in frustrating fadeouts that we have all learned to live with. An example of Rayleigh fading appears </w:t>
      </w:r>
      <w:r w:rsidR="0095748B">
        <w:t xml:space="preserve">in </w:t>
      </w:r>
      <w:r w:rsidR="007655A3">
        <w:fldChar w:fldCharType="begin"/>
      </w:r>
      <w:r w:rsidR="0095748B">
        <w:instrText xml:space="preserve"> REF _Ref328481185 \h </w:instrText>
      </w:r>
      <w:r w:rsidR="007655A3">
        <w:fldChar w:fldCharType="separate"/>
      </w:r>
      <w:r w:rsidR="0095748B">
        <w:t xml:space="preserve">Figure </w:t>
      </w:r>
      <w:r w:rsidR="0095748B">
        <w:rPr>
          <w:noProof/>
        </w:rPr>
        <w:t>20</w:t>
      </w:r>
      <w:r w:rsidR="007655A3">
        <w:fldChar w:fldCharType="end"/>
      </w:r>
      <w:r w:rsidR="0095748B">
        <w:t xml:space="preserve"> below</w:t>
      </w:r>
      <w:r>
        <w:t xml:space="preserve">. </w:t>
      </w:r>
      <w:del w:id="414" w:author="steven.bankes" w:date="2012-12-18T18:26:00Z">
        <w:r w:rsidDel="001C2766">
          <w:delText>You can find some s</w:delText>
        </w:r>
      </w:del>
      <w:ins w:id="415" w:author="steven.bankes" w:date="2012-12-18T18:26:00Z">
        <w:r w:rsidR="001C2766">
          <w:t>S</w:t>
        </w:r>
      </w:ins>
      <w:r>
        <w:t>ignal interference-based explanations for why this happens</w:t>
      </w:r>
      <w:ins w:id="416" w:author="steven.bankes" w:date="2012-12-18T18:26:00Z">
        <w:r w:rsidR="001C2766">
          <w:t xml:space="preserve"> can be found</w:t>
        </w:r>
      </w:ins>
      <w:r>
        <w:t xml:space="preserve">, originating via the same intentional phase cancellations that occur in noise-cancelling headphones. </w:t>
      </w:r>
      <w:del w:id="417" w:author="steven.bankes" w:date="2012-12-18T18:26:00Z">
        <w:r w:rsidDel="001C2766">
          <w:delText>For t</w:delText>
        </w:r>
      </w:del>
      <w:ins w:id="418" w:author="steven.bankes" w:date="2012-12-18T18:26:00Z">
        <w:r w:rsidR="001C2766">
          <w:t>T</w:t>
        </w:r>
      </w:ins>
      <w:r>
        <w:t xml:space="preserve">he </w:t>
      </w:r>
      <w:ins w:id="419" w:author="steven.bankes" w:date="2012-12-18T18:26:00Z">
        <w:r w:rsidR="001C2766">
          <w:t xml:space="preserve">electronics in noise-cancelling </w:t>
        </w:r>
      </w:ins>
      <w:r>
        <w:t>headphones</w:t>
      </w:r>
      <w:del w:id="420" w:author="steven.bankes" w:date="2012-12-18T18:27:00Z">
        <w:r w:rsidDel="001C2766">
          <w:delText>, the electronics</w:delText>
        </w:r>
      </w:del>
      <w:r>
        <w:t xml:space="preserve"> flip the phase so all interferences turn destructive, but for wireless devices, the interferences turn random, some positive and some negative, so the result gives the random signal shown. In the limit of a highly interfering environment the amplitude distribution of the signal shows a Rayleigh distribution, the same observed for wind speed. </w:t>
      </w:r>
    </w:p>
    <w:tbl>
      <w:tblPr>
        <w:tblStyle w:val="TableGrid"/>
        <w:tblW w:w="0" w:type="auto"/>
        <w:tblLook w:val="04A0"/>
      </w:tblPr>
      <w:tblGrid>
        <w:gridCol w:w="4788"/>
        <w:gridCol w:w="4788"/>
      </w:tblGrid>
      <w:tr w:rsidR="00371D3E" w:rsidTr="00371D3E">
        <w:tc>
          <w:tcPr>
            <w:tcW w:w="4788" w:type="dxa"/>
          </w:tcPr>
          <w:p w:rsidR="00371D3E" w:rsidRDefault="00371D3E" w:rsidP="00E51B33">
            <w:pPr>
              <w:pStyle w:val="Body"/>
            </w:pPr>
            <w:r w:rsidRPr="00371D3E">
              <w:rPr>
                <w:noProof/>
              </w:rPr>
              <w:drawing>
                <wp:inline distT="0" distB="0" distL="0" distR="0">
                  <wp:extent cx="2881223" cy="1393413"/>
                  <wp:effectExtent l="19050" t="0" r="0" b="0"/>
                  <wp:docPr id="23" name="Picture 44" descr="http://www.wirelesscommunication.nl/reference/images/raysamp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wirelesscommunication.nl/reference/images/raysampl.gif"/>
                          <pic:cNvPicPr>
                            <a:picLocks noChangeAspect="1" noChangeArrowheads="1"/>
                          </pic:cNvPicPr>
                        </pic:nvPicPr>
                        <pic:blipFill>
                          <a:blip r:embed="rId48" cstate="print"/>
                          <a:srcRect/>
                          <a:stretch>
                            <a:fillRect/>
                          </a:stretch>
                        </pic:blipFill>
                        <pic:spPr bwMode="auto">
                          <a:xfrm>
                            <a:off x="0" y="0"/>
                            <a:ext cx="2884801" cy="1395143"/>
                          </a:xfrm>
                          <a:prstGeom prst="rect">
                            <a:avLst/>
                          </a:prstGeom>
                          <a:noFill/>
                          <a:ln w="9525">
                            <a:noFill/>
                            <a:miter lim="800000"/>
                            <a:headEnd/>
                            <a:tailEnd/>
                          </a:ln>
                        </pic:spPr>
                      </pic:pic>
                    </a:graphicData>
                  </a:graphic>
                </wp:inline>
              </w:drawing>
            </w:r>
          </w:p>
        </w:tc>
        <w:tc>
          <w:tcPr>
            <w:tcW w:w="4788" w:type="dxa"/>
          </w:tcPr>
          <w:p w:rsidR="00371D3E" w:rsidRDefault="00371D3E" w:rsidP="00371D3E">
            <w:pPr>
              <w:pStyle w:val="Body"/>
              <w:keepNext/>
            </w:pPr>
            <w:r w:rsidRPr="00371D3E">
              <w:rPr>
                <w:noProof/>
              </w:rPr>
              <w:drawing>
                <wp:inline distT="0" distB="0" distL="0" distR="0">
                  <wp:extent cx="2612007" cy="1318607"/>
                  <wp:effectExtent l="19050" t="0" r="0" b="0"/>
                  <wp:docPr id="25" name="Picture 47" descr="http://www.wirelesscommunication.nl/reference/images/phasor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wirelesscommunication.nl/reference/images/phasorr1.gif"/>
                          <pic:cNvPicPr>
                            <a:picLocks noChangeAspect="1" noChangeArrowheads="1"/>
                          </pic:cNvPicPr>
                        </pic:nvPicPr>
                        <pic:blipFill>
                          <a:blip r:embed="rId49" cstate="print"/>
                          <a:srcRect/>
                          <a:stretch>
                            <a:fillRect/>
                          </a:stretch>
                        </pic:blipFill>
                        <pic:spPr bwMode="auto">
                          <a:xfrm>
                            <a:off x="0" y="0"/>
                            <a:ext cx="2622911" cy="1324112"/>
                          </a:xfrm>
                          <a:prstGeom prst="rect">
                            <a:avLst/>
                          </a:prstGeom>
                          <a:noFill/>
                          <a:ln w="9525">
                            <a:noFill/>
                            <a:miter lim="800000"/>
                            <a:headEnd/>
                            <a:tailEnd/>
                          </a:ln>
                        </pic:spPr>
                      </pic:pic>
                    </a:graphicData>
                  </a:graphic>
                </wp:inline>
              </w:drawing>
            </w:r>
          </w:p>
        </w:tc>
      </w:tr>
    </w:tbl>
    <w:p w:rsidR="00E51B33" w:rsidRDefault="00371D3E" w:rsidP="00371D3E">
      <w:pPr>
        <w:pStyle w:val="Caption"/>
      </w:pPr>
      <w:bookmarkStart w:id="421" w:name="_Ref328481185"/>
      <w:r>
        <w:t xml:space="preserve">Figure </w:t>
      </w:r>
      <w:fldSimple w:instr=" SEQ Figure \* ARABIC ">
        <w:r>
          <w:rPr>
            <w:noProof/>
          </w:rPr>
          <w:t>20</w:t>
        </w:r>
      </w:fldSimple>
      <w:bookmarkEnd w:id="421"/>
      <w:r>
        <w:t>: Noisy variation of signal amplitudes</w:t>
      </w:r>
      <w:r w:rsidR="0095748B">
        <w:t xml:space="preserve"> </w:t>
      </w:r>
      <w:r>
        <w:t>(left) is typically explained as a</w:t>
      </w:r>
      <w:r w:rsidR="0095748B">
        <w:t xml:space="preserve"> </w:t>
      </w:r>
      <w:r w:rsidR="00C021BD">
        <w:t xml:space="preserve">duadrature </w:t>
      </w:r>
      <w:r w:rsidR="0095748B">
        <w:t>summation of randomly directed vector amplitudes (right). The variation in noise amplitude levels with time and the effect this has on a signal is known as Rayleigh fading.</w:t>
      </w:r>
    </w:p>
    <w:p w:rsidR="00012A27" w:rsidRDefault="00012A27" w:rsidP="00012A27">
      <w:r>
        <w:t xml:space="preserve">Our knowledge of the situation reduces to that of knowing only the average power level of the signal. In that case, we can use Maximum Entropy Principles to estimate the amplitude from the energy stored in the signal, just like one can derive it for wind speed. So, as a starting premise, if we know the average power alone, then we can derive the Rayleigh distribution. The following figure shows the probability density function of the correlated power measured from a GPS signal. Since power in an electromagnetic signal relates to energy as a flow of constant energy per unit time, then we would expect the energy or power distribution to look like a damped exponential, in line with the maximum entropy interpretation. And </w:t>
      </w:r>
      <w:del w:id="422" w:author="steven.bankes" w:date="2012-12-18T18:28:00Z">
        <w:r w:rsidDel="001C2766">
          <w:delText xml:space="preserve">sure enough, </w:delText>
        </w:r>
      </w:del>
      <w:r>
        <w:t>it does exactly match a damped exponential.</w:t>
      </w:r>
    </w:p>
    <w:p w:rsidR="00012A27" w:rsidRDefault="00012A27" w:rsidP="00012A27"/>
    <w:p w:rsidR="00012A27" w:rsidRPr="00012A27" w:rsidRDefault="00012A27" w:rsidP="00012A27">
      <w:pPr>
        <w:pStyle w:val="Equation"/>
      </w:pPr>
      <m:oMathPara>
        <m:oMath>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kE</m:t>
              </m:r>
            </m:sup>
          </m:sSup>
        </m:oMath>
      </m:oMathPara>
    </w:p>
    <w:p w:rsidR="00012A27" w:rsidRDefault="00012A27" w:rsidP="00012A27"/>
    <w:p w:rsidR="00E51B33" w:rsidRPr="00012A27" w:rsidRDefault="00012A27" w:rsidP="00012A27">
      <w:r>
        <w:t xml:space="preserve">This matches the observation of noise power level as shown in </w:t>
      </w:r>
      <w:r w:rsidR="007655A3">
        <w:fldChar w:fldCharType="begin"/>
      </w:r>
      <w:r>
        <w:instrText xml:space="preserve"> REF _Ref328482069 \h </w:instrText>
      </w:r>
      <w:r w:rsidR="007655A3">
        <w:fldChar w:fldCharType="separate"/>
      </w:r>
      <w:r>
        <w:t xml:space="preserve">Figure </w:t>
      </w:r>
      <w:r>
        <w:rPr>
          <w:noProof/>
        </w:rPr>
        <w:t>21</w:t>
      </w:r>
      <w:r w:rsidR="007655A3">
        <w:fldChar w:fldCharType="end"/>
      </w:r>
      <w:r>
        <w:t>.</w:t>
      </w:r>
    </w:p>
    <w:p w:rsidR="00E51B33" w:rsidRDefault="00E51B33" w:rsidP="00E51B33">
      <w:pPr>
        <w:pStyle w:val="Figure"/>
        <w:keepNext/>
      </w:pPr>
      <w:r>
        <w:rPr>
          <w:noProof/>
        </w:rPr>
        <w:drawing>
          <wp:inline distT="0" distB="0" distL="0" distR="0">
            <wp:extent cx="3388384" cy="1754722"/>
            <wp:effectExtent l="19050" t="0" r="2516" b="0"/>
            <wp:docPr id="41" name="Picture 41" descr="http://1.bp.blogspot.com/_csV48ElUsZQ/S9s_v2sMw5I/AAAAAAAAAQk/kooTY2v-nkU/s1600/noise-pow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1.bp.blogspot.com/_csV48ElUsZQ/S9s_v2sMw5I/AAAAAAAAAQk/kooTY2v-nkU/s1600/noise-power.gif"/>
                    <pic:cNvPicPr>
                      <a:picLocks noChangeAspect="1" noChangeArrowheads="1"/>
                    </pic:cNvPicPr>
                  </pic:nvPicPr>
                  <pic:blipFill>
                    <a:blip r:embed="rId50" cstate="print"/>
                    <a:srcRect/>
                    <a:stretch>
                      <a:fillRect/>
                    </a:stretch>
                  </pic:blipFill>
                  <pic:spPr bwMode="auto">
                    <a:xfrm>
                      <a:off x="0" y="0"/>
                      <a:ext cx="3398213" cy="1759812"/>
                    </a:xfrm>
                    <a:prstGeom prst="rect">
                      <a:avLst/>
                    </a:prstGeom>
                    <a:noFill/>
                    <a:ln w="9525">
                      <a:noFill/>
                      <a:miter lim="800000"/>
                      <a:headEnd/>
                      <a:tailEnd/>
                    </a:ln>
                  </pic:spPr>
                </pic:pic>
              </a:graphicData>
            </a:graphic>
          </wp:inline>
        </w:drawing>
      </w:r>
    </w:p>
    <w:p w:rsidR="00E51B33" w:rsidRDefault="00E51B33" w:rsidP="00E51B33">
      <w:pPr>
        <w:pStyle w:val="Caption"/>
      </w:pPr>
      <w:bookmarkStart w:id="423" w:name="_Ref328482069"/>
      <w:r>
        <w:t xml:space="preserve">Figure </w:t>
      </w:r>
      <w:fldSimple w:instr=" SEQ Figure \* ARABIC ">
        <w:r w:rsidR="00012A27">
          <w:rPr>
            <w:noProof/>
          </w:rPr>
          <w:t>21</w:t>
        </w:r>
      </w:fldSimple>
      <w:bookmarkEnd w:id="423"/>
      <w:r>
        <w:t xml:space="preserve">: </w:t>
      </w:r>
      <w:r w:rsidRPr="00CD1943">
        <w:t xml:space="preserve"> Note that the standard deviation equals the mean, a clear indication of a damped exponential. (</w:t>
      </w:r>
      <w:r w:rsidR="003B49D1">
        <w:t>from</w:t>
      </w:r>
      <w:r w:rsidR="00A55475">
        <w:t xml:space="preserve"> Watson </w:t>
      </w:r>
      <w:r w:rsidR="00A55475">
        <w:rPr>
          <w:rStyle w:val="EndnoteReference"/>
        </w:rPr>
        <w:endnoteReference w:id="31"/>
      </w:r>
      <w:r w:rsidRPr="00CD1943">
        <w:t>)</w:t>
      </w:r>
    </w:p>
    <w:p w:rsidR="00012A27" w:rsidRDefault="00012A27" w:rsidP="00012A27">
      <w:pPr>
        <w:pStyle w:val="Body"/>
      </w:pPr>
      <w:r>
        <w:lastRenderedPageBreak/>
        <w:t>Yet since power (</w:t>
      </w:r>
      <w:r w:rsidRPr="0095748B">
        <w:rPr>
          <w:i/>
        </w:rPr>
        <w:t>E</w:t>
      </w:r>
      <w:r>
        <w:t xml:space="preserve">) is proportional to Amplitude squared, we can derive the probability density function by invoking the chain rule. </w:t>
      </w:r>
    </w:p>
    <w:p w:rsidR="00012A27" w:rsidRDefault="00012A27" w:rsidP="00012A27">
      <w:pPr>
        <w:pStyle w:val="Body"/>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 p</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color w:val="auto"/>
                  <w:sz w:val="20"/>
                </w:rPr>
              </m:ctrlPr>
            </m:fPr>
            <m:num>
              <m:r>
                <w:rPr>
                  <w:rFonts w:ascii="Cambria Math" w:hAnsi="Cambria Math"/>
                </w:rPr>
                <m:t>dE</m:t>
              </m:r>
            </m:num>
            <m:den>
              <m:r>
                <w:rPr>
                  <w:rFonts w:ascii="Cambria Math" w:hAnsi="Cambria Math"/>
                </w:rPr>
                <m:t>dA</m:t>
              </m:r>
            </m:den>
          </m:f>
          <m:r>
            <w:rPr>
              <w:rFonts w:ascii="Cambria Math" w:hAnsi="Cambria Math"/>
            </w:rPr>
            <m:t xml:space="preserve">= </m:t>
          </m:r>
          <m:sSup>
            <m:sSupPr>
              <m:ctrlPr>
                <w:rPr>
                  <w:rFonts w:ascii="Cambria Math" w:hAnsi="Cambria Math"/>
                  <w:i/>
                  <w:color w:val="auto"/>
                  <w:sz w:val="20"/>
                </w:rPr>
              </m:ctrlPr>
            </m:sSupPr>
            <m:e>
              <m:r>
                <w:rPr>
                  <w:rFonts w:ascii="Cambria Math" w:hAnsi="Cambria Math"/>
                </w:rPr>
                <m:t>e</m:t>
              </m:r>
            </m:e>
            <m:sup>
              <m:r>
                <w:rPr>
                  <w:rFonts w:ascii="Cambria Math" w:hAnsi="Cambria Math"/>
                </w:rPr>
                <m:t>-</m:t>
              </m:r>
              <m:sSup>
                <m:sSupPr>
                  <m:ctrlPr>
                    <w:rPr>
                      <w:rFonts w:ascii="Cambria Math" w:hAnsi="Cambria Math"/>
                      <w:i/>
                      <w:color w:val="auto"/>
                      <w:sz w:val="20"/>
                    </w:rPr>
                  </m:ctrlPr>
                </m:sSupPr>
                <m:e>
                  <m:r>
                    <w:rPr>
                      <w:rFonts w:ascii="Cambria Math" w:hAnsi="Cambria Math"/>
                    </w:rPr>
                    <m:t>kA</m:t>
                  </m:r>
                </m:e>
                <m:sup>
                  <m:r>
                    <w:rPr>
                      <w:rFonts w:ascii="Cambria Math" w:hAnsi="Cambria Math"/>
                    </w:rPr>
                    <m:t>2</m:t>
                  </m:r>
                </m:sup>
              </m:sSup>
            </m:sup>
          </m:sSup>
          <m:r>
            <w:rPr>
              <w:rFonts w:ascii="Cambria Math" w:hAnsi="Cambria Math"/>
            </w:rPr>
            <m:t xml:space="preserve"> </m:t>
          </m:r>
          <m:f>
            <m:fPr>
              <m:ctrlPr>
                <w:rPr>
                  <w:rFonts w:ascii="Cambria Math" w:hAnsi="Cambria Math"/>
                  <w:i/>
                  <w:color w:val="auto"/>
                  <w:sz w:val="20"/>
                </w:rPr>
              </m:ctrlPr>
            </m:fPr>
            <m:num>
              <m:r>
                <w:rPr>
                  <w:rFonts w:ascii="Cambria Math" w:hAnsi="Cambria Math"/>
                </w:rPr>
                <m:t>d</m:t>
              </m:r>
            </m:num>
            <m:den>
              <m:r>
                <w:rPr>
                  <w:rFonts w:ascii="Cambria Math" w:hAnsi="Cambria Math"/>
                </w:rPr>
                <m:t>dA</m:t>
              </m:r>
            </m:den>
          </m:f>
          <m:d>
            <m:dPr>
              <m:ctrlPr>
                <w:rPr>
                  <w:rFonts w:ascii="Cambria Math" w:hAnsi="Cambria Math"/>
                  <w:i/>
                </w:rPr>
              </m:ctrlPr>
            </m:dPr>
            <m:e>
              <m:sSup>
                <m:sSupPr>
                  <m:ctrlPr>
                    <w:rPr>
                      <w:rFonts w:ascii="Cambria Math" w:hAnsi="Cambria Math"/>
                      <w:i/>
                      <w:color w:val="auto"/>
                      <w:sz w:val="20"/>
                    </w:rPr>
                  </m:ctrlPr>
                </m:sSupPr>
                <m:e>
                  <m:r>
                    <w:rPr>
                      <w:rFonts w:ascii="Cambria Math" w:hAnsi="Cambria Math"/>
                    </w:rPr>
                    <m:t>A</m:t>
                  </m:r>
                </m:e>
                <m:sup>
                  <m:r>
                    <w:rPr>
                      <w:rFonts w:ascii="Cambria Math" w:hAnsi="Cambria Math"/>
                    </w:rPr>
                    <m:t>2</m:t>
                  </m:r>
                </m:sup>
              </m:sSup>
            </m:e>
          </m:d>
          <m:r>
            <w:rPr>
              <w:rFonts w:ascii="Cambria Math" w:hAnsi="Cambria Math"/>
            </w:rPr>
            <m:t>=2kr∙</m:t>
          </m:r>
          <m:sSup>
            <m:sSupPr>
              <m:ctrlPr>
                <w:rPr>
                  <w:rFonts w:ascii="Cambria Math" w:hAnsi="Cambria Math"/>
                  <w:i/>
                  <w:color w:val="auto"/>
                  <w:sz w:val="20"/>
                </w:rPr>
              </m:ctrlPr>
            </m:sSupPr>
            <m:e>
              <m:r>
                <w:rPr>
                  <w:rFonts w:ascii="Cambria Math" w:hAnsi="Cambria Math"/>
                </w:rPr>
                <m:t>e</m:t>
              </m:r>
            </m:e>
            <m:sup>
              <m:r>
                <w:rPr>
                  <w:rFonts w:ascii="Cambria Math" w:hAnsi="Cambria Math"/>
                </w:rPr>
                <m:t>-k</m:t>
              </m:r>
              <m:sSup>
                <m:sSupPr>
                  <m:ctrlPr>
                    <w:rPr>
                      <w:rFonts w:ascii="Cambria Math" w:hAnsi="Cambria Math"/>
                      <w:i/>
                      <w:color w:val="auto"/>
                      <w:sz w:val="20"/>
                    </w:rPr>
                  </m:ctrlPr>
                </m:sSupPr>
                <m:e>
                  <m:r>
                    <w:rPr>
                      <w:rFonts w:ascii="Cambria Math" w:hAnsi="Cambria Math"/>
                    </w:rPr>
                    <m:t>A</m:t>
                  </m:r>
                </m:e>
                <m:sup>
                  <m:r>
                    <w:rPr>
                      <w:rFonts w:ascii="Cambria Math" w:hAnsi="Cambria Math"/>
                    </w:rPr>
                    <m:t>2</m:t>
                  </m:r>
                </m:sup>
              </m:sSup>
            </m:sup>
          </m:sSup>
        </m:oMath>
      </m:oMathPara>
    </w:p>
    <w:p w:rsidR="00BF3186" w:rsidRDefault="00BF3186" w:rsidP="000A4624">
      <w:pPr>
        <w:pStyle w:val="Body"/>
      </w:pPr>
      <w:r>
        <w:t xml:space="preserve">This precisely matches the Rayleigh distribution, implying that Rayleigh fits a Maximum Entropy (MaxEnt) distribution. So too does the uniformly random phase in the destructive interference process qualify as a MaxEnt distribution, which will range from 0 to 360 degrees (which gives an alternative derivation of Rayleigh). So all three of these distributions, Exponential, Rayleigh, and Uniform all act together to give a rather parsimonious application of the maximum entropy principle. </w:t>
      </w:r>
    </w:p>
    <w:p w:rsidR="00012A27" w:rsidRDefault="00012A27" w:rsidP="00012A27">
      <w:pPr>
        <w:pStyle w:val="Figure"/>
        <w:keepNext/>
      </w:pPr>
      <w:r>
        <w:rPr>
          <w:noProof/>
        </w:rPr>
        <w:drawing>
          <wp:inline distT="0" distB="0" distL="0" distR="0">
            <wp:extent cx="2646512" cy="2156306"/>
            <wp:effectExtent l="19050" t="0" r="1438" b="0"/>
            <wp:docPr id="28" name="Picture 38" descr="http://zone.ni.com/cms/images/devzone/tut/code%20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zone.ni.com/cms/images/devzone/tut/code%20439.jpg"/>
                    <pic:cNvPicPr>
                      <a:picLocks noChangeAspect="1" noChangeArrowheads="1"/>
                    </pic:cNvPicPr>
                  </pic:nvPicPr>
                  <pic:blipFill>
                    <a:blip r:embed="rId51" cstate="print"/>
                    <a:srcRect/>
                    <a:stretch>
                      <a:fillRect/>
                    </a:stretch>
                  </pic:blipFill>
                  <pic:spPr bwMode="auto">
                    <a:xfrm>
                      <a:off x="0" y="0"/>
                      <a:ext cx="2645661" cy="2155613"/>
                    </a:xfrm>
                    <a:prstGeom prst="rect">
                      <a:avLst/>
                    </a:prstGeom>
                    <a:noFill/>
                    <a:ln w="9525">
                      <a:noFill/>
                      <a:miter lim="800000"/>
                      <a:headEnd/>
                      <a:tailEnd/>
                    </a:ln>
                  </pic:spPr>
                </pic:pic>
              </a:graphicData>
            </a:graphic>
          </wp:inline>
        </w:drawing>
      </w:r>
    </w:p>
    <w:p w:rsidR="00012A27" w:rsidRDefault="00012A27" w:rsidP="00012A27">
      <w:pPr>
        <w:pStyle w:val="Caption"/>
      </w:pPr>
      <w:r>
        <w:t xml:space="preserve">Figure </w:t>
      </w:r>
      <w:fldSimple w:instr=" SEQ Figure \* ARABIC ">
        <w:r>
          <w:rPr>
            <w:noProof/>
          </w:rPr>
          <w:t>22</w:t>
        </w:r>
      </w:fldSimple>
      <w:r>
        <w:t xml:space="preserve">: </w:t>
      </w:r>
      <w:r w:rsidRPr="00861463">
        <w:t>The Rayleigh Distribution of signal strength.</w:t>
      </w:r>
    </w:p>
    <w:p w:rsidR="00BF3186" w:rsidRDefault="00BF3186" w:rsidP="000A4624">
      <w:pPr>
        <w:pStyle w:val="Body"/>
      </w:pPr>
      <w:r>
        <w:t xml:space="preserve">The most interesting implication of an entropic signal strength environment relates to how we deal with this power variation in our electronic devices. In a GPS, a vehicle's navigation system will experience this when trying to acquire a GPS signal from a cold-start. The amount of time it takes to acquire GPS satellites can range from seconds to minutes, and sometimes we don't get a signal at all, especially if we have tree cover with branches swaying in the wind. </w:t>
      </w:r>
    </w:p>
    <w:p w:rsidR="00BF3186" w:rsidRDefault="00BF3186" w:rsidP="000A4624">
      <w:pPr>
        <w:pStyle w:val="Body"/>
      </w:pPr>
      <w:r>
        <w:t>Explaining the variable delay in GPS comes out quite cleanly as a fat-tail statistic if we consider how the GPS locks into the set of satellite signals. The solution assumes the entropy variations of the signal strength and integrating this against the search space that the receiver needs to lock-in to the GPS satellites. Since the search space involves time on one axis and frequency in the other, it takes in the limit ~</w:t>
      </w:r>
      <w:r w:rsidRPr="0095748B">
        <w:rPr>
          <w:i/>
        </w:rPr>
        <w:t>N</w:t>
      </w:r>
      <w:r w:rsidR="0095748B">
        <w:rPr>
          <w:i/>
        </w:rPr>
        <w:t xml:space="preserve"> </w:t>
      </w:r>
      <w:r w:rsidRPr="0095748B">
        <w:rPr>
          <w:i/>
          <w:vertAlign w:val="superscript"/>
        </w:rPr>
        <w:t>2</w:t>
      </w:r>
      <w:r>
        <w:t xml:space="preserve"> steps to decode a solution that identifies a particular satellite signal sequence for a particular unknown starting position. This gets reduced because of the mean number of steps needed on average in the search space. </w:t>
      </w:r>
      <w:del w:id="424" w:author="steven.bankes" w:date="2012-12-18T18:30:00Z">
        <w:r w:rsidDel="001C2766">
          <w:delText>We can use some d</w:delText>
        </w:r>
      </w:del>
      <w:ins w:id="425" w:author="steven.bankes" w:date="2012-12-18T18:30:00Z">
        <w:r w:rsidR="001C2766">
          <w:t>D</w:t>
        </w:r>
      </w:ins>
      <w:r>
        <w:t xml:space="preserve">ynamic programming matrix methods and parallel processing (perhaps using an FFT) </w:t>
      </w:r>
      <w:ins w:id="426" w:author="steven.bankes" w:date="2012-12-18T18:30:00Z">
        <w:r w:rsidR="001C2766">
          <w:t xml:space="preserve">can be used </w:t>
        </w:r>
      </w:ins>
      <w:r>
        <w:t xml:space="preserve">to get this to order </w:t>
      </w:r>
      <w:r w:rsidRPr="0095748B">
        <w:rPr>
          <w:i/>
        </w:rPr>
        <w:t>N</w:t>
      </w:r>
      <w:r>
        <w:t xml:space="preserve">, so the speed-up for a given rate is </w:t>
      </w:r>
      <w:r w:rsidRPr="0095748B">
        <w:rPr>
          <w:i/>
        </w:rPr>
        <w:t>t</w:t>
      </w:r>
      <w:r w:rsidR="0095748B">
        <w:rPr>
          <w:i/>
        </w:rPr>
        <w:t xml:space="preserve"> </w:t>
      </w:r>
      <w:r w:rsidRPr="0095748B">
        <w:rPr>
          <w:i/>
          <w:vertAlign w:val="superscript"/>
        </w:rPr>
        <w:t>2</w:t>
      </w:r>
      <w:r>
        <w:t xml:space="preserve">. So this will take a stochastic amount of time according to the MaxEnt criteria. </w:t>
      </w:r>
    </w:p>
    <w:p w:rsidR="00BF3186" w:rsidRDefault="00BF3186" w:rsidP="000A4624">
      <w:pPr>
        <w:pStyle w:val="Body"/>
      </w:pPr>
      <w:r>
        <w:t xml:space="preserve">However because of the Rayleigh fading problem we don’t know how long it will take to integrate our signal with regard to the rate </w:t>
      </w:r>
      <w:r w:rsidRPr="0095748B">
        <w:rPr>
          <w:i/>
        </w:rPr>
        <w:t>R</w:t>
      </w:r>
      <w:r>
        <w:t xml:space="preserve">. This rate has a density function proportional to the power level distribution, then according to the rules for marginal distributions the conditionals line up to give the probability of acquiring a signal within time </w:t>
      </w:r>
      <w:r w:rsidRPr="00012A27">
        <w:rPr>
          <w:i/>
        </w:rPr>
        <w:t>t</w:t>
      </w:r>
      <w:r>
        <w:t xml:space="preserve">. </w:t>
      </w:r>
    </w:p>
    <w:p w:rsidR="00012A27" w:rsidRDefault="00012A27" w:rsidP="00012A27">
      <w:pPr>
        <w:pStyle w:val="Equation"/>
      </w:pPr>
      <m:oMathPara>
        <m:oMath>
          <m:r>
            <w:rPr>
              <w:rFonts w:ascii="Cambria Math" w:hAnsi="Cambria Math"/>
            </w:rPr>
            <w:lastRenderedPageBreak/>
            <m:t>P</m:t>
          </m:r>
          <m:d>
            <m:dPr>
              <m:ctrlPr>
                <w:rPr>
                  <w:rFonts w:ascii="Cambria Math" w:hAnsi="Cambria Math"/>
                  <w:i/>
                </w:rPr>
              </m:ctrlPr>
            </m:dPr>
            <m:e>
              <m:r>
                <w:rPr>
                  <w:rFonts w:ascii="Cambria Math" w:hAnsi="Cambria Math"/>
                </w:rPr>
                <m:t>t&lt;T</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a</m:t>
                          </m:r>
                        </m:den>
                      </m:f>
                    </m:e>
                  </m:d>
                </m:e>
                <m:sup>
                  <m:r>
                    <w:rPr>
                      <w:rFonts w:ascii="Cambria Math" w:hAnsi="Cambria Math"/>
                    </w:rPr>
                    <m:t>2</m:t>
                  </m:r>
                </m:sup>
              </m:sSup>
            </m:den>
          </m:f>
        </m:oMath>
      </m:oMathPara>
    </w:p>
    <w:p w:rsidR="0095748B" w:rsidRDefault="00BF3186" w:rsidP="000A4624">
      <w:pPr>
        <w:pStyle w:val="Body"/>
      </w:pPr>
      <w:r>
        <w:t xml:space="preserve">This leads to the dispersion result where </w:t>
      </w:r>
      <w:r w:rsidRPr="0095748B">
        <w:rPr>
          <w:i/>
        </w:rPr>
        <w:t>a</w:t>
      </w:r>
      <w:r>
        <w:t xml:space="preserve"> is an empirically determined number derived from </w:t>
      </w:r>
      <w:r w:rsidRPr="0095748B">
        <w:rPr>
          <w:i/>
        </w:rPr>
        <w:t>k</w:t>
      </w:r>
      <w:r>
        <w:t xml:space="preserve"> and </w:t>
      </w:r>
      <w:r w:rsidRPr="0095748B">
        <w:rPr>
          <w:i/>
        </w:rPr>
        <w:t>c</w:t>
      </w:r>
      <w:r>
        <w:t xml:space="preserve">. This is not considered an extremely fat tail because the acceleration of the search by quadrature tends to mitigate very long times. </w:t>
      </w:r>
    </w:p>
    <w:p w:rsidR="00BF3186" w:rsidRDefault="00BF3186" w:rsidP="000A4624">
      <w:pPr>
        <w:pStyle w:val="Body"/>
      </w:pPr>
      <w:r>
        <w:rPr>
          <w:b/>
          <w:bCs/>
        </w:rPr>
        <w:t>Data Analysis.</w:t>
      </w:r>
      <w:r>
        <w:t xml:space="preserve"> Data was collected from a GPS project that has a goal to speed up wild-fire response times by cleverly using remote transponders</w:t>
      </w:r>
      <w:r w:rsidR="00A55475">
        <w:rPr>
          <w:rStyle w:val="EndnoteReference"/>
        </w:rPr>
        <w:endnoteReference w:id="32"/>
      </w:r>
      <w:r>
        <w:t xml:space="preserve">. They published data for cold-start times as shown in the histogram below. Note that the data shows many times that approach 1000 seconds. The single parameter entropic dispersion fit (a=62 seconds) appears as the blue curve, and it fits the data quite well. </w:t>
      </w:r>
    </w:p>
    <w:p w:rsidR="00E51B33" w:rsidRDefault="00E51B33" w:rsidP="00E51B33">
      <w:pPr>
        <w:pStyle w:val="Figure"/>
        <w:keepNext/>
      </w:pPr>
      <w:r>
        <w:rPr>
          <w:noProof/>
        </w:rPr>
        <w:drawing>
          <wp:inline distT="0" distB="0" distL="0" distR="0">
            <wp:extent cx="3422229" cy="2613804"/>
            <wp:effectExtent l="19050" t="0" r="6771"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cstate="print"/>
                    <a:srcRect/>
                    <a:stretch>
                      <a:fillRect/>
                    </a:stretch>
                  </pic:blipFill>
                  <pic:spPr bwMode="auto">
                    <a:xfrm>
                      <a:off x="0" y="0"/>
                      <a:ext cx="3425291" cy="2616143"/>
                    </a:xfrm>
                    <a:prstGeom prst="rect">
                      <a:avLst/>
                    </a:prstGeom>
                    <a:noFill/>
                    <a:ln w="9525">
                      <a:noFill/>
                      <a:miter lim="800000"/>
                      <a:headEnd/>
                      <a:tailEnd/>
                    </a:ln>
                  </pic:spPr>
                </pic:pic>
              </a:graphicData>
            </a:graphic>
          </wp:inline>
        </w:drawing>
      </w:r>
    </w:p>
    <w:p w:rsidR="00E51B33" w:rsidRDefault="00E51B33" w:rsidP="00E51B33">
      <w:pPr>
        <w:pStyle w:val="Caption"/>
      </w:pPr>
      <w:r>
        <w:t xml:space="preserve">Figure </w:t>
      </w:r>
      <w:fldSimple w:instr=" SEQ Figure \* ARABIC ">
        <w:r w:rsidR="00371D3E">
          <w:rPr>
            <w:noProof/>
          </w:rPr>
          <w:t>23</w:t>
        </w:r>
      </w:fldSimple>
      <w:r>
        <w:t>:</w:t>
      </w:r>
      <w:r w:rsidRPr="00E51B33">
        <w:t xml:space="preserve"> </w:t>
      </w:r>
      <w:r>
        <w:t>Fit of GPS acquisition times to a dispersive model</w:t>
      </w:r>
    </w:p>
    <w:p w:rsidR="00DB026A" w:rsidRDefault="00E51B33" w:rsidP="000A4624">
      <w:pPr>
        <w:pStyle w:val="Body"/>
      </w:pPr>
      <w:r>
        <w:t>Beyond the Rayleigh, we will also find the BesselK PDF</w:t>
      </w:r>
      <w:r w:rsidR="00B60D2C">
        <w:t>,</w:t>
      </w:r>
      <w:r>
        <w:t xml:space="preserve"> as that is what describes the K-distributed clutter wh</w:t>
      </w:r>
      <w:r w:rsidR="00B60D2C">
        <w:t>ich appears in large regions collected by radar stations against random terrestrial and oceanographic features.  The heterogeneous nature of that environment will generate clutter with longer tails than the Rayleigh.</w:t>
      </w:r>
      <w:r w:rsidR="001570BA">
        <w:t xml:space="preserve"> See Grenander</w:t>
      </w:r>
      <w:r w:rsidR="001570BA">
        <w:rPr>
          <w:rStyle w:val="EndnoteReference"/>
        </w:rPr>
        <w:endnoteReference w:id="33"/>
      </w:r>
      <w:r w:rsidR="001570BA">
        <w:t>.</w:t>
      </w:r>
      <w:r w:rsidR="00B60D2C">
        <w:t xml:space="preserve">  </w:t>
      </w:r>
      <w:r w:rsidR="00B60D2C" w:rsidRPr="00C021BD">
        <w:rPr>
          <w:color w:val="FF0000"/>
        </w:rPr>
        <w:t>(I don’t have a figure of this yet)</w:t>
      </w:r>
      <w:r w:rsidR="00B60D2C">
        <w:t>.</w:t>
      </w:r>
    </w:p>
    <w:p w:rsidR="00E51B33" w:rsidRDefault="00E51B33" w:rsidP="000A4624">
      <w:pPr>
        <w:pStyle w:val="Body"/>
      </w:pPr>
    </w:p>
    <w:p w:rsidR="00002768" w:rsidRDefault="00002768" w:rsidP="000A4624">
      <w:pPr>
        <w:pStyle w:val="Body"/>
      </w:pPr>
    </w:p>
    <w:p w:rsidR="00703BAC" w:rsidRPr="00703BAC" w:rsidRDefault="00835D32" w:rsidP="002474FD">
      <w:pPr>
        <w:pStyle w:val="IntenseQuote"/>
      </w:pPr>
      <w:r>
        <w:rPr>
          <w:noProof/>
        </w:rPr>
        <w:drawing>
          <wp:inline distT="0" distB="0" distL="0" distR="0">
            <wp:extent cx="417830" cy="417830"/>
            <wp:effectExtent l="19050" t="0" r="1270" b="0"/>
            <wp:docPr id="81" name="Picture 81" descr="http://en.opensuse.org/images/thumb/5/53/Clouds.jpg/44px-Clou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en.opensuse.org/images/thumb/5/53/Clouds.jpg/44px-Clouds.jpg"/>
                    <pic:cNvPicPr>
                      <a:picLocks noChangeAspect="1" noChangeArrowheads="1"/>
                    </pic:cNvPicPr>
                  </pic:nvPicPr>
                  <pic:blipFill>
                    <a:blip r:embed="rId53" cstate="print"/>
                    <a:srcRect/>
                    <a:stretch>
                      <a:fillRect/>
                    </a:stretch>
                  </pic:blipFill>
                  <pic:spPr bwMode="auto">
                    <a:xfrm>
                      <a:off x="0" y="0"/>
                      <a:ext cx="417830" cy="417830"/>
                    </a:xfrm>
                    <a:prstGeom prst="rect">
                      <a:avLst/>
                    </a:prstGeom>
                    <a:noFill/>
                    <a:ln w="9525">
                      <a:noFill/>
                      <a:miter lim="800000"/>
                      <a:headEnd/>
                      <a:tailEnd/>
                    </a:ln>
                  </pic:spPr>
                </pic:pic>
              </a:graphicData>
            </a:graphic>
          </wp:inline>
        </w:drawing>
      </w:r>
      <w:r>
        <w:t xml:space="preserve"> </w:t>
      </w:r>
      <w:r w:rsidR="00703BAC" w:rsidRPr="00703BAC">
        <w:t>Clouds</w:t>
      </w:r>
    </w:p>
    <w:p w:rsidR="00703BAC" w:rsidRDefault="001455D5" w:rsidP="001455D5">
      <w:pPr>
        <w:pStyle w:val="Body"/>
      </w:pPr>
      <w:r>
        <w:t>If we assume that clouds develop by some sort of preferential attachment, then the uncertainties at which the preferential attachment process increases with time balanced against the uncertainties in the critical point contribute to the dispersion</w:t>
      </w:r>
      <w:r w:rsidR="00DB026A">
        <w:t>.  This is an analysis based on work by Yuan at NASA Goddard, “</w:t>
      </w:r>
      <w:r w:rsidR="00DB026A" w:rsidRPr="00DB026A">
        <w:t>Cloud macroscopic organization: order emerging from randomness</w:t>
      </w:r>
      <w:r w:rsidR="00DB026A">
        <w:t>”</w:t>
      </w:r>
    </w:p>
    <w:p w:rsidR="003A6DB0" w:rsidRDefault="003A6DB0" w:rsidP="003A6DB0">
      <w:pPr>
        <w:pStyle w:val="Body"/>
      </w:pPr>
      <w:r>
        <w:t>The cloud size distribution fits the same process as lake size distribution.</w:t>
      </w:r>
    </w:p>
    <w:p w:rsidR="003A6DB0" w:rsidRDefault="003A6DB0" w:rsidP="003A6DB0">
      <w:pPr>
        <w:pStyle w:val="Equation"/>
      </w:pPr>
      <m:oMathPara>
        <m:oMath>
          <m:r>
            <w:rPr>
              <w:rFonts w:ascii="Cambria Math" w:hAnsi="Cambria Math"/>
            </w:rPr>
            <w:lastRenderedPageBreak/>
            <m:t>P</m:t>
          </m:r>
          <m:d>
            <m:dPr>
              <m:ctrlPr>
                <w:rPr>
                  <w:rFonts w:ascii="Cambria Math" w:hAnsi="Cambria Math"/>
                  <w:i/>
                </w:rPr>
              </m:ctrlPr>
            </m:dPr>
            <m:e>
              <m:r>
                <w:rPr>
                  <w:rFonts w:ascii="Cambria Math" w:hAnsi="Cambria Math"/>
                </w:rPr>
                <m:t>Size</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35454A" w:rsidRDefault="0035454A" w:rsidP="0035454A">
      <w:pPr>
        <w:pStyle w:val="Body"/>
        <w:rPr>
          <w:rFonts w:eastAsiaTheme="minorHAnsi"/>
        </w:rPr>
      </w:pPr>
      <w:r>
        <w:rPr>
          <w:rFonts w:eastAsiaTheme="minorHAnsi"/>
        </w:rPr>
        <w:t xml:space="preserve">We first assume that water vapor disperses through the atmosphere freely.  The rate </w:t>
      </w:r>
      <w:r>
        <w:rPr>
          <w:rFonts w:ascii="TimesNewRomanPS-BoldItalicMT" w:eastAsiaTheme="minorHAnsi" w:hAnsi="TimesNewRomanPS-BoldItalicMT" w:cs="TimesNewRomanPS-BoldItalicMT"/>
          <w:b/>
          <w:bCs/>
          <w:i/>
          <w:iCs/>
        </w:rPr>
        <w:t xml:space="preserve">r </w:t>
      </w:r>
      <w:r>
        <w:rPr>
          <w:rFonts w:eastAsiaTheme="minorHAnsi"/>
        </w:rPr>
        <w:t>at which it does this we treat as a stochastic variable with a probability density</w:t>
      </w:r>
    </w:p>
    <w:p w:rsidR="009F401A" w:rsidRDefault="0035454A" w:rsidP="0035454A">
      <w:pPr>
        <w:pStyle w:val="Equation"/>
      </w:pPr>
      <m:oMath>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r</m:t>
            </m:r>
          </m:e>
          <m:e>
            <m:r>
              <w:rPr>
                <w:rFonts w:ascii="Cambria Math" w:eastAsiaTheme="minorHAnsi" w:hAnsi="Cambria Math"/>
              </w:rPr>
              <m:t>g</m:t>
            </m:r>
          </m:e>
        </m:d>
        <m:r>
          <w:rPr>
            <w:rFonts w:ascii="Cambria Math" w:eastAsiaTheme="minorHAnsi" w:hAnsi="Cambria Math"/>
          </w:rPr>
          <m:t xml:space="preserve">= </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g</m:t>
            </m:r>
          </m:den>
        </m:f>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r</m:t>
                </m:r>
              </m:num>
              <m:den>
                <m:r>
                  <w:rPr>
                    <w:rFonts w:ascii="Cambria Math" w:eastAsiaTheme="minorHAnsi" w:hAnsi="Cambria Math"/>
                  </w:rPr>
                  <m:t>g</m:t>
                </m:r>
              </m:den>
            </m:f>
          </m:sup>
        </m:sSup>
      </m:oMath>
      <w:r>
        <w:rPr>
          <w:rFonts w:eastAsiaTheme="minorHAnsi"/>
        </w:rPr>
        <w:t xml:space="preserve"> </w:t>
      </w:r>
    </w:p>
    <w:p w:rsidR="0035454A" w:rsidRDefault="0035454A" w:rsidP="0035454A">
      <w:pPr>
        <w:pStyle w:val="Body"/>
        <w:rPr>
          <w:rFonts w:eastAsiaTheme="minorHAnsi"/>
        </w:rPr>
      </w:pPr>
      <w:r>
        <w:rPr>
          <w:rFonts w:eastAsiaTheme="minorHAnsi"/>
        </w:rPr>
        <w:t xml:space="preserve">This introduces two concepts at once: the idea that we do not assume a single rate (i.e. assume instead </w:t>
      </w:r>
      <w:r>
        <w:rPr>
          <w:rFonts w:ascii="TimesNewRomanPS-ItalicMT" w:eastAsiaTheme="minorHAnsi" w:hAnsi="TimesNewRomanPS-ItalicMT" w:cs="TimesNewRomanPS-ItalicMT"/>
          <w:i/>
          <w:iCs/>
        </w:rPr>
        <w:t>dispersion</w:t>
      </w:r>
      <w:r>
        <w:rPr>
          <w:rFonts w:eastAsiaTheme="minorHAnsi"/>
        </w:rPr>
        <w:t xml:space="preserve">) together with the idea that we can only assume at best a mean (as the growth rate </w:t>
      </w:r>
      <w:r>
        <w:rPr>
          <w:rFonts w:ascii="TimesNewRomanPS-BoldItalicMT" w:eastAsiaTheme="minorHAnsi" w:hAnsi="TimesNewRomanPS-BoldItalicMT" w:cs="TimesNewRomanPS-BoldItalicMT"/>
          <w:b/>
          <w:bCs/>
          <w:i/>
          <w:iCs/>
        </w:rPr>
        <w:t>g</w:t>
      </w:r>
      <w:r>
        <w:rPr>
          <w:rFonts w:ascii="TimesNewRomanPS-ItalicMT" w:eastAsiaTheme="minorHAnsi" w:hAnsi="TimesNewRomanPS-ItalicMT" w:cs="TimesNewRomanPS-ItalicMT"/>
          <w:i/>
          <w:iCs/>
        </w:rPr>
        <w:t xml:space="preserve">) and </w:t>
      </w:r>
      <w:r>
        <w:rPr>
          <w:rFonts w:eastAsiaTheme="minorHAnsi"/>
        </w:rPr>
        <w:t>treat the standard deviation as equivalent to the mean. This type of assumption makes the least presuppositions as to what has happened — we know we have a mean value but beyond that, the rate can vary to the maximum entropy limit.</w:t>
      </w:r>
    </w:p>
    <w:p w:rsidR="007E2AB0" w:rsidRDefault="007E2AB0" w:rsidP="007E2AB0">
      <w:pPr>
        <w:pStyle w:val="Body"/>
        <w:rPr>
          <w:rFonts w:eastAsiaTheme="minorHAnsi"/>
        </w:rPr>
      </w:pPr>
      <w:r>
        <w:rPr>
          <w:rFonts w:eastAsiaTheme="minorHAnsi"/>
        </w:rPr>
        <w:t>If we next assume that a collection of these rates can act to sweep out a selected uniform unit of volume, then over time we can imagine that a cloud will capture this moisture.</w:t>
      </w:r>
    </w:p>
    <w:p w:rsidR="007E2AB0" w:rsidRDefault="007E2AB0" w:rsidP="007E2AB0">
      <w:pPr>
        <w:keepNext/>
        <w:jc w:val="center"/>
      </w:pPr>
      <w:r w:rsidRPr="00134F47">
        <w:rPr>
          <w:noProof/>
        </w:rPr>
        <w:drawing>
          <wp:inline distT="0" distB="0" distL="0" distR="0">
            <wp:extent cx="2913931" cy="3416060"/>
            <wp:effectExtent l="19050" t="0" r="0" b="0"/>
            <wp:docPr id="43"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377277" cy="6223724"/>
                      <a:chOff x="1905000" y="1600200"/>
                      <a:chExt cx="4377277" cy="6223724"/>
                    </a:xfrm>
                  </a:grpSpPr>
                  <a:grpSp>
                    <a:nvGrpSpPr>
                      <a:cNvPr id="19" name="Group 18"/>
                      <a:cNvGrpSpPr/>
                    </a:nvGrpSpPr>
                    <a:grpSpPr>
                      <a:xfrm>
                        <a:off x="1905000" y="1600200"/>
                        <a:ext cx="4377277" cy="6223724"/>
                        <a:chOff x="1905000" y="1600200"/>
                        <a:chExt cx="4377277" cy="6223724"/>
                      </a:xfrm>
                    </a:grpSpPr>
                    <a:sp>
                      <a:nvSpPr>
                        <a:cNvPr id="2" name="Freeform 1"/>
                        <a:cNvSpPr/>
                      </a:nvSpPr>
                      <a:spPr>
                        <a:xfrm>
                          <a:off x="4102669" y="4368007"/>
                          <a:ext cx="919017" cy="648042"/>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3" name="Freeform 2"/>
                        <a:cNvSpPr/>
                      </a:nvSpPr>
                      <a:spPr>
                        <a:xfrm>
                          <a:off x="4102671" y="5369656"/>
                          <a:ext cx="1406147" cy="948069"/>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graphicFrame>
                      <a:nvGraphicFramePr>
                        <a:cNvPr id="4" name="Chart 3"/>
                        <a:cNvGraphicFramePr/>
                      </a:nvGraphicFramePr>
                      <a:graphic>
                        <a:graphicData uri="http://schemas.openxmlformats.org/drawingml/2006/chart">
                          <c:chart xmlns:c="http://schemas.openxmlformats.org/drawingml/2006/chart" xmlns:r="http://schemas.openxmlformats.org/officeDocument/2006/relationships" r:id="rId54"/>
                        </a:graphicData>
                      </a:graphic>
                      <a:xfrm>
                        <a:off x="3731346" y="1600200"/>
                        <a:ext cx="2550931" cy="1699073"/>
                      </a:xfrm>
                    </a:graphicFrame>
                    <a:sp>
                      <a:nvSpPr>
                        <a:cNvPr id="5" name="Freeform 4"/>
                        <a:cNvSpPr/>
                      </a:nvSpPr>
                      <a:spPr>
                        <a:xfrm>
                          <a:off x="4102671" y="6669933"/>
                          <a:ext cx="1821032" cy="1153991"/>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6" name="Freeform 5"/>
                        <a:cNvSpPr/>
                      </a:nvSpPr>
                      <a:spPr>
                        <a:xfrm>
                          <a:off x="4102669" y="3620732"/>
                          <a:ext cx="594970" cy="394136"/>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7" name="Straight Connector 6"/>
                        <a:cNvSpPr/>
                      </a:nvSpPr>
                      <a:spPr>
                        <a:xfrm>
                          <a:off x="1905000" y="3810345"/>
                          <a:ext cx="1531516" cy="0"/>
                        </a:xfrm>
                        <a:prstGeom prst="line">
                          <a:avLst/>
                        </a:prstGeom>
                        <a:noFill/>
                        <a:ln w="0">
                          <a:solidFill>
                            <a:srgbClr val="000000"/>
                          </a:solidFill>
                          <a:prstDash val="solid"/>
                          <a:headEnd w="med" len="lg"/>
                          <a:tailEnd type="stealth" w="lg" len="lg"/>
                        </a:ln>
                      </a:spPr>
                      <a:txSp>
                        <a:txBody>
                          <a:bodyPr vert="horz" lIns="90000" tIns="45000" rIns="90000" bIns="4500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8" name="Straight Connector 7"/>
                        <a:cNvSpPr/>
                      </a:nvSpPr>
                      <a:spPr>
                        <a:xfrm>
                          <a:off x="1905000" y="7223866"/>
                          <a:ext cx="1531516" cy="0"/>
                        </a:xfrm>
                        <a:prstGeom prst="line">
                          <a:avLst/>
                        </a:prstGeom>
                        <a:noFill/>
                        <a:ln w="76200">
                          <a:solidFill>
                            <a:srgbClr val="000000"/>
                          </a:solidFill>
                          <a:prstDash val="solid"/>
                          <a:headEnd w="med" len="lg"/>
                          <a:tailEnd type="stealth" w="lg" len="lg"/>
                        </a:ln>
                      </a:spPr>
                      <a:txSp>
                        <a:txBody>
                          <a:bodyPr vert="horz" lIns="117360" tIns="72360" rIns="117360" bIns="72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9" name="Straight Connector 8"/>
                        <a:cNvSpPr/>
                      </a:nvSpPr>
                      <a:spPr>
                        <a:xfrm>
                          <a:off x="1905000" y="5899827"/>
                          <a:ext cx="1531516" cy="0"/>
                        </a:xfrm>
                        <a:prstGeom prst="line">
                          <a:avLst/>
                        </a:prstGeom>
                        <a:noFill/>
                        <a:ln w="50800">
                          <a:solidFill>
                            <a:srgbClr val="000000"/>
                          </a:solidFill>
                          <a:prstDash val="solid"/>
                          <a:headEnd w="med" len="lg"/>
                          <a:tailEnd type="stealth" w="lg" len="lg"/>
                        </a:ln>
                      </a:spPr>
                      <a:txSp>
                        <a:txBody>
                          <a:bodyPr vert="horz" lIns="108360" tIns="63360" rIns="108360" bIns="63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10" name="Straight Connector 9"/>
                        <a:cNvSpPr/>
                      </a:nvSpPr>
                      <a:spPr>
                        <a:xfrm>
                          <a:off x="1905000" y="4715090"/>
                          <a:ext cx="1531516" cy="0"/>
                        </a:xfrm>
                        <a:prstGeom prst="line">
                          <a:avLst/>
                        </a:prstGeom>
                        <a:noFill/>
                        <a:ln w="25400">
                          <a:solidFill>
                            <a:srgbClr val="000000"/>
                          </a:solidFill>
                          <a:prstDash val="solid"/>
                          <a:headEnd w="med" len="lg"/>
                          <a:tailEnd type="stealth" w="lg" len="lg"/>
                        </a:ln>
                      </a:spPr>
                      <a:txSp>
                        <a:txBody>
                          <a:bodyPr vert="horz" lIns="99360" tIns="54360" rIns="99360" bIns="54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11" name="TextBox 10"/>
                        <a:cNvSpPr txBox="1"/>
                      </a:nvSpPr>
                      <a:spPr>
                        <a:xfrm>
                          <a:off x="1938877" y="5122065"/>
                          <a:ext cx="2610607" cy="621793"/>
                        </a:xfrm>
                        <a:prstGeom prst="rect">
                          <a:avLst/>
                        </a:prstGeom>
                        <a:noFill/>
                        <a:ln>
                          <a:noFill/>
                        </a:ln>
                      </a:spPr>
                      <a:txSp>
                        <a:txBody>
                          <a:bodyPr vert="horz" wrap="square" lIns="90000" tIns="45000" rIns="90000" bIns="45000" anchorCtr="0" compatLnSpc="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defRPr sz="1800"/>
                            </a:pPr>
                            <a:r>
                              <a:rPr lang="en-US" sz="1800" b="0" i="0" u="none" strike="noStrike" kern="1200" dirty="0" smtClean="0">
                                <a:ln>
                                  <a:noFill/>
                                </a:ln>
                                <a:latin typeface="Arial" pitchFamily="18"/>
                                <a:ea typeface="Lucida Sans Unicode" pitchFamily="2"/>
                                <a:cs typeface="Mangal" pitchFamily="2"/>
                              </a:rPr>
                              <a:t>varying rates</a:t>
                            </a:r>
                            <a:endParaRPr lang="en-US" sz="1800" b="0" i="0" u="none" strike="noStrike" kern="1200" dirty="0">
                              <a:ln>
                                <a:noFill/>
                              </a:ln>
                              <a:latin typeface="Arial" pitchFamily="18"/>
                              <a:ea typeface="Lucida Sans Unicode" pitchFamily="2"/>
                              <a:cs typeface="Mangal" pitchFamily="2"/>
                            </a:endParaRPr>
                          </a:p>
                        </a:txBody>
                        <a:useSpRect/>
                      </a:txSp>
                    </a:sp>
                    <a:sp>
                      <a:nvSpPr>
                        <a:cNvPr id="12" name="TextBox 11"/>
                        <a:cNvSpPr txBox="1"/>
                      </a:nvSpPr>
                      <a:spPr>
                        <a:xfrm>
                          <a:off x="4469569" y="1890289"/>
                          <a:ext cx="1769325" cy="621793"/>
                        </a:xfrm>
                        <a:prstGeom prst="rect">
                          <a:avLst/>
                        </a:prstGeom>
                        <a:noFill/>
                        <a:ln>
                          <a:noFill/>
                        </a:ln>
                      </a:spPr>
                      <a:txSp>
                        <a:txBody>
                          <a:bodyPr vert="horz" wrap="square" lIns="90000" tIns="45000" rIns="90000" bIns="45000" anchorCtr="0" compatLnSpc="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r>
                              <a:rPr lang="en-US" sz="1800" b="0" i="0" u="none" strike="noStrike" kern="1200" dirty="0">
                                <a:ln>
                                  <a:noFill/>
                                </a:ln>
                                <a:latin typeface="Arial" pitchFamily="18"/>
                                <a:ea typeface="Lucida Sans Unicode" pitchFamily="2"/>
                                <a:cs typeface="Mangal" pitchFamily="2"/>
                              </a:rPr>
                              <a:t>capacity</a:t>
                            </a:r>
                          </a:p>
                        </a:txBody>
                        <a:useSpRect/>
                      </a:txSp>
                    </a:sp>
                  </a:grpSp>
                </lc:lockedCanvas>
              </a:graphicData>
            </a:graphic>
          </wp:inline>
        </w:drawing>
      </w:r>
    </w:p>
    <w:p w:rsidR="007E2AB0" w:rsidRDefault="007E2AB0" w:rsidP="007E2AB0">
      <w:pPr>
        <w:pStyle w:val="Caption"/>
      </w:pPr>
      <w:bookmarkStart w:id="427" w:name="_Ref326154643"/>
      <w:r>
        <w:t xml:space="preserve">Figure </w:t>
      </w:r>
      <w:fldSimple w:instr=" SEQ Figure \* ARABIC ">
        <w:r>
          <w:rPr>
            <w:noProof/>
          </w:rPr>
          <w:t>24</w:t>
        </w:r>
      </w:fldSimple>
      <w:bookmarkEnd w:id="427"/>
      <w:r>
        <w:t>: Cloud formation</w:t>
      </w:r>
    </w:p>
    <w:p w:rsidR="00E840C1" w:rsidRDefault="0035454A" w:rsidP="007E2AB0">
      <w:pPr>
        <w:pStyle w:val="Body"/>
        <w:rPr>
          <w:ins w:id="428" w:author="steven.bankes" w:date="2012-12-18T18:31:00Z"/>
          <w:rFonts w:eastAsiaTheme="minorHAnsi"/>
        </w:rPr>
      </w:pPr>
      <w:del w:id="429" w:author="steven.bankes" w:date="2012-12-18T18:31:00Z">
        <w:r w:rsidDel="00E840C1">
          <w:rPr>
            <w:rFonts w:eastAsiaTheme="minorHAnsi"/>
          </w:rPr>
          <w:delText xml:space="preserve">Let’s say </w:delText>
        </w:r>
      </w:del>
    </w:p>
    <w:p w:rsidR="0035454A" w:rsidRPr="007E2AB0" w:rsidRDefault="00E840C1" w:rsidP="007E2AB0">
      <w:pPr>
        <w:pStyle w:val="Body"/>
        <w:rPr>
          <w:rFonts w:eastAsiaTheme="minorHAnsi"/>
        </w:rPr>
      </w:pPr>
      <w:ins w:id="430" w:author="steven.bankes" w:date="2012-12-18T18:31:00Z">
        <w:r>
          <w:rPr>
            <w:rFonts w:eastAsiaTheme="minorHAnsi"/>
          </w:rPr>
          <w:t xml:space="preserve">Suppose </w:t>
        </w:r>
      </w:ins>
      <w:r w:rsidR="0035454A">
        <w:rPr>
          <w:rFonts w:eastAsiaTheme="minorHAnsi"/>
        </w:rPr>
        <w:t xml:space="preserve">that the water vapor diffuses outward, so for a given time period </w:t>
      </w:r>
      <w:r w:rsidR="0035454A">
        <w:rPr>
          <w:rFonts w:ascii="TimesNewRomanPS-BoldItalicMT" w:eastAsiaTheme="minorHAnsi" w:hAnsi="TimesNewRomanPS-BoldItalicMT" w:cs="TimesNewRomanPS-BoldItalicMT"/>
          <w:b/>
          <w:bCs/>
          <w:i/>
          <w:iCs/>
        </w:rPr>
        <w:t>t</w:t>
      </w:r>
      <w:r w:rsidR="0035454A">
        <w:rPr>
          <w:rFonts w:eastAsiaTheme="minorHAnsi"/>
        </w:rPr>
        <w:t xml:space="preserve">, the moisture will diffuse over a distance </w:t>
      </w:r>
      <w:r w:rsidR="0035454A">
        <w:rPr>
          <w:rFonts w:ascii="TimesNewRomanPS-BoldItalicMT" w:eastAsiaTheme="minorHAnsi" w:hAnsi="TimesNewRomanPS-BoldItalicMT" w:cs="TimesNewRomanPS-BoldItalicMT"/>
          <w:b/>
          <w:bCs/>
          <w:i/>
          <w:iCs/>
        </w:rPr>
        <w:t>x</w:t>
      </w:r>
      <w:r w:rsidR="00002768">
        <w:rPr>
          <w:rFonts w:ascii="TimesNewRomanPS-BoldItalicMT" w:eastAsiaTheme="minorHAnsi" w:hAnsi="TimesNewRomanPS-BoldItalicMT" w:cs="TimesNewRomanPS-BoldItalicMT"/>
          <w:b/>
          <w:bCs/>
          <w:i/>
          <w:iCs/>
        </w:rPr>
        <w:t xml:space="preserve"> </w:t>
      </w:r>
      <w:r w:rsidR="0035454A">
        <w:rPr>
          <w:rFonts w:eastAsiaTheme="minorHAnsi"/>
        </w:rPr>
        <w:t>=</w:t>
      </w:r>
      <w:r w:rsidR="00002768">
        <w:rPr>
          <w:rFonts w:eastAsiaTheme="minorHAnsi"/>
        </w:rPr>
        <w:t xml:space="preserve"> </w:t>
      </w:r>
      <w:r w:rsidR="0035454A">
        <w:rPr>
          <w:rFonts w:ascii="TimesNewRomanPS-BoldItalicMT" w:eastAsiaTheme="minorHAnsi" w:hAnsi="TimesNewRomanPS-BoldItalicMT" w:cs="TimesNewRomanPS-BoldItalicMT"/>
          <w:b/>
          <w:bCs/>
          <w:i/>
          <w:iCs/>
        </w:rPr>
        <w:t>r</w:t>
      </w:r>
      <w:r w:rsidR="00002768">
        <w:rPr>
          <w:rFonts w:ascii="TimesNewRomanPS-BoldItalicMT" w:eastAsiaTheme="minorHAnsi" w:hAnsi="TimesNewRomanPS-BoldItalicMT" w:cs="TimesNewRomanPS-BoldItalicMT"/>
          <w:b/>
          <w:bCs/>
          <w:i/>
          <w:iCs/>
        </w:rPr>
        <w:t xml:space="preserve"> </w:t>
      </w:r>
      <w:r w:rsidR="0035454A">
        <w:rPr>
          <w:rFonts w:ascii="TimesNewRomanPS-BoldItalicMT" w:eastAsiaTheme="minorHAnsi" w:hAnsi="TimesNewRomanPS-BoldItalicMT" w:cs="TimesNewRomanPS-BoldItalicMT"/>
          <w:b/>
          <w:bCs/>
          <w:i/>
          <w:iCs/>
        </w:rPr>
        <w:t>t</w:t>
      </w:r>
      <w:r w:rsidR="0035454A">
        <w:rPr>
          <w:rFonts w:eastAsiaTheme="minorHAnsi"/>
        </w:rPr>
        <w:t xml:space="preserve">, a simple variable change </w:t>
      </w:r>
      <w:r w:rsidR="0035454A" w:rsidRPr="007E2AB0">
        <w:rPr>
          <w:rFonts w:eastAsiaTheme="minorHAnsi"/>
        </w:rPr>
        <w:t>gives</w:t>
      </w:r>
    </w:p>
    <w:p w:rsidR="0035454A" w:rsidRPr="007E2AB0" w:rsidRDefault="0035454A" w:rsidP="007E2AB0">
      <w:pPr>
        <w:pStyle w:val="Equation"/>
      </w:pPr>
      <m:oMathPara>
        <m:oMath>
          <m:r>
            <w:rPr>
              <w:rFonts w:ascii="Cambria Math" w:eastAsiaTheme="minorHAnsi" w:hAnsi="Cambria Math"/>
            </w:rPr>
            <m:t>p</m:t>
          </m:r>
          <m:d>
            <m:dPr>
              <m:ctrlPr>
                <w:rPr>
                  <w:rFonts w:ascii="Cambria Math" w:eastAsiaTheme="minorHAnsi" w:hAnsi="Cambria Math"/>
                </w:rPr>
              </m:ctrlPr>
            </m:dPr>
            <m:e>
              <m:r>
                <w:rPr>
                  <w:rFonts w:ascii="Cambria Math" w:eastAsiaTheme="minorHAnsi" w:hAnsi="Cambria Math"/>
                </w:rPr>
                <m:t>r</m:t>
              </m:r>
            </m:e>
            <m:e>
              <m:r>
                <w:rPr>
                  <w:rFonts w:ascii="Cambria Math" w:eastAsiaTheme="minorHAnsi" w:hAnsi="Cambria Math"/>
                </w:rPr>
                <m:t>g</m:t>
              </m:r>
            </m:e>
          </m:d>
          <m:r>
            <m:rPr>
              <m:sty m:val="p"/>
            </m:rPr>
            <w:rPr>
              <w:rFonts w:ascii="Cambria Math" w:eastAsiaTheme="minorHAnsi" w:hAnsi="Cambria Math"/>
            </w:rPr>
            <m:t xml:space="preserve">= </m:t>
          </m:r>
          <m:f>
            <m:fPr>
              <m:ctrlPr>
                <w:rPr>
                  <w:rFonts w:ascii="Cambria Math" w:eastAsiaTheme="minorHAnsi" w:hAnsi="Cambria Math"/>
                </w:rPr>
              </m:ctrlPr>
            </m:fPr>
            <m:num>
              <m:r>
                <m:rPr>
                  <m:sty m:val="p"/>
                </m:rPr>
                <w:rPr>
                  <w:rFonts w:ascii="Cambria Math" w:eastAsiaTheme="minorHAnsi" w:hAnsi="Cambria Math"/>
                </w:rPr>
                <m:t>1</m:t>
              </m:r>
            </m:num>
            <m:den>
              <m:r>
                <w:rPr>
                  <w:rFonts w:ascii="Cambria Math" w:eastAsiaTheme="minorHAnsi" w:hAnsi="Cambria Math"/>
                </w:rPr>
                <m:t>gt</m:t>
              </m:r>
            </m:den>
          </m:f>
          <m:sSup>
            <m:sSupPr>
              <m:ctrlPr>
                <w:rPr>
                  <w:rFonts w:ascii="Cambria Math" w:eastAsiaTheme="minorHAnsi" w:hAnsi="Cambria Math"/>
                </w:rPr>
              </m:ctrlPr>
            </m:sSupPr>
            <m:e>
              <m:r>
                <m:rPr>
                  <m:sty m:val="p"/>
                </m:rPr>
                <w:rPr>
                  <w:rFonts w:ascii="Cambria Math" w:eastAsiaTheme="minorHAnsi" w:hAnsi="Cambria Math"/>
                </w:rPr>
                <m:t>∙</m:t>
              </m:r>
              <m:r>
                <w:rPr>
                  <w:rFonts w:ascii="Cambria Math" w:eastAsiaTheme="minorHAnsi" w:hAnsi="Cambria Math"/>
                </w:rPr>
                <m:t>e</m:t>
              </m:r>
            </m:e>
            <m:sup>
              <m:r>
                <m:rPr>
                  <m:sty m:val="p"/>
                </m:rPr>
                <w:rPr>
                  <w:rFonts w:ascii="Cambria Math" w:eastAsiaTheme="minorHAnsi" w:hAnsi="Cambria Math"/>
                </w:rPr>
                <m:t>-</m:t>
              </m:r>
              <m:f>
                <m:fPr>
                  <m:ctrlPr>
                    <w:rPr>
                      <w:rFonts w:ascii="Cambria Math" w:eastAsiaTheme="minorHAnsi" w:hAnsi="Cambria Math"/>
                    </w:rPr>
                  </m:ctrlPr>
                </m:fPr>
                <m:num>
                  <m:r>
                    <w:rPr>
                      <w:rFonts w:ascii="Cambria Math" w:eastAsiaTheme="minorHAnsi" w:hAnsi="Cambria Math"/>
                    </w:rPr>
                    <m:t>x</m:t>
                  </m:r>
                </m:num>
                <m:den>
                  <m:r>
                    <w:rPr>
                      <w:rFonts w:ascii="Cambria Math" w:eastAsiaTheme="minorHAnsi" w:hAnsi="Cambria Math"/>
                    </w:rPr>
                    <m:t>gt</m:t>
                  </m:r>
                </m:den>
              </m:f>
            </m:sup>
          </m:sSup>
        </m:oMath>
      </m:oMathPara>
    </w:p>
    <w:p w:rsidR="009F401A" w:rsidRPr="007E2AB0" w:rsidRDefault="007E2AB0" w:rsidP="007E2AB0">
      <w:pPr>
        <w:pStyle w:val="Body"/>
        <w:rPr>
          <w:rFonts w:eastAsiaTheme="minorHAnsi"/>
        </w:rPr>
      </w:pPr>
      <w:r w:rsidRPr="007E2AB0">
        <w:rPr>
          <w:rFonts w:eastAsiaTheme="minorHAnsi"/>
        </w:rPr>
        <w:t xml:space="preserve">Over time, the probability that some moisture will migrate at least a length </w:t>
      </w:r>
      <w:r w:rsidRPr="007E2AB0">
        <w:rPr>
          <w:rFonts w:eastAsiaTheme="minorHAnsi"/>
          <w:i/>
        </w:rPr>
        <w:t>x</w:t>
      </w:r>
      <w:r w:rsidRPr="007E2AB0">
        <w:rPr>
          <w:rFonts w:eastAsiaTheme="minorHAnsi"/>
          <w:vertAlign w:val="subscript"/>
        </w:rPr>
        <w:t>0</w:t>
      </w:r>
      <w:r w:rsidRPr="007E2AB0">
        <w:rPr>
          <w:rFonts w:eastAsiaTheme="minorHAnsi"/>
        </w:rPr>
        <w:t xml:space="preserve"> distance is:</w:t>
      </w:r>
    </w:p>
    <w:p w:rsidR="007E2AB0" w:rsidRPr="007E2AB0" w:rsidRDefault="007E2AB0" w:rsidP="007E2AB0">
      <w:pPr>
        <w:rPr>
          <w:rFonts w:eastAsiaTheme="minorHAnsi"/>
        </w:rPr>
      </w:pPr>
      <m:oMathPara>
        <m:oMath>
          <m:r>
            <w:rPr>
              <w:rFonts w:ascii="Cambria Math" w:eastAsiaTheme="minorHAnsi" w:hAnsi="Cambria Math"/>
            </w:rPr>
            <w:lastRenderedPageBreak/>
            <m:t>p</m:t>
          </m:r>
          <m:d>
            <m:dPr>
              <m:ctrlPr>
                <w:rPr>
                  <w:rFonts w:ascii="Cambria Math" w:eastAsiaTheme="minorHAnsi" w:hAnsi="Cambria Math"/>
                  <w:i/>
                </w:rPr>
              </m:ctrlPr>
            </m:dPr>
            <m:e>
              <m:r>
                <w:rPr>
                  <w:rFonts w:ascii="Cambria Math" w:eastAsiaTheme="minorHAnsi" w:hAnsi="Cambria Math"/>
                </w:rPr>
                <m:t>x&gt;</m:t>
              </m:r>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e>
            <m:e>
              <m:r>
                <w:rPr>
                  <w:rFonts w:ascii="Cambria Math" w:eastAsiaTheme="minorHAnsi" w:hAnsi="Cambria Math"/>
                </w:rPr>
                <m:t>g,t</m:t>
              </m:r>
            </m:e>
          </m:d>
          <m:r>
            <w:rPr>
              <w:rFonts w:ascii="Cambria Math" w:eastAsiaTheme="minorHAnsi" w:hAnsi="Cambria Math"/>
            </w:rPr>
            <m:t>=</m:t>
          </m:r>
          <m:nary>
            <m:naryPr>
              <m:limLoc m:val="subSup"/>
              <m:ctrlPr>
                <w:rPr>
                  <w:rFonts w:ascii="Cambria Math" w:eastAsiaTheme="minorHAnsi" w:hAnsi="Cambria Math"/>
                  <w:i/>
                </w:rPr>
              </m:ctrlPr>
            </m:naryPr>
            <m:sub>
              <m:r>
                <w:rPr>
                  <w:rFonts w:ascii="Cambria Math" w:eastAsiaTheme="minorHAnsi" w:hAnsi="Cambria Math"/>
                </w:rPr>
                <m:t>0</m:t>
              </m:r>
            </m:sub>
            <m:sup>
              <m:r>
                <w:rPr>
                  <w:rFonts w:ascii="Cambria Math" w:eastAsiaTheme="minorHAnsi" w:hAnsi="Cambria Math"/>
                </w:rPr>
                <m:t>∞</m:t>
              </m:r>
            </m:sup>
            <m:e>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x</m:t>
                  </m:r>
                </m:e>
                <m:e>
                  <m:r>
                    <w:rPr>
                      <w:rFonts w:ascii="Cambria Math" w:eastAsiaTheme="minorHAnsi" w:hAnsi="Cambria Math"/>
                    </w:rPr>
                    <m:t>g,t</m:t>
                  </m:r>
                </m:e>
              </m:d>
            </m:e>
          </m:nary>
          <m:r>
            <w:rPr>
              <w:rFonts w:ascii="Cambria Math" w:eastAsiaTheme="minorHAnsi" w:hAnsi="Cambria Math"/>
            </w:rPr>
            <m:t xml:space="preserve">dx= </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gt</m:t>
                  </m:r>
                </m:den>
              </m:f>
            </m:sup>
          </m:sSup>
        </m:oMath>
      </m:oMathPara>
    </w:p>
    <w:p w:rsidR="0035454A" w:rsidRDefault="007E2AB0" w:rsidP="007E2AB0">
      <w:pPr>
        <w:pStyle w:val="Body"/>
      </w:pPr>
      <w:r>
        <w:rPr>
          <w:rFonts w:eastAsiaTheme="minorHAnsi"/>
        </w:rPr>
        <w:t xml:space="preserve">Alternatively, the following relation tells us the cumulative probability of the distance covered by material after time </w:t>
      </w:r>
      <w:r>
        <w:rPr>
          <w:rFonts w:ascii="TimesNewRomanPS-BoldItalicMT" w:eastAsiaTheme="minorHAnsi" w:hAnsi="TimesNewRomanPS-BoldItalicMT" w:cs="TimesNewRomanPS-BoldItalicMT"/>
          <w:b/>
          <w:bCs/>
          <w:i/>
          <w:iCs/>
        </w:rPr>
        <w:t>t</w:t>
      </w:r>
      <w:r>
        <w:rPr>
          <w:rFonts w:eastAsiaTheme="minorHAnsi"/>
        </w:rPr>
        <w:t xml:space="preserve">. This again assumes a distance travelled </w:t>
      </w:r>
      <w:r>
        <w:rPr>
          <w:rFonts w:ascii="TimesNewRomanPS-BoldItalicMT" w:eastAsiaTheme="minorHAnsi" w:hAnsi="TimesNewRomanPS-BoldItalicMT" w:cs="TimesNewRomanPS-BoldItalicMT"/>
          <w:b/>
          <w:bCs/>
          <w:i/>
          <w:iCs/>
        </w:rPr>
        <w:t>x =</w:t>
      </w:r>
      <w:r w:rsidR="003A5BA2">
        <w:rPr>
          <w:rFonts w:ascii="TimesNewRomanPS-BoldItalicMT" w:eastAsiaTheme="minorHAnsi" w:hAnsi="TimesNewRomanPS-BoldItalicMT" w:cs="TimesNewRomanPS-BoldItalicMT"/>
          <w:b/>
          <w:bCs/>
          <w:i/>
          <w:iCs/>
        </w:rPr>
        <w:t xml:space="preserve"> </w:t>
      </w:r>
      <w:r>
        <w:rPr>
          <w:rFonts w:ascii="TimesNewRomanPS-BoldItalicMT" w:eastAsiaTheme="minorHAnsi" w:hAnsi="TimesNewRomanPS-BoldItalicMT" w:cs="TimesNewRomanPS-BoldItalicMT"/>
          <w:b/>
          <w:bCs/>
          <w:i/>
          <w:iCs/>
        </w:rPr>
        <w:t>r</w:t>
      </w:r>
      <w:r w:rsidR="003A5BA2">
        <w:rPr>
          <w:rFonts w:ascii="TimesNewRomanPS-BoldItalicMT" w:eastAsiaTheme="minorHAnsi" w:hAnsi="TimesNewRomanPS-BoldItalicMT" w:cs="TimesNewRomanPS-BoldItalicMT"/>
          <w:b/>
          <w:bCs/>
          <w:i/>
          <w:iCs/>
        </w:rPr>
        <w:t xml:space="preserve"> </w:t>
      </w:r>
      <w:r>
        <w:rPr>
          <w:rFonts w:ascii="TimesNewRomanPS-BoldItalicMT" w:eastAsiaTheme="minorHAnsi" w:hAnsi="TimesNewRomanPS-BoldItalicMT" w:cs="TimesNewRomanPS-BoldItalicMT"/>
          <w:b/>
          <w:bCs/>
          <w:i/>
          <w:iCs/>
        </w:rPr>
        <w:t>t</w:t>
      </w:r>
      <w:r>
        <w:rPr>
          <w:rFonts w:eastAsiaTheme="minorHAnsi"/>
        </w:rPr>
        <w:t>.</w:t>
      </w:r>
    </w:p>
    <w:p w:rsidR="007E2AB0" w:rsidRDefault="003A5BA2" w:rsidP="007E2AB0">
      <w:pPr>
        <w:pStyle w:val="Equation"/>
      </w:pPr>
      <m:oMathPara>
        <m:oMath>
          <m:r>
            <w:rPr>
              <w:rFonts w:ascii="Cambria Math" w:eastAsiaTheme="minorHAnsi" w:hAnsi="Cambria Math"/>
            </w:rPr>
            <m:t>P</m:t>
          </m:r>
          <m:d>
            <m:dPr>
              <m:ctrlPr>
                <w:rPr>
                  <w:rFonts w:ascii="Cambria Math" w:eastAsiaTheme="minorHAnsi" w:hAnsi="Cambria Math"/>
                  <w:i/>
                </w:rPr>
              </m:ctrlPr>
            </m:dPr>
            <m:e>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e>
            <m:e>
              <m:r>
                <w:rPr>
                  <w:rFonts w:ascii="Cambria Math" w:eastAsiaTheme="minorHAnsi" w:hAnsi="Cambria Math"/>
                </w:rPr>
                <m:t>g</m:t>
              </m:r>
            </m:e>
          </m:d>
          <m:r>
            <w:rPr>
              <w:rFonts w:ascii="Cambria Math" w:eastAsiaTheme="minorHAnsi" w:hAnsi="Cambria Math"/>
            </w:rPr>
            <m:t>=</m:t>
          </m:r>
          <m:nary>
            <m:naryPr>
              <m:limLoc m:val="subSup"/>
              <m:ctrlPr>
                <w:rPr>
                  <w:rFonts w:ascii="Cambria Math" w:eastAsiaTheme="minorHAnsi" w:hAnsi="Cambria Math"/>
                  <w:i/>
                </w:rPr>
              </m:ctrlPr>
            </m:naryPr>
            <m:sub>
              <m:r>
                <w:rPr>
                  <w:rFonts w:ascii="Cambria Math" w:eastAsiaTheme="minorHAnsi" w:hAnsi="Cambria Math"/>
                </w:rPr>
                <m:t>r=</m:t>
              </m:r>
              <m:f>
                <m:fPr>
                  <m:type m:val="skw"/>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t</m:t>
                  </m:r>
                </m:den>
              </m:f>
            </m:sub>
            <m:sup>
              <m:r>
                <w:rPr>
                  <w:rFonts w:ascii="Cambria Math" w:eastAsiaTheme="minorHAnsi" w:hAnsi="Cambria Math"/>
                </w:rPr>
                <m:t>∞</m:t>
              </m:r>
            </m:sup>
            <m:e>
              <m:r>
                <w:rPr>
                  <w:rFonts w:ascii="Cambria Math" w:eastAsiaTheme="minorHAnsi" w:hAnsi="Cambria Math"/>
                </w:rPr>
                <m:t>p(r)</m:t>
              </m:r>
            </m:e>
          </m:nary>
          <m:r>
            <w:rPr>
              <w:rFonts w:ascii="Cambria Math" w:eastAsiaTheme="minorHAnsi" w:hAnsi="Cambria Math"/>
            </w:rPr>
            <m:t xml:space="preserve">dr= </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gt</m:t>
                  </m:r>
                </m:den>
              </m:f>
            </m:sup>
          </m:sSup>
        </m:oMath>
      </m:oMathPara>
    </w:p>
    <w:p w:rsidR="003A5BA2" w:rsidRDefault="003A5BA2" w:rsidP="003A5BA2">
      <w:pPr>
        <w:pStyle w:val="Body"/>
        <w:rPr>
          <w:rFonts w:eastAsiaTheme="minorHAnsi"/>
        </w:rPr>
      </w:pPr>
      <w:r>
        <w:rPr>
          <w:rFonts w:eastAsiaTheme="minorHAnsi"/>
        </w:rPr>
        <w:t xml:space="preserve">This relation also crops up in terms of the </w:t>
      </w:r>
      <w:r>
        <w:rPr>
          <w:rFonts w:ascii="TimesNewRomanPS-ItalicMT" w:eastAsiaTheme="minorHAnsi" w:hAnsi="TimesNewRomanPS-ItalicMT" w:cs="TimesNewRomanPS-ItalicMT"/>
          <w:i/>
          <w:iCs/>
        </w:rPr>
        <w:t>population balance equation</w:t>
      </w:r>
      <w:r>
        <w:rPr>
          <w:rFonts w:eastAsiaTheme="minorHAnsi"/>
        </w:rPr>
        <w:t>. It basically relates a conservation of particles law, in that we do not lose track of any material due to a flow.</w:t>
      </w:r>
    </w:p>
    <w:p w:rsidR="007E2AB0" w:rsidRDefault="003A5BA2" w:rsidP="003A5BA2">
      <w:pPr>
        <w:pStyle w:val="Body"/>
        <w:rPr>
          <w:rFonts w:ascii="TimesNewRomanPSMT" w:eastAsiaTheme="minorHAnsi" w:hAnsi="TimesNewRomanPSMT" w:cs="TimesNewRomanPSMT"/>
        </w:rPr>
      </w:pPr>
      <w:r>
        <w:rPr>
          <w:rFonts w:eastAsiaTheme="minorHAnsi"/>
        </w:rPr>
        <w:t xml:space="preserve">So next we have to accumulate this over a volume or depth at which a cloud develops. The simplest </w:t>
      </w:r>
      <w:r>
        <w:rPr>
          <w:rFonts w:ascii="TimesNewRomanPSMT" w:eastAsiaTheme="minorHAnsi" w:hAnsi="TimesNewRomanPSMT" w:cs="TimesNewRomanPSMT"/>
        </w:rPr>
        <w:t>approximation assumes that the water droplets get distributed to a mean height (</w:t>
      </w:r>
      <w:r w:rsidRPr="003A5BA2">
        <w:rPr>
          <w:rFonts w:ascii="TimesNewRomanPSMT" w:eastAsiaTheme="minorHAnsi" w:hAnsi="TimesNewRomanPSMT" w:cs="TimesNewRomanPSMT"/>
          <w:i/>
        </w:rPr>
        <w:t>H</w:t>
      </w:r>
      <w:r>
        <w:rPr>
          <w:rFonts w:ascii="TimesNewRomanPSMT" w:eastAsiaTheme="minorHAnsi" w:hAnsi="TimesNewRomanPSMT" w:cs="TimesNewRomanPSMT"/>
        </w:rPr>
        <w:t>) with a similar exponential distribution</w:t>
      </w:r>
      <w:r w:rsidR="00002768">
        <w:rPr>
          <w:rFonts w:ascii="TimesNewRomanPSMT" w:eastAsiaTheme="minorHAnsi" w:hAnsi="TimesNewRomanPSMT" w:cs="TimesNewRomanPSMT"/>
        </w:rPr>
        <w:t xml:space="preserve"> — this is like a capacity for the cloud formation (see </w:t>
      </w:r>
      <w:r w:rsidR="007655A3">
        <w:rPr>
          <w:rFonts w:ascii="TimesNewRomanPSMT" w:eastAsiaTheme="minorHAnsi" w:hAnsi="TimesNewRomanPSMT" w:cs="TimesNewRomanPSMT"/>
        </w:rPr>
        <w:fldChar w:fldCharType="begin"/>
      </w:r>
      <w:r w:rsidR="00002768">
        <w:rPr>
          <w:rFonts w:ascii="TimesNewRomanPSMT" w:eastAsiaTheme="minorHAnsi" w:hAnsi="TimesNewRomanPSMT" w:cs="TimesNewRomanPSMT"/>
        </w:rPr>
        <w:instrText xml:space="preserve"> REF _Ref326154643 \h </w:instrText>
      </w:r>
      <w:r w:rsidR="007655A3">
        <w:rPr>
          <w:rFonts w:ascii="TimesNewRomanPSMT" w:eastAsiaTheme="minorHAnsi" w:hAnsi="TimesNewRomanPSMT" w:cs="TimesNewRomanPSMT"/>
        </w:rPr>
      </w:r>
      <w:r w:rsidR="007655A3">
        <w:rPr>
          <w:rFonts w:ascii="TimesNewRomanPSMT" w:eastAsiaTheme="minorHAnsi" w:hAnsi="TimesNewRomanPSMT" w:cs="TimesNewRomanPSMT"/>
        </w:rPr>
        <w:fldChar w:fldCharType="separate"/>
      </w:r>
      <w:r w:rsidR="00002768">
        <w:t xml:space="preserve">Figure </w:t>
      </w:r>
      <w:r w:rsidR="00002768">
        <w:rPr>
          <w:noProof/>
        </w:rPr>
        <w:t>24</w:t>
      </w:r>
      <w:r w:rsidR="007655A3">
        <w:rPr>
          <w:rFonts w:ascii="TimesNewRomanPSMT" w:eastAsiaTheme="minorHAnsi" w:hAnsi="TimesNewRomanPSMT" w:cs="TimesNewRomanPSMT"/>
        </w:rPr>
        <w:fldChar w:fldCharType="end"/>
      </w:r>
      <w:proofErr w:type="gramStart"/>
      <w:r w:rsidR="00002768">
        <w:rPr>
          <w:rFonts w:ascii="TimesNewRomanPSMT" w:eastAsiaTheme="minorHAnsi" w:hAnsi="TimesNewRomanPSMT" w:cs="TimesNewRomanPSMT"/>
        </w:rPr>
        <w:t xml:space="preserve">) </w:t>
      </w:r>
      <w:r>
        <w:rPr>
          <w:rFonts w:ascii="TimesNewRomanPSMT" w:eastAsiaTheme="minorHAnsi" w:hAnsi="TimesNewRomanPSMT" w:cs="TimesNewRomanPSMT"/>
        </w:rPr>
        <w:t>:</w:t>
      </w:r>
      <w:proofErr w:type="gramEnd"/>
    </w:p>
    <w:p w:rsidR="003A5BA2" w:rsidRPr="007E2AB0" w:rsidRDefault="003A5BA2" w:rsidP="003A5BA2">
      <w:pPr>
        <w:pStyle w:val="Equation"/>
      </w:pPr>
      <m:oMathPara>
        <m:oMath>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H</m:t>
                  </m:r>
                </m:den>
              </m:f>
            </m:sup>
          </m:sSup>
        </m:oMath>
      </m:oMathPara>
    </w:p>
    <w:p w:rsidR="0035454A" w:rsidRPr="003A5BA2" w:rsidRDefault="003A5BA2" w:rsidP="003A5BA2">
      <w:pPr>
        <w:pStyle w:val="Body"/>
      </w:pPr>
      <w:r>
        <w:rPr>
          <w:rFonts w:eastAsiaTheme="minorHAnsi"/>
        </w:rPr>
        <w:t xml:space="preserve">Combining the two relations turns into an </w:t>
      </w:r>
      <w:r>
        <w:rPr>
          <w:rFonts w:ascii="TimesNewRomanPS-ItalicMT" w:eastAsiaTheme="minorHAnsi" w:hAnsi="TimesNewRomanPS-ItalicMT" w:cs="TimesNewRomanPS-ItalicMT"/>
          <w:i/>
          <w:iCs/>
        </w:rPr>
        <w:t xml:space="preserve">a priori </w:t>
      </w:r>
      <w:r>
        <w:rPr>
          <w:rFonts w:eastAsiaTheme="minorHAnsi"/>
        </w:rPr>
        <w:t xml:space="preserve">probability for the expected </w:t>
      </w:r>
      <w:r>
        <w:rPr>
          <w:rFonts w:ascii="TimesNewRomanPSMT" w:eastAsiaTheme="minorHAnsi" w:hAnsi="TimesNewRomanPSMT" w:cs="TimesNewRomanPSMT"/>
        </w:rPr>
        <w:t xml:space="preserve">cumulative transfer after time </w:t>
      </w:r>
      <w:r>
        <w:rPr>
          <w:rFonts w:ascii="TimesNewRomanPS-BoldItalicMT" w:eastAsiaTheme="minorHAnsi" w:hAnsi="TimesNewRomanPS-BoldItalicMT" w:cs="TimesNewRomanPS-BoldItalicMT"/>
          <w:b/>
          <w:bCs/>
          <w:i/>
          <w:iCs/>
        </w:rPr>
        <w:t xml:space="preserve">t </w:t>
      </w:r>
      <w:r>
        <w:rPr>
          <w:rFonts w:ascii="TimesNewRomanPSMT" w:eastAsiaTheme="minorHAnsi" w:hAnsi="TimesNewRomanPSMT" w:cs="TimesNewRomanPSMT"/>
        </w:rPr>
        <w:t>through the volume. Integrating over the atmospheric layer over which clouds can form, gives the average water volume accumulated:</w:t>
      </w:r>
    </w:p>
    <w:p w:rsidR="0035454A" w:rsidRDefault="00002768" w:rsidP="009F401A">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e>
              <m:r>
                <w:rPr>
                  <w:rFonts w:ascii="Cambria Math" w:hAnsi="Cambria Math"/>
                </w:rPr>
                <m:t>H</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g</m:t>
                  </m:r>
                </m:e>
              </m:d>
              <m:r>
                <w:rPr>
                  <w:rFonts w:ascii="Cambria Math" w:hAnsi="Cambria Math"/>
                </w:rPr>
                <m:t xml:space="preserve">dx= </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gt</m:t>
                          </m:r>
                        </m:den>
                      </m:f>
                    </m:sup>
                  </m:sSup>
                  <m:r>
                    <w:rPr>
                      <w:rFonts w:ascii="Cambria Math" w:hAnsi="Cambria Math"/>
                    </w:rPr>
                    <m:t xml:space="preserve"> dx</m:t>
                  </m:r>
                </m:e>
              </m:nary>
            </m:e>
          </m:nary>
        </m:oMath>
      </m:oMathPara>
    </w:p>
    <w:p w:rsidR="003A5BA2" w:rsidRDefault="00002768" w:rsidP="009F401A">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H</m:t>
                  </m:r>
                </m:num>
                <m:den>
                  <m:r>
                    <w:rPr>
                      <w:rFonts w:ascii="Cambria Math" w:hAnsi="Cambria Math"/>
                    </w:rPr>
                    <m:t>gt</m:t>
                  </m:r>
                </m:den>
              </m:f>
            </m:den>
          </m:f>
        </m:oMath>
      </m:oMathPara>
    </w:p>
    <w:p w:rsidR="0035454A" w:rsidRDefault="00002768" w:rsidP="00002768">
      <w:pPr>
        <w:pStyle w:val="Body"/>
        <w:rPr>
          <w:rFonts w:ascii="TimesNewRomanPSMT" w:eastAsiaTheme="minorHAnsi" w:hAnsi="TimesNewRomanPSMT" w:cs="TimesNewRomanPSMT"/>
        </w:rPr>
      </w:pPr>
      <w:r>
        <w:rPr>
          <w:rFonts w:eastAsiaTheme="minorHAnsi"/>
        </w:rPr>
        <w:t xml:space="preserve">For the last assumption, we note that if </w:t>
      </w:r>
      <w:r>
        <w:rPr>
          <w:rFonts w:ascii="TimesNewRomanPS-BoldItalicMT" w:eastAsiaTheme="minorHAnsi" w:hAnsi="TimesNewRomanPS-BoldItalicMT" w:cs="TimesNewRomanPS-BoldItalicMT"/>
          <w:b/>
          <w:bCs/>
          <w:i/>
          <w:iCs/>
        </w:rPr>
        <w:t xml:space="preserve">t </w:t>
      </w:r>
      <w:r>
        <w:rPr>
          <w:rFonts w:eastAsiaTheme="minorHAnsi"/>
        </w:rPr>
        <w:t xml:space="preserve">gets evenly spread from the over time, then the value </w:t>
      </w:r>
      <w:r>
        <w:rPr>
          <w:rFonts w:ascii="TimesNewRomanPS-BoldItalicMT" w:eastAsiaTheme="minorHAnsi" w:hAnsi="TimesNewRomanPS-BoldItalicMT" w:cs="TimesNewRomanPS-BoldItalicMT"/>
          <w:b/>
          <w:bCs/>
          <w:i/>
          <w:iCs/>
        </w:rPr>
        <w:t xml:space="preserve">gt </w:t>
      </w:r>
      <w:r>
        <w:rPr>
          <w:rFonts w:eastAsiaTheme="minorHAnsi"/>
        </w:rPr>
        <w:t xml:space="preserve">becomes the effective collected thickness </w:t>
      </w:r>
      <w:r>
        <w:rPr>
          <w:rFonts w:ascii="TimesNewRomanPS-BoldItalicMT" w:eastAsiaTheme="minorHAnsi" w:hAnsi="TimesNewRomanPS-BoldItalicMT" w:cs="TimesNewRomanPS-BoldItalicMT"/>
          <w:b/>
          <w:bCs/>
          <w:i/>
          <w:iCs/>
        </w:rPr>
        <w:t xml:space="preserve">W </w:t>
      </w:r>
      <w:r>
        <w:rPr>
          <w:rFonts w:eastAsiaTheme="minorHAnsi"/>
        </w:rPr>
        <w:t xml:space="preserve">of a distribution of clouds, where we add a factor </w:t>
      </w:r>
      <w:r>
        <w:rPr>
          <w:rFonts w:ascii="TimesNewRomanPS-BoldItalicMT" w:eastAsiaTheme="minorHAnsi" w:hAnsi="TimesNewRomanPS-BoldItalicMT" w:cs="TimesNewRomanPS-BoldItalicMT"/>
          <w:b/>
          <w:bCs/>
          <w:i/>
          <w:iCs/>
        </w:rPr>
        <w:t xml:space="preserve">k </w:t>
      </w:r>
      <w:r>
        <w:rPr>
          <w:rFonts w:eastAsiaTheme="minorHAnsi"/>
        </w:rPr>
        <w:t xml:space="preserve">to indicate collection efficiency. Alternatively, we can interpret the stochastic variable </w:t>
      </w:r>
      <w:r>
        <w:rPr>
          <w:rFonts w:ascii="TimesNewRomanPS-BoldItalicMT" w:eastAsiaTheme="minorHAnsi" w:hAnsi="TimesNewRomanPS-BoldItalicMT" w:cs="TimesNewRomanPS-BoldItalicMT"/>
          <w:b/>
          <w:bCs/>
          <w:i/>
          <w:iCs/>
        </w:rPr>
        <w:t xml:space="preserve">W </w:t>
      </w:r>
      <w:r>
        <w:rPr>
          <w:rFonts w:eastAsiaTheme="minorHAnsi"/>
        </w:rPr>
        <w:t xml:space="preserve">as the maximum net cloud thickness that would develop over a diffusion time </w:t>
      </w:r>
      <w:r>
        <w:rPr>
          <w:rFonts w:ascii="TimesNewRomanPS-BoldItalicMT" w:eastAsiaTheme="minorHAnsi" w:hAnsi="TimesNewRomanPS-BoldItalicMT" w:cs="TimesNewRomanPS-BoldItalicMT"/>
          <w:b/>
          <w:bCs/>
          <w:i/>
          <w:iCs/>
        </w:rPr>
        <w:t>t</w:t>
      </w:r>
      <w:r>
        <w:rPr>
          <w:rFonts w:eastAsiaTheme="minorHAnsi"/>
        </w:rPr>
        <w:t xml:space="preserve">. The term </w:t>
      </w:r>
      <w:r>
        <w:rPr>
          <w:rFonts w:ascii="TimesNewRomanPS-BoldItalicMT" w:eastAsiaTheme="minorHAnsi" w:hAnsi="TimesNewRomanPS-BoldItalicMT" w:cs="TimesNewRomanPS-BoldItalicMT"/>
          <w:b/>
          <w:bCs/>
          <w:i/>
          <w:iCs/>
        </w:rPr>
        <w:t xml:space="preserve">kH </w:t>
      </w:r>
      <w:r>
        <w:rPr>
          <w:rFonts w:eastAsiaTheme="minorHAnsi"/>
        </w:rPr>
        <w:t xml:space="preserve">sets the potential maximum net thickness achievable turning it into a </w:t>
      </w:r>
      <w:r>
        <w:rPr>
          <w:rFonts w:ascii="TimesNewRomanPSMT" w:eastAsiaTheme="minorHAnsi" w:hAnsi="TimesNewRomanPSMT" w:cs="TimesNewRomanPSMT"/>
        </w:rPr>
        <w:t>hyperbolic discounting probability distribution.</w:t>
      </w:r>
    </w:p>
    <w:p w:rsidR="00002768" w:rsidRPr="00002768" w:rsidRDefault="00002768" w:rsidP="00002768">
      <w:pPr>
        <w:pStyle w:val="Equation"/>
      </w:pPr>
      <m:oMathPara>
        <m:oMath>
          <m:r>
            <w:rPr>
              <w:rFonts w:ascii="Cambria Math" w:hAnsi="Cambria Math"/>
            </w:rPr>
            <m:t>C</m:t>
          </m:r>
          <m:d>
            <m:dPr>
              <m:ctrlPr>
                <w:rPr>
                  <w:rFonts w:ascii="Cambria Math" w:hAnsi="Cambria Math"/>
                  <w:i/>
                  <w:color w:val="000000"/>
                  <w:sz w:val="22"/>
                </w:rPr>
              </m:ctrlPr>
            </m:dPr>
            <m:e>
              <m:r>
                <w:rPr>
                  <w:rFonts w:ascii="Cambria Math" w:hAnsi="Cambria Math"/>
                </w:rPr>
                <m:t>W</m:t>
              </m:r>
            </m:e>
            <m:e>
              <m:r>
                <w:rPr>
                  <w:rFonts w:ascii="Cambria Math" w:hAnsi="Cambria Math"/>
                </w:rPr>
                <m:t>H</m:t>
              </m:r>
            </m:e>
          </m:d>
          <m:r>
            <w:rPr>
              <w:rFonts w:ascii="Cambria Math" w:hAnsi="Cambria Math"/>
            </w:rPr>
            <m:t>=</m:t>
          </m:r>
          <m:f>
            <m:fPr>
              <m:ctrlPr>
                <w:rPr>
                  <w:rFonts w:ascii="Cambria Math" w:hAnsi="Cambria Math"/>
                  <w:i/>
                  <w:color w:val="000000"/>
                  <w:sz w:val="22"/>
                </w:rPr>
              </m:ctrlPr>
            </m:fPr>
            <m:num>
              <m:r>
                <w:rPr>
                  <w:rFonts w:ascii="Cambria Math" w:hAnsi="Cambria Math"/>
                </w:rPr>
                <m:t>1</m:t>
              </m:r>
            </m:num>
            <m:den>
              <m:r>
                <w:rPr>
                  <w:rFonts w:ascii="Cambria Math" w:hAnsi="Cambria Math"/>
                </w:rPr>
                <m:t>1+</m:t>
              </m:r>
              <m:f>
                <m:fPr>
                  <m:ctrlPr>
                    <w:rPr>
                      <w:rFonts w:ascii="Cambria Math" w:hAnsi="Cambria Math"/>
                      <w:i/>
                      <w:color w:val="000000"/>
                      <w:sz w:val="22"/>
                    </w:rPr>
                  </m:ctrlPr>
                </m:fPr>
                <m:num>
                  <m:r>
                    <w:rPr>
                      <w:rFonts w:ascii="Cambria Math" w:hAnsi="Cambria Math"/>
                    </w:rPr>
                    <m:t>k H</m:t>
                  </m:r>
                </m:num>
                <m:den>
                  <m:r>
                    <w:rPr>
                      <w:rFonts w:ascii="Cambria Math" w:hAnsi="Cambria Math"/>
                    </w:rPr>
                    <m:t>W</m:t>
                  </m:r>
                </m:den>
              </m:f>
            </m:den>
          </m:f>
        </m:oMath>
      </m:oMathPara>
    </w:p>
    <w:p w:rsidR="0035454A" w:rsidRPr="00002768" w:rsidRDefault="00002768" w:rsidP="00002768">
      <w:pPr>
        <w:pStyle w:val="Body"/>
      </w:pPr>
      <w:r>
        <w:t>Or as we first surmised:</w:t>
      </w:r>
    </w:p>
    <w:p w:rsidR="0035454A" w:rsidRDefault="00002768" w:rsidP="00002768">
      <w:pPr>
        <w:pStyle w:val="Body"/>
        <w:jc w:val="center"/>
      </w:pPr>
      <m:oMathPara>
        <m:oMath>
          <m:r>
            <w:rPr>
              <w:rFonts w:ascii="Cambria Math" w:hAnsi="Cambria Math"/>
            </w:rPr>
            <m:t>P</m:t>
          </m:r>
          <m:d>
            <m:dPr>
              <m:ctrlPr>
                <w:rPr>
                  <w:rFonts w:ascii="Cambria Math" w:hAnsi="Cambria Math"/>
                  <w:i/>
                </w:rPr>
              </m:ctrlPr>
            </m:dPr>
            <m:e>
              <m:r>
                <w:rPr>
                  <w:rFonts w:ascii="Cambria Math" w:hAnsi="Cambria Math"/>
                </w:rPr>
                <m:t>Size</m:t>
              </m:r>
            </m:e>
            <m:e>
              <m:r>
                <w:rPr>
                  <w:rFonts w:ascii="Cambria Math" w:hAnsi="Cambria Math"/>
                </w:rPr>
                <m:t>Median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DB026A" w:rsidRDefault="003A6DB0" w:rsidP="000A4624">
      <w:pPr>
        <w:pStyle w:val="Body"/>
      </w:pPr>
      <w:r>
        <w:t>The agreement to the collected data is remarkable over several orders of magnitude.</w:t>
      </w:r>
      <w:r w:rsidR="00DB026A">
        <w:t>.</w:t>
      </w:r>
    </w:p>
    <w:p w:rsidR="001455D5" w:rsidRDefault="001455D5" w:rsidP="001455D5">
      <w:pPr>
        <w:pStyle w:val="Figure"/>
        <w:keepNext/>
      </w:pPr>
      <w:r>
        <w:rPr>
          <w:noProof/>
        </w:rPr>
        <w:lastRenderedPageBreak/>
        <w:drawing>
          <wp:inline distT="0" distB="0" distL="0" distR="0">
            <wp:extent cx="4996618" cy="3194755"/>
            <wp:effectExtent l="19050" t="0" r="0" b="0"/>
            <wp:docPr id="26" name="Picture 26" descr="C:\Users\pukitepa\AppData\Local\Microsoft\Windows\Temporary Internet Files\Content.Word\aqua_fig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ukitepa\AppData\Local\Microsoft\Windows\Temporary Internet Files\Content.Word\aqua_figure.gif"/>
                    <pic:cNvPicPr>
                      <a:picLocks noChangeAspect="1" noChangeArrowheads="1"/>
                    </pic:cNvPicPr>
                  </pic:nvPicPr>
                  <pic:blipFill>
                    <a:blip r:embed="rId55" cstate="print"/>
                    <a:srcRect/>
                    <a:stretch>
                      <a:fillRect/>
                    </a:stretch>
                  </pic:blipFill>
                  <pic:spPr bwMode="auto">
                    <a:xfrm>
                      <a:off x="0" y="0"/>
                      <a:ext cx="5007643" cy="3201804"/>
                    </a:xfrm>
                    <a:prstGeom prst="rect">
                      <a:avLst/>
                    </a:prstGeom>
                    <a:noFill/>
                    <a:ln w="9525">
                      <a:noFill/>
                      <a:miter lim="800000"/>
                      <a:headEnd/>
                      <a:tailEnd/>
                    </a:ln>
                  </pic:spPr>
                </pic:pic>
              </a:graphicData>
            </a:graphic>
          </wp:inline>
        </w:drawing>
      </w:r>
    </w:p>
    <w:p w:rsidR="001455D5" w:rsidRDefault="001455D5" w:rsidP="001455D5">
      <w:pPr>
        <w:pStyle w:val="Caption"/>
      </w:pPr>
      <w:r>
        <w:t xml:space="preserve">Figure </w:t>
      </w:r>
      <w:fldSimple w:instr=" SEQ Figure \* ARABIC ">
        <w:r w:rsidR="00371D3E">
          <w:rPr>
            <w:noProof/>
          </w:rPr>
          <w:t>25</w:t>
        </w:r>
      </w:fldSimple>
      <w:r>
        <w:t>:</w:t>
      </w:r>
      <w:r w:rsidR="00DB026A">
        <w:t xml:space="preserve"> Cloud statistics over water</w:t>
      </w:r>
      <w:r w:rsidR="009A5497">
        <w:rPr>
          <w:rStyle w:val="EndnoteReference"/>
        </w:rPr>
        <w:endnoteReference w:id="34"/>
      </w:r>
    </w:p>
    <w:p w:rsidR="001455D5" w:rsidRDefault="001455D5" w:rsidP="000A4624">
      <w:pPr>
        <w:pStyle w:val="Body"/>
      </w:pPr>
    </w:p>
    <w:p w:rsidR="001455D5" w:rsidRDefault="001455D5" w:rsidP="001455D5">
      <w:pPr>
        <w:pStyle w:val="Figure"/>
        <w:keepNext/>
      </w:pPr>
      <w:r>
        <w:rPr>
          <w:noProof/>
        </w:rPr>
        <w:drawing>
          <wp:inline distT="0" distB="0" distL="0" distR="0">
            <wp:extent cx="4939207" cy="3138311"/>
            <wp:effectExtent l="19050" t="0" r="0" b="0"/>
            <wp:docPr id="29" name="Picture 29" descr="C:\Users\pukitepa\AppData\Local\Microsoft\Windows\Temporary Internet Files\Content.Word\terra_fig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ukitepa\AppData\Local\Microsoft\Windows\Temporary Internet Files\Content.Word\terra_figure.gif"/>
                    <pic:cNvPicPr>
                      <a:picLocks noChangeAspect="1" noChangeArrowheads="1"/>
                    </pic:cNvPicPr>
                  </pic:nvPicPr>
                  <pic:blipFill>
                    <a:blip r:embed="rId56" cstate="print"/>
                    <a:srcRect/>
                    <a:stretch>
                      <a:fillRect/>
                    </a:stretch>
                  </pic:blipFill>
                  <pic:spPr bwMode="auto">
                    <a:xfrm>
                      <a:off x="0" y="0"/>
                      <a:ext cx="4944443" cy="3141638"/>
                    </a:xfrm>
                    <a:prstGeom prst="rect">
                      <a:avLst/>
                    </a:prstGeom>
                    <a:noFill/>
                    <a:ln w="9525">
                      <a:noFill/>
                      <a:miter lim="800000"/>
                      <a:headEnd/>
                      <a:tailEnd/>
                    </a:ln>
                  </pic:spPr>
                </pic:pic>
              </a:graphicData>
            </a:graphic>
          </wp:inline>
        </w:drawing>
      </w:r>
    </w:p>
    <w:p w:rsidR="001455D5" w:rsidRDefault="001455D5" w:rsidP="001455D5">
      <w:pPr>
        <w:pStyle w:val="Caption"/>
      </w:pPr>
      <w:r>
        <w:t xml:space="preserve">Figure </w:t>
      </w:r>
      <w:fldSimple w:instr=" SEQ Figure \* ARABIC ">
        <w:r w:rsidR="00371D3E">
          <w:rPr>
            <w:noProof/>
          </w:rPr>
          <w:t>26</w:t>
        </w:r>
      </w:fldSimple>
      <w:r>
        <w:t>:</w:t>
      </w:r>
      <w:r w:rsidR="00DB026A">
        <w:t xml:space="preserve"> Cloud statistics over land</w:t>
      </w:r>
    </w:p>
    <w:p w:rsidR="001455D5" w:rsidRDefault="00861540" w:rsidP="000A4624">
      <w:pPr>
        <w:pStyle w:val="Body"/>
      </w:pPr>
      <w:r>
        <w:t>Cloud size information may have utility for weather (durations of shade and potential for lightning</w:t>
      </w:r>
      <w:r w:rsidR="00E161C3">
        <w:t>, the latter has some direct implications</w:t>
      </w:r>
      <w:r>
        <w:t>).</w:t>
      </w:r>
    </w:p>
    <w:p w:rsidR="00BF3186" w:rsidRPr="00163B3E" w:rsidRDefault="00835D32" w:rsidP="002474FD">
      <w:pPr>
        <w:pStyle w:val="IntenseQuote"/>
      </w:pPr>
      <w:r>
        <w:rPr>
          <w:noProof/>
        </w:rPr>
        <w:lastRenderedPageBreak/>
        <w:drawing>
          <wp:inline distT="0" distB="0" distL="0" distR="0">
            <wp:extent cx="564515" cy="394970"/>
            <wp:effectExtent l="19050" t="0" r="6985" b="0"/>
            <wp:docPr id="84" name="Picture 84" descr="T:\prog\shared\modsim\public_html\context\svn\trunk\Ontology\library\foundation\gems\lake_size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prog\shared\modsim\public_html\context\svn\trunk\Ontology\library\foundation\gems\lake_sizes_icon.png"/>
                    <pic:cNvPicPr>
                      <a:picLocks noChangeAspect="1" noChangeArrowheads="1"/>
                    </pic:cNvPicPr>
                  </pic:nvPicPr>
                  <pic:blipFill>
                    <a:blip r:embed="rId57" cstate="print"/>
                    <a:srcRect/>
                    <a:stretch>
                      <a:fillRect/>
                    </a:stretch>
                  </pic:blipFill>
                  <pic:spPr bwMode="auto">
                    <a:xfrm>
                      <a:off x="0" y="0"/>
                      <a:ext cx="564515" cy="394970"/>
                    </a:xfrm>
                    <a:prstGeom prst="rect">
                      <a:avLst/>
                    </a:prstGeom>
                    <a:noFill/>
                    <a:ln w="9525">
                      <a:noFill/>
                      <a:miter lim="800000"/>
                      <a:headEnd/>
                      <a:tailEnd/>
                    </a:ln>
                  </pic:spPr>
                </pic:pic>
              </a:graphicData>
            </a:graphic>
          </wp:inline>
        </w:drawing>
      </w:r>
      <w:r>
        <w:t xml:space="preserve"> </w:t>
      </w:r>
      <w:r w:rsidR="00BF3186" w:rsidRPr="00163B3E">
        <w:t>Lake sizes</w:t>
      </w:r>
    </w:p>
    <w:p w:rsidR="00BF3186" w:rsidRDefault="00BF3186" w:rsidP="000A4624">
      <w:pPr>
        <w:pStyle w:val="Body"/>
      </w:pPr>
      <w:r>
        <w:t>Our environment shows great diversity in the size and abundance in natural structures. Freshwater lakes accumulate their volume in a dispersive manner. Over geologic time, water drifts into a basin at various rates and over a range in collecting regions. As lakes capture most of their volume through water drainage, one can imagine that the rate of influx plays a factor in how large a lake can become. The Maximum Entropy prediction of the size distribution leads to the following expression</w:t>
      </w:r>
      <w:r w:rsidR="00830D56">
        <w:t>, exactly the same as for cloud formation</w:t>
      </w:r>
      <w:r>
        <w:t xml:space="preserve">: </w:t>
      </w:r>
    </w:p>
    <w:p w:rsidR="00830D56" w:rsidRDefault="00830D56" w:rsidP="00DB026A">
      <w:pPr>
        <w:pStyle w:val="Equation"/>
      </w:pPr>
      <m:oMathPara>
        <m:oMath>
          <m:r>
            <w:rPr>
              <w:rFonts w:ascii="Cambria Math" w:hAnsi="Cambria Math"/>
            </w:rPr>
            <m:t>P(Size)=</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BF3186" w:rsidRDefault="00BF3186" w:rsidP="000A4624">
      <w:pPr>
        <w:pStyle w:val="Body"/>
      </w:pPr>
      <w:r>
        <w:t xml:space="preserve">Surveys of lake size show the same reciprocal power law dependence, with the exponent usually appearing arbitrarily close to one. In the </w:t>
      </w:r>
      <w:r w:rsidR="007655A3">
        <w:fldChar w:fldCharType="begin"/>
      </w:r>
      <w:r w:rsidR="00DB026A">
        <w:instrText xml:space="preserve"> REF _Ref326163207 \h </w:instrText>
      </w:r>
      <w:r w:rsidR="007655A3">
        <w:fldChar w:fldCharType="separate"/>
      </w:r>
      <w:r w:rsidR="00830D56">
        <w:t xml:space="preserve">Figure </w:t>
      </w:r>
      <w:r w:rsidR="00830D56">
        <w:rPr>
          <w:noProof/>
        </w:rPr>
        <w:t>27</w:t>
      </w:r>
      <w:r w:rsidR="007655A3">
        <w:fldChar w:fldCharType="end"/>
      </w:r>
      <w:r w:rsidR="00DB026A">
        <w:t xml:space="preserve"> </w:t>
      </w:r>
      <w:r>
        <w:t xml:space="preserve">below, the data plotted on a ranked plot clearly shows this dependence over several orders of magnitude. </w:t>
      </w:r>
    </w:p>
    <w:p w:rsidR="001A2B60" w:rsidRDefault="001A2B60" w:rsidP="001A2B60">
      <w:pPr>
        <w:pStyle w:val="Figure"/>
        <w:keepNext/>
      </w:pPr>
      <w:r>
        <w:rPr>
          <w:noProof/>
        </w:rPr>
        <w:drawing>
          <wp:inline distT="0" distB="0" distL="0" distR="0">
            <wp:extent cx="2916061" cy="2650157"/>
            <wp:effectExtent l="19050" t="0" r="0" b="0"/>
            <wp:docPr id="62" name="Picture 62" descr="http://3.bp.blogspot.com/_csV48ElUsZQ/TKdsybsElII/AAAAAAAAAao/g4AvPvYVJ1o/s1600/northern_quebec_lak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3.bp.blogspot.com/_csV48ElUsZQ/TKdsybsElII/AAAAAAAAAao/g4AvPvYVJ1o/s1600/northern_quebec_lakes.gif"/>
                    <pic:cNvPicPr>
                      <a:picLocks noChangeAspect="1" noChangeArrowheads="1"/>
                    </pic:cNvPicPr>
                  </pic:nvPicPr>
                  <pic:blipFill>
                    <a:blip r:embed="rId58" cstate="print"/>
                    <a:srcRect/>
                    <a:stretch>
                      <a:fillRect/>
                    </a:stretch>
                  </pic:blipFill>
                  <pic:spPr bwMode="auto">
                    <a:xfrm>
                      <a:off x="0" y="0"/>
                      <a:ext cx="2916004" cy="2650105"/>
                    </a:xfrm>
                    <a:prstGeom prst="rect">
                      <a:avLst/>
                    </a:prstGeom>
                    <a:noFill/>
                    <a:ln w="9525">
                      <a:noFill/>
                      <a:miter lim="800000"/>
                      <a:headEnd/>
                      <a:tailEnd/>
                    </a:ln>
                  </pic:spPr>
                </pic:pic>
              </a:graphicData>
            </a:graphic>
          </wp:inline>
        </w:drawing>
      </w:r>
    </w:p>
    <w:p w:rsidR="001A2B60" w:rsidRDefault="001A2B60" w:rsidP="001A2B60">
      <w:pPr>
        <w:pStyle w:val="Caption"/>
      </w:pPr>
      <w:bookmarkStart w:id="431" w:name="_Ref326163207"/>
      <w:r>
        <w:t xml:space="preserve">Figure </w:t>
      </w:r>
      <w:fldSimple w:instr=" SEQ Figure \* ARABIC ">
        <w:r w:rsidR="00371D3E">
          <w:rPr>
            <w:noProof/>
          </w:rPr>
          <w:t>27</w:t>
        </w:r>
      </w:fldSimple>
      <w:bookmarkEnd w:id="431"/>
      <w:r>
        <w:t>:</w:t>
      </w:r>
      <w:r w:rsidRPr="001A2B60">
        <w:t xml:space="preserve"> </w:t>
      </w:r>
      <w:r>
        <w:t>Northern Quebec lakes map and size distribution adapted from</w:t>
      </w:r>
      <w:r w:rsidR="00A55475">
        <w:t xml:space="preserve"> Telmer </w:t>
      </w:r>
      <w:r w:rsidR="00A55475">
        <w:rPr>
          <w:rStyle w:val="EndnoteReference"/>
        </w:rPr>
        <w:endnoteReference w:id="35"/>
      </w:r>
    </w:p>
    <w:p w:rsidR="00830D56" w:rsidRDefault="00830D56" w:rsidP="00830D56">
      <w:pPr>
        <w:pStyle w:val="Body"/>
      </w:pPr>
      <w:r>
        <w:t xml:space="preserve">More revealing is that in </w:t>
      </w:r>
      <w:r w:rsidR="007655A3">
        <w:fldChar w:fldCharType="begin"/>
      </w:r>
      <w:r>
        <w:instrText xml:space="preserve"> REF _Ref326163194 \h </w:instrText>
      </w:r>
      <w:r w:rsidR="007655A3">
        <w:fldChar w:fldCharType="separate"/>
      </w:r>
      <w:r>
        <w:t xml:space="preserve">Figure </w:t>
      </w:r>
      <w:r>
        <w:rPr>
          <w:noProof/>
        </w:rPr>
        <w:t>28</w:t>
      </w:r>
      <w:r w:rsidR="007655A3">
        <w:fldChar w:fldCharType="end"/>
      </w:r>
      <w:r>
        <w:t xml:space="preserve"> below, we can observe the bend in the curve that limits the number of small lakes in exact accordance to the equation shown above. The agreement with such a simple model suggests that </w:t>
      </w:r>
      <w:ins w:id="432" w:author="steven.bankes" w:date="2012-12-18T18:33:00Z">
        <w:r w:rsidR="00E840C1">
          <w:t xml:space="preserve">of </w:t>
        </w:r>
      </w:ins>
      <w:r>
        <w:t xml:space="preserve">a universal behavior. </w:t>
      </w:r>
    </w:p>
    <w:p w:rsidR="00830D56" w:rsidRDefault="00830D56" w:rsidP="00830D56">
      <w:pPr>
        <w:pStyle w:val="Body"/>
      </w:pPr>
    </w:p>
    <w:p w:rsidR="001A2B60" w:rsidRDefault="001A2B60" w:rsidP="001A2B60">
      <w:pPr>
        <w:pStyle w:val="Figure"/>
        <w:keepNext/>
      </w:pPr>
      <w:r>
        <w:rPr>
          <w:noProof/>
        </w:rPr>
        <w:lastRenderedPageBreak/>
        <w:drawing>
          <wp:inline distT="0" distB="0" distL="0" distR="0">
            <wp:extent cx="4523803" cy="3239911"/>
            <wp:effectExtent l="19050" t="0" r="0" b="0"/>
            <wp:docPr id="59" name="Picture 59" descr="http://2.bp.blogspot.com/_csV48ElUsZQ/TKds4KZAK9I/AAAAAAAAAaw/66K6-5UgMBg/s1600/amazon-lake-size-mod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2.bp.blogspot.com/_csV48ElUsZQ/TKds4KZAK9I/AAAAAAAAAaw/66K6-5UgMBg/s1600/amazon-lake-size-model.gif"/>
                    <pic:cNvPicPr>
                      <a:picLocks noChangeAspect="1" noChangeArrowheads="1"/>
                    </pic:cNvPicPr>
                  </pic:nvPicPr>
                  <pic:blipFill>
                    <a:blip r:embed="rId59" cstate="print"/>
                    <a:srcRect/>
                    <a:stretch>
                      <a:fillRect/>
                    </a:stretch>
                  </pic:blipFill>
                  <pic:spPr bwMode="auto">
                    <a:xfrm>
                      <a:off x="0" y="0"/>
                      <a:ext cx="4530297" cy="3244562"/>
                    </a:xfrm>
                    <a:prstGeom prst="rect">
                      <a:avLst/>
                    </a:prstGeom>
                    <a:noFill/>
                    <a:ln w="9525">
                      <a:noFill/>
                      <a:miter lim="800000"/>
                      <a:headEnd/>
                      <a:tailEnd/>
                    </a:ln>
                  </pic:spPr>
                </pic:pic>
              </a:graphicData>
            </a:graphic>
          </wp:inline>
        </w:drawing>
      </w:r>
    </w:p>
    <w:p w:rsidR="001A2B60" w:rsidRDefault="001A2B60" w:rsidP="001A2B60">
      <w:pPr>
        <w:pStyle w:val="Caption"/>
      </w:pPr>
      <w:bookmarkStart w:id="433" w:name="_Ref326163194"/>
      <w:r>
        <w:t xml:space="preserve">Figure </w:t>
      </w:r>
      <w:fldSimple w:instr=" SEQ Figure \* ARABIC ">
        <w:r w:rsidR="00371D3E">
          <w:rPr>
            <w:noProof/>
          </w:rPr>
          <w:t>28</w:t>
        </w:r>
      </w:fldSimple>
      <w:bookmarkEnd w:id="433"/>
      <w:r>
        <w:t xml:space="preserve">: </w:t>
      </w:r>
      <w:r w:rsidRPr="00D41A68">
        <w:t>Amazon lake size distribution from “Estimation of the fractal dimension of terrain from Lake Size Distributions”</w:t>
      </w:r>
      <w:r w:rsidR="00A55475">
        <w:rPr>
          <w:rStyle w:val="EndnoteReference"/>
        </w:rPr>
        <w:endnoteReference w:id="36"/>
      </w:r>
    </w:p>
    <w:p w:rsidR="006F2335" w:rsidRDefault="00830D56" w:rsidP="00830D56">
      <w:pPr>
        <w:pStyle w:val="Body"/>
        <w:rPr>
          <w:noProof/>
        </w:rPr>
      </w:pPr>
      <w:r>
        <w:rPr>
          <w:noProof/>
        </w:rPr>
        <w:t>This general trend is repeated for lakes around the world. All that is required is to have a median value for lake area and the rest of the distribution will rougly scale to this factor.</w:t>
      </w:r>
    </w:p>
    <w:p w:rsidR="001A2B60" w:rsidRDefault="0084414F" w:rsidP="001A2B60">
      <w:pPr>
        <w:pStyle w:val="Figure"/>
        <w:keepNext/>
      </w:pPr>
      <w:r>
        <w:rPr>
          <w:noProof/>
        </w:rPr>
        <w:drawing>
          <wp:inline distT="0" distB="0" distL="0" distR="0">
            <wp:extent cx="4065727" cy="3014133"/>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srcRect/>
                    <a:stretch>
                      <a:fillRect/>
                    </a:stretch>
                  </pic:blipFill>
                  <pic:spPr bwMode="auto">
                    <a:xfrm>
                      <a:off x="0" y="0"/>
                      <a:ext cx="4069080" cy="3016619"/>
                    </a:xfrm>
                    <a:prstGeom prst="rect">
                      <a:avLst/>
                    </a:prstGeom>
                    <a:noFill/>
                    <a:ln w="9525">
                      <a:noFill/>
                      <a:miter lim="800000"/>
                      <a:headEnd/>
                      <a:tailEnd/>
                    </a:ln>
                  </pic:spPr>
                </pic:pic>
              </a:graphicData>
            </a:graphic>
          </wp:inline>
        </w:drawing>
      </w:r>
    </w:p>
    <w:p w:rsidR="001A2B60" w:rsidRDefault="001A2B60" w:rsidP="001A2B60">
      <w:pPr>
        <w:pStyle w:val="Caption"/>
        <w:rPr>
          <w:noProof/>
        </w:rPr>
      </w:pPr>
      <w:r>
        <w:t xml:space="preserve">Figure </w:t>
      </w:r>
      <w:fldSimple w:instr=" SEQ Figure \* ARABIC ">
        <w:r w:rsidR="00371D3E">
          <w:rPr>
            <w:noProof/>
          </w:rPr>
          <w:t>29</w:t>
        </w:r>
      </w:fldSimple>
      <w:r>
        <w:t>:</w:t>
      </w:r>
      <w:r w:rsidR="00DB026A">
        <w:t xml:space="preserve"> Near universal scaling of lake size distributions across the world</w:t>
      </w:r>
      <w:r w:rsidR="00A55475">
        <w:rPr>
          <w:rStyle w:val="EndnoteReference"/>
        </w:rPr>
        <w:endnoteReference w:id="37"/>
      </w:r>
    </w:p>
    <w:p w:rsidR="00A55475" w:rsidRDefault="00861540" w:rsidP="00861540">
      <w:pPr>
        <w:pStyle w:val="Body"/>
      </w:pPr>
      <w:r>
        <w:t>Models of lake size distribution may have utility for vehicle fording and amphibious vehicle simulations.</w:t>
      </w:r>
    </w:p>
    <w:p w:rsidR="00BF3186" w:rsidRPr="00163B3E" w:rsidRDefault="00835D32" w:rsidP="002474FD">
      <w:pPr>
        <w:pStyle w:val="IntenseQuote"/>
      </w:pPr>
      <w:r>
        <w:rPr>
          <w:noProof/>
        </w:rPr>
        <w:lastRenderedPageBreak/>
        <w:drawing>
          <wp:inline distT="0" distB="0" distL="0" distR="0">
            <wp:extent cx="541655" cy="429260"/>
            <wp:effectExtent l="19050" t="0" r="0" b="0"/>
            <wp:docPr id="85" name="Picture 85" descr="T:\prog\shared\modsim\public_html\context\svn\trunk\Ontology\library\foundation\gems\particle_size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prog\shared\modsim\public_html\context\svn\trunk\Ontology\library\foundation\gems\particle_sizes_icon.png"/>
                    <pic:cNvPicPr>
                      <a:picLocks noChangeAspect="1" noChangeArrowheads="1"/>
                    </pic:cNvPicPr>
                  </pic:nvPicPr>
                  <pic:blipFill>
                    <a:blip r:embed="rId61" cstate="print"/>
                    <a:srcRect/>
                    <a:stretch>
                      <a:fillRect/>
                    </a:stretch>
                  </pic:blipFill>
                  <pic:spPr bwMode="auto">
                    <a:xfrm>
                      <a:off x="0" y="0"/>
                      <a:ext cx="541655" cy="429260"/>
                    </a:xfrm>
                    <a:prstGeom prst="rect">
                      <a:avLst/>
                    </a:prstGeom>
                    <a:noFill/>
                    <a:ln w="9525">
                      <a:noFill/>
                      <a:miter lim="800000"/>
                      <a:headEnd/>
                      <a:tailEnd/>
                    </a:ln>
                  </pic:spPr>
                </pic:pic>
              </a:graphicData>
            </a:graphic>
          </wp:inline>
        </w:drawing>
      </w:r>
      <w:r>
        <w:t xml:space="preserve"> </w:t>
      </w:r>
      <w:r w:rsidR="00163B3E">
        <w:t>Partic</w:t>
      </w:r>
      <w:r w:rsidR="002474FD">
        <w:t>ulate</w:t>
      </w:r>
      <w:r w:rsidR="00163B3E">
        <w:t xml:space="preserve">s </w:t>
      </w:r>
    </w:p>
    <w:p w:rsidR="00BF3186" w:rsidRDefault="00BF3186" w:rsidP="000A4624">
      <w:pPr>
        <w:pStyle w:val="Body"/>
      </w:pPr>
      <w:r>
        <w:t xml:space="preserve">The role of entropy overrides other factors enough so that some simple dispersion arguments can explain the size distribution completely. Take as an example the formation of ice crystals in a cirrus cloud. Depending on the surrounding temperature, a crystal nucleates on some foreign particle and then starts growing. The atmospheric conditions have enough variety that the growth rate will disperse to the maximum entropy amount given a mean rate value. The end state for volumetric growth will also show the same amount of variation, where x is the size variate and S is the mean size. </w:t>
      </w:r>
    </w:p>
    <w:p w:rsidR="00BF3186" w:rsidRDefault="00BF3186" w:rsidP="000A4624">
      <w:pPr>
        <w:pStyle w:val="Body"/>
      </w:pPr>
      <w:r>
        <w:t>The following particle size distribution (PSD) graph shows measurements taken from high altitude cloud experiments</w:t>
      </w:r>
      <w:r w:rsidR="009A5497">
        <w:rPr>
          <w:rStyle w:val="EndnoteReference"/>
        </w:rPr>
        <w:endnoteReference w:id="38"/>
      </w:r>
      <w:r w:rsidR="00B2033E">
        <w:t>,</w:t>
      </w:r>
      <w:r w:rsidR="00B2033E">
        <w:rPr>
          <w:rStyle w:val="EndnoteReference"/>
        </w:rPr>
        <w:endnoteReference w:id="39"/>
      </w:r>
      <w:r w:rsidR="00B2033E">
        <w:t>,</w:t>
      </w:r>
      <w:r w:rsidR="00B2033E">
        <w:rPr>
          <w:rStyle w:val="EndnoteReference"/>
        </w:rPr>
        <w:endnoteReference w:id="40"/>
      </w:r>
      <w:r>
        <w:t>. The size gets measured along a single length dimension and the density of the particles takes the place of a probability. This</w:t>
      </w:r>
      <w:r w:rsidR="009A5497">
        <w:t xml:space="preserve"> </w:t>
      </w:r>
      <w:r>
        <w:t>assume</w:t>
      </w:r>
      <w:r w:rsidR="009A5497">
        <w:t>s</w:t>
      </w:r>
      <w:r>
        <w:t xml:space="preserve"> that they have plotted the density as a mass function along the x-axis. Converting this to a volumetric size growth problem, integrate the growth for a time duration corresponding to the cloud formation period, and plot the entropic dispersion model gives the result below. The value for S is 2 and the integration scale is 16. </w:t>
      </w:r>
    </w:p>
    <w:p w:rsidR="001A2B60" w:rsidRDefault="001A2B60" w:rsidP="001A2B60">
      <w:pPr>
        <w:pStyle w:val="Figure"/>
        <w:keepNext/>
      </w:pPr>
      <w:r>
        <w:rPr>
          <w:noProof/>
        </w:rPr>
        <w:drawing>
          <wp:inline distT="0" distB="0" distL="0" distR="0">
            <wp:extent cx="4146550" cy="3447855"/>
            <wp:effectExtent l="19050" t="0" r="6350" b="0"/>
            <wp:docPr id="65" name="Picture 65" descr="http://4.bp.blogspot.com/_csV48ElUsZQ/S9Ys6go1QlI/AAAAAAAAAPE/mgN62v__bmE/s1600/entroplet-fo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4.bp.blogspot.com/_csV48ElUsZQ/S9Ys6go1QlI/AAAAAAAAAPE/mgN62v__bmE/s1600/entroplet-formation.gif"/>
                    <pic:cNvPicPr>
                      <a:picLocks noChangeAspect="1" noChangeArrowheads="1"/>
                    </pic:cNvPicPr>
                  </pic:nvPicPr>
                  <pic:blipFill>
                    <a:blip r:embed="rId62" cstate="print"/>
                    <a:srcRect/>
                    <a:stretch>
                      <a:fillRect/>
                    </a:stretch>
                  </pic:blipFill>
                  <pic:spPr bwMode="auto">
                    <a:xfrm>
                      <a:off x="0" y="0"/>
                      <a:ext cx="4157793" cy="3457204"/>
                    </a:xfrm>
                    <a:prstGeom prst="rect">
                      <a:avLst/>
                    </a:prstGeom>
                    <a:noFill/>
                    <a:ln w="9525">
                      <a:noFill/>
                      <a:miter lim="800000"/>
                      <a:headEnd/>
                      <a:tailEnd/>
                    </a:ln>
                  </pic:spPr>
                </pic:pic>
              </a:graphicData>
            </a:graphic>
          </wp:inline>
        </w:drawing>
      </w:r>
    </w:p>
    <w:p w:rsidR="001A2B60" w:rsidRDefault="001A2B60" w:rsidP="001A2B60">
      <w:pPr>
        <w:pStyle w:val="Caption"/>
      </w:pPr>
      <w:r>
        <w:t xml:space="preserve">Figure </w:t>
      </w:r>
      <w:fldSimple w:instr=" SEQ Figure \* ARABIC ">
        <w:r w:rsidR="00371D3E">
          <w:rPr>
            <w:noProof/>
          </w:rPr>
          <w:t>30</w:t>
        </w:r>
      </w:fldSimple>
      <w:r>
        <w:t>:</w:t>
      </w:r>
      <w:r w:rsidRPr="001A2B60">
        <w:t xml:space="preserve"> </w:t>
      </w:r>
      <w:r>
        <w:t>Superposition of exponential density profiles leads to a entropic dispersion envelope.</w:t>
      </w:r>
    </w:p>
    <w:p w:rsidR="00BF3186" w:rsidDel="00E840C1" w:rsidRDefault="00BF3186" w:rsidP="000A4624">
      <w:pPr>
        <w:pStyle w:val="Body"/>
        <w:rPr>
          <w:del w:id="434" w:author="steven.bankes" w:date="2012-12-18T18:37:00Z"/>
        </w:rPr>
      </w:pPr>
      <w:r>
        <w:t>By smearing over start time we can essentially broadens the peak but retain</w:t>
      </w:r>
      <w:ins w:id="435" w:author="steven.bankes" w:date="2012-12-18T18:36:00Z">
        <w:r w:rsidR="00E840C1">
          <w:t>s</w:t>
        </w:r>
      </w:ins>
      <w:r>
        <w:t xml:space="preserve"> the power law tail. </w:t>
      </w:r>
      <w:ins w:id="436" w:author="steven.bankes" w:date="2012-12-18T18:36:00Z">
        <w:r w:rsidR="00E840C1">
          <w:t xml:space="preserve">By </w:t>
        </w:r>
      </w:ins>
      <w:del w:id="437" w:author="steven.bankes" w:date="2012-12-18T18:36:00Z">
        <w:r w:rsidDel="00E840C1">
          <w:delText>C</w:delText>
        </w:r>
      </w:del>
      <w:ins w:id="438" w:author="steven.bankes" w:date="2012-12-18T18:36:00Z">
        <w:r w:rsidR="00E840C1">
          <w:t>c</w:t>
        </w:r>
      </w:ins>
      <w:r>
        <w:t>onvert</w:t>
      </w:r>
      <w:ins w:id="439" w:author="steven.bankes" w:date="2012-12-18T18:36:00Z">
        <w:r w:rsidR="00E840C1">
          <w:t>ing</w:t>
        </w:r>
      </w:ins>
      <w:r>
        <w:t xml:space="preserve"> the linear growth to a time varying parameter (x=kt) </w:t>
      </w:r>
      <w:del w:id="440" w:author="steven.bankes" w:date="2012-12-18T18:36:00Z">
        <w:r w:rsidDel="00E840C1">
          <w:delText>and then</w:delText>
        </w:r>
      </w:del>
      <w:ins w:id="441" w:author="steven.bankes" w:date="2012-12-18T18:36:00Z">
        <w:r w:rsidR="00E840C1">
          <w:t>growth can be</w:t>
        </w:r>
      </w:ins>
      <w:r>
        <w:t xml:space="preserve"> treat</w:t>
      </w:r>
      <w:ins w:id="442" w:author="steven.bankes" w:date="2012-12-18T18:36:00Z">
        <w:r w:rsidR="00E840C1">
          <w:t>ed</w:t>
        </w:r>
      </w:ins>
      <w:r>
        <w:t xml:space="preserve"> </w:t>
      </w:r>
      <w:del w:id="443" w:author="steven.bankes" w:date="2012-12-18T18:36:00Z">
        <w:r w:rsidDel="00E840C1">
          <w:delText xml:space="preserve">the growth </w:delText>
        </w:r>
      </w:del>
      <w:r>
        <w:t xml:space="preserve">as an evolving pattern which starts from multiple points in time as the cloud develops. </w:t>
      </w:r>
    </w:p>
    <w:p w:rsidR="00BF3186" w:rsidRDefault="00BF3186" w:rsidP="000A4624">
      <w:pPr>
        <w:pStyle w:val="Body"/>
      </w:pPr>
      <w:r>
        <w:t>This is a cumulative</w:t>
      </w:r>
      <w:ins w:id="444" w:author="steven.bankes" w:date="2012-12-18T18:35:00Z">
        <w:r w:rsidR="00E840C1">
          <w:t>, the PDF can be found by taking</w:t>
        </w:r>
      </w:ins>
      <w:r>
        <w:t xml:space="preserve"> </w:t>
      </w:r>
      <w:del w:id="445" w:author="steven.bankes" w:date="2012-12-18T18:35:00Z">
        <w:r w:rsidDel="00E840C1">
          <w:delText xml:space="preserve">so take </w:delText>
        </w:r>
      </w:del>
      <w:r>
        <w:t>the derivative with respect to x</w:t>
      </w:r>
      <w:del w:id="446" w:author="steven.bankes" w:date="2012-12-18T18:35:00Z">
        <w:r w:rsidDel="00E840C1">
          <w:delText xml:space="preserve"> to get the PDF</w:delText>
        </w:r>
      </w:del>
      <w:r>
        <w:t xml:space="preserve">. </w:t>
      </w:r>
    </w:p>
    <w:p w:rsidR="00BF3186" w:rsidRDefault="00BF3186" w:rsidP="000A4624">
      <w:pPr>
        <w:pStyle w:val="Body"/>
      </w:pPr>
      <w:r>
        <w:lastRenderedPageBreak/>
        <w:t>Crystal sizes get reported as a length and we have to convert that to a volume. This means the derivative has to include a chain rule to convert the volume x to a length parameter L, x ~ L</w:t>
      </w:r>
      <w:r>
        <w:rPr>
          <w:vertAlign w:val="superscript"/>
        </w:rPr>
        <w:t>3</w:t>
      </w:r>
      <w:r>
        <w:t xml:space="preserve"> generates dx/dL ~ L</w:t>
      </w:r>
      <w:r>
        <w:rPr>
          <w:vertAlign w:val="superscript"/>
        </w:rPr>
        <w:t>2</w:t>
      </w:r>
      <w:r>
        <w:t xml:space="preserve">. </w:t>
      </w:r>
    </w:p>
    <w:p w:rsidR="00BF3186" w:rsidRDefault="00BF3186" w:rsidP="000A4624">
      <w:pPr>
        <w:pStyle w:val="Body"/>
      </w:pPr>
      <w:r>
        <w:t xml:space="preserve">The data fits the dispersion model nicely (green line), but notice at low density that an extra mode shows up as the blue line. This clearly has a sharp exponential drop so likely has a non-dispersive origin. In terms of the higher density entropic model, this stands out as an ordered nucleation regime in the midst of a sea of disordered ice crystal growth modes. Compare to the first figure again and one can see how a distinct peak could occur. </w:t>
      </w:r>
    </w:p>
    <w:p w:rsidR="00BF3186" w:rsidRDefault="00BF3186" w:rsidP="000A4624">
      <w:pPr>
        <w:pStyle w:val="Body"/>
      </w:pPr>
      <w:del w:id="447" w:author="steven.bankes" w:date="2012-12-18T18:38:00Z">
        <w:r w:rsidDel="004C5F37">
          <w:delText>Why or how p</w:delText>
        </w:r>
      </w:del>
      <w:ins w:id="448" w:author="steven.bankes" w:date="2012-12-18T18:38:00Z">
        <w:r w:rsidR="004C5F37">
          <w:t>P</w:t>
        </w:r>
      </w:ins>
      <w:r>
        <w:t xml:space="preserve">hysically </w:t>
      </w:r>
      <w:del w:id="449" w:author="steven.bankes" w:date="2012-12-18T18:38:00Z">
        <w:r w:rsidDel="004C5F37">
          <w:delText xml:space="preserve">can </w:delText>
        </w:r>
      </w:del>
      <w:ins w:id="450" w:author="steven.bankes" w:date="2012-12-18T18:38:00Z">
        <w:r w:rsidR="004C5F37">
          <w:t xml:space="preserve">why does </w:t>
        </w:r>
      </w:ins>
      <w:r>
        <w:t xml:space="preserve">this bump occur? Some unknown nucleation process has provided an optimal growth environment for these crystals to deviate from the entropic distribution. Hypothesizing, this could take the form of a catalyst or an accommodating growth substrate. With a power tail of -3/2 this might well have a strong diffusive growth component. However, the nuclei occur rarely enough so they do not drown out the much more common random or spontaneously occurring growth centers. It thus shows up as a clear non-dispersive growth mode in a sea of non-uniformity. </w:t>
      </w:r>
    </w:p>
    <w:p w:rsidR="00BF3186" w:rsidRDefault="00BF3186" w:rsidP="000A4624">
      <w:pPr>
        <w:pStyle w:val="Body"/>
      </w:pPr>
      <w:r>
        <w:t xml:space="preserve">On a micro-level, we do have a population of reproducible structured shapes to bind against — as the airborne particulate world shows some uniformity in its density. This original analysis may prove of some help to those looking at particle size distributions of volcanic ash (see the figure below). Researchers </w:t>
      </w:r>
      <w:r w:rsidR="00835D32">
        <w:t xml:space="preserve">routinely </w:t>
      </w:r>
      <w:r>
        <w:t xml:space="preserve">apply a log-normal fit to the data — yet one that uses an </w:t>
      </w:r>
      <w:r w:rsidR="00835D32">
        <w:t>MaxEnt</w:t>
      </w:r>
      <w:r>
        <w:t xml:space="preserve"> dispersion formulation with the appropriate volume/diameter exponent often can work just as well. Below, we use a root 1/2 dispersive growth rate on volume which may indicate a diffusion-controlled rate. </w:t>
      </w:r>
    </w:p>
    <w:p w:rsidR="00DA20FB" w:rsidRDefault="00310927" w:rsidP="00DA20FB">
      <w:pPr>
        <w:pStyle w:val="Body"/>
      </w:pPr>
      <w:r>
        <w:t>To ac</w:t>
      </w:r>
      <w:r w:rsidR="00DA20FB">
        <w:t>count for wear/tear/corrosion modeling</w:t>
      </w:r>
      <w:r>
        <w:t>, one could</w:t>
      </w:r>
      <w:r w:rsidR="00DA20FB">
        <w:t xml:space="preserve"> </w:t>
      </w:r>
      <w:del w:id="451" w:author="steven.bankes" w:date="2012-12-18T18:38:00Z">
        <w:r w:rsidR="00DA20FB" w:rsidDel="004C5F37">
          <w:delText>pull in</w:delText>
        </w:r>
      </w:del>
      <w:ins w:id="452" w:author="steven.bankes" w:date="2012-12-18T18:38:00Z">
        <w:r w:rsidR="004C5F37">
          <w:t>utilize</w:t>
        </w:r>
      </w:ins>
      <w:r w:rsidR="00DA20FB">
        <w:t xml:space="preserve"> particulate and ash models that feed into models for physical breakdown. Again, these models will often reduce to simple analytical forms.  </w:t>
      </w:r>
    </w:p>
    <w:p w:rsidR="001A2B60" w:rsidRDefault="001A2B60" w:rsidP="001A2B60">
      <w:pPr>
        <w:pStyle w:val="Figure"/>
        <w:keepNext/>
      </w:pPr>
      <w:r>
        <w:rPr>
          <w:noProof/>
        </w:rPr>
        <w:drawing>
          <wp:inline distT="0" distB="0" distL="0" distR="0">
            <wp:extent cx="2258324" cy="3050571"/>
            <wp:effectExtent l="19050" t="0" r="8626" b="0"/>
            <wp:docPr id="68" name="Picture 68" descr="http://2.bp.blogspot.com/_csV48ElUsZQ/S9d4stNuDgI/AAAAAAAAAPk/ZTeIrI25mUw/s1600/ice-partic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2.bp.blogspot.com/_csV48ElUsZQ/S9d4stNuDgI/AAAAAAAAAPk/ZTeIrI25mUw/s1600/ice-particle-2.gif"/>
                    <pic:cNvPicPr>
                      <a:picLocks noChangeAspect="1" noChangeArrowheads="1"/>
                    </pic:cNvPicPr>
                  </pic:nvPicPr>
                  <pic:blipFill>
                    <a:blip r:embed="rId63" cstate="print"/>
                    <a:srcRect/>
                    <a:stretch>
                      <a:fillRect/>
                    </a:stretch>
                  </pic:blipFill>
                  <pic:spPr bwMode="auto">
                    <a:xfrm>
                      <a:off x="0" y="0"/>
                      <a:ext cx="2258720" cy="3051106"/>
                    </a:xfrm>
                    <a:prstGeom prst="rect">
                      <a:avLst/>
                    </a:prstGeom>
                    <a:noFill/>
                    <a:ln w="9525">
                      <a:noFill/>
                      <a:miter lim="800000"/>
                      <a:headEnd/>
                      <a:tailEnd/>
                    </a:ln>
                  </pic:spPr>
                </pic:pic>
              </a:graphicData>
            </a:graphic>
          </wp:inline>
        </w:drawing>
      </w:r>
    </w:p>
    <w:p w:rsidR="001A2B60" w:rsidRDefault="001A2B60" w:rsidP="001A2B60">
      <w:pPr>
        <w:pStyle w:val="Caption"/>
      </w:pPr>
      <w:r>
        <w:t xml:space="preserve">Figure </w:t>
      </w:r>
      <w:r w:rsidR="007655A3">
        <w:fldChar w:fldCharType="begin"/>
      </w:r>
      <w:r w:rsidR="00B314B9">
        <w:instrText xml:space="preserve"> SEQ Figure \* ARABIC </w:instrText>
      </w:r>
      <w:r w:rsidR="007655A3">
        <w:fldChar w:fldCharType="separate"/>
      </w:r>
      <w:r w:rsidR="00371D3E">
        <w:rPr>
          <w:noProof/>
        </w:rPr>
        <w:t>31</w:t>
      </w:r>
      <w:r w:rsidR="007655A3">
        <w:fldChar w:fldCharType="end"/>
      </w:r>
      <w:r>
        <w:t>. Cloud ice particle number density n(D) vs. the long dimension of particles as observed at the temperature range of - 25× C and -30× C [from Platt</w:t>
      </w:r>
      <w:r w:rsidR="00F32D7E">
        <w:rPr>
          <w:rStyle w:val="EndnoteReference"/>
        </w:rPr>
        <w:endnoteReference w:id="41"/>
      </w:r>
      <w:r>
        <w:t>]. It shows a bimodal structure in the ice crystal distribution with the second peak at ~500 microns”</w:t>
      </w:r>
    </w:p>
    <w:p w:rsidR="001A2B60" w:rsidRDefault="001A2B60" w:rsidP="000A4624">
      <w:pPr>
        <w:pStyle w:val="Body"/>
      </w:pPr>
    </w:p>
    <w:p w:rsidR="001A2B60" w:rsidRDefault="001A2B60" w:rsidP="001A2B60">
      <w:pPr>
        <w:pStyle w:val="Figure"/>
        <w:keepNext/>
      </w:pPr>
      <w:r>
        <w:rPr>
          <w:noProof/>
        </w:rPr>
        <w:lastRenderedPageBreak/>
        <w:drawing>
          <wp:inline distT="0" distB="0" distL="0" distR="0">
            <wp:extent cx="3119261" cy="3399193"/>
            <wp:effectExtent l="19050" t="0" r="4939" b="0"/>
            <wp:docPr id="71" name="Picture 71" descr="http://upload.wikimedia.org/wikipedia/commons/6/6b/Bahco_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upload.wikimedia.org/wikipedia/commons/6/6b/Bahco_Example.JPG"/>
                    <pic:cNvPicPr>
                      <a:picLocks noChangeAspect="1" noChangeArrowheads="1"/>
                    </pic:cNvPicPr>
                  </pic:nvPicPr>
                  <pic:blipFill>
                    <a:blip r:embed="rId64" cstate="print"/>
                    <a:srcRect/>
                    <a:stretch>
                      <a:fillRect/>
                    </a:stretch>
                  </pic:blipFill>
                  <pic:spPr bwMode="auto">
                    <a:xfrm>
                      <a:off x="0" y="0"/>
                      <a:ext cx="3120372" cy="3400404"/>
                    </a:xfrm>
                    <a:prstGeom prst="rect">
                      <a:avLst/>
                    </a:prstGeom>
                    <a:noFill/>
                    <a:ln w="9525">
                      <a:noFill/>
                      <a:miter lim="800000"/>
                      <a:headEnd/>
                      <a:tailEnd/>
                    </a:ln>
                  </pic:spPr>
                </pic:pic>
              </a:graphicData>
            </a:graphic>
          </wp:inline>
        </w:drawing>
      </w:r>
    </w:p>
    <w:p w:rsidR="001A2B60" w:rsidRDefault="001A2B60" w:rsidP="001A2B60">
      <w:pPr>
        <w:pStyle w:val="Caption"/>
      </w:pPr>
      <w:r>
        <w:t xml:space="preserve">Figure </w:t>
      </w:r>
      <w:fldSimple w:instr=" SEQ Figure \* ARABIC ">
        <w:r w:rsidR="00371D3E">
          <w:rPr>
            <w:noProof/>
          </w:rPr>
          <w:t>32</w:t>
        </w:r>
      </w:fldSimple>
      <w:r>
        <w:t>:</w:t>
      </w:r>
      <w:r w:rsidRPr="001A2B60">
        <w:t xml:space="preserve"> </w:t>
      </w:r>
      <w:r>
        <w:t xml:space="preserve">Wiki data for </w:t>
      </w:r>
      <w:r w:rsidR="0084414F">
        <w:t xml:space="preserve">fly </w:t>
      </w:r>
      <w:r>
        <w:t>ash size distribution.</w:t>
      </w:r>
      <w:r w:rsidR="0084414F">
        <w:rPr>
          <w:rStyle w:val="EndnoteReference"/>
        </w:rPr>
        <w:endnoteReference w:id="42"/>
      </w:r>
    </w:p>
    <w:p w:rsidR="0084414F" w:rsidRDefault="0084414F">
      <w:pPr>
        <w:suppressAutoHyphens w:val="0"/>
        <w:overflowPunct/>
        <w:autoSpaceDE/>
        <w:autoSpaceDN/>
        <w:adjustRightInd/>
        <w:spacing w:after="200" w:line="276" w:lineRule="auto"/>
        <w:textAlignment w:val="auto"/>
      </w:pPr>
    </w:p>
    <w:p w:rsidR="0084414F" w:rsidRDefault="0084414F" w:rsidP="0084414F">
      <w:pPr>
        <w:pStyle w:val="Figure"/>
        <w:keepNext/>
      </w:pPr>
      <w:r>
        <w:rPr>
          <w:noProof/>
        </w:rPr>
        <w:drawing>
          <wp:inline distT="0" distB="0" distL="0" distR="0">
            <wp:extent cx="5015794" cy="2347767"/>
            <wp:effectExtent l="19050" t="0" r="0" b="0"/>
            <wp:docPr id="3" name="Picture 5" descr="http://upload.wikimedia.org/wikipedia/en/4/4b/Volcanic_ash_grain_size_distribu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en/4/4b/Volcanic_ash_grain_size_distributions.jpg"/>
                    <pic:cNvPicPr>
                      <a:picLocks noChangeAspect="1" noChangeArrowheads="1"/>
                    </pic:cNvPicPr>
                  </pic:nvPicPr>
                  <pic:blipFill>
                    <a:blip r:embed="rId65" cstate="print"/>
                    <a:srcRect/>
                    <a:stretch>
                      <a:fillRect/>
                    </a:stretch>
                  </pic:blipFill>
                  <pic:spPr bwMode="auto">
                    <a:xfrm>
                      <a:off x="0" y="0"/>
                      <a:ext cx="5024796" cy="2351981"/>
                    </a:xfrm>
                    <a:prstGeom prst="rect">
                      <a:avLst/>
                    </a:prstGeom>
                    <a:noFill/>
                    <a:ln w="9525">
                      <a:noFill/>
                      <a:miter lim="800000"/>
                      <a:headEnd/>
                      <a:tailEnd/>
                    </a:ln>
                  </pic:spPr>
                </pic:pic>
              </a:graphicData>
            </a:graphic>
          </wp:inline>
        </w:drawing>
      </w:r>
    </w:p>
    <w:p w:rsidR="0084414F" w:rsidRDefault="0084414F" w:rsidP="0084414F">
      <w:pPr>
        <w:pStyle w:val="Caption"/>
      </w:pPr>
      <w:r>
        <w:t xml:space="preserve">Figure </w:t>
      </w:r>
      <w:fldSimple w:instr=" SEQ Figure \* ARABIC ">
        <w:r w:rsidR="00371D3E">
          <w:rPr>
            <w:noProof/>
          </w:rPr>
          <w:t>33</w:t>
        </w:r>
      </w:fldSimple>
      <w:r>
        <w:t>: Volcanic Ash</w:t>
      </w:r>
      <w:r>
        <w:rPr>
          <w:rStyle w:val="EndnoteReference"/>
        </w:rPr>
        <w:endnoteReference w:id="43"/>
      </w:r>
      <w:r w:rsidR="00207294">
        <w:t xml:space="preserve">. This is on the Krumbein </w:t>
      </w:r>
      <w:r w:rsidR="00207294">
        <w:rPr>
          <w:i w:val="0"/>
          <w:iCs/>
        </w:rPr>
        <w:t>phi</w:t>
      </w:r>
      <w:r w:rsidR="00207294">
        <w:t xml:space="preserve"> (φ) particle size scale</w:t>
      </w:r>
      <w:r w:rsidR="00207294">
        <w:rPr>
          <w:rStyle w:val="EndnoteReference"/>
        </w:rPr>
        <w:endnoteReference w:id="44"/>
      </w:r>
      <w:r w:rsidR="00207294">
        <w:t xml:space="preserve"> which is negative of the  log base 2 of the particle diameter. That means smaller diameters are to the right side of the scale. </w:t>
      </w:r>
    </w:p>
    <w:p w:rsidR="001A2B60" w:rsidRDefault="001A2B60" w:rsidP="0084414F">
      <w:pPr>
        <w:pStyle w:val="Figure"/>
        <w:rPr>
          <w:b/>
          <w:sz w:val="28"/>
        </w:rPr>
      </w:pPr>
      <w:r>
        <w:br w:type="page"/>
      </w:r>
    </w:p>
    <w:p w:rsidR="001A2B60" w:rsidRDefault="001A2B60" w:rsidP="001A2B60">
      <w:pPr>
        <w:pStyle w:val="HeadingRunIn"/>
      </w:pPr>
      <w:r>
        <w:lastRenderedPageBreak/>
        <w:t>Discussion</w:t>
      </w:r>
    </w:p>
    <w:p w:rsidR="003D3AD1" w:rsidRDefault="00861540" w:rsidP="003D3AD1">
      <w:pPr>
        <w:pStyle w:val="Body"/>
      </w:pPr>
      <w:r>
        <w:t xml:space="preserve">This study </w:t>
      </w:r>
      <w:del w:id="453" w:author="steven.bankes" w:date="2012-12-18T18:40:00Z">
        <w:r w:rsidDel="00642014">
          <w:delText>focused on</w:delText>
        </w:r>
      </w:del>
      <w:ins w:id="454" w:author="steven.bankes" w:date="2012-12-18T18:40:00Z">
        <w:r w:rsidR="00642014">
          <w:t>has described</w:t>
        </w:r>
      </w:ins>
      <w:r>
        <w:t xml:space="preserve"> the characterization and m</w:t>
      </w:r>
      <w:r w:rsidR="00AD08D5">
        <w:t>odeling of natural phenomena</w:t>
      </w:r>
      <w:r>
        <w:t xml:space="preserve"> in a form suitable for contextual use</w:t>
      </w:r>
      <w:r w:rsidR="00AD08D5">
        <w:t xml:space="preserve">. </w:t>
      </w:r>
      <w:r>
        <w:t xml:space="preserve">We </w:t>
      </w:r>
      <w:ins w:id="455" w:author="steven.bankes" w:date="2012-12-18T18:40:00Z">
        <w:r w:rsidR="00642014">
          <w:t xml:space="preserve">have </w:t>
        </w:r>
      </w:ins>
      <w:del w:id="456" w:author="steven.bankes" w:date="2012-12-18T18:40:00Z">
        <w:r w:rsidDel="00642014">
          <w:delText>worked through</w:delText>
        </w:r>
      </w:del>
      <w:ins w:id="457" w:author="steven.bankes" w:date="2012-12-18T18:40:00Z">
        <w:r w:rsidR="00642014">
          <w:t>provided</w:t>
        </w:r>
      </w:ins>
      <w:r>
        <w:t xml:space="preserve"> examples of</w:t>
      </w:r>
      <w:r w:rsidR="00AD08D5">
        <w:t xml:space="preserve"> slope distribution, wind</w:t>
      </w:r>
      <w:r>
        <w:t xml:space="preserve"> speed</w:t>
      </w:r>
      <w:r w:rsidR="00AD08D5">
        <w:t>, rainfall</w:t>
      </w:r>
      <w:r>
        <w:t xml:space="preserve"> rates</w:t>
      </w:r>
      <w:r w:rsidR="00AD08D5">
        <w:t>, lake</w:t>
      </w:r>
      <w:r>
        <w:t xml:space="preserve"> </w:t>
      </w:r>
      <w:r w:rsidR="00AD08D5">
        <w:t>s</w:t>
      </w:r>
      <w:r>
        <w:t>izes</w:t>
      </w:r>
      <w:r w:rsidR="00AD08D5">
        <w:t>, etc. Most of the models reduce to fairly simple analytical forms.</w:t>
      </w:r>
      <w:r w:rsidR="00A87036">
        <w:t xml:space="preserve"> </w:t>
      </w:r>
    </w:p>
    <w:p w:rsidR="003D3AD1" w:rsidRDefault="003D3AD1" w:rsidP="003D3AD1">
      <w:pPr>
        <w:pStyle w:val="Body"/>
      </w:pPr>
      <w:r>
        <w:t>The probability measures derived from theory and applied to the data are often snapshots in time of a continuous growth process.  Physical processes can accumulate or discard material following rates of material flow.  While this may seem overly simplistic to consider, it does set the stage for revealing patterns in behavior.</w:t>
      </w:r>
    </w:p>
    <w:p w:rsidR="00A87036" w:rsidRDefault="003D3AD1" w:rsidP="003D3AD1">
      <w:pPr>
        <w:pStyle w:val="Body"/>
      </w:pPr>
      <w:r>
        <w:t xml:space="preserve">For example, a statistically measured volume could be the result of various rates operating over varying time spans. Along with this variation, the concept of an average or mean value plays a role into modeling the behavior. </w:t>
      </w:r>
    </w:p>
    <w:p w:rsidR="00E161C3" w:rsidRDefault="00F53ACA" w:rsidP="00AD08D5">
      <w:pPr>
        <w:pStyle w:val="Body"/>
      </w:pPr>
      <w:ins w:id="458" w:author="steven.bankes" w:date="2012-12-18T18:41:00Z">
        <w:r>
          <w:t xml:space="preserve">Generally speaking, </w:t>
        </w:r>
      </w:ins>
      <w:del w:id="459" w:author="steven.bankes" w:date="2012-12-18T18:41:00Z">
        <w:r w:rsidR="00E161C3" w:rsidDel="00F53ACA">
          <w:delText>T</w:delText>
        </w:r>
      </w:del>
      <w:ins w:id="460" w:author="steven.bankes" w:date="2012-12-18T18:41:00Z">
        <w:r>
          <w:t>t</w:t>
        </w:r>
      </w:ins>
      <w:r w:rsidR="00E161C3">
        <w:t>wo categories of models exist:</w:t>
      </w:r>
    </w:p>
    <w:p w:rsidR="00AD08D5" w:rsidRDefault="00A87036" w:rsidP="00E161C3">
      <w:pPr>
        <w:pStyle w:val="Bulleted"/>
      </w:pPr>
      <w:r w:rsidRPr="00E161C3">
        <w:rPr>
          <w:i/>
        </w:rPr>
        <w:t>Models of v</w:t>
      </w:r>
      <w:r w:rsidR="00AD08D5" w:rsidRPr="00E161C3">
        <w:rPr>
          <w:i/>
        </w:rPr>
        <w:t>ariations around a mean energy</w:t>
      </w:r>
      <w:r w:rsidR="00AD08D5">
        <w:t xml:space="preserve">:  </w:t>
      </w:r>
      <w:r>
        <w:t>M</w:t>
      </w:r>
      <w:r w:rsidR="00AD08D5">
        <w:t xml:space="preserve">easures are bound by uncertainty in the mean energy value of </w:t>
      </w:r>
      <w:r>
        <w:t>a measured</w:t>
      </w:r>
      <w:r w:rsidR="00AD08D5">
        <w:t xml:space="preserve"> value, </w:t>
      </w:r>
      <w:r>
        <w:t>such as w</w:t>
      </w:r>
      <w:r w:rsidR="00AD08D5">
        <w:t xml:space="preserve">ind, </w:t>
      </w:r>
      <w:r>
        <w:t>r</w:t>
      </w:r>
      <w:r w:rsidR="00AD08D5">
        <w:t>ainfall</w:t>
      </w:r>
      <w:r>
        <w:t xml:space="preserve"> rate</w:t>
      </w:r>
      <w:r w:rsidR="00AD08D5">
        <w:t xml:space="preserve">, </w:t>
      </w:r>
      <w:r>
        <w:t>c</w:t>
      </w:r>
      <w:r w:rsidR="00AD08D5">
        <w:t>lutter,</w:t>
      </w:r>
      <w:r>
        <w:t xml:space="preserve"> terr</w:t>
      </w:r>
      <w:r w:rsidR="00AD08D5">
        <w:t>ain slopes</w:t>
      </w:r>
      <w:r>
        <w:t>, wave crest height</w:t>
      </w:r>
      <w:r w:rsidR="001D4810">
        <w:t>; these all</w:t>
      </w:r>
      <w:r w:rsidR="00AD08D5">
        <w:t xml:space="preserve"> generate the same universal curve, </w:t>
      </w:r>
      <w:r>
        <w:t xml:space="preserve">the </w:t>
      </w:r>
      <w:r w:rsidR="00AD08D5">
        <w:t>ubiqui</w:t>
      </w:r>
      <w:r>
        <w:t>tous modified Bessel of the second kind.</w:t>
      </w:r>
    </w:p>
    <w:p w:rsidR="00AD08D5" w:rsidRDefault="00A87036" w:rsidP="00E161C3">
      <w:pPr>
        <w:pStyle w:val="Bulleted"/>
      </w:pPr>
      <w:r w:rsidRPr="00E161C3">
        <w:rPr>
          <w:i/>
        </w:rPr>
        <w:t>Models of v</w:t>
      </w:r>
      <w:r w:rsidR="00AD08D5" w:rsidRPr="00E161C3">
        <w:rPr>
          <w:i/>
        </w:rPr>
        <w:t>ariations around a rate and enclosed volume</w:t>
      </w:r>
      <w:r w:rsidR="00AD08D5">
        <w:t>: Several measures are bound by considerations of the rate of accumulation and the uncertainty of the eventual volume</w:t>
      </w:r>
      <w:r>
        <w:t>: such</w:t>
      </w:r>
      <w:r w:rsidR="00AD08D5">
        <w:t xml:space="preserve"> </w:t>
      </w:r>
      <w:r>
        <w:t>as</w:t>
      </w:r>
      <w:r w:rsidR="00AD08D5">
        <w:t xml:space="preserve"> </w:t>
      </w:r>
      <w:r>
        <w:t>c</w:t>
      </w:r>
      <w:r w:rsidR="00AD08D5">
        <w:t>louds</w:t>
      </w:r>
      <w:r>
        <w:t>, p</w:t>
      </w:r>
      <w:r w:rsidR="00AD08D5">
        <w:t>articles</w:t>
      </w:r>
      <w:r>
        <w:t>, and lake sizes</w:t>
      </w:r>
      <w:r w:rsidR="00AD08D5">
        <w:t xml:space="preserve"> give the same entropic power law.</w:t>
      </w:r>
      <w:r>
        <w:rPr>
          <w:rStyle w:val="FootnoteReference"/>
        </w:rPr>
        <w:footnoteReference w:id="4"/>
      </w:r>
      <w:r w:rsidR="00AD08D5">
        <w:t xml:space="preserve"> </w:t>
      </w:r>
    </w:p>
    <w:p w:rsidR="00AD08D5" w:rsidRPr="00703BAC" w:rsidRDefault="001D4810" w:rsidP="00AD08D5">
      <w:pPr>
        <w:pStyle w:val="Body"/>
      </w:pPr>
      <w:r>
        <w:t>We also d</w:t>
      </w:r>
      <w:r w:rsidR="00A87036">
        <w:t>escribed how the statistical spreads come about, via the concept of dispersion and max entropy.</w:t>
      </w:r>
      <w:r>
        <w:t xml:space="preserve"> </w:t>
      </w:r>
      <w:r w:rsidR="00AD08D5">
        <w:t xml:space="preserve">One of the outcomes of modeling is that </w:t>
      </w:r>
      <w:r>
        <w:t>a significant</w:t>
      </w:r>
      <w:r w:rsidR="00AD08D5">
        <w:t xml:space="preserve"> amount of data, 5 billion in the case of USA terrain and several hundred million for just the Lake Michigan wave data, can be expressed in a much more concise form.</w:t>
      </w:r>
      <w:r w:rsidR="00AD08D5">
        <w:rPr>
          <w:rStyle w:val="FootnoteReference"/>
        </w:rPr>
        <w:footnoteReference w:id="5"/>
      </w:r>
      <w:r w:rsidR="00AD08D5">
        <w:t xml:space="preserve">  </w:t>
      </w:r>
      <w:ins w:id="461" w:author="steven.bankes" w:date="2012-12-18T18:41:00Z">
        <w:r w:rsidR="00F53ACA">
          <w:t>This has a practical implication of allowing a terse model to summarized voluminous data to usefully assess candidate engineering designs.  Further, as these models are parameterized by physical variables such as mean energy, the consise formulation allows exploration of extreme conditions extrapolated from but not exemplified by existing data sets.</w:t>
        </w:r>
      </w:ins>
    </w:p>
    <w:p w:rsidR="00AD08D5" w:rsidRDefault="00AD08D5" w:rsidP="003D3AD1">
      <w:pPr>
        <w:pStyle w:val="Body"/>
      </w:pPr>
      <w:r w:rsidRPr="001D4810">
        <w:t>Sampling</w:t>
      </w:r>
      <w:r w:rsidR="001D4810">
        <w:t xml:space="preserve"> approaches for simulation are often very straightforward for these distributions. We d</w:t>
      </w:r>
      <w:r>
        <w:t>escrib</w:t>
      </w:r>
      <w:r w:rsidR="001D4810">
        <w:t>ed</w:t>
      </w:r>
      <w:r>
        <w:t xml:space="preserve"> </w:t>
      </w:r>
      <w:r w:rsidR="001D4810">
        <w:t xml:space="preserve">several </w:t>
      </w:r>
      <w:r>
        <w:t xml:space="preserve">efficient </w:t>
      </w:r>
      <w:r w:rsidRPr="003D3AD1">
        <w:t>applications</w:t>
      </w:r>
      <w:r>
        <w:t xml:space="preserve"> of random sampling</w:t>
      </w:r>
      <w:r w:rsidR="001D4810">
        <w:t xml:space="preserve"> for transcendental functions such as the BesselK</w:t>
      </w:r>
      <w:r>
        <w:t xml:space="preserve">. </w:t>
      </w:r>
      <w:r w:rsidR="001D4810">
        <w:t xml:space="preserve">We can further </w:t>
      </w:r>
      <w:r>
        <w:t>appl</w:t>
      </w:r>
      <w:r w:rsidR="001D4810">
        <w:t>y</w:t>
      </w:r>
      <w:r>
        <w:t xml:space="preserve"> techniques such as</w:t>
      </w:r>
      <w:r w:rsidR="001D4810">
        <w:t xml:space="preserve"> </w:t>
      </w:r>
      <w:r>
        <w:t xml:space="preserve">importance sampling to reduce the sample size needed or to reduce the variance of the statistics </w:t>
      </w:r>
      <w:del w:id="462" w:author="steven.bankes" w:date="2012-12-18T18:43:00Z">
        <w:r w:rsidDel="00F53ACA">
          <w:delText>(see Meta demos for good examples).</w:delText>
        </w:r>
      </w:del>
      <w:ins w:id="463" w:author="steven.bankes" w:date="2012-12-18T18:43:00Z">
        <w:r w:rsidR="00F53ACA">
          <w:t>.</w:t>
        </w:r>
      </w:ins>
    </w:p>
    <w:p w:rsidR="00A87036" w:rsidRDefault="001D4810" w:rsidP="003D3AD1">
      <w:pPr>
        <w:pStyle w:val="Body"/>
      </w:pPr>
      <w:r>
        <w:t>In certain cases it may be possible to invert the</w:t>
      </w:r>
      <w:r w:rsidR="00864C3B">
        <w:t xml:space="preserve"> stochastic models </w:t>
      </w:r>
      <w:del w:id="464" w:author="steven.bankes" w:date="2012-12-18T18:44:00Z">
        <w:r w:rsidR="00864C3B" w:rsidDel="00F53ACA">
          <w:delText xml:space="preserve">for </w:delText>
        </w:r>
      </w:del>
      <w:ins w:id="465" w:author="steven.bankes" w:date="2012-12-18T18:44:00Z">
        <w:r w:rsidR="00F53ACA">
          <w:t xml:space="preserve">in order to support assessment of </w:t>
        </w:r>
      </w:ins>
      <w:r w:rsidR="00864C3B">
        <w:t xml:space="preserve">assume-guarantee </w:t>
      </w:r>
      <w:ins w:id="466" w:author="steven.bankes" w:date="2012-12-18T18:44:00Z">
        <w:r w:rsidR="00F53ACA">
          <w:t xml:space="preserve">conditions on component engineering </w:t>
        </w:r>
      </w:ins>
      <w:r w:rsidR="00864C3B">
        <w:t xml:space="preserve">models and </w:t>
      </w:r>
      <w:ins w:id="467" w:author="steven.bankes" w:date="2012-12-18T18:44:00Z">
        <w:r w:rsidR="00F53ACA">
          <w:t>to derive Probabilistic Certificates of Correctness (</w:t>
        </w:r>
      </w:ins>
      <w:r w:rsidR="00864C3B">
        <w:t>PCC</w:t>
      </w:r>
      <w:ins w:id="468" w:author="steven.bankes" w:date="2012-12-18T18:45:00Z">
        <w:r w:rsidR="00F53ACA">
          <w:t>s)</w:t>
        </w:r>
      </w:ins>
      <w:del w:id="469" w:author="steven.bankes" w:date="2012-12-18T18:45:00Z">
        <w:r w:rsidDel="00F53ACA">
          <w:delText xml:space="preserve"> applications</w:delText>
        </w:r>
      </w:del>
      <w:r>
        <w:t xml:space="preserve">. The classical case is for normal </w:t>
      </w:r>
      <w:r w:rsidRPr="003D3AD1">
        <w:t>distributions</w:t>
      </w:r>
      <w:r>
        <w:t xml:space="preserve">, but for </w:t>
      </w:r>
      <w:r w:rsidR="00180E82">
        <w:t xml:space="preserve">fat-tail distributions such as the hyperbolic power law, this is </w:t>
      </w:r>
      <w:ins w:id="470" w:author="steven.bankes" w:date="2012-12-18T18:45:00Z">
        <w:r w:rsidR="00F53ACA">
          <w:t xml:space="preserve">also </w:t>
        </w:r>
      </w:ins>
      <w:r w:rsidR="00180E82">
        <w:t>rather straightforward.</w:t>
      </w:r>
    </w:p>
    <w:p w:rsidR="00AD08D5" w:rsidRDefault="00180E82" w:rsidP="003D3AD1">
      <w:pPr>
        <w:pStyle w:val="Body"/>
      </w:pPr>
      <w:r w:rsidRPr="00180E82">
        <w:t>Th</w:t>
      </w:r>
      <w:r>
        <w:t xml:space="preserve">e fact that many of these models follow </w:t>
      </w:r>
      <w:r w:rsidRPr="003D3AD1">
        <w:t>similar</w:t>
      </w:r>
      <w:r>
        <w:t xml:space="preserve"> patterns makes it them useful for model a</w:t>
      </w:r>
      <w:r w:rsidR="00B00D39" w:rsidRPr="00180E82">
        <w:t>utomation</w:t>
      </w:r>
      <w:r>
        <w:t xml:space="preserve">. </w:t>
      </w:r>
      <w:del w:id="471" w:author="steven.bankes" w:date="2012-12-18T18:45:00Z">
        <w:r w:rsidDel="00F53ACA">
          <w:delText>We can ge</w:delText>
        </w:r>
        <w:r w:rsidR="00B00D39" w:rsidDel="00F53ACA">
          <w:delText>nerat</w:delText>
        </w:r>
        <w:r w:rsidDel="00F53ACA">
          <w:delText>e</w:delText>
        </w:r>
        <w:r w:rsidR="00B00D39" w:rsidDel="00F53ACA">
          <w:delText xml:space="preserve"> a</w:delText>
        </w:r>
      </w:del>
      <w:ins w:id="472" w:author="steven.bankes" w:date="2012-12-18T18:46:00Z">
        <w:r w:rsidR="00F53ACA">
          <w:t>A</w:t>
        </w:r>
      </w:ins>
      <w:r w:rsidR="00B00D39">
        <w:t xml:space="preserve">bstract interfaces for common </w:t>
      </w:r>
      <w:r>
        <w:t>distributions such as the BesselK and hyperbolic power law</w:t>
      </w:r>
      <w:ins w:id="473" w:author="steven.bankes" w:date="2012-12-18T18:46:00Z">
        <w:r w:rsidR="00F53ACA">
          <w:t xml:space="preserve"> can be generated and are of broad utility</w:t>
        </w:r>
      </w:ins>
      <w:r>
        <w:t>.</w:t>
      </w:r>
      <w:r w:rsidR="00AD08D5">
        <w:t xml:space="preserve"> </w:t>
      </w:r>
    </w:p>
    <w:p w:rsidR="003D3AD1" w:rsidRDefault="003D3AD1" w:rsidP="003D3AD1">
      <w:pPr>
        <w:pStyle w:val="Body"/>
      </w:pPr>
      <w:r>
        <w:lastRenderedPageBreak/>
        <w:t xml:space="preserve">Other characterization techniques such as the multiscale entropy measure can be applied to temporal and spatial scales covering a wide dynamic range. </w:t>
      </w:r>
      <w:del w:id="474" w:author="steven.bankes" w:date="2012-12-18T18:46:00Z">
        <w:r w:rsidDel="00F53ACA">
          <w:delText>What t</w:delText>
        </w:r>
      </w:del>
      <w:ins w:id="475" w:author="steven.bankes" w:date="2012-12-18T18:46:00Z">
        <w:r w:rsidR="00F53ACA">
          <w:t>T</w:t>
        </w:r>
      </w:ins>
      <w:r>
        <w:t xml:space="preserve">his </w:t>
      </w:r>
      <w:del w:id="476" w:author="steven.bankes" w:date="2012-12-18T18:47:00Z">
        <w:r w:rsidDel="00F53ACA">
          <w:delText>tells us is</w:delText>
        </w:r>
      </w:del>
      <w:ins w:id="477" w:author="steven.bankes" w:date="2012-12-18T18:47:00Z">
        <w:r w:rsidR="00F53ACA">
          <w:t>reveals</w:t>
        </w:r>
      </w:ins>
      <w:r>
        <w:t xml:space="preserve"> the amount of disorder and uncertainty in the data, which is important as a quick characterization metric.</w:t>
      </w:r>
    </w:p>
    <w:p w:rsidR="00180E82" w:rsidRDefault="00180E82" w:rsidP="00A87036">
      <w:pPr>
        <w:rPr>
          <w:b/>
        </w:rPr>
      </w:pPr>
    </w:p>
    <w:p w:rsidR="00AD08D5" w:rsidRPr="00A87036" w:rsidRDefault="00A87036" w:rsidP="00A87036">
      <w:pPr>
        <w:rPr>
          <w:b/>
        </w:rPr>
      </w:pPr>
      <w:del w:id="478" w:author="steven.bankes" w:date="2012-12-18T18:47:00Z">
        <w:r w:rsidRPr="00A87036" w:rsidDel="00F53ACA">
          <w:rPr>
            <w:b/>
          </w:rPr>
          <w:delText xml:space="preserve">Other </w:delText>
        </w:r>
      </w:del>
      <w:ins w:id="479" w:author="steven.bankes" w:date="2012-12-18T18:47:00Z">
        <w:r w:rsidR="00F53ACA">
          <w:rPr>
            <w:b/>
          </w:rPr>
          <w:t>Additional</w:t>
        </w:r>
        <w:r w:rsidR="00F53ACA" w:rsidRPr="00A87036">
          <w:rPr>
            <w:b/>
          </w:rPr>
          <w:t xml:space="preserve"> </w:t>
        </w:r>
      </w:ins>
      <w:r w:rsidRPr="00A87036">
        <w:rPr>
          <w:b/>
        </w:rPr>
        <w:t>application areas</w:t>
      </w:r>
    </w:p>
    <w:p w:rsidR="00A87036" w:rsidRDefault="00A87036" w:rsidP="00A87036">
      <w:pPr>
        <w:pStyle w:val="Body"/>
      </w:pPr>
      <w:r>
        <w:t xml:space="preserve">Frequency characteristics </w:t>
      </w:r>
      <w:r w:rsidR="001D4810">
        <w:t xml:space="preserve">will be </w:t>
      </w:r>
      <w:r>
        <w:t xml:space="preserve">described in </w:t>
      </w:r>
      <w:del w:id="480" w:author="steven.bankes" w:date="2012-12-18T18:47:00Z">
        <w:r w:rsidDel="00F53ACA">
          <w:delText>Volume 2</w:delText>
        </w:r>
      </w:del>
      <w:ins w:id="481" w:author="steven.bankes" w:date="2012-12-18T18:47:00Z">
        <w:r w:rsidR="00F53ACA">
          <w:t xml:space="preserve">the second paper in this series, </w:t>
        </w:r>
      </w:ins>
      <w:ins w:id="482" w:author="steven.bankes" w:date="2012-12-18T18:48:00Z">
        <w:r w:rsidR="00F53ACA">
          <w:t>“Terrain Characterization</w:t>
        </w:r>
      </w:ins>
      <w:ins w:id="483" w:author="steven.bankes" w:date="2012-12-18T18:49:00Z">
        <w:r w:rsidR="00F53ACA">
          <w:t>”</w:t>
        </w:r>
      </w:ins>
      <w:r>
        <w:t>.</w:t>
      </w:r>
    </w:p>
    <w:p w:rsidR="00A87036" w:rsidRDefault="00A87036" w:rsidP="00A87036">
      <w:pPr>
        <w:pStyle w:val="Body"/>
      </w:pPr>
      <w:r>
        <w:t xml:space="preserve">The </w:t>
      </w:r>
      <w:ins w:id="484" w:author="steven.bankes" w:date="2012-12-18T18:49:00Z">
        <w:r w:rsidR="00F53ACA">
          <w:t xml:space="preserve">third paper in this series, “Diffusive Growth” </w:t>
        </w:r>
      </w:ins>
      <w:r>
        <w:t>use</w:t>
      </w:r>
      <w:ins w:id="485" w:author="steven.bankes" w:date="2012-12-18T18:49:00Z">
        <w:r w:rsidR="00F53ACA">
          <w:t>s</w:t>
        </w:r>
      </w:ins>
      <w:r>
        <w:t xml:space="preserve"> </w:t>
      </w:r>
      <w:del w:id="486" w:author="steven.bankes" w:date="2012-12-18T18:49:00Z">
        <w:r w:rsidDel="00F53ACA">
          <w:delText xml:space="preserve">of some </w:delText>
        </w:r>
      </w:del>
      <w:r>
        <w:t xml:space="preserve">universal principles </w:t>
      </w:r>
      <w:del w:id="487" w:author="steven.bankes" w:date="2012-12-18T18:49:00Z">
        <w:r w:rsidDel="00F53ACA">
          <w:delText xml:space="preserve">allows us </w:delText>
        </w:r>
      </w:del>
      <w:r>
        <w:t xml:space="preserve">to apply the same pattern to characterize other disparate natural phenomenon, </w:t>
      </w:r>
      <w:del w:id="488" w:author="steven.bankes" w:date="2012-12-18T18:50:00Z">
        <w:r w:rsidDel="00F53ACA">
          <w:delText xml:space="preserve">similar to what we did for terrain slopes, </w:delText>
        </w:r>
      </w:del>
      <w:r>
        <w:t>such as corrosion and thermal dispersion</w:t>
      </w:r>
      <w:del w:id="489" w:author="steven.bankes" w:date="2012-12-18T18:50:00Z">
        <w:r w:rsidDel="00F53ACA">
          <w:delText xml:space="preserve"> in Volume 3</w:delText>
        </w:r>
      </w:del>
      <w:r>
        <w:t>.</w:t>
      </w:r>
    </w:p>
    <w:p w:rsidR="00180E82" w:rsidRDefault="00180E82" w:rsidP="00180E82">
      <w:pPr>
        <w:pStyle w:val="Body"/>
      </w:pPr>
      <w:r>
        <w:t>In general, s</w:t>
      </w:r>
      <w:r w:rsidRPr="00AD08D5">
        <w:t>upport for context modeling</w:t>
      </w:r>
      <w:r>
        <w:t xml:space="preserve"> and the general notion of Internet-based data collection allows us to leverage a vast amount available data and reduce its dimensionality and scope by careful characterization and modeling.</w:t>
      </w:r>
      <w:r w:rsidRPr="00AD08D5">
        <w:t xml:space="preserve"> </w:t>
      </w:r>
      <w:r>
        <w:t>Further, o</w:t>
      </w:r>
      <w:r w:rsidRPr="00AD08D5">
        <w:t>ntology-based approaches for organizing models and techniques</w:t>
      </w:r>
      <w:r>
        <w:t xml:space="preserve"> sets the stage </w:t>
      </w:r>
      <w:del w:id="490" w:author="steven.bankes" w:date="2012-12-18T18:50:00Z">
        <w:r w:rsidDel="00EE5279">
          <w:delText xml:space="preserve">for </w:delText>
        </w:r>
      </w:del>
      <w:ins w:id="491" w:author="steven.bankes" w:date="2012-12-18T18:50:00Z">
        <w:r w:rsidR="00EE5279">
          <w:t xml:space="preserve">broad collections of such models </w:t>
        </w:r>
      </w:ins>
      <w:r>
        <w:t>discover</w:t>
      </w:r>
      <w:ins w:id="492" w:author="steven.bankes" w:date="2012-12-18T18:51:00Z">
        <w:r w:rsidR="00EE5279">
          <w:t>able</w:t>
        </w:r>
      </w:ins>
      <w:del w:id="493" w:author="steven.bankes" w:date="2012-12-18T18:51:00Z">
        <w:r w:rsidDel="00EE5279">
          <w:delText>y</w:delText>
        </w:r>
      </w:del>
      <w:ins w:id="494" w:author="steven.bankes" w:date="2012-12-18T18:51:00Z">
        <w:r w:rsidR="00EE5279">
          <w:t xml:space="preserve"> by a general community of designers.</w:t>
        </w:r>
      </w:ins>
      <w:r>
        <w:t xml:space="preserve"> </w:t>
      </w:r>
      <w:ins w:id="495" w:author="steven.bankes" w:date="2012-12-18T18:51:00Z">
        <w:r w:rsidR="00EE5279">
          <w:t>Together with</w:t>
        </w:r>
      </w:ins>
      <w:del w:id="496" w:author="steven.bankes" w:date="2012-12-18T18:51:00Z">
        <w:r w:rsidDel="00EE5279">
          <w:delText>and</w:delText>
        </w:r>
      </w:del>
      <w:r>
        <w:t xml:space="preserve"> </w:t>
      </w:r>
      <w:del w:id="497" w:author="steven.bankes" w:date="2012-12-18T18:51:00Z">
        <w:r w:rsidDel="00EE5279">
          <w:delText xml:space="preserve">formulating </w:delText>
        </w:r>
      </w:del>
      <w:r>
        <w:t>standard access protocols for context modeling</w:t>
      </w:r>
      <w:ins w:id="498" w:author="steven.bankes" w:date="2012-12-18T18:51:00Z">
        <w:r w:rsidR="00EE5279">
          <w:t xml:space="preserve"> these innovations provide the promise of making environmental context models generally available and reusable, significantly assisting the routine application of model based engineering</w:t>
        </w:r>
      </w:ins>
      <w:r>
        <w:t>.</w:t>
      </w:r>
    </w:p>
    <w:p w:rsidR="003D3AD1" w:rsidRDefault="003D3AD1" w:rsidP="00C01708">
      <w:pPr>
        <w:pStyle w:val="Body"/>
      </w:pPr>
    </w:p>
    <w:p w:rsidR="00D4782E" w:rsidRPr="00F2796F" w:rsidRDefault="00D4782E" w:rsidP="00C01708">
      <w:pPr>
        <w:pStyle w:val="Body"/>
      </w:pPr>
      <w:r>
        <w:br w:type="page"/>
      </w:r>
    </w:p>
    <w:p w:rsidR="009A7260" w:rsidRDefault="009A7260" w:rsidP="009A7260">
      <w:pPr>
        <w:pStyle w:val="Appendix"/>
      </w:pPr>
      <w:r>
        <w:lastRenderedPageBreak/>
        <w:t>References</w:t>
      </w:r>
    </w:p>
    <w:sectPr w:rsidR="009A7260" w:rsidSect="00126B0D">
      <w:headerReference w:type="default" r:id="rId66"/>
      <w:footerReference w:type="default" r:id="rId67"/>
      <w:endnotePr>
        <w:numFmt w:val="decimal"/>
      </w:endnotePr>
      <w:pgSz w:w="12240" w:h="15840" w:code="1"/>
      <w:pgMar w:top="1440" w:right="1440" w:bottom="1440" w:left="1440" w:header="720" w:footer="720" w:gutter="0"/>
      <w:cols w:space="720"/>
      <w:docGrid w:linePitch="27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14" w:author="steven.bankes" w:date="2012-12-18T16:47:00Z" w:initials="scb">
    <w:p w:rsidR="00671EFD" w:rsidRDefault="00671EFD">
      <w:pPr>
        <w:pStyle w:val="CommentText"/>
      </w:pPr>
      <w:r>
        <w:rPr>
          <w:rStyle w:val="CommentReference"/>
        </w:rPr>
        <w:annotationRef/>
      </w:r>
      <w:r>
        <w:t>Doesn’t fit here I don’t think.  If we have a paper on the ontology work, or on the software engineering and services part of the work, that could be referenced at this point.</w:t>
      </w:r>
    </w:p>
  </w:comment>
  <w:comment w:id="153" w:author="steven.bankes" w:date="2012-12-18T16:47:00Z" w:initials="scb">
    <w:p w:rsidR="00671EFD" w:rsidRDefault="00671EFD">
      <w:pPr>
        <w:pStyle w:val="CommentText"/>
      </w:pPr>
      <w:r>
        <w:rPr>
          <w:rStyle w:val="CommentReference"/>
        </w:rPr>
        <w:annotationRef/>
      </w:r>
      <w:r>
        <w:t>Citation?</w:t>
      </w:r>
    </w:p>
  </w:comment>
  <w:comment w:id="162" w:author="steven.bankes" w:date="2012-12-18T16:47:00Z" w:initials="scb">
    <w:p w:rsidR="00671EFD" w:rsidRDefault="00671EFD">
      <w:pPr>
        <w:pStyle w:val="CommentText"/>
      </w:pPr>
      <w:r>
        <w:rPr>
          <w:rStyle w:val="CommentReference"/>
        </w:rPr>
        <w:annotationRef/>
      </w:r>
      <w:proofErr w:type="gramStart"/>
      <w:r>
        <w:t>citation</w:t>
      </w:r>
      <w:proofErr w:type="gramEnd"/>
    </w:p>
  </w:comment>
  <w:comment w:id="164" w:author="steven.bankes" w:date="2012-12-18T16:47:00Z" w:initials="scb">
    <w:p w:rsidR="00671EFD" w:rsidRDefault="00671EFD">
      <w:pPr>
        <w:pStyle w:val="CommentText"/>
      </w:pPr>
      <w:r>
        <w:rPr>
          <w:rStyle w:val="CommentReference"/>
        </w:rPr>
        <w:annotationRef/>
      </w:r>
      <w:proofErr w:type="gramStart"/>
      <w:r>
        <w:t>citation</w:t>
      </w:r>
      <w:proofErr w:type="gramEnd"/>
      <w:r>
        <w:t>?</w:t>
      </w:r>
    </w:p>
  </w:comment>
  <w:comment w:id="168" w:author="steven.bankes" w:date="2012-12-18T16:47:00Z" w:initials="scb">
    <w:p w:rsidR="00671EFD" w:rsidRDefault="00671EFD">
      <w:pPr>
        <w:pStyle w:val="CommentText"/>
      </w:pPr>
      <w:r>
        <w:rPr>
          <w:rStyle w:val="CommentReference"/>
        </w:rPr>
        <w:annotationRef/>
      </w:r>
      <w:r>
        <w:t>Citation?</w:t>
      </w:r>
    </w:p>
  </w:comment>
  <w:comment w:id="185" w:author="steven.bankes" w:date="2012-12-18T16:47:00Z" w:initials="scb">
    <w:p w:rsidR="00671EFD" w:rsidRDefault="00671EFD">
      <w:pPr>
        <w:pStyle w:val="CommentText"/>
      </w:pPr>
      <w:r>
        <w:rPr>
          <w:rStyle w:val="CommentReference"/>
        </w:rPr>
        <w:annotationRef/>
      </w:r>
      <w:r>
        <w:t>I’m uncertain about this cheerleading for stochastic modeling in the context of an academic paper.  May make more sense for something intended for DoD agency consumption.  I am presuming that journal versions of the papers are a first priority, and that they will probably also suit DARPA.  If we need alternative versions, this text could be retained for the sponsors tech report I think.</w:t>
      </w:r>
    </w:p>
  </w:comment>
  <w:comment w:id="186" w:author="steven.bankes" w:date="2012-12-18T16:47:00Z" w:initials="scb">
    <w:p w:rsidR="00671EFD" w:rsidRDefault="00671EFD">
      <w:pPr>
        <w:pStyle w:val="CommentText"/>
      </w:pPr>
      <w:r>
        <w:rPr>
          <w:rStyle w:val="CommentReference"/>
        </w:rPr>
        <w:annotationRef/>
      </w:r>
    </w:p>
  </w:comment>
  <w:comment w:id="200" w:author="steven.bankes" w:date="2012-12-18T16:47:00Z" w:initials="scb">
    <w:p w:rsidR="00671EFD" w:rsidRDefault="00671EFD">
      <w:pPr>
        <w:pStyle w:val="CommentText"/>
      </w:pPr>
      <w:r>
        <w:rPr>
          <w:rStyle w:val="CommentReference"/>
        </w:rPr>
        <w:annotationRef/>
      </w:r>
      <w:r>
        <w:t>Add explicit citations</w:t>
      </w:r>
    </w:p>
  </w:comment>
  <w:comment w:id="202" w:author="steven.bankes" w:date="2012-12-18T16:47:00Z" w:initials="scb">
    <w:p w:rsidR="00671EFD" w:rsidRDefault="00671EFD">
      <w:pPr>
        <w:pStyle w:val="CommentText"/>
      </w:pPr>
      <w:r>
        <w:rPr>
          <w:rStyle w:val="CommentReference"/>
        </w:rPr>
        <w:annotationRef/>
      </w:r>
      <w:proofErr w:type="gramStart"/>
      <w:r>
        <w:t>citation</w:t>
      </w:r>
      <w:proofErr w:type="gramEnd"/>
    </w:p>
  </w:comment>
  <w:comment w:id="204" w:author="steven.bankes" w:date="2012-12-18T16:47:00Z" w:initials="scb">
    <w:p w:rsidR="00671EFD" w:rsidRDefault="00671EFD">
      <w:pPr>
        <w:pStyle w:val="CommentText"/>
      </w:pPr>
      <w:r>
        <w:rPr>
          <w:rStyle w:val="CommentReference"/>
        </w:rPr>
        <w:annotationRef/>
      </w:r>
      <w:proofErr w:type="gramStart"/>
      <w:r>
        <w:t>citation</w:t>
      </w:r>
      <w:proofErr w:type="gramEnd"/>
    </w:p>
  </w:comment>
  <w:comment w:id="206" w:author="steven.bankes" w:date="2012-12-18T16:47:00Z" w:initials="scb">
    <w:p w:rsidR="00671EFD" w:rsidRDefault="00671EFD">
      <w:pPr>
        <w:pStyle w:val="CommentText"/>
      </w:pPr>
      <w:r>
        <w:rPr>
          <w:rStyle w:val="CommentReference"/>
        </w:rPr>
        <w:annotationRef/>
      </w:r>
      <w:r>
        <w:t>This paragraph also seems to be a bit of an editorial, perhaps not suitable for academic publication.</w:t>
      </w:r>
    </w:p>
  </w:comment>
  <w:comment w:id="219" w:author="steven.bankes" w:date="2012-12-18T16:47:00Z" w:initials="scb">
    <w:p w:rsidR="00671EFD" w:rsidRDefault="00671EFD">
      <w:pPr>
        <w:pStyle w:val="CommentText"/>
      </w:pPr>
      <w:r>
        <w:rPr>
          <w:rStyle w:val="CommentReference"/>
        </w:rPr>
        <w:annotationRef/>
      </w:r>
      <w:proofErr w:type="gramStart"/>
      <w:r>
        <w:t>citation</w:t>
      </w:r>
      <w:proofErr w:type="gramEnd"/>
    </w:p>
  </w:comment>
  <w:comment w:id="230" w:author="steven.bankes" w:date="2012-12-18T16:50:00Z" w:initials="scb">
    <w:p w:rsidR="00671EFD" w:rsidRDefault="00671EFD">
      <w:pPr>
        <w:pStyle w:val="CommentText"/>
      </w:pPr>
      <w:r>
        <w:rPr>
          <w:rStyle w:val="CommentReference"/>
        </w:rPr>
        <w:annotationRef/>
      </w:r>
      <w:proofErr w:type="gramStart"/>
      <w:r>
        <w:t>citation</w:t>
      </w:r>
      <w:proofErr w:type="gramEnd"/>
    </w:p>
  </w:comment>
  <w:comment w:id="337" w:author="steven.bankes" w:date="2012-12-18T18:01:00Z" w:initials="scb">
    <w:p w:rsidR="00671EFD" w:rsidRDefault="00671EFD">
      <w:pPr>
        <w:pStyle w:val="CommentText"/>
      </w:pPr>
      <w:r>
        <w:rPr>
          <w:rStyle w:val="CommentReference"/>
        </w:rPr>
        <w:annotationRef/>
      </w:r>
      <w:proofErr w:type="gramStart"/>
      <w:r>
        <w:t>needs</w:t>
      </w:r>
      <w:proofErr w:type="gramEnd"/>
      <w:r>
        <w:t xml:space="preserve"> fixing</w:t>
      </w:r>
    </w:p>
  </w:comment>
  <w:comment w:id="366" w:author="steven.bankes" w:date="2012-12-18T18:11:00Z" w:initials="scb">
    <w:p w:rsidR="00671EFD" w:rsidRDefault="00671EFD">
      <w:pPr>
        <w:pStyle w:val="CommentText"/>
      </w:pPr>
      <w:r>
        <w:rPr>
          <w:rStyle w:val="CommentReference"/>
        </w:rPr>
        <w:annotationRef/>
      </w:r>
      <w:proofErr w:type="gramStart"/>
      <w:r>
        <w:t>need</w:t>
      </w:r>
      <w:proofErr w:type="gramEnd"/>
      <w:r>
        <w:t xml:space="preserve"> ref?</w:t>
      </w:r>
    </w:p>
  </w:comment>
  <w:comment w:id="403" w:author="steven.bankes" w:date="2012-12-18T18:24:00Z" w:initials="scb">
    <w:p w:rsidR="00671EFD" w:rsidRDefault="00671EFD">
      <w:pPr>
        <w:pStyle w:val="CommentText"/>
      </w:pPr>
      <w:r>
        <w:rPr>
          <w:rStyle w:val="CommentReference"/>
        </w:rPr>
        <w:annotationRef/>
      </w:r>
      <w:r>
        <w:t>?</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1EFD" w:rsidRDefault="00671EFD" w:rsidP="009A7260">
      <w:r>
        <w:separator/>
      </w:r>
    </w:p>
  </w:endnote>
  <w:endnote w:type="continuationSeparator" w:id="0">
    <w:p w:rsidR="00671EFD" w:rsidRDefault="00671EFD" w:rsidP="009A7260">
      <w:r>
        <w:continuationSeparator/>
      </w:r>
    </w:p>
  </w:endnote>
  <w:endnote w:id="1">
    <w:p w:rsidR="00671EFD" w:rsidDel="005F7975" w:rsidRDefault="00671EFD">
      <w:pPr>
        <w:pStyle w:val="EndnoteText"/>
        <w:rPr>
          <w:del w:id="188" w:author="steven.bankes" w:date="2012-12-17T18:01:00Z"/>
        </w:rPr>
      </w:pPr>
      <w:del w:id="189" w:author="steven.bankes" w:date="2012-12-17T18:01:00Z">
        <w:r w:rsidDel="005F7975">
          <w:rPr>
            <w:rStyle w:val="EndnoteReference"/>
          </w:rPr>
          <w:endnoteRef/>
        </w:r>
        <w:r w:rsidDel="005F7975">
          <w:delText xml:space="preserve"> </w:delText>
        </w:r>
        <w:r w:rsidDel="005F7975">
          <w:fldChar w:fldCharType="begin"/>
        </w:r>
        <w:r w:rsidDel="005F7975">
          <w:delInstrText xml:space="preserve"> ADDIN ZOTERO_ITEM CSL_CITATION {"citationID":"NPcZXzeQ","properties":{"formattedCitation":"{\\rtf D. Mumford, \\uc0\\u8220{}The Dawning of the Age of Stochasticity,\\uc0\\u8221{} \\i Mathematics: Frontiers and Perspectives\\i0{} (2000): 197\\uc0\\u8211{}218.}","plainCitation":"D. Mumford, “The Dawning of the Age of Stochasticity,” Mathematics: Frontiers and Perspectives (2000): 197–218."},"citationItems":[{"id":326,"uris":["http://zotero.org/users/954774/items/454T9N5H"],"uri":["http://zotero.org/users/954774/items/454T9N5H"],"itemData":{"id":326,"type":"article-journal","title":"The dawning of the age of stochasticity","container-title":"Mathematics: Frontiers and Perspectives","page":"197–218","author":[{"family":"Mumford","given":"D."}],"issued":{"year":2000},"page-first":"197–218"}}],"schema":"https://github.com/citation-style-language/schema/raw/master/csl-citation.json"} </w:delInstrText>
        </w:r>
        <w:r w:rsidDel="005F7975">
          <w:fldChar w:fldCharType="separate"/>
        </w:r>
        <w:r w:rsidRPr="00CB677C" w:rsidDel="005F7975">
          <w:rPr>
            <w:szCs w:val="24"/>
          </w:rPr>
          <w:delText xml:space="preserve">D. Mumford, “The Dawning of the Age of Stochasticity,” </w:delText>
        </w:r>
        <w:r w:rsidRPr="00CB677C" w:rsidDel="005F7975">
          <w:rPr>
            <w:i/>
            <w:iCs/>
            <w:szCs w:val="24"/>
          </w:rPr>
          <w:delText>Mathematics: Frontiers and Perspectives</w:delText>
        </w:r>
        <w:r w:rsidRPr="00CB677C" w:rsidDel="005F7975">
          <w:rPr>
            <w:szCs w:val="24"/>
          </w:rPr>
          <w:delText xml:space="preserve"> (2000): 197–218.</w:delText>
        </w:r>
        <w:r w:rsidDel="005F7975">
          <w:fldChar w:fldCharType="end"/>
        </w:r>
      </w:del>
    </w:p>
  </w:endnote>
  <w:endnote w:id="2">
    <w:p w:rsidR="00671EFD" w:rsidDel="005F7975" w:rsidRDefault="00671EFD">
      <w:pPr>
        <w:pStyle w:val="EndnoteText"/>
        <w:rPr>
          <w:del w:id="194" w:author="steven.bankes" w:date="2012-12-17T18:01:00Z"/>
        </w:rPr>
      </w:pPr>
      <w:del w:id="195" w:author="steven.bankes" w:date="2012-12-17T18:01:00Z">
        <w:r w:rsidDel="005F7975">
          <w:rPr>
            <w:rStyle w:val="EndnoteReference"/>
          </w:rPr>
          <w:endnoteRef/>
        </w:r>
        <w:r w:rsidDel="005F7975">
          <w:delText xml:space="preserve"> </w:delText>
        </w:r>
        <w:r w:rsidDel="005F7975">
          <w:fldChar w:fldCharType="begin"/>
        </w:r>
        <w:r w:rsidDel="005F7975">
          <w:delInstrText xml:space="preserve"> ADDIN ZOTERO_ITEM CSL_CITATION {"citationID":"etWDJw7U","properties":{"formattedCitation":"{\\rtf DARPA, \\uc0\\u8220{}23 Mathematical Challenges\\uc0\\u8221{}, n.d., http://www.darpa.mil/Our_Work/DSO/Programs/23_Mathematical_Challenges.aspx.}","plainCitation":"DARPA, “23 Mathematical Challenges”, n.d., http://www.darpa.mil/Our_Work/DSO/Programs/23_Mathematical_Challenges.aspx."},"citationItems":[{"id":492,"uris":["http://zotero.org/users/954774/items/TVSATXAM"],"uri":["http://zotero.org/users/954774/items/TVSATXAM"],"itemData":{"id":492,"type":"webpage","title":"23 Mathematical Challenges","URL":"http://www.darpa.mil/Our_Work/DSO/Programs/23_Mathematical_Challenges.aspx","author":[{"family":"DARPA","given":""}],"accessed":{"year":2012,"month":5,"day":23}}}],"schema":"https://github.com/citation-style-language/schema/raw/master/csl-citation.json"} </w:delInstrText>
        </w:r>
        <w:r w:rsidDel="005F7975">
          <w:fldChar w:fldCharType="separate"/>
        </w:r>
        <w:r w:rsidRPr="00792FFB" w:rsidDel="005F7975">
          <w:rPr>
            <w:szCs w:val="24"/>
          </w:rPr>
          <w:delText>DARPA, “23 Mathematical Challenges”, n.d., http://www.darpa.mil/Our_Work/DSO/Programs/23_Mathematical_Challenges.aspx.</w:delText>
        </w:r>
        <w:r w:rsidDel="005F7975">
          <w:fldChar w:fldCharType="end"/>
        </w:r>
      </w:del>
    </w:p>
  </w:endnote>
  <w:endnote w:id="3">
    <w:p w:rsidR="00671EFD" w:rsidRDefault="00671EFD">
      <w:pPr>
        <w:pStyle w:val="EndnoteText"/>
      </w:pPr>
      <w:r>
        <w:rPr>
          <w:rStyle w:val="EndnoteReference"/>
        </w:rPr>
        <w:endnoteRef/>
      </w:r>
      <w:r>
        <w:t xml:space="preserve"> </w:t>
      </w:r>
      <w:r>
        <w:fldChar w:fldCharType="begin"/>
      </w:r>
      <w:r>
        <w:instrText xml:space="preserve"> ADDIN ZOTERO_ITEM CSL_CITATION {"citationID":"eDVvZbT4","properties":{"formattedCitation":"{\\rtf E.T. Jaynes and G.L. Bretthorst, \\i Probability Theory: The Logic of Science\\i0{} (Cambridge Univ Pr, 2003).}","plainCitation":"E.T. Jaynes and G.L. Bretthorst, Probability Theory: The Logic of Science (Cambridge Univ Pr, 2003)."},"citationItems":[{"id":262,"uris":["http://zotero.org/users/954774/items/B27TNRST"],"uri":["http://zotero.org/users/954774/items/B27TNRST"],"itemData":{"id":262,"type":"book","title":"Probability theory: the logic of science","publisher":"Cambridge Univ Pr","author":[{"family":"Jaynes","given":"E.T."},{"family":"Bretthorst","given":"G.L."}],"issued":{"year":2003}}}],"schema":"https://github.com/citation-style-language/schema/raw/master/csl-citation.json"} </w:instrText>
      </w:r>
      <w:r>
        <w:fldChar w:fldCharType="separate"/>
      </w:r>
      <w:r w:rsidRPr="00CB677C">
        <w:rPr>
          <w:szCs w:val="24"/>
        </w:rPr>
        <w:t xml:space="preserve">E.T. Jaynes and G.L. </w:t>
      </w:r>
      <w:proofErr w:type="spellStart"/>
      <w:r w:rsidRPr="00CB677C">
        <w:rPr>
          <w:szCs w:val="24"/>
        </w:rPr>
        <w:t>Bretthorst</w:t>
      </w:r>
      <w:proofErr w:type="spellEnd"/>
      <w:r w:rsidRPr="00CB677C">
        <w:rPr>
          <w:szCs w:val="24"/>
        </w:rPr>
        <w:t xml:space="preserve">, </w:t>
      </w:r>
      <w:r w:rsidRPr="00CB677C">
        <w:rPr>
          <w:i/>
          <w:iCs/>
          <w:szCs w:val="24"/>
        </w:rPr>
        <w:t>Probability Theory: The Logic of Science</w:t>
      </w:r>
      <w:r w:rsidRPr="00CB677C">
        <w:rPr>
          <w:szCs w:val="24"/>
        </w:rPr>
        <w:t xml:space="preserve"> (Cambridge </w:t>
      </w:r>
      <w:proofErr w:type="spellStart"/>
      <w:r w:rsidRPr="00CB677C">
        <w:rPr>
          <w:szCs w:val="24"/>
        </w:rPr>
        <w:t>Univ</w:t>
      </w:r>
      <w:proofErr w:type="spellEnd"/>
      <w:r w:rsidRPr="00CB677C">
        <w:rPr>
          <w:szCs w:val="24"/>
        </w:rPr>
        <w:t xml:space="preserve"> Pr, 2003).</w:t>
      </w:r>
      <w:r>
        <w:fldChar w:fldCharType="end"/>
      </w:r>
    </w:p>
  </w:endnote>
  <w:endnote w:id="4">
    <w:p w:rsidR="00671EFD" w:rsidRDefault="00671EFD">
      <w:pPr>
        <w:pStyle w:val="EndnoteText"/>
      </w:pPr>
      <w:r>
        <w:rPr>
          <w:rStyle w:val="EndnoteReference"/>
        </w:rPr>
        <w:endnoteRef/>
      </w:r>
      <w:r>
        <w:t xml:space="preserve"> </w:t>
      </w:r>
      <w:r>
        <w:fldChar w:fldCharType="begin"/>
      </w:r>
      <w:r>
        <w:instrText xml:space="preserve"> ADDIN ZOTERO_ITEM CSL_CITATION {"citationID":"xVfK6AJE","properties":{"formattedCitation":"{\\rtf D. Mumford and A. Desolneux, \\i Pattern Theory: The Stochastic Analysis Of Real-World Signals\\i0{} (A K Peters, Ltd., 2010), http://www.dam.brown.edu/ptg/MDbook/index.html.}","plainCitation":"D. Mumford and A. Desolneux, Pattern Theory: The Stochastic Analysis Of Real-World Signals (A K Peters, Ltd., 2010), http://www.dam.brown.edu/ptg/MDbook/index.html."},"citationItems":[{"id":259,"uris":["http://zotero.org/users/954774/items/7NGQ9UMN"],"uri":["http://zotero.org/users/954774/items/7NGQ9UMN"],"itemData":{"id":259,"type":"book","title":"Pattern Theory: The Stochastic Analysis Of Real-World Signals","publisher":"A K Peters, Ltd.","number-of-pages":"375","URL":"http://www.dam.brown.edu/ptg/MDbook/index.html","ISBN":"978-1-56881-579-4","author":[{"family":"Mumford","given":"D."},{"family":"Desolneux","given":"A."}],"issued":{"year":2010}}}],"schema":"https://github.com/citation-style-language/schema/raw/master/csl-citation.json"} </w:instrText>
      </w:r>
      <w:r>
        <w:fldChar w:fldCharType="separate"/>
      </w:r>
      <w:r w:rsidRPr="00CB2EE4">
        <w:rPr>
          <w:szCs w:val="24"/>
        </w:rPr>
        <w:t xml:space="preserve">D. Mumford and A. </w:t>
      </w:r>
      <w:proofErr w:type="spellStart"/>
      <w:r w:rsidRPr="00CB2EE4">
        <w:rPr>
          <w:szCs w:val="24"/>
        </w:rPr>
        <w:t>Desolneux</w:t>
      </w:r>
      <w:proofErr w:type="spellEnd"/>
      <w:r w:rsidRPr="00CB2EE4">
        <w:rPr>
          <w:szCs w:val="24"/>
        </w:rPr>
        <w:t xml:space="preserve">, </w:t>
      </w:r>
      <w:r w:rsidRPr="00CB2EE4">
        <w:rPr>
          <w:i/>
          <w:iCs/>
          <w:szCs w:val="24"/>
        </w:rPr>
        <w:t xml:space="preserve">Pattern Theory: </w:t>
      </w:r>
      <w:proofErr w:type="gramStart"/>
      <w:r w:rsidRPr="00CB2EE4">
        <w:rPr>
          <w:i/>
          <w:iCs/>
          <w:szCs w:val="24"/>
        </w:rPr>
        <w:t>The Stochastic Analysis Of</w:t>
      </w:r>
      <w:proofErr w:type="gramEnd"/>
      <w:r w:rsidRPr="00CB2EE4">
        <w:rPr>
          <w:i/>
          <w:iCs/>
          <w:szCs w:val="24"/>
        </w:rPr>
        <w:t xml:space="preserve"> Real-World Signals</w:t>
      </w:r>
      <w:r w:rsidRPr="00CB2EE4">
        <w:rPr>
          <w:szCs w:val="24"/>
        </w:rPr>
        <w:t xml:space="preserve"> (A K Peters, Ltd., 2010), http://www.dam.brown.edu/ptg/MDbook/index.html.</w:t>
      </w:r>
      <w:r>
        <w:fldChar w:fldCharType="end"/>
      </w:r>
    </w:p>
  </w:endnote>
  <w:endnote w:id="5">
    <w:p w:rsidR="00671EFD" w:rsidRDefault="00671EFD">
      <w:pPr>
        <w:pStyle w:val="EndnoteText"/>
      </w:pPr>
      <w:r>
        <w:rPr>
          <w:rStyle w:val="EndnoteReference"/>
        </w:rPr>
        <w:endnoteRef/>
      </w:r>
      <w:r>
        <w:t xml:space="preserve"> </w:t>
      </w:r>
      <w:r>
        <w:fldChar w:fldCharType="begin"/>
      </w:r>
      <w:r>
        <w:instrText xml:space="preserve"> ADDIN ZOTERO_ITEM CSL_CITATION {"citationID":"wiSTKn4v","properties":{"formattedCitation":"{\\rtf D. Sornette, \\i Critical Phenomena in Natural Sciences: Chaos, Fractals, Selforganization, and Disorder: Concepts and Tools\\i0{} (Springer Verlag, 2004).}","plainCitation":"D. Sornette, Critical Phenomena in Natural Sciences: Chaos, Fractals, Selforganization, and Disorder: Concepts and Tools (Springer Verlag, 2004)."},"citationItems":[{"id":378,"uris":["http://zotero.org/users/954774/items/WMU4BJ2R"],"uri":["http://zotero.org/users/954774/items/WMU4BJ2R"],"itemData":{"id":378,"type":"book","title":"Critical phenomena in natural sciences: chaos, fractals, selforganization, and disorder: concepts and tools","publisher":"Springer Verlag","ISBN":"3540407545","author":[{"family":"Sornette","given":"D."}],"issued":{"year":2004}}}],"schema":"https://github.com/citation-style-language/schema/raw/master/csl-citation.json"} </w:instrText>
      </w:r>
      <w:r>
        <w:fldChar w:fldCharType="separate"/>
      </w:r>
      <w:r w:rsidRPr="00CB2EE4">
        <w:rPr>
          <w:szCs w:val="24"/>
        </w:rPr>
        <w:t xml:space="preserve">D. </w:t>
      </w:r>
      <w:proofErr w:type="spellStart"/>
      <w:r w:rsidRPr="00CB2EE4">
        <w:rPr>
          <w:szCs w:val="24"/>
        </w:rPr>
        <w:t>Sornette</w:t>
      </w:r>
      <w:proofErr w:type="spellEnd"/>
      <w:r w:rsidRPr="00CB2EE4">
        <w:rPr>
          <w:szCs w:val="24"/>
        </w:rPr>
        <w:t xml:space="preserve">, </w:t>
      </w:r>
      <w:r w:rsidRPr="00CB2EE4">
        <w:rPr>
          <w:i/>
          <w:iCs/>
          <w:szCs w:val="24"/>
        </w:rPr>
        <w:t xml:space="preserve">Critical Phenomena in Natural Sciences: Chaos, Fractals, </w:t>
      </w:r>
      <w:proofErr w:type="spellStart"/>
      <w:r w:rsidRPr="00CB2EE4">
        <w:rPr>
          <w:i/>
          <w:iCs/>
          <w:szCs w:val="24"/>
        </w:rPr>
        <w:t>Selforganization</w:t>
      </w:r>
      <w:proofErr w:type="spellEnd"/>
      <w:r w:rsidRPr="00CB2EE4">
        <w:rPr>
          <w:i/>
          <w:iCs/>
          <w:szCs w:val="24"/>
        </w:rPr>
        <w:t>, and Disorder: Concepts and Tools</w:t>
      </w:r>
      <w:r w:rsidRPr="00CB2EE4">
        <w:rPr>
          <w:szCs w:val="24"/>
        </w:rPr>
        <w:t xml:space="preserve"> (Springer </w:t>
      </w:r>
      <w:proofErr w:type="spellStart"/>
      <w:r w:rsidRPr="00CB2EE4">
        <w:rPr>
          <w:szCs w:val="24"/>
        </w:rPr>
        <w:t>Verlag</w:t>
      </w:r>
      <w:proofErr w:type="spellEnd"/>
      <w:r w:rsidRPr="00CB2EE4">
        <w:rPr>
          <w:szCs w:val="24"/>
        </w:rPr>
        <w:t>, 2004).</w:t>
      </w:r>
      <w:r>
        <w:fldChar w:fldCharType="end"/>
      </w:r>
    </w:p>
  </w:endnote>
  <w:endnote w:id="6">
    <w:p w:rsidR="00671EFD" w:rsidRDefault="00671EFD">
      <w:pPr>
        <w:pStyle w:val="EndnoteText"/>
      </w:pPr>
      <w:r>
        <w:rPr>
          <w:rStyle w:val="EndnoteReference"/>
        </w:rPr>
        <w:endnoteRef/>
      </w:r>
      <w:r>
        <w:t xml:space="preserve"> </w:t>
      </w:r>
      <w:r>
        <w:fldChar w:fldCharType="begin"/>
      </w:r>
      <w:r>
        <w:instrText xml:space="preserve"> ADDIN ZOTERO_ITEM CSL_CITATION {"citationID":"qKvTEdvb","properties":{"formattedCitation":"{\\rtf N.N. Taleb, \\i The Black Swan: The Impact of the Highly Improbable\\i0{} (Random House Inc, 2010).}","plainCitation":"N.N. Taleb, The Black Swan: The Impact of the Highly Improbable (Random House Inc, 2010)."},"citationItems":[{"id":391,"uris":["http://zotero.org/users/954774/items/JTUHBCEE"],"uri":["http://zotero.org/users/954774/items/JTUHBCEE"],"itemData":{"id":391,"type":"book","title":"The black swan: The impact of the highly improbable","publisher":"Random House Inc","ISBN":"081297381X","author":[{"family":"Taleb","given":"N.N."}],"issued":{"year":2010}}}],"schema":"https://github.com/citation-style-language/schema/raw/master/csl-citation.json"} </w:instrText>
      </w:r>
      <w:r>
        <w:fldChar w:fldCharType="separate"/>
      </w:r>
      <w:r w:rsidRPr="00CB2EE4">
        <w:rPr>
          <w:szCs w:val="24"/>
        </w:rPr>
        <w:t xml:space="preserve">N.N. </w:t>
      </w:r>
      <w:proofErr w:type="spellStart"/>
      <w:r w:rsidRPr="00CB2EE4">
        <w:rPr>
          <w:szCs w:val="24"/>
        </w:rPr>
        <w:t>Taleb</w:t>
      </w:r>
      <w:proofErr w:type="spellEnd"/>
      <w:r w:rsidRPr="00CB2EE4">
        <w:rPr>
          <w:szCs w:val="24"/>
        </w:rPr>
        <w:t xml:space="preserve">, </w:t>
      </w:r>
      <w:proofErr w:type="gramStart"/>
      <w:r w:rsidRPr="00CB2EE4">
        <w:rPr>
          <w:i/>
          <w:iCs/>
          <w:szCs w:val="24"/>
        </w:rPr>
        <w:t>The</w:t>
      </w:r>
      <w:proofErr w:type="gramEnd"/>
      <w:r w:rsidRPr="00CB2EE4">
        <w:rPr>
          <w:i/>
          <w:iCs/>
          <w:szCs w:val="24"/>
        </w:rPr>
        <w:t xml:space="preserve"> Black Swan: The Impact of the Highly Improbable</w:t>
      </w:r>
      <w:r w:rsidRPr="00CB2EE4">
        <w:rPr>
          <w:szCs w:val="24"/>
        </w:rPr>
        <w:t xml:space="preserve"> (Random House Inc, 2010).</w:t>
      </w:r>
      <w:r>
        <w:fldChar w:fldCharType="end"/>
      </w:r>
    </w:p>
  </w:endnote>
  <w:endnote w:id="7">
    <w:p w:rsidR="00671EFD" w:rsidRDefault="00671EFD" w:rsidP="00810888">
      <w:pPr>
        <w:pStyle w:val="EndnoteText"/>
      </w:pPr>
      <w:r>
        <w:rPr>
          <w:rStyle w:val="EndnoteReference"/>
        </w:rPr>
        <w:endnoteRef/>
      </w:r>
      <w:r>
        <w:t xml:space="preserve"> </w:t>
      </w:r>
      <w:r>
        <w:fldChar w:fldCharType="begin"/>
      </w:r>
      <w:r>
        <w:instrText xml:space="preserve"> ADDIN ZOTERO_ITEM CSL_CITATION {"citationID":"WlUVmn6L","properties":{"formattedCitation":"{\\rtf N. Taleb, \\i Fooled by Randomness: The Hidden Role of Chance in Life and in the Markets\\i0{} (Random House Inc, 2005).}","plainCitation":"N. Taleb, Fooled by Randomness: The Hidden Role of Chance in Life and in the Markets (Random House Inc, 2005)."},"citationItems":[{"id":358,"uris":["http://zotero.org/users/954774/items/FCFTGSKH"],"uri":["http://zotero.org/users/954774/items/FCFTGSKH"],"itemData":{"id":358,"type":"book","title":"Fooled by randomness: The hidden role of chance in life and in the markets","publisher":"Random House Inc","ISBN":"0812975219","author":[{"family":"Taleb","given":"N."}],"issued":{"year":2005}}}],"schema":"https://github.com/citation-style-language/schema/raw/master/csl-citation.json"} </w:instrText>
      </w:r>
      <w:r>
        <w:fldChar w:fldCharType="separate"/>
      </w:r>
      <w:r w:rsidRPr="00CB2EE4">
        <w:rPr>
          <w:szCs w:val="24"/>
        </w:rPr>
        <w:t xml:space="preserve">N. </w:t>
      </w:r>
      <w:proofErr w:type="spellStart"/>
      <w:proofErr w:type="gramStart"/>
      <w:r w:rsidRPr="00CB2EE4">
        <w:rPr>
          <w:szCs w:val="24"/>
        </w:rPr>
        <w:t>Taleb</w:t>
      </w:r>
      <w:proofErr w:type="spellEnd"/>
      <w:r w:rsidRPr="00CB2EE4">
        <w:rPr>
          <w:szCs w:val="24"/>
        </w:rPr>
        <w:t>,</w:t>
      </w:r>
      <w:proofErr w:type="gramEnd"/>
      <w:r w:rsidRPr="00CB2EE4">
        <w:rPr>
          <w:szCs w:val="24"/>
        </w:rPr>
        <w:t xml:space="preserve"> </w:t>
      </w:r>
      <w:r w:rsidRPr="00CB2EE4">
        <w:rPr>
          <w:i/>
          <w:iCs/>
          <w:szCs w:val="24"/>
        </w:rPr>
        <w:t>Fooled by Randomness: The Hidden Role of Chance in Life and in the Markets</w:t>
      </w:r>
      <w:r w:rsidRPr="00CB2EE4">
        <w:rPr>
          <w:szCs w:val="24"/>
        </w:rPr>
        <w:t xml:space="preserve"> (Random House Inc, 2005).</w:t>
      </w:r>
      <w:r>
        <w:fldChar w:fldCharType="end"/>
      </w:r>
    </w:p>
  </w:endnote>
  <w:endnote w:id="8">
    <w:p w:rsidR="00671EFD" w:rsidRDefault="00671EFD">
      <w:pPr>
        <w:pStyle w:val="EndnoteText"/>
      </w:pPr>
      <w:r>
        <w:rPr>
          <w:rStyle w:val="EndnoteReference"/>
        </w:rPr>
        <w:endnoteRef/>
      </w:r>
      <w:r>
        <w:t xml:space="preserve"> </w:t>
      </w:r>
      <w:r>
        <w:fldChar w:fldCharType="begin"/>
      </w:r>
      <w:r>
        <w:instrText xml:space="preserve"> ADDIN ZOTERO_ITEM CSL_CITATION {"citationID":"mdiam7zS","properties":{"formattedCitation":"{\\rtf M. Gell-Mann, \\i The Quark and the Jaguar: Adventures in the Simple and the Complex\\i0{} (St. Martin\\uc0\\u8217{}s Griffin, 1995).}","plainCitation":"M. Gell-Mann, The Quark and the Jaguar: Adventures in the Simple and the Complex (St. Martin’s Griffin, 1995)."},"citationItems":[{"id":387,"uris":["http://zotero.org/users/954774/items/EBIFGTWN"],"uri":["http://zotero.org/users/954774/items/EBIFGTWN"],"itemData":{"id":387,"type":"book","title":"The Quark and the Jaguar: Adventures in the Simple and the Complex","publisher":"St. Martin's Griffin","ISBN":"0805072535","author":[{"family":"Gell-Mann","given":"M."}],"issued":{"year":1995}}}],"schema":"https://github.com/citation-style-language/schema/raw/master/csl-citation.json"} </w:instrText>
      </w:r>
      <w:r>
        <w:fldChar w:fldCharType="separate"/>
      </w:r>
      <w:r w:rsidRPr="00CB2EE4">
        <w:rPr>
          <w:szCs w:val="24"/>
        </w:rPr>
        <w:t xml:space="preserve">M. Gell-Mann, </w:t>
      </w:r>
      <w:r w:rsidRPr="00CB2EE4">
        <w:rPr>
          <w:i/>
          <w:iCs/>
          <w:szCs w:val="24"/>
        </w:rPr>
        <w:t>The Quark and the Jaguar: Adventures in the Simple and the Complex</w:t>
      </w:r>
      <w:r w:rsidRPr="00CB2EE4">
        <w:rPr>
          <w:szCs w:val="24"/>
        </w:rPr>
        <w:t xml:space="preserve"> (St. Martin’s Griffin, 1995).</w:t>
      </w:r>
      <w:r>
        <w:fldChar w:fldCharType="end"/>
      </w:r>
    </w:p>
  </w:endnote>
  <w:endnote w:id="9">
    <w:p w:rsidR="00671EFD" w:rsidRDefault="00671EFD">
      <w:pPr>
        <w:pStyle w:val="EndnoteText"/>
      </w:pPr>
      <w:r>
        <w:rPr>
          <w:rStyle w:val="EndnoteReference"/>
        </w:rPr>
        <w:endnoteRef/>
      </w:r>
      <w:r>
        <w:t xml:space="preserve"> </w:t>
      </w:r>
      <w:r>
        <w:fldChar w:fldCharType="begin"/>
      </w:r>
      <w:r>
        <w:instrText xml:space="preserve"> ADDIN ZOTERO_ITEM CSL_CITATION {"citationID":"PzzAkqvG","properties":{"formattedCitation":"{\\rtf C. Beck and EGD Cohen, \\uc0\\u8220{}Superstatistics,\\uc0\\u8221{} \\i Physica A: Statistical Mechanics and Its Applications\\i0{} 322 (2003): 267\\uc0\\u8211{}275.}","plainCitation":"C. Beck and EGD Cohen, “Superstatistics,” Physica A: Statistical Mechanics and Its Applications 322 (2003): 267–275."},"citationItems":[{"id":395,"uris":["http://zotero.org/users/954774/items/P4QWMT8X"],"uri":["http://zotero.org/users/954774/items/P4QWMT8X"],"itemData":{"id":395,"type":"article-journal","title":"Superstatistics","container-title":"Physica A: Statistical Mechanics and its Applications","page":"267-275","volume":"322","author":[{"family":"Beck","given":"C."},{"family":"Cohen","given":"EGD"}],"issued":{"year":2003},"page-first":"267"}}],"schema":"https://github.com/citation-style-language/schema/raw/master/csl-citation.json"} </w:instrText>
      </w:r>
      <w:r>
        <w:fldChar w:fldCharType="separate"/>
      </w:r>
      <w:r w:rsidRPr="00856D0A">
        <w:rPr>
          <w:szCs w:val="24"/>
        </w:rPr>
        <w:t xml:space="preserve">C. Beck and EGD Cohen, “Superstatistics,” </w:t>
      </w:r>
      <w:proofErr w:type="spellStart"/>
      <w:r w:rsidRPr="00856D0A">
        <w:rPr>
          <w:i/>
          <w:iCs/>
          <w:szCs w:val="24"/>
        </w:rPr>
        <w:t>Physica</w:t>
      </w:r>
      <w:proofErr w:type="spellEnd"/>
      <w:r w:rsidRPr="00856D0A">
        <w:rPr>
          <w:i/>
          <w:iCs/>
          <w:szCs w:val="24"/>
        </w:rPr>
        <w:t xml:space="preserve"> A: Statistical Mechanics and Its Applications</w:t>
      </w:r>
      <w:r w:rsidRPr="00856D0A">
        <w:rPr>
          <w:szCs w:val="24"/>
        </w:rPr>
        <w:t xml:space="preserve"> 322 (2003): 267–275.</w:t>
      </w:r>
      <w:r>
        <w:fldChar w:fldCharType="end"/>
      </w:r>
    </w:p>
  </w:endnote>
  <w:endnote w:id="10">
    <w:p w:rsidR="00671EFD" w:rsidRDefault="00671EFD">
      <w:pPr>
        <w:pStyle w:val="EndnoteText"/>
      </w:pPr>
      <w:r>
        <w:rPr>
          <w:rStyle w:val="EndnoteReference"/>
        </w:rPr>
        <w:endnoteRef/>
      </w:r>
      <w:r>
        <w:t xml:space="preserve"> </w:t>
      </w:r>
      <w:r>
        <w:fldChar w:fldCharType="begin"/>
      </w:r>
      <w:r>
        <w:instrText xml:space="preserve"> ADDIN ZOTERO_ITEM CSL_CITATION {"citationID":"6gLHBSFl","properties":{"formattedCitation":"{\\rtf Rudolf Hanel, Thurner, and Murray Gell-Mann, \\uc0\\u8220{}Generalized Entropies and the Transformation Group of Superstatistics\\uc0\\u8221{}, n.d., http://www.pnas.org/content/108/16/6390.full.}","plainCitation":"Rudolf Hanel, Thurner, and Murray Gell-Mann, “Generalized Entropies and the Transformation Group of Superstatistics”, n.d., http://www.pnas.org/content/108/16/6390.full."},"citationItems":[{"id":54,"uris":["http://zotero.org/users/954774/items/V52IZCUE"],"uri":["http://zotero.org/users/954774/items/V52IZCUE"],"itemData":{"id":54,"type":"webpage","title":"Generalized entropies and the transformation group of superstatistics","URL":"http://www.pnas.org/content/108/16/6390.full","author":[{"family":"Hanel","given":"Rudolf"},{"family":"Thurner","given":""},{"family":"Gell-Mann","given":"Murray"}],"accessed":{"year":2012,"month":3,"day":15}}}],"schema":"https://github.com/citation-style-language/schema/raw/master/csl-citation.json"} </w:instrText>
      </w:r>
      <w:r>
        <w:fldChar w:fldCharType="separate"/>
      </w:r>
      <w:proofErr w:type="gramStart"/>
      <w:r w:rsidRPr="00792FFB">
        <w:rPr>
          <w:szCs w:val="24"/>
        </w:rPr>
        <w:t xml:space="preserve">Rudolf </w:t>
      </w:r>
      <w:proofErr w:type="spellStart"/>
      <w:r w:rsidRPr="00792FFB">
        <w:rPr>
          <w:szCs w:val="24"/>
        </w:rPr>
        <w:t>Hanel</w:t>
      </w:r>
      <w:proofErr w:type="spellEnd"/>
      <w:r w:rsidRPr="00792FFB">
        <w:rPr>
          <w:szCs w:val="24"/>
        </w:rPr>
        <w:t xml:space="preserve">, </w:t>
      </w:r>
      <w:proofErr w:type="spellStart"/>
      <w:r w:rsidRPr="00792FFB">
        <w:rPr>
          <w:szCs w:val="24"/>
        </w:rPr>
        <w:t>Thurner</w:t>
      </w:r>
      <w:proofErr w:type="spellEnd"/>
      <w:r w:rsidRPr="00792FFB">
        <w:rPr>
          <w:szCs w:val="24"/>
        </w:rPr>
        <w:t xml:space="preserve">, and Murray Gell-Mann, “Generalized Entropies and the Transformation Group of Superstatistics”, </w:t>
      </w:r>
      <w:proofErr w:type="spellStart"/>
      <w:r w:rsidRPr="00792FFB">
        <w:rPr>
          <w:szCs w:val="24"/>
        </w:rPr>
        <w:t>n.d</w:t>
      </w:r>
      <w:proofErr w:type="spellEnd"/>
      <w:r w:rsidRPr="00792FFB">
        <w:rPr>
          <w:szCs w:val="24"/>
        </w:rPr>
        <w:t>., http://www.pnas.org/content/108/16/6390.full.</w:t>
      </w:r>
      <w:proofErr w:type="gramEnd"/>
      <w:r>
        <w:fldChar w:fldCharType="end"/>
      </w:r>
    </w:p>
  </w:endnote>
  <w:endnote w:id="11">
    <w:p w:rsidR="00671EFD" w:rsidRDefault="00671EFD">
      <w:pPr>
        <w:pStyle w:val="EndnoteText"/>
      </w:pPr>
      <w:r>
        <w:rPr>
          <w:rStyle w:val="EndnoteReference"/>
        </w:rPr>
        <w:endnoteRef/>
      </w:r>
      <w:r>
        <w:t xml:space="preserve"> </w:t>
      </w:r>
      <w:r>
        <w:fldChar w:fldCharType="begin"/>
      </w:r>
      <w:r>
        <w:instrText xml:space="preserve"> ADDIN ZOTERO_ITEM CSL_CITATION {"citationID":"8vT5obgp","properties":{"formattedCitation":"{\\rtf S. Bankes et al., \\i META Adaptive, Reflective, Robust Workflow (ARRoW)\\i0{}, Final Report, Phase 1B (BAE Systems, 2011), http://www.darpa.mil/Our_Work/TTO/Programs/AVM/AVM_Meta_Final_Deliverables.aspx.}","plainCitation":"S. Bankes et al., META Adaptive, Reflective, Robust Workflow (ARRoW), Final Report, Phase 1B (BAE Systems, 2011), http://www.darpa.mil/Our_Work/TTO/Programs/AVM/AVM_Meta_Final_Deliverables.aspx."},"citationItems":[{"id":279,"uris":["http://zotero.org/users/954774/items/J6DD69T9"],"uri":["http://zotero.org/users/954774/items/J6DD69T9"],"itemData":{"id":279,"type":"report","title":"META Adaptive, Reflective, Robust Workflow (ARRoW)","collection-title":"Phase 1B","publisher":"BAE Systems","page":"591","genre":"Final Report","URL":"http://www.darpa.mil/Our_Work/TTO/Programs/AVM/AVM_Meta_Final_Deliverables.aspx","number":"TR-2742","author":[{"family":"Bankes","given":"S."},{"family":"Challou","given":"D."},{"family":"Haynes","given":"T."},{"family":"Holloway","given":"H."},{"family":"Tierno","given":"J."},{"family":"Wentland","given":"C."}],"issued":{"year":2011},"accessed":{"year":2012,"month":3,"day":29},"page-first":"591"}}],"schema":"https://github.com/citation-style-language/schema/raw/master/csl-citation.json"} </w:instrText>
      </w:r>
      <w:r>
        <w:fldChar w:fldCharType="separate"/>
      </w:r>
      <w:r w:rsidRPr="001A4F42">
        <w:rPr>
          <w:szCs w:val="24"/>
        </w:rPr>
        <w:t xml:space="preserve">S. Bankes et al., </w:t>
      </w:r>
      <w:r w:rsidRPr="001A4F42">
        <w:rPr>
          <w:i/>
          <w:iCs/>
          <w:szCs w:val="24"/>
        </w:rPr>
        <w:t>META Adaptive, Reflective, Robust Workflow (</w:t>
      </w:r>
      <w:proofErr w:type="spellStart"/>
      <w:r w:rsidRPr="001A4F42">
        <w:rPr>
          <w:i/>
          <w:iCs/>
          <w:szCs w:val="24"/>
        </w:rPr>
        <w:t>ARRoW</w:t>
      </w:r>
      <w:proofErr w:type="spellEnd"/>
      <w:r w:rsidRPr="001A4F42">
        <w:rPr>
          <w:i/>
          <w:iCs/>
          <w:szCs w:val="24"/>
        </w:rPr>
        <w:t>)</w:t>
      </w:r>
      <w:r w:rsidRPr="001A4F42">
        <w:rPr>
          <w:szCs w:val="24"/>
        </w:rPr>
        <w:t>, Final Report, Phase 1B (BAE Systems, 2011), http://www.darpa.mil/Our_Work/TTO/Programs/AVM/AVM_Meta_Final_Deliverables.aspx.</w:t>
      </w:r>
      <w:r>
        <w:fldChar w:fldCharType="end"/>
      </w:r>
    </w:p>
  </w:endnote>
  <w:endnote w:id="12">
    <w:p w:rsidR="00671EFD" w:rsidRDefault="00671EFD" w:rsidP="00BB0B10">
      <w:pPr>
        <w:pStyle w:val="EndnoteText"/>
        <w:rPr>
          <w:ins w:id="261" w:author="steven.bankes" w:date="2012-12-18T17:01:00Z"/>
        </w:rPr>
      </w:pPr>
      <w:ins w:id="262" w:author="steven.bankes" w:date="2012-12-18T17:01:00Z">
        <w:r>
          <w:rPr>
            <w:rStyle w:val="EndnoteReference"/>
          </w:rPr>
          <w:endnoteRef/>
        </w:r>
        <w:r>
          <w:t xml:space="preserve"> </w:t>
        </w:r>
        <w:r>
          <w:fldChar w:fldCharType="begin"/>
        </w:r>
        <w:r>
          <w:instrText xml:space="preserve"> ADDIN ZOTERO_ITEM CSL_CITATION {"citationID":"8vT5obgp","properties":{"formattedCitation":"{\\rtf S. Bankes et al., \\i META Adaptive, Reflective, Robust Workflow (ARRoW)\\i0{}, Final Report, Phase 1B (BAE Systems, 2011), http://www.darpa.mil/Our_Work/TTO/Programs/AVM/AVM_Meta_Final_Deliverables.aspx.}","plainCitation":"S. Bankes et al., META Adaptive, Reflective, Robust Workflow (ARRoW), Final Report, Phase 1B (BAE Systems, 2011), http://www.darpa.mil/Our_Work/TTO/Programs/AVM/AVM_Meta_Final_Deliverables.aspx."},"citationItems":[{"id":279,"uris":["http://zotero.org/users/954774/items/J6DD69T9"],"uri":["http://zotero.org/users/954774/items/J6DD69T9"],"itemData":{"id":279,"type":"report","title":"META Adaptive, Reflective, Robust Workflow (ARRoW)","collection-title":"Phase 1B","publisher":"BAE Systems","page":"591","genre":"Final Report","URL":"http://www.darpa.mil/Our_Work/TTO/Programs/AVM/AVM_Meta_Final_Deliverables.aspx","number":"TR-2742","author":[{"family":"Bankes","given":"S."},{"family":"Challou","given":"D."},{"family":"Haynes","given":"T."},{"family":"Holloway","given":"H."},{"family":"Tierno","given":"J."},{"family":"Wentland","given":"C."}],"issued":{"year":2011},"accessed":{"year":2012,"month":3,"day":29},"page-first":"591"}}],"schema":"https://github.com/citation-style-language/schema/raw/master/csl-citation.json"} </w:instrText>
        </w:r>
        <w:r>
          <w:fldChar w:fldCharType="separate"/>
        </w:r>
        <w:r w:rsidRPr="001A4F42">
          <w:rPr>
            <w:szCs w:val="24"/>
          </w:rPr>
          <w:t xml:space="preserve">S. Bankes et al., </w:t>
        </w:r>
        <w:r w:rsidRPr="001A4F42">
          <w:rPr>
            <w:i/>
            <w:iCs/>
            <w:szCs w:val="24"/>
          </w:rPr>
          <w:t>META Adaptive, Reflective, Robust Workflow (</w:t>
        </w:r>
        <w:proofErr w:type="spellStart"/>
        <w:r w:rsidRPr="001A4F42">
          <w:rPr>
            <w:i/>
            <w:iCs/>
            <w:szCs w:val="24"/>
          </w:rPr>
          <w:t>ARRoW</w:t>
        </w:r>
        <w:proofErr w:type="spellEnd"/>
        <w:r w:rsidRPr="001A4F42">
          <w:rPr>
            <w:i/>
            <w:iCs/>
            <w:szCs w:val="24"/>
          </w:rPr>
          <w:t>)</w:t>
        </w:r>
        <w:r w:rsidRPr="001A4F42">
          <w:rPr>
            <w:szCs w:val="24"/>
          </w:rPr>
          <w:t>, Final Report, Phase 1B (BAE Systems, 2011), http://www.darpa.mil/Our_Work/TTO/Programs/AVM/AVM_Meta_Final_Deliverables.aspx.</w:t>
        </w:r>
        <w:r>
          <w:fldChar w:fldCharType="end"/>
        </w:r>
      </w:ins>
    </w:p>
  </w:endnote>
  <w:endnote w:id="13">
    <w:p w:rsidR="00671EFD" w:rsidRDefault="00671EFD">
      <w:pPr>
        <w:pStyle w:val="EndnoteText"/>
      </w:pPr>
      <w:r>
        <w:rPr>
          <w:rStyle w:val="EndnoteReference"/>
        </w:rPr>
        <w:endnoteRef/>
      </w:r>
      <w:r>
        <w:t xml:space="preserve"> </w:t>
      </w:r>
      <w:r>
        <w:fldChar w:fldCharType="begin"/>
      </w:r>
      <w:r>
        <w:instrText xml:space="preserve"> ADDIN ZOTERO_ITEM CSL_CITATION {"citationID":"SGNx2aIk","properties":{"formattedCitation":"{\\rtf \\uc0\\u8220{}BPA Meteorological Information\\uc0\\u8221{}, n.d., http://transmission.bpa.gov/business/operations/wind/MetData.aspx.}","plainCitation":"“BPA Meteorological Information”, n.d., http://transmission.bpa.gov/business/operations/wind/MetData.aspx."},"citationItems":[{"id":41,"uris":["http://zotero.org/users/954774/items/PGSWPEPE"],"uri":["http://zotero.org/users/954774/items/PGSWPEPE"],"itemData":{"id":41,"type":"webpage","title":"BPA Meteorological Information","URL":"http://transmission.bpa.gov/business/operations/wind/MetData.aspx","accessed":{"year":2012,"month":5,"day":31}}}],"schema":"https://github.com/citation-style-language/schema/raw/master/csl-citation.json"} </w:instrText>
      </w:r>
      <w:r>
        <w:fldChar w:fldCharType="separate"/>
      </w:r>
      <w:r w:rsidRPr="00F32D7E">
        <w:rPr>
          <w:szCs w:val="24"/>
        </w:rPr>
        <w:t xml:space="preserve">“BPA Meteorological Information”, </w:t>
      </w:r>
      <w:proofErr w:type="spellStart"/>
      <w:r w:rsidRPr="00F32D7E">
        <w:rPr>
          <w:szCs w:val="24"/>
        </w:rPr>
        <w:t>n.d</w:t>
      </w:r>
      <w:proofErr w:type="spellEnd"/>
      <w:r w:rsidRPr="00F32D7E">
        <w:rPr>
          <w:szCs w:val="24"/>
        </w:rPr>
        <w:t>., http://transmission.bpa.gov/business/operations/wind/MetData.aspx.</w:t>
      </w:r>
      <w:r>
        <w:fldChar w:fldCharType="end"/>
      </w:r>
    </w:p>
  </w:endnote>
  <w:endnote w:id="14">
    <w:p w:rsidR="00671EFD" w:rsidRDefault="00671EFD">
      <w:pPr>
        <w:pStyle w:val="EndnoteText"/>
      </w:pPr>
      <w:r>
        <w:rPr>
          <w:rStyle w:val="EndnoteReference"/>
        </w:rPr>
        <w:endnoteRef/>
      </w:r>
      <w:r>
        <w:t xml:space="preserve"> </w:t>
      </w:r>
      <w:r>
        <w:fldChar w:fldCharType="begin"/>
      </w:r>
      <w:r>
        <w:instrText xml:space="preserve"> ADDIN ZOTERO_ITEM CSL_CITATION {"citationID":"T25qDoNn","properties":{"formattedCitation":"{\\rtf S. M Papalexiou, D. Koutsoyiannis, and A. Montanari, \\uc0\\u8220{}Can a Simple Stochastic Model Generate Rich Patterns of Rainfall Events?,\\uc0\\u8221{} \\i Journal of Hydrology\\i0{} (2011).}","plainCitation":"S. M Papalexiou, D. Koutsoyiannis, and A. Montanari, “Can a Simple Stochastic Model Generate Rich Patterns of Rainfall Events?,” Journal of Hydrology (2011)."},"citationItems":[{"id":250,"uris":["http://zotero.org/users/954774/items/6VU5MXEJ"],"uri":["http://zotero.org/users/954774/items/6VU5MXEJ"],"itemData":{"id":250,"type":"article-journal","title":"Can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fldChar w:fldCharType="separate"/>
      </w:r>
      <w:r w:rsidRPr="009A5497">
        <w:rPr>
          <w:szCs w:val="24"/>
        </w:rPr>
        <w:t xml:space="preserve">S. M </w:t>
      </w:r>
      <w:proofErr w:type="spellStart"/>
      <w:r w:rsidRPr="009A5497">
        <w:rPr>
          <w:szCs w:val="24"/>
        </w:rPr>
        <w:t>Papalexiou</w:t>
      </w:r>
      <w:proofErr w:type="spellEnd"/>
      <w:r w:rsidRPr="009A5497">
        <w:rPr>
          <w:szCs w:val="24"/>
        </w:rPr>
        <w:t xml:space="preserve">, D. </w:t>
      </w:r>
      <w:proofErr w:type="spellStart"/>
      <w:r w:rsidRPr="009A5497">
        <w:rPr>
          <w:szCs w:val="24"/>
        </w:rPr>
        <w:t>Koutsoyiannis</w:t>
      </w:r>
      <w:proofErr w:type="spellEnd"/>
      <w:r w:rsidRPr="009A5497">
        <w:rPr>
          <w:szCs w:val="24"/>
        </w:rPr>
        <w:t xml:space="preserve">, and A. </w:t>
      </w:r>
      <w:proofErr w:type="spellStart"/>
      <w:r w:rsidRPr="009A5497">
        <w:rPr>
          <w:szCs w:val="24"/>
        </w:rPr>
        <w:t>Montanari</w:t>
      </w:r>
      <w:proofErr w:type="spellEnd"/>
      <w:r w:rsidRPr="009A5497">
        <w:rPr>
          <w:szCs w:val="24"/>
        </w:rPr>
        <w:t>, “Can a Simple Stochastic Model Generate Rich Patterns of Rainfall Events</w:t>
      </w:r>
      <w:proofErr w:type="gramStart"/>
      <w:r w:rsidRPr="009A5497">
        <w:rPr>
          <w:szCs w:val="24"/>
        </w:rPr>
        <w:t>?,</w:t>
      </w:r>
      <w:proofErr w:type="gramEnd"/>
      <w:r w:rsidRPr="009A5497">
        <w:rPr>
          <w:szCs w:val="24"/>
        </w:rPr>
        <w:t xml:space="preserve">” </w:t>
      </w:r>
      <w:r w:rsidRPr="009A5497">
        <w:rPr>
          <w:i/>
          <w:iCs/>
          <w:szCs w:val="24"/>
        </w:rPr>
        <w:t>Journal of Hydrology</w:t>
      </w:r>
      <w:r w:rsidRPr="009A5497">
        <w:rPr>
          <w:szCs w:val="24"/>
        </w:rPr>
        <w:t xml:space="preserve"> (2011).</w:t>
      </w:r>
      <w:r>
        <w:fldChar w:fldCharType="end"/>
      </w:r>
    </w:p>
  </w:endnote>
  <w:endnote w:id="15">
    <w:p w:rsidR="00671EFD" w:rsidRDefault="00671EFD">
      <w:pPr>
        <w:pStyle w:val="EndnoteText"/>
      </w:pPr>
      <w:r>
        <w:rPr>
          <w:rStyle w:val="EndnoteReference"/>
        </w:rPr>
        <w:endnoteRef/>
      </w:r>
      <w:r>
        <w:t xml:space="preserve"> </w:t>
      </w:r>
      <w:r>
        <w:fldChar w:fldCharType="begin"/>
      </w:r>
      <w:r>
        <w:instrText xml:space="preserve"> ADDIN ZOTERO_ITEM CSL_CITATION {"citationID":"eDKyw58T","properties":{"formattedCitation":"{\\rtf T. Yuan, \\uc0\\u8220{}Cloud Macroscopic Organization: Order Emerging from Randomness,\\uc0\\u8221{} \\i Atmos. Chem. Phys\\i0{} 11 (2011): 7483\\uc0\\u8211{}7490.}","plainCitation":"T. Yuan, “Cloud Macroscopic Organization: Order Emerging from Randomness,” Atmos. Chem. Phys 11 (2011): 7483–7490."},"citationItems":[{"id":154,"uris":["http://zotero.org/users/954774/items/DKII7VHE"],"uri":["http://zotero.org/users/954774/items/DKII7VHE"],"itemData":{"id":154,"type":"article-journal","title":"Cloud macroscopic organization: order emerging from randomness","container-title":"Atmos. Chem. Phys","page":"7483–7490","volume":"11","shortTitle":"Cloud macroscopic organization","author":[{"family":"Yuan","given":"T."}],"issued":{"year":2011},"page-first":"7483–7490"}}],"schema":"https://github.com/citation-style-language/schema/raw/master/csl-citation.json"} </w:instrText>
      </w:r>
      <w:r>
        <w:fldChar w:fldCharType="separate"/>
      </w:r>
      <w:r w:rsidRPr="00F32D7E">
        <w:rPr>
          <w:szCs w:val="24"/>
        </w:rPr>
        <w:t xml:space="preserve">T. Yuan, “Cloud Macroscopic Organization: Order Emerging from Randomness,” </w:t>
      </w:r>
      <w:r w:rsidRPr="00F32D7E">
        <w:rPr>
          <w:i/>
          <w:iCs/>
          <w:szCs w:val="24"/>
        </w:rPr>
        <w:t>Atmos. Chem. Phys</w:t>
      </w:r>
      <w:r w:rsidRPr="00F32D7E">
        <w:rPr>
          <w:szCs w:val="24"/>
        </w:rPr>
        <w:t xml:space="preserve"> 11 (2011): 7483–7490.</w:t>
      </w:r>
      <w:r>
        <w:fldChar w:fldCharType="end"/>
      </w:r>
    </w:p>
  </w:endnote>
  <w:endnote w:id="16">
    <w:p w:rsidR="00671EFD" w:rsidRDefault="00671EFD">
      <w:pPr>
        <w:pStyle w:val="EndnoteText"/>
      </w:pPr>
      <w:r>
        <w:rPr>
          <w:rStyle w:val="EndnoteReference"/>
        </w:rPr>
        <w:endnoteRef/>
      </w:r>
      <w:r>
        <w:t xml:space="preserve"> </w:t>
      </w:r>
      <w:r>
        <w:fldChar w:fldCharType="begin"/>
      </w:r>
      <w:r>
        <w:instrText xml:space="preserve"> ADDIN ZOTERO_ITEM CSL_CITATION {"citationID":"J4iuCriL","properties":{"formattedCitation":"{\\rtf J. A. Downing et al., \\uc0\\u8220{}The Global Abundance and Size Distribution of Lakes, Ponds, and Impoundments,\\uc0\\u8221{} \\i Limnology and Oceanography\\i0{} (2006): 2388\\uc0\\u8211{}2397.}","plainCitation":"J. A. Downing et al., “The Global Abundance and Size Distribution of Lakes, Ponds, and Impoundments,” Limnology and Oceanography (2006): 2388–2397."},"citationItems":[{"id":285,"uris":["http://zotero.org/users/954774/items/8H5TEKSA"],"uri":["http://zotero.org/users/954774/items/8H5TEKSA"],"itemData":{"id":285,"type":"article-journal","title":"The global abundance and size distribution of lakes, ponds, and impoundments","container-title":"Limnology and Oceanography","page":"2388–2397","author":[{"family":"Downing","given":"J. A."},{"family":"Prairie","given":"Y. T."},{"family":"Cole","given":"J. J."},{"family":"Duarte","given":"C. M."},{"family":"Tranvik","given":"L. J."},{"family":"Striegl","given":"R. G."},{"family":"McDowell","given":"W. H."},{"family":"Kortelainen","given":"P."},{"family":"Caraco","given":"N. F."},{"family":"Melack","given":"J. M."},{"family":"others","given":""}],"issued":{"year":2006},"page-first":"2388–2397"}}],"schema":"https://github.com/citation-style-language/schema/raw/master/csl-citation.json"} </w:instrText>
      </w:r>
      <w:r>
        <w:fldChar w:fldCharType="separate"/>
      </w:r>
      <w:r w:rsidRPr="00F32D7E">
        <w:rPr>
          <w:szCs w:val="24"/>
        </w:rPr>
        <w:t xml:space="preserve">J. A. Downing et al., “The Global Abundance and Size Distribution of Lakes, Ponds, and Impoundments,” </w:t>
      </w:r>
      <w:r w:rsidRPr="00F32D7E">
        <w:rPr>
          <w:i/>
          <w:iCs/>
          <w:szCs w:val="24"/>
        </w:rPr>
        <w:t>Limnology and Oceanography</w:t>
      </w:r>
      <w:r w:rsidRPr="00F32D7E">
        <w:rPr>
          <w:szCs w:val="24"/>
        </w:rPr>
        <w:t xml:space="preserve"> (2006): 2388–2397.</w:t>
      </w:r>
      <w:r>
        <w:fldChar w:fldCharType="end"/>
      </w:r>
    </w:p>
  </w:endnote>
  <w:endnote w:id="17">
    <w:p w:rsidR="00671EFD" w:rsidRDefault="00671EFD">
      <w:pPr>
        <w:pStyle w:val="EndnoteText"/>
      </w:pPr>
      <w:r>
        <w:rPr>
          <w:rStyle w:val="EndnoteReference"/>
        </w:rPr>
        <w:endnoteRef/>
      </w:r>
      <w:r>
        <w:t xml:space="preserve"> </w:t>
      </w:r>
      <w:r>
        <w:fldChar w:fldCharType="begin"/>
      </w:r>
      <w:r>
        <w:instrText xml:space="preserve"> ADDIN ZOTERO_ITEM CSL_CITATION {"citationID":"FwCNxs3G","properties":{"formattedCitation":"{\\rtf Dong L. Wu, \\uc0\\u8220{}MLS Cloud Ice Measurements\\uc0\\u8221{}, n.d., http://mls.jpl.nasa.gov/dwu/cloud/index.html.}","plainCitation":"Dong L. Wu, “MLS Cloud Ice Measurements”, n.d., http://mls.jpl.nasa.gov/dwu/cloud/index.html."},"citationItems":[{"id":364,"uris":["http://zotero.org/users/954774/items/EETCFFBR"],"uri":["http://zotero.org/users/954774/items/EETCFFBR"],"itemData":{"id":364,"type":"webpage","title":"MLS Cloud Ice Measurements","URL":"http://mls.jpl.nasa.gov/dwu/cloud/index.html","author":[{"family":"Wu","given":"Dong L."}],"accessed":{"year":2012,"month":4,"day":27}}}],"schema":"https://github.com/citation-style-language/schema/raw/master/csl-citation.json"} </w:instrText>
      </w:r>
      <w:r>
        <w:fldChar w:fldCharType="separate"/>
      </w:r>
      <w:proofErr w:type="gramStart"/>
      <w:r w:rsidRPr="00F32D7E">
        <w:rPr>
          <w:szCs w:val="24"/>
        </w:rPr>
        <w:t xml:space="preserve">Dong L. Wu, “MLS Cloud Ice Measurements”, </w:t>
      </w:r>
      <w:proofErr w:type="spellStart"/>
      <w:r w:rsidRPr="00F32D7E">
        <w:rPr>
          <w:szCs w:val="24"/>
        </w:rPr>
        <w:t>n.d</w:t>
      </w:r>
      <w:proofErr w:type="spellEnd"/>
      <w:r w:rsidRPr="00F32D7E">
        <w:rPr>
          <w:szCs w:val="24"/>
        </w:rPr>
        <w:t>., http://mls.jpl.nasa.gov/dwu/cloud/index.html.</w:t>
      </w:r>
      <w:proofErr w:type="gramEnd"/>
      <w:r>
        <w:fldChar w:fldCharType="end"/>
      </w:r>
    </w:p>
  </w:endnote>
  <w:endnote w:id="18">
    <w:p w:rsidR="00671EFD" w:rsidRDefault="00671EFD">
      <w:pPr>
        <w:pStyle w:val="EndnoteText"/>
      </w:pPr>
      <w:r>
        <w:rPr>
          <w:rStyle w:val="EndnoteReference"/>
        </w:rPr>
        <w:endnoteRef/>
      </w:r>
      <w:r>
        <w:t xml:space="preserve"> </w:t>
      </w:r>
      <w:r>
        <w:fldChar w:fldCharType="begin"/>
      </w:r>
      <w:r>
        <w:instrText xml:space="preserve"> ADDIN ZOTERO_ITEM CSL_CITATION {"citationID":"obXcxQyE","properties":{"formattedCitation":"{\\rtf \\uc0\\u8220{}CDIP Homepage\\uc0\\u8221{}, n.d., http://cdip.ucsd.edu/?units=metric&amp;tz=UTC&amp;pub=public&amp;map_stati=1,2,3.}","plainCitation":"“CDIP Homepage”, n.d., http://cdip.ucsd.edu/?units=metric&amp;tz=UTC&amp;pub=public&amp;map_stati=1,2,3."},"citationItems":[{"id":40,"uris":["http://zotero.org/users/954774/items/D8T7TWM3"],"uri":["http://zotero.org/users/954774/items/D8T7TWM3"],"itemData":{"id":40,"type":"webpage","title":"CDIP Homepage","URL":"http://cdip.ucsd.edu/?units=metric&amp;tz=UTC&amp;pub=public&amp;map_stati=1,2,3","accessed":{"year":2012,"month":4,"day":24}}}],"schema":"https://github.com/citation-style-language/schema/raw/master/csl-citation.json"} </w:instrText>
      </w:r>
      <w:r>
        <w:fldChar w:fldCharType="separate"/>
      </w:r>
      <w:r w:rsidRPr="00F32D7E">
        <w:rPr>
          <w:szCs w:val="24"/>
        </w:rPr>
        <w:t xml:space="preserve">“CDIP Homepage”, </w:t>
      </w:r>
      <w:proofErr w:type="spellStart"/>
      <w:r w:rsidRPr="00F32D7E">
        <w:rPr>
          <w:szCs w:val="24"/>
        </w:rPr>
        <w:t>n.d</w:t>
      </w:r>
      <w:proofErr w:type="spellEnd"/>
      <w:r w:rsidRPr="00F32D7E">
        <w:rPr>
          <w:szCs w:val="24"/>
        </w:rPr>
        <w:t>., http://cdip.ucsd.edu/?units=metric&amp;tz=UTC&amp;pub=public&amp;map_stati=1,2,3.</w:t>
      </w:r>
      <w:r>
        <w:fldChar w:fldCharType="end"/>
      </w:r>
    </w:p>
  </w:endnote>
  <w:endnote w:id="19">
    <w:p w:rsidR="00671EFD" w:rsidRDefault="00671EFD">
      <w:pPr>
        <w:pStyle w:val="EndnoteText"/>
      </w:pPr>
      <w:r>
        <w:rPr>
          <w:rStyle w:val="EndnoteReference"/>
        </w:rPr>
        <w:endnoteRef/>
      </w:r>
      <w:r>
        <w:t xml:space="preserve"> </w:t>
      </w:r>
      <w:r>
        <w:fldChar w:fldCharType="begin"/>
      </w:r>
      <w:r>
        <w:instrText xml:space="preserve"> ADDIN ZOTERO_ITEM CSL_CITATION {"citationID":"V8Ql5P7h","properties":{"formattedCitation":"{\\rtf Corps of Engineers US Army, \\uc0\\u8220{}Wave Information Studies\\uc0\\u8221{}, n.d., http://wis.usace.army.mil/hindcasts.shtml.}","plainCitation":"Corps of Engineers US Army, “Wave Information Studies”, n.d., http://wis.usace.army.mil/hindcasts.shtml."},"citationItems":[{"id":46,"uris":["http://zotero.org/users/954774/items/V9P2PTBT"],"uri":["http://zotero.org/users/954774/items/V9P2PTBT"],"itemData":{"id":46,"type":"webpage","title":"Wave Information Studies","URL":"http://wis.usace.army.mil/hindcasts.shtml","author":[{"family":"US Army","given":"Corps of Engineers"}],"accessed":{"year":2012,"month":5,"day":31}}}],"schema":"https://github.com/citation-style-language/schema/raw/master/csl-citation.json"} </w:instrText>
      </w:r>
      <w:r>
        <w:fldChar w:fldCharType="separate"/>
      </w:r>
      <w:proofErr w:type="gramStart"/>
      <w:r w:rsidRPr="00F32D7E">
        <w:rPr>
          <w:szCs w:val="24"/>
        </w:rPr>
        <w:t xml:space="preserve">Corps of Engineers US Army, “Wave Information Studies”, </w:t>
      </w:r>
      <w:proofErr w:type="spellStart"/>
      <w:r w:rsidRPr="00F32D7E">
        <w:rPr>
          <w:szCs w:val="24"/>
        </w:rPr>
        <w:t>n.d</w:t>
      </w:r>
      <w:proofErr w:type="spellEnd"/>
      <w:r w:rsidRPr="00F32D7E">
        <w:rPr>
          <w:szCs w:val="24"/>
        </w:rPr>
        <w:t>., http://wis.usace.army.mil/hindcasts.shtml.</w:t>
      </w:r>
      <w:proofErr w:type="gramEnd"/>
      <w:r>
        <w:fldChar w:fldCharType="end"/>
      </w:r>
    </w:p>
  </w:endnote>
  <w:endnote w:id="20">
    <w:p w:rsidR="00671EFD" w:rsidRDefault="00671EFD">
      <w:pPr>
        <w:pStyle w:val="EndnoteText"/>
      </w:pPr>
      <w:r>
        <w:rPr>
          <w:rStyle w:val="EndnoteReference"/>
        </w:rPr>
        <w:endnoteRef/>
      </w:r>
      <w:r>
        <w:t xml:space="preserve"> </w:t>
      </w:r>
      <w:r>
        <w:fldChar w:fldCharType="begin"/>
      </w:r>
      <w:r>
        <w:instrText xml:space="preserve"> ADDIN ZOTERO_ITEM CSL_CITATION {"citationID":"IDbqKZfE","properties":{"formattedCitation":"{\\rtf \\uc0\\u8220{}USGS/EROS Find Data/Products and Data Available/DEMs\\uc0\\u8221{}, n.d., http://eros.usgs.gov/#/Find_Data/Products_and_Data_Available/DEMs.}","plainCitation":"“USGS/EROS Find Data/Products and Data Available/DEMs”, n.d., http://eros.usgs.gov/#/Find_Data/Products_and_Data_Available/DEMs."},"citationItems":[{"id":232,"uris":["http://zotero.org/users/954774/items/FT4ET9CQ"],"uri":["http://zotero.org/users/954774/items/FT4ET9CQ"],"itemData":{"id":232,"type":"webpage","title":"USGS/EROS Find Data/Products and Data Available/DEMs","URL":"http://eros.usgs.gov/#/Find_Data/Products_and_Data_Available/DEMs","accessed":{"year":2012,"month":4,"day":24}}}],"schema":"https://github.com/citation-style-language/schema/raw/master/csl-citation.json"} </w:instrText>
      </w:r>
      <w:r>
        <w:fldChar w:fldCharType="separate"/>
      </w:r>
      <w:proofErr w:type="gramStart"/>
      <w:r w:rsidRPr="00F32D7E">
        <w:rPr>
          <w:szCs w:val="24"/>
        </w:rPr>
        <w:t xml:space="preserve">“USGS/EROS Find Data/Products and Data Available/DEMs”, </w:t>
      </w:r>
      <w:proofErr w:type="spellStart"/>
      <w:r w:rsidRPr="00F32D7E">
        <w:rPr>
          <w:szCs w:val="24"/>
        </w:rPr>
        <w:t>n.d</w:t>
      </w:r>
      <w:proofErr w:type="spellEnd"/>
      <w:r w:rsidRPr="00F32D7E">
        <w:rPr>
          <w:szCs w:val="24"/>
        </w:rPr>
        <w:t>., http://eros.usgs.gov/#/Find_Data/Products_and_Data_Available/DEMs.</w:t>
      </w:r>
      <w:proofErr w:type="gramEnd"/>
      <w:r>
        <w:fldChar w:fldCharType="end"/>
      </w:r>
    </w:p>
  </w:endnote>
  <w:endnote w:id="21">
    <w:p w:rsidR="00671EFD" w:rsidRDefault="00671EFD">
      <w:pPr>
        <w:pStyle w:val="EndnoteText"/>
      </w:pPr>
      <w:r>
        <w:rPr>
          <w:rStyle w:val="EndnoteReference"/>
        </w:rPr>
        <w:endnoteRef/>
      </w:r>
      <w:r>
        <w:t xml:space="preserve"> </w:t>
      </w:r>
      <w:r>
        <w:fldChar w:fldCharType="begin"/>
      </w:r>
      <w:r>
        <w:instrText xml:space="preserve"> ADDIN ZOTERO_ITEM CSL_CITATION {"citationID":"sDREUX1s","properties":{"formattedCitation":"{\\rtf G. Vico and A. Porporato, \\uc0\\u8220{}Probabilistic Description of Topographic Slope and Aspect,\\uc0\\u8221{} \\i J. Geophys. Res\\i0{} 114 (2009): F01011.}","plainCitation":"G. Vico and A. Porporato, “Probabilistic Description of Topographic Slope and Aspect,” J. Geophys. Res 114 (2009): F01011."},"citationItems":[{"id":319,"uris":["http://zotero.org/users/954774/items/TM3JAK93"],"uri":["http://zotero.org/users/954774/items/TM3JAK93"],"itemData":{"id":319,"type":"article-journal","title":"Probabilistic description of topographic slope and aspect","container-title":"J. Geophys. Res","page":"F01011","volume":"114","author":[{"family":"Vico","given":"G."},{"family":"Porporato","given":"A."}],"issued":{"year":2009},"page-first":"F01011"}}],"schema":"https://github.com/citation-style-language/schema/raw/master/csl-citation.json"} </w:instrText>
      </w:r>
      <w:r>
        <w:fldChar w:fldCharType="separate"/>
      </w:r>
      <w:r w:rsidRPr="00A55475">
        <w:rPr>
          <w:szCs w:val="24"/>
        </w:rPr>
        <w:t xml:space="preserve">G. </w:t>
      </w:r>
      <w:proofErr w:type="spellStart"/>
      <w:r w:rsidRPr="00A55475">
        <w:rPr>
          <w:szCs w:val="24"/>
        </w:rPr>
        <w:t>Vico</w:t>
      </w:r>
      <w:proofErr w:type="spellEnd"/>
      <w:r w:rsidRPr="00A55475">
        <w:rPr>
          <w:szCs w:val="24"/>
        </w:rPr>
        <w:t xml:space="preserve"> and A. </w:t>
      </w:r>
      <w:proofErr w:type="spellStart"/>
      <w:r w:rsidRPr="00A55475">
        <w:rPr>
          <w:szCs w:val="24"/>
        </w:rPr>
        <w:t>Porporato</w:t>
      </w:r>
      <w:proofErr w:type="spellEnd"/>
      <w:r w:rsidRPr="00A55475">
        <w:rPr>
          <w:szCs w:val="24"/>
        </w:rPr>
        <w:t xml:space="preserve">, “Probabilistic Description of Topographic Slope and Aspect,” </w:t>
      </w:r>
      <w:r w:rsidRPr="00A55475">
        <w:rPr>
          <w:i/>
          <w:iCs/>
          <w:szCs w:val="24"/>
        </w:rPr>
        <w:t xml:space="preserve">J. </w:t>
      </w:r>
      <w:proofErr w:type="spellStart"/>
      <w:r w:rsidRPr="00A55475">
        <w:rPr>
          <w:i/>
          <w:iCs/>
          <w:szCs w:val="24"/>
        </w:rPr>
        <w:t>Geophys</w:t>
      </w:r>
      <w:proofErr w:type="spellEnd"/>
      <w:r w:rsidRPr="00A55475">
        <w:rPr>
          <w:i/>
          <w:iCs/>
          <w:szCs w:val="24"/>
        </w:rPr>
        <w:t>. Res</w:t>
      </w:r>
      <w:r w:rsidRPr="00A55475">
        <w:rPr>
          <w:szCs w:val="24"/>
        </w:rPr>
        <w:t xml:space="preserve"> 114 (2009): F01011.</w:t>
      </w:r>
      <w:r>
        <w:fldChar w:fldCharType="end"/>
      </w:r>
    </w:p>
  </w:endnote>
  <w:endnote w:id="22">
    <w:p w:rsidR="00671EFD" w:rsidRDefault="00671EFD" w:rsidP="00A55475">
      <w:pPr>
        <w:pStyle w:val="EndnoteText"/>
      </w:pPr>
      <w:r>
        <w:rPr>
          <w:rStyle w:val="EndnoteReference"/>
        </w:rPr>
        <w:endnoteRef/>
      </w:r>
      <w:r>
        <w:t xml:space="preserve"> </w:t>
      </w:r>
      <w:r>
        <w:fldChar w:fldCharType="begin"/>
      </w:r>
      <w:r>
        <w:instrText xml:space="preserve"> ADDIN ZOTERO_ITEM CSL_CITATION {"citationID":"U2r2FhPB","properties":{"formattedCitation":"{\\rtf J.S. Gagnon et al., \\uc0\\u8220{}Multifractal Earth Topography,\\uc0\\u8221{} \\i Nonlinear Processes in Geophysics\\i0{} 13, no. 5 (2006): 541\\uc0\\u8211{}570.}","plainCitation":"J.S. Gagnon et al., “Multifractal Earth Topography,” Nonlinear Processes in Geophysics 13, no. 5 (2006): 541–570."},"citationItems":[{"id":317,"uris":["http://zotero.org/users/954774/items/NVM5RTU8"],"uri":["http://zotero.org/users/954774/items/NVM5RTU8"],"itemData":{"id":317,"type":"article-journal","title":"Multifractal earth topography","container-title":"Nonlinear Processes in Geophysics","page":"541–570","volume":"13","issue":"5","author":[{"family":"Gagnon","given":"J.S."},{"family":"Lovejoy","given":"S."},{"family":"Schertzer","given":"D."},{"family":"others","given":""}],"issued":{"year":2006},"page-first":"541–570"}}],"schema":"https://github.com/citation-style-language/schema/raw/master/csl-citation.json"} </w:instrText>
      </w:r>
      <w:r>
        <w:fldChar w:fldCharType="separate"/>
      </w:r>
      <w:r w:rsidRPr="00A55475">
        <w:rPr>
          <w:szCs w:val="24"/>
        </w:rPr>
        <w:t>J.S. Gagnon et al., “</w:t>
      </w:r>
      <w:proofErr w:type="spellStart"/>
      <w:r w:rsidRPr="00A55475">
        <w:rPr>
          <w:szCs w:val="24"/>
        </w:rPr>
        <w:t>Multifractal</w:t>
      </w:r>
      <w:proofErr w:type="spellEnd"/>
      <w:r w:rsidRPr="00A55475">
        <w:rPr>
          <w:szCs w:val="24"/>
        </w:rPr>
        <w:t xml:space="preserve"> Earth Topography,” </w:t>
      </w:r>
      <w:r w:rsidRPr="00A55475">
        <w:rPr>
          <w:i/>
          <w:iCs/>
          <w:szCs w:val="24"/>
        </w:rPr>
        <w:t>Nonlinear Processes in Geophysics</w:t>
      </w:r>
      <w:r w:rsidRPr="00A55475">
        <w:rPr>
          <w:szCs w:val="24"/>
        </w:rPr>
        <w:t xml:space="preserve"> 13, no. 5 (2006): 541–570.</w:t>
      </w:r>
      <w:r>
        <w:fldChar w:fldCharType="end"/>
      </w:r>
    </w:p>
  </w:endnote>
  <w:endnote w:id="23">
    <w:p w:rsidR="00671EFD" w:rsidRDefault="00671EFD">
      <w:pPr>
        <w:pStyle w:val="EndnoteText"/>
      </w:pPr>
      <w:r>
        <w:rPr>
          <w:rStyle w:val="EndnoteReference"/>
        </w:rPr>
        <w:endnoteRef/>
      </w:r>
      <w:r>
        <w:t xml:space="preserve"> </w:t>
      </w:r>
      <w:r>
        <w:fldChar w:fldCharType="begin"/>
      </w:r>
      <w:r>
        <w:instrText xml:space="preserve"> ADDIN ZOTERO_ITEM CSL_CITATION {"citationID":"JqwzPrQI","properties":{"formattedCitation":"{\\rtf G. Gon\\uc0\\u231{}alves and J. Santos, \\uc0\\u8220{}Propagation of Dem Uncertainty: An Interval Arithmetic Approach.,\\uc0\\u8221{} in \\i XXII International Cartographic Conference, Spain\\i0{}, 2005.}","plainCitation":"G. Gonçalves and J. Santos, “Propagation of Dem Uncertainty: An Interval Arithmetic Approach.,” in XXII International Cartographic Conference, Spain, 2005."},"citationItems":[{"id":318,"uris":["http://zotero.org/users/954774/items/QHKUTPZG"],"uri":["http://zotero.org/users/954774/items/QHKUTPZG"],"itemData":{"id":318,"type":"paper-conference","title":"PROPAGATION OF DEM UNCERTAINTY: AN INTERVAL ARITHMETIC APPROACH.","container-title":"XXII International Cartographic Conference, Spain","author":[{"family":"Gonçalves","given":"G."},{"family":"Santos","given":"J."}],"issued":{"year":2005}}}],"schema":"https://github.com/citation-style-language/schema/raw/master/csl-citation.json"} </w:instrText>
      </w:r>
      <w:r>
        <w:fldChar w:fldCharType="separate"/>
      </w:r>
      <w:r w:rsidRPr="00A55475">
        <w:rPr>
          <w:szCs w:val="24"/>
        </w:rPr>
        <w:t xml:space="preserve">G. </w:t>
      </w:r>
      <w:proofErr w:type="spellStart"/>
      <w:r w:rsidRPr="00A55475">
        <w:rPr>
          <w:szCs w:val="24"/>
        </w:rPr>
        <w:t>Gonçalves</w:t>
      </w:r>
      <w:proofErr w:type="spellEnd"/>
      <w:r w:rsidRPr="00A55475">
        <w:rPr>
          <w:szCs w:val="24"/>
        </w:rPr>
        <w:t xml:space="preserve"> and J. Santos, “Propagation of Dem Uncertainty: An Interval Arithmetic </w:t>
      </w:r>
      <w:proofErr w:type="gramStart"/>
      <w:r w:rsidRPr="00A55475">
        <w:rPr>
          <w:szCs w:val="24"/>
        </w:rPr>
        <w:t>Approach.,</w:t>
      </w:r>
      <w:proofErr w:type="gramEnd"/>
      <w:r w:rsidRPr="00A55475">
        <w:rPr>
          <w:szCs w:val="24"/>
        </w:rPr>
        <w:t xml:space="preserve">” in </w:t>
      </w:r>
      <w:r w:rsidRPr="00A55475">
        <w:rPr>
          <w:i/>
          <w:iCs/>
          <w:szCs w:val="24"/>
        </w:rPr>
        <w:t>XXII International Cartographic Conference, Spain</w:t>
      </w:r>
      <w:r w:rsidRPr="00A55475">
        <w:rPr>
          <w:szCs w:val="24"/>
        </w:rPr>
        <w:t>, 2005.</w:t>
      </w:r>
      <w:r>
        <w:fldChar w:fldCharType="end"/>
      </w:r>
    </w:p>
  </w:endnote>
  <w:endnote w:id="24">
    <w:p w:rsidR="00671EFD" w:rsidRDefault="00671EFD">
      <w:pPr>
        <w:pStyle w:val="EndnoteText"/>
      </w:pPr>
      <w:r>
        <w:rPr>
          <w:rStyle w:val="EndnoteReference"/>
        </w:rPr>
        <w:endnoteRef/>
      </w:r>
      <w:r>
        <w:t xml:space="preserve"> </w:t>
      </w:r>
      <w:r>
        <w:fldChar w:fldCharType="begin"/>
      </w:r>
      <w:r>
        <w:instrText xml:space="preserve"> ADDIN ZOTERO_ITEM CSL_CITATION {"citationID":"D7t2wu5e","properties":{"formattedCitation":"{\\rtf A.M. Guarnieri, \\uc0\\u8220{}SAR Interferometry and Statistical Topography,\\uc0\\u8221{} \\i Geoscience and Remote Sensing, IEEE Transactions On\\i0{} 40, no. 12 (2002): 2567\\uc0\\u8211{}2581.}","plainCitation":"A.M. Guarnieri, “SAR Interferometry and Statistical Topography,” Geoscience and Remote Sensing, IEEE Transactions On 40, no. 12 (2002): 2567–2581."},"citationItems":[{"id":316,"uris":["http://zotero.org/users/954774/items/TBIH92FP"],"uri":["http://zotero.org/users/954774/items/TBIH92FP"],"itemData":{"id":316,"type":"article-journal","title":"SAR interferometry and statistical topography","container-title":"Geoscience and Remote Sensing, IEEE Transactions on","page":"2567–2581","volume":"40","issue":"12","author":[{"family":"Guarnieri","given":"A.M."}],"issued":{"year":2002},"page-first":"2567–2581"}}],"schema":"https://github.com/citation-style-language/schema/raw/master/csl-citation.json"} </w:instrText>
      </w:r>
      <w:r>
        <w:fldChar w:fldCharType="separate"/>
      </w:r>
      <w:r w:rsidRPr="00A55475">
        <w:rPr>
          <w:szCs w:val="24"/>
        </w:rPr>
        <w:t xml:space="preserve">A.M. </w:t>
      </w:r>
      <w:proofErr w:type="spellStart"/>
      <w:r w:rsidRPr="00A55475">
        <w:rPr>
          <w:szCs w:val="24"/>
        </w:rPr>
        <w:t>Guarnieri</w:t>
      </w:r>
      <w:proofErr w:type="spellEnd"/>
      <w:r w:rsidRPr="00A55475">
        <w:rPr>
          <w:szCs w:val="24"/>
        </w:rPr>
        <w:t xml:space="preserve">, “SAR </w:t>
      </w:r>
      <w:proofErr w:type="spellStart"/>
      <w:r w:rsidRPr="00A55475">
        <w:rPr>
          <w:szCs w:val="24"/>
        </w:rPr>
        <w:t>Interferometry</w:t>
      </w:r>
      <w:proofErr w:type="spellEnd"/>
      <w:r w:rsidRPr="00A55475">
        <w:rPr>
          <w:szCs w:val="24"/>
        </w:rPr>
        <w:t xml:space="preserve"> and Statistical Topography,” </w:t>
      </w:r>
      <w:proofErr w:type="spellStart"/>
      <w:r w:rsidRPr="00A55475">
        <w:rPr>
          <w:i/>
          <w:iCs/>
          <w:szCs w:val="24"/>
        </w:rPr>
        <w:t>Geoscience</w:t>
      </w:r>
      <w:proofErr w:type="spellEnd"/>
      <w:r w:rsidRPr="00A55475">
        <w:rPr>
          <w:i/>
          <w:iCs/>
          <w:szCs w:val="24"/>
        </w:rPr>
        <w:t xml:space="preserve"> and Remote Sensing, IEEE Transactions On</w:t>
      </w:r>
      <w:r w:rsidRPr="00A55475">
        <w:rPr>
          <w:szCs w:val="24"/>
        </w:rPr>
        <w:t xml:space="preserve"> 40, no. 12 (2002): 2567–2581.</w:t>
      </w:r>
      <w:r>
        <w:fldChar w:fldCharType="end"/>
      </w:r>
    </w:p>
  </w:endnote>
  <w:endnote w:id="25">
    <w:p w:rsidR="00671EFD" w:rsidRDefault="00671EFD">
      <w:pPr>
        <w:pStyle w:val="EndnoteText"/>
      </w:pPr>
      <w:r>
        <w:rPr>
          <w:rStyle w:val="EndnoteReference"/>
        </w:rPr>
        <w:endnoteRef/>
      </w:r>
      <w:r>
        <w:t xml:space="preserve"> </w:t>
      </w:r>
      <w:r>
        <w:fldChar w:fldCharType="begin"/>
      </w:r>
      <w:r>
        <w:instrText xml:space="preserve"> ADDIN ZOTERO_ITEM CSL_CITATION {"citationID":"HzC2ON0c","properties":{"formattedCitation":"{\\rtf US Army, \\uc0\\u8220{}Wave Information Studies.\\uc0\\u8221{}}","plainCitation":"US Army, “Wave Information Studies.”"},"citationItems":[{"id":46,"uris":["http://zotero.org/users/954774/items/V9P2PTBT"],"uri":["http://zotero.org/users/954774/items/V9P2PTBT"],"itemData":{"id":46,"type":"webpage","title":"Wave Information Studies","URL":"http://wis.usace.army.mil/hindcasts.shtml","author":[{"family":"US Army","given":"Corps of Engineers"}],"accessed":{"year":2012,"month":5,"day":31}}}],"schema":"https://github.com/citation-style-language/schema/raw/master/csl-citation.json"} </w:instrText>
      </w:r>
      <w:r>
        <w:fldChar w:fldCharType="separate"/>
      </w:r>
      <w:proofErr w:type="gramStart"/>
      <w:r w:rsidRPr="009A5497">
        <w:rPr>
          <w:szCs w:val="24"/>
        </w:rPr>
        <w:t>US Army, “Wave Information Studies.”</w:t>
      </w:r>
      <w:proofErr w:type="gramEnd"/>
      <w:r>
        <w:fldChar w:fldCharType="end"/>
      </w:r>
    </w:p>
  </w:endnote>
  <w:endnote w:id="26">
    <w:p w:rsidR="00671EFD" w:rsidRDefault="00671EFD" w:rsidP="00C021BD">
      <w:pPr>
        <w:pStyle w:val="EndnoteText"/>
      </w:pPr>
      <w:r>
        <w:rPr>
          <w:rStyle w:val="EndnoteReference"/>
        </w:rPr>
        <w:endnoteRef/>
      </w:r>
      <w:r>
        <w:t xml:space="preserve"> </w:t>
      </w:r>
      <w:r>
        <w:fldChar w:fldCharType="begin"/>
      </w:r>
      <w:r>
        <w:instrText xml:space="preserve"> ADDIN ZOTERO_ITEM CSL_CITATION {"citationID":"6lcgow9l","properties":{"formattedCitation":"{\\rtf M.A. Tayfun, \\uc0\\u8220{}Narrow-band Nonlinear Sea Waves,\\uc0\\u8221{} \\i Journal of Geophysical Research\\i0{} 85, no. C3 (1980): 1548\\uc0\\u8211{}1552.}","plainCitation":"M.A. Tayfun, “Narrow-band Nonlinear Sea Waves,” Journal of Geophysical Research 85, no. C3 (1980): 1548–1552."},"citationItems":[{"id":81,"uris":["http://zotero.org/users/954774/items/RMJEGB5S"],"uri":["http://zotero.org/users/954774/items/RMJEGB5S"],"itemData":{"id":81,"type":"article-journal","title":"Narrow-band nonlinear sea waves","container-title":"Journal of Geophysical Research","page":"1548-1552","volume":"85","issue":"C3","author":[{"family":"Tayfun","given":"M.A."}],"issued":{"year":1980},"page-first":"1548"}}],"schema":"https://github.com/citation-style-language/schema/raw/master/csl-citation.json"} </w:instrText>
      </w:r>
      <w:r>
        <w:fldChar w:fldCharType="separate"/>
      </w:r>
      <w:proofErr w:type="gramStart"/>
      <w:r w:rsidRPr="00FC29F2">
        <w:rPr>
          <w:szCs w:val="24"/>
        </w:rPr>
        <w:t xml:space="preserve">M.A. </w:t>
      </w:r>
      <w:proofErr w:type="spellStart"/>
      <w:r w:rsidRPr="00FC29F2">
        <w:rPr>
          <w:szCs w:val="24"/>
        </w:rPr>
        <w:t>Tayfun</w:t>
      </w:r>
      <w:proofErr w:type="spellEnd"/>
      <w:r w:rsidRPr="00FC29F2">
        <w:rPr>
          <w:szCs w:val="24"/>
        </w:rPr>
        <w:t xml:space="preserve">, “Narrow-band Nonlinear Sea Waves,” </w:t>
      </w:r>
      <w:r w:rsidRPr="00FC29F2">
        <w:rPr>
          <w:i/>
          <w:iCs/>
          <w:szCs w:val="24"/>
        </w:rPr>
        <w:t>Journal of Geophysical Research</w:t>
      </w:r>
      <w:r w:rsidRPr="00FC29F2">
        <w:rPr>
          <w:szCs w:val="24"/>
        </w:rPr>
        <w:t xml:space="preserve"> 85, no.</w:t>
      </w:r>
      <w:proofErr w:type="gramEnd"/>
      <w:r w:rsidRPr="00FC29F2">
        <w:rPr>
          <w:szCs w:val="24"/>
        </w:rPr>
        <w:t xml:space="preserve"> C3 (1980): 1548–1552.</w:t>
      </w:r>
      <w:r>
        <w:fldChar w:fldCharType="end"/>
      </w:r>
    </w:p>
  </w:endnote>
  <w:endnote w:id="27">
    <w:p w:rsidR="00671EFD" w:rsidRDefault="00671EFD" w:rsidP="00C021BD">
      <w:pPr>
        <w:pStyle w:val="EndnoteText"/>
      </w:pPr>
      <w:r>
        <w:rPr>
          <w:rStyle w:val="EndnoteReference"/>
        </w:rPr>
        <w:endnoteRef/>
      </w:r>
      <w:r>
        <w:t xml:space="preserve"> </w:t>
      </w:r>
      <w:r>
        <w:fldChar w:fldCharType="begin"/>
      </w:r>
      <w:r>
        <w:instrText xml:space="preserve"> ADDIN ZOTERO_ITEM CSL_CITATION {"citationID":"vG1GWcAT","properties":{"formattedCitation":"{\\rtf Herv\\uc0\\u233{} Socquet-Juglard et al., \\uc0\\u8220{}Probability Distributions of Surface Gravity Waves During Spectral Changes,\\uc0\\u8221{} \\i Journal of Fluid Mechanics\\i0{} 542, no. -1 (October 25, 2005): 195.}","plainCitation":"Hervé Socquet-Juglard et al., “Probability Distributions of Surface Gravity Waves During Spectral Changes,” Journal of Fluid Mechanics 542, no. -1 (October 25, 2005): 195."},"citationItems":[{"id":74,"uris":["http://zotero.org/users/954774/items/IT2FDH5D"],"uri":["http://zotero.org/users/954774/items/IT2FDH5D"],"itemData":{"id":74,"type":"article-journal","title":"Probability distributions of surface gravity waves during spectral changes","container-title":"Journal of Fluid Mechanics","page":"195","volume":"542","issue":"-1","DOI":"10.1017/S0022112005006312","author":[{"family":"Socquet-Juglard","given":"Hervé"},{"family":"Dysthe","given":"Kristian"},{"family":"Trulsen","given":"Karsten"},{"family":"Krogstad","given":"Harald E."},{"family":"Liu","given":"Jingdong"}],"issued":{"year":2005,"month":10,"day":25},"accessed":{"year":2012,"month":5,"day":31},"page-first":"195"}}],"schema":"https://github.com/citation-style-language/schema/raw/master/csl-citation.json"} </w:instrText>
      </w:r>
      <w:r>
        <w:fldChar w:fldCharType="separate"/>
      </w:r>
      <w:proofErr w:type="spellStart"/>
      <w:r w:rsidRPr="00FC29F2">
        <w:rPr>
          <w:szCs w:val="24"/>
        </w:rPr>
        <w:t>Hervé</w:t>
      </w:r>
      <w:proofErr w:type="spellEnd"/>
      <w:r w:rsidRPr="00FC29F2">
        <w:rPr>
          <w:szCs w:val="24"/>
        </w:rPr>
        <w:t xml:space="preserve"> </w:t>
      </w:r>
      <w:proofErr w:type="spellStart"/>
      <w:r w:rsidRPr="00FC29F2">
        <w:rPr>
          <w:szCs w:val="24"/>
        </w:rPr>
        <w:t>Socquet-Juglard</w:t>
      </w:r>
      <w:proofErr w:type="spellEnd"/>
      <w:r w:rsidRPr="00FC29F2">
        <w:rPr>
          <w:szCs w:val="24"/>
        </w:rPr>
        <w:t xml:space="preserve"> et al., “Probability Distributions of Surface Gravity Waves </w:t>
      </w:r>
      <w:proofErr w:type="gramStart"/>
      <w:r w:rsidRPr="00FC29F2">
        <w:rPr>
          <w:szCs w:val="24"/>
        </w:rPr>
        <w:t>During</w:t>
      </w:r>
      <w:proofErr w:type="gramEnd"/>
      <w:r w:rsidRPr="00FC29F2">
        <w:rPr>
          <w:szCs w:val="24"/>
        </w:rPr>
        <w:t xml:space="preserve"> Spectral Changes,” </w:t>
      </w:r>
      <w:r w:rsidRPr="00FC29F2">
        <w:rPr>
          <w:i/>
          <w:iCs/>
          <w:szCs w:val="24"/>
        </w:rPr>
        <w:t>Journal of Fluid Mechanics</w:t>
      </w:r>
      <w:r w:rsidRPr="00FC29F2">
        <w:rPr>
          <w:szCs w:val="24"/>
        </w:rPr>
        <w:t xml:space="preserve"> 542, no. -1 (October 25, 2005): 195.</w:t>
      </w:r>
      <w:r>
        <w:fldChar w:fldCharType="end"/>
      </w:r>
    </w:p>
  </w:endnote>
  <w:endnote w:id="28">
    <w:p w:rsidR="00671EFD" w:rsidRDefault="00671EFD" w:rsidP="00C021BD">
      <w:pPr>
        <w:pStyle w:val="EndnoteText"/>
      </w:pPr>
      <w:r>
        <w:rPr>
          <w:rStyle w:val="EndnoteReference"/>
        </w:rPr>
        <w:endnoteRef/>
      </w:r>
      <w:r>
        <w:t xml:space="preserve"> </w:t>
      </w:r>
      <w:r>
        <w:fldChar w:fldCharType="begin"/>
      </w:r>
      <w:r>
        <w:instrText xml:space="preserve"> ADDIN ZOTERO_ITEM CSL_CITATION {"citationID":"DclWlAeb","properties":{"formattedCitation":"{\\rtf Izadparast, \\uc0\\u8220{}Empirical Moment-Based Estimation of Rayleigh-Stokes Distribution Parameters\\uc0\\u8221{}, n.d., 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plainCitation":"Izadparast, “Empirical Moment-Based Estimation of Rayleigh-Stokes Distribution Parameters”, n.d., 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citationItems":[{"id":76,"uris":["http://zotero.org/users/954774/items/TC8CFCHH"],"uri":["http://zotero.org/users/954774/items/TC8CFCHH"],"itemData":{"id":76,"type":"webpage","title":"Empirical Moment-Based Estimation of Rayleigh-Stokes Distribution Parameters","URL":"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author":[{"family":"Izadparast","given":""}],"accessed":{"year":2012,"month":6,"day":1}}}],"schema":"https://github.com/citation-style-language/schema/raw/master/csl-citation.json"} </w:instrText>
      </w:r>
      <w:r>
        <w:fldChar w:fldCharType="separate"/>
      </w:r>
      <w:proofErr w:type="spellStart"/>
      <w:r w:rsidRPr="00FC29F2">
        <w:rPr>
          <w:szCs w:val="24"/>
        </w:rPr>
        <w:t>Izadparast</w:t>
      </w:r>
      <w:proofErr w:type="spellEnd"/>
      <w:r w:rsidRPr="00FC29F2">
        <w:rPr>
          <w:szCs w:val="24"/>
        </w:rPr>
        <w:t xml:space="preserve">, “Empirical Moment-Based Estimation of Rayleigh-Stokes Distribution Parameters”, </w:t>
      </w:r>
      <w:proofErr w:type="spellStart"/>
      <w:r w:rsidRPr="00FC29F2">
        <w:rPr>
          <w:szCs w:val="24"/>
        </w:rPr>
        <w:t>n.d</w:t>
      </w:r>
      <w:proofErr w:type="spellEnd"/>
      <w:r w:rsidRPr="00FC29F2">
        <w:rPr>
          <w:szCs w:val="24"/>
        </w:rPr>
        <w:t>., 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w:t>
      </w:r>
      <w:r>
        <w:fldChar w:fldCharType="end"/>
      </w:r>
    </w:p>
  </w:endnote>
  <w:endnote w:id="29">
    <w:p w:rsidR="00671EFD" w:rsidRDefault="00671EFD">
      <w:pPr>
        <w:pStyle w:val="EndnoteText"/>
      </w:pPr>
      <w:r>
        <w:rPr>
          <w:rStyle w:val="EndnoteReference"/>
        </w:rPr>
        <w:endnoteRef/>
      </w:r>
      <w:r>
        <w:t xml:space="preserve"> </w:t>
      </w:r>
      <w:r>
        <w:fldChar w:fldCharType="begin"/>
      </w:r>
      <w:r>
        <w:instrText xml:space="preserve"> ADDIN ZOTERO_ITEM CSL_CITATION {"citationID":"AcMUTslT","properties":{"formattedCitation":"{\\rtf Papalexiou, Koutsoyiannis, and Montanari, \\uc0\\u8220{}Can a Simple Stochastic Model Generate Rich Patterns of Rainfall Events?\\uc0\\u8221{}.}","plainCitation":"Papalexiou, Koutsoyiannis, and Montanari, “Can a Simple Stochastic Model Generate Rich Patterns of Rainfall Events?”."},"citationItems":[{"id":250,"uris":["http://zotero.org/users/954774/items/6VU5MXEJ"],"uri":["http://zotero.org/users/954774/items/6VU5MXEJ"],"itemData":{"id":250,"type":"article-journal","title":"Can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fldChar w:fldCharType="separate"/>
      </w:r>
      <w:proofErr w:type="spellStart"/>
      <w:r w:rsidRPr="009A5497">
        <w:rPr>
          <w:szCs w:val="24"/>
        </w:rPr>
        <w:t>Papalexiou</w:t>
      </w:r>
      <w:proofErr w:type="spellEnd"/>
      <w:r w:rsidRPr="009A5497">
        <w:rPr>
          <w:szCs w:val="24"/>
        </w:rPr>
        <w:t xml:space="preserve">, </w:t>
      </w:r>
      <w:proofErr w:type="spellStart"/>
      <w:r w:rsidRPr="009A5497">
        <w:rPr>
          <w:szCs w:val="24"/>
        </w:rPr>
        <w:t>Koutsoyiannis</w:t>
      </w:r>
      <w:proofErr w:type="spellEnd"/>
      <w:r w:rsidRPr="009A5497">
        <w:rPr>
          <w:szCs w:val="24"/>
        </w:rPr>
        <w:t xml:space="preserve">, and </w:t>
      </w:r>
      <w:proofErr w:type="spellStart"/>
      <w:r w:rsidRPr="009A5497">
        <w:rPr>
          <w:szCs w:val="24"/>
        </w:rPr>
        <w:t>Montanari</w:t>
      </w:r>
      <w:proofErr w:type="spellEnd"/>
      <w:r w:rsidRPr="009A5497">
        <w:rPr>
          <w:szCs w:val="24"/>
        </w:rPr>
        <w:t>, “Can a Simple Stochastic Model Generate Rich Patterns of Rainfall Events?</w:t>
      </w:r>
      <w:proofErr w:type="gramStart"/>
      <w:r w:rsidRPr="009A5497">
        <w:rPr>
          <w:szCs w:val="24"/>
        </w:rPr>
        <w:t>”.</w:t>
      </w:r>
      <w:proofErr w:type="gramEnd"/>
      <w:r>
        <w:fldChar w:fldCharType="end"/>
      </w:r>
    </w:p>
  </w:endnote>
  <w:endnote w:id="30">
    <w:p w:rsidR="00671EFD" w:rsidRDefault="00671EFD">
      <w:pPr>
        <w:pStyle w:val="EndnoteText"/>
      </w:pPr>
      <w:r>
        <w:rPr>
          <w:rStyle w:val="EndnoteReference"/>
        </w:rPr>
        <w:endnoteRef/>
      </w:r>
      <w:r>
        <w:t xml:space="preserve"> </w:t>
      </w:r>
      <w:r>
        <w:fldChar w:fldCharType="begin"/>
      </w:r>
      <w:r>
        <w:instrText xml:space="preserve"> ADDIN ZOTERO_ITEM CSL_CITATION {"citationID":"diZWbBrB","properties":{"formattedCitation":"Ibid.","plainCitation":"Ibid."},"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fldChar w:fldCharType="separate"/>
      </w:r>
      <w:r w:rsidRPr="009A5497">
        <w:t>Ibid.</w:t>
      </w:r>
      <w:r>
        <w:fldChar w:fldCharType="end"/>
      </w:r>
    </w:p>
  </w:endnote>
  <w:endnote w:id="31">
    <w:p w:rsidR="00671EFD" w:rsidRDefault="00671EFD">
      <w:pPr>
        <w:pStyle w:val="EndnoteText"/>
      </w:pPr>
      <w:r>
        <w:rPr>
          <w:rStyle w:val="EndnoteReference"/>
        </w:rPr>
        <w:endnoteRef/>
      </w:r>
      <w:r>
        <w:t xml:space="preserve"> </w:t>
      </w:r>
      <w:r>
        <w:fldChar w:fldCharType="begin"/>
      </w:r>
      <w:r>
        <w:instrText xml:space="preserve"> ADDIN ZOTERO_ITEM CSL_CITATION {"citationID":"e0ZW83g0","properties":{"formattedCitation":"{\\rtf J.R.A. Watson, \\i High-sensitivity GPS L1 Signal Analysis for Indoor Channel Modelling\\i0{} (University of Calgary, Department of Geomatics Engineering, 2005).}","plainCitation":"J.R.A. Watson, High-sensitivity GPS L1 Signal Analysis for Indoor Channel Modelling (University of Calgary, Department of Geomatics Engineering, 2005)."},"citationItems":[{"id":360,"uris":["http://zotero.org/users/954774/items/NWG2HKQ5"],"uri":["http://zotero.org/users/954774/items/NWG2HKQ5"],"itemData":{"id":360,"type":"book","title":"High-sensitivity GPS L1 signal analysis for indoor channel modelling","publisher":"University of Calgary, Department of Geomatics Engineering","ISBN":"0494057092","author":[{"family":"Watson","given":"J.R.A."}],"issued":{"year":2005}}}],"schema":"https://github.com/citation-style-language/schema/raw/master/csl-citation.json"} </w:instrText>
      </w:r>
      <w:r>
        <w:fldChar w:fldCharType="separate"/>
      </w:r>
      <w:r w:rsidRPr="00A55475">
        <w:rPr>
          <w:szCs w:val="24"/>
        </w:rPr>
        <w:t xml:space="preserve">J.R.A. Watson, </w:t>
      </w:r>
      <w:r w:rsidRPr="00A55475">
        <w:rPr>
          <w:i/>
          <w:iCs/>
          <w:szCs w:val="24"/>
        </w:rPr>
        <w:t xml:space="preserve">High-sensitivity GPS L1 Signal Analysis for Indoor Channel </w:t>
      </w:r>
      <w:proofErr w:type="spellStart"/>
      <w:r w:rsidRPr="00A55475">
        <w:rPr>
          <w:i/>
          <w:iCs/>
          <w:szCs w:val="24"/>
        </w:rPr>
        <w:t>Modelling</w:t>
      </w:r>
      <w:proofErr w:type="spellEnd"/>
      <w:r w:rsidRPr="00A55475">
        <w:rPr>
          <w:szCs w:val="24"/>
        </w:rPr>
        <w:t xml:space="preserve"> (University of Calgary, Department of </w:t>
      </w:r>
      <w:proofErr w:type="spellStart"/>
      <w:r w:rsidRPr="00A55475">
        <w:rPr>
          <w:szCs w:val="24"/>
        </w:rPr>
        <w:t>Geomatics</w:t>
      </w:r>
      <w:proofErr w:type="spellEnd"/>
      <w:r w:rsidRPr="00A55475">
        <w:rPr>
          <w:szCs w:val="24"/>
        </w:rPr>
        <w:t xml:space="preserve"> Engineering, 2005).</w:t>
      </w:r>
      <w:r>
        <w:fldChar w:fldCharType="end"/>
      </w:r>
    </w:p>
  </w:endnote>
  <w:endnote w:id="32">
    <w:p w:rsidR="00671EFD" w:rsidRDefault="00671EFD">
      <w:pPr>
        <w:pStyle w:val="EndnoteText"/>
      </w:pPr>
      <w:r>
        <w:rPr>
          <w:rStyle w:val="EndnoteReference"/>
        </w:rPr>
        <w:endnoteRef/>
      </w:r>
      <w:r>
        <w:t xml:space="preserve"> </w:t>
      </w:r>
      <w:r>
        <w:fldChar w:fldCharType="begin"/>
      </w:r>
      <w:r>
        <w:instrText xml:space="preserve"> ADDIN ZOTERO_ITEM CSL_CITATION {"citationID":"pTeagywy","properties":{"formattedCitation":"{\\rtf M. Chen et al., \\uc0\\u8220{}Design and Construction of a Wildfire Instrumentation System Using Networked Sensors,\\uc0\\u8221{} \\i Network Embedded Systems Technology (NEST) Retreat, Oakland California. Retrieved April\\i0{} 5 (2004).}","plainCitation":"M. Chen et al., “Design and Construction of a Wildfire Instrumentation System Using Networked Sensors,” Network Embedded Systems Technology (NEST) Retreat, Oakland California. Retrieved April 5 (2004)."},"citationItems":[{"id":376,"uris":["http://zotero.org/users/954774/items/UTG4ZC8U"],"uri":["http://zotero.org/users/954774/items/UTG4ZC8U"],"itemData":{"id":376,"type":"article-journal","title":"Design and construction of a wildfire instrumentation system using networked sensors","container-title":"Network Embedded Systems Technology (NEST) Retreat, Oakland California. Retrieved April","volume":"5","author":[{"family":"Chen","given":"M."},{"family":"Majidi","given":"C."},{"family":"Doolin","given":"D."},{"family":"Glaser","given":"S."},{"family":"Sitar","given":"N."}],"issued":{"year":2004}}}],"schema":"https://github.com/citation-style-language/schema/raw/master/csl-citation.json"} </w:instrText>
      </w:r>
      <w:r>
        <w:fldChar w:fldCharType="separate"/>
      </w:r>
      <w:r w:rsidRPr="00A55475">
        <w:rPr>
          <w:szCs w:val="24"/>
        </w:rPr>
        <w:t xml:space="preserve">M. Chen et al., “Design and Construction of a Wildfire Instrumentation System Using Networked Sensors,” </w:t>
      </w:r>
      <w:r w:rsidRPr="00A55475">
        <w:rPr>
          <w:i/>
          <w:iCs/>
          <w:szCs w:val="24"/>
        </w:rPr>
        <w:t>Network Embedded Systems Technology (NEST) Retreat, Oakland California. Retrieved April</w:t>
      </w:r>
      <w:r w:rsidRPr="00A55475">
        <w:rPr>
          <w:szCs w:val="24"/>
        </w:rPr>
        <w:t xml:space="preserve"> 5 (2004).</w:t>
      </w:r>
      <w:r>
        <w:fldChar w:fldCharType="end"/>
      </w:r>
    </w:p>
  </w:endnote>
  <w:endnote w:id="33">
    <w:p w:rsidR="00671EFD" w:rsidRDefault="00671EFD" w:rsidP="001570BA">
      <w:pPr>
        <w:pStyle w:val="EndnoteText"/>
      </w:pPr>
      <w:r>
        <w:rPr>
          <w:rStyle w:val="EndnoteReference"/>
        </w:rPr>
        <w:endnoteRef/>
      </w:r>
      <w:r>
        <w:t xml:space="preserve"> </w:t>
      </w:r>
      <w:r>
        <w:fldChar w:fldCharType="begin"/>
      </w:r>
      <w:r>
        <w:instrText xml:space="preserve"> ADDIN ZOTERO_ITEM CSL_CITATION {"citationID":"mEIaAUVH","properties":{"formattedCitation":"{\\rtf U. Grenander and A. Srivastava, \\uc0\\u8220{}Probability Models for Clutter in Natural Images,\\uc0\\u8221{} \\i Pattern Analysis and Machine Intelligence, IEEE Transactions On\\i0{} 23, no. 4 (2001): 424\\uc0\\u8211{}429.}","plainCitation":"U. Grenander and A. Srivastava, “Probability Models for Clutter in Natural Images,” Pattern Analysis and Machine Intelligence, IEEE Transactions On 23, no. 4 (2001): 424–429."},"citationItems":[{"id":3,"uris":["http://zotero.org/users/954774/items/9FHH9TXW"],"uri":["http://zotero.org/users/954774/items/9FHH9TXW"],"itemData":{"id":3,"type":"article-journal","title":"Probability models for clutter in natural images","container-title":"Pattern Analysis and Machine Intelligence, IEEE Transactions on","page":"424-429","volume":"23","issue":"4","author":[{"family":"Grenander","given":"U."},{"family":"Srivastava","given":"A."}],"issued":{"year":2001},"page-first":"424"}}],"schema":"https://github.com/citation-style-language/schema/raw/master/csl-citation.json"} </w:instrText>
      </w:r>
      <w:r>
        <w:fldChar w:fldCharType="separate"/>
      </w:r>
      <w:r w:rsidRPr="001570BA">
        <w:rPr>
          <w:szCs w:val="24"/>
        </w:rPr>
        <w:t xml:space="preserve">U. </w:t>
      </w:r>
      <w:proofErr w:type="spellStart"/>
      <w:r w:rsidRPr="001570BA">
        <w:rPr>
          <w:szCs w:val="24"/>
        </w:rPr>
        <w:t>Grenander</w:t>
      </w:r>
      <w:proofErr w:type="spellEnd"/>
      <w:r w:rsidRPr="001570BA">
        <w:rPr>
          <w:szCs w:val="24"/>
        </w:rPr>
        <w:t xml:space="preserve"> and A. </w:t>
      </w:r>
      <w:proofErr w:type="spellStart"/>
      <w:r w:rsidRPr="001570BA">
        <w:rPr>
          <w:szCs w:val="24"/>
        </w:rPr>
        <w:t>Srivastava</w:t>
      </w:r>
      <w:proofErr w:type="spellEnd"/>
      <w:r w:rsidRPr="001570BA">
        <w:rPr>
          <w:szCs w:val="24"/>
        </w:rPr>
        <w:t xml:space="preserve">, “Probability Models for Clutter in Natural Images,” </w:t>
      </w:r>
      <w:r w:rsidRPr="001570BA">
        <w:rPr>
          <w:i/>
          <w:iCs/>
          <w:szCs w:val="24"/>
        </w:rPr>
        <w:t xml:space="preserve">Pattern Analysis and Machine Intelligence, IEEE Transactions </w:t>
      </w:r>
      <w:proofErr w:type="gramStart"/>
      <w:r w:rsidRPr="001570BA">
        <w:rPr>
          <w:i/>
          <w:iCs/>
          <w:szCs w:val="24"/>
        </w:rPr>
        <w:t>On</w:t>
      </w:r>
      <w:proofErr w:type="gramEnd"/>
      <w:r w:rsidRPr="001570BA">
        <w:rPr>
          <w:szCs w:val="24"/>
        </w:rPr>
        <w:t xml:space="preserve"> 23, no. 4 (2001): 424–429.</w:t>
      </w:r>
      <w:r>
        <w:fldChar w:fldCharType="end"/>
      </w:r>
    </w:p>
  </w:endnote>
  <w:endnote w:id="34">
    <w:p w:rsidR="00671EFD" w:rsidRDefault="00671EFD">
      <w:pPr>
        <w:pStyle w:val="EndnoteText"/>
      </w:pPr>
      <w:r>
        <w:rPr>
          <w:rStyle w:val="EndnoteReference"/>
        </w:rPr>
        <w:endnoteRef/>
      </w:r>
      <w:r>
        <w:t xml:space="preserve"> </w:t>
      </w:r>
      <w:r>
        <w:fldChar w:fldCharType="begin"/>
      </w:r>
      <w:r>
        <w:instrText xml:space="preserve"> ADDIN ZOTERO_ITEM CSL_CITATION {"citationID":"HF5Sz2N1","properties":{"formattedCitation":"{\\rtf Yuan, \\uc0\\u8220{}Cloud Macroscopic Organization.\\uc0\\u8221{}}","plainCitation":"Yuan, “Cloud Macroscopic Organization.”"},"citationItems":[{"id":154,"uris":["http://zotero.org/users/954774/items/DKII7VHE"],"uri":["http://zotero.org/users/954774/items/DKII7VHE"],"itemData":{"id":154,"type":"article-journal","title":"Cloud macroscopic organization: order emerging from randomness","container-title":"Atmos. Chem. Phys","page":"7483–7490","volume":"11","shortTitle":"Cloud macroscopic organization","author":[{"family":"Yuan","given":"T."}],"issued":{"year":2011},"page-first":"7483–7490"}}],"schema":"https://github.com/citation-style-language/schema/raw/master/csl-citation.json"} </w:instrText>
      </w:r>
      <w:r>
        <w:fldChar w:fldCharType="separate"/>
      </w:r>
      <w:r w:rsidRPr="009A5497">
        <w:rPr>
          <w:szCs w:val="24"/>
        </w:rPr>
        <w:t>Yuan, “Cloud Macroscopic Organization.”</w:t>
      </w:r>
      <w:r>
        <w:fldChar w:fldCharType="end"/>
      </w:r>
    </w:p>
  </w:endnote>
  <w:endnote w:id="35">
    <w:p w:rsidR="00671EFD" w:rsidRDefault="00671EFD">
      <w:pPr>
        <w:pStyle w:val="EndnoteText"/>
      </w:pPr>
      <w:r>
        <w:rPr>
          <w:rStyle w:val="EndnoteReference"/>
        </w:rPr>
        <w:endnoteRef/>
      </w:r>
      <w:r>
        <w:t xml:space="preserve"> </w:t>
      </w:r>
      <w:r>
        <w:fldChar w:fldCharType="begin"/>
      </w:r>
      <w:r>
        <w:instrText xml:space="preserve"> ADDIN ZOTERO_ITEM CSL_CITATION {"citationID":"OMVhQuk3","properties":{"formattedCitation":"{\\rtf K. Telmer, M. Costa, and J. MacGregor, \\uc0\\u8220{}K&amp;C Science Report\\uc0\\u8211{}Phase 1 Global Lake Census\\uc0\\u8221{} (n.d.).}","plainCitation":"K. Telmer, M. Costa, and J. MacGregor, “K&amp;C Science Report–Phase 1 Global Lake Census” (n.d.)."},"citationItems":[{"id":355,"uris":["http://zotero.org/users/954774/items/4CQGFVTU"],"uri":["http://zotero.org/users/954774/items/4CQGFVTU"],"itemData":{"id":355,"type":"article-journal","title":"K&amp;C Science Report–Phase 1 Global Lake Census","author":[{"family":"Telmer","given":"K."},{"family":"Costa","given":"M."},{"family":"MacGregor","given":"J."}]}}],"schema":"https://github.com/citation-style-language/schema/raw/master/csl-citation.json"} </w:instrText>
      </w:r>
      <w:r>
        <w:fldChar w:fldCharType="separate"/>
      </w:r>
      <w:r w:rsidRPr="00A55475">
        <w:rPr>
          <w:szCs w:val="24"/>
        </w:rPr>
        <w:t xml:space="preserve">K. </w:t>
      </w:r>
      <w:proofErr w:type="spellStart"/>
      <w:r w:rsidRPr="00A55475">
        <w:rPr>
          <w:szCs w:val="24"/>
        </w:rPr>
        <w:t>Telmer</w:t>
      </w:r>
      <w:proofErr w:type="spellEnd"/>
      <w:r w:rsidRPr="00A55475">
        <w:rPr>
          <w:szCs w:val="24"/>
        </w:rPr>
        <w:t xml:space="preserve">, M. Costa, and J. </w:t>
      </w:r>
      <w:proofErr w:type="spellStart"/>
      <w:r w:rsidRPr="00A55475">
        <w:rPr>
          <w:szCs w:val="24"/>
        </w:rPr>
        <w:t>MacGregor</w:t>
      </w:r>
      <w:proofErr w:type="spellEnd"/>
      <w:r w:rsidRPr="00A55475">
        <w:rPr>
          <w:szCs w:val="24"/>
        </w:rPr>
        <w:t>, “K&amp;C Science Report–Phase 1 Global Lake Census” (</w:t>
      </w:r>
      <w:proofErr w:type="spellStart"/>
      <w:r w:rsidRPr="00A55475">
        <w:rPr>
          <w:szCs w:val="24"/>
        </w:rPr>
        <w:t>n.d</w:t>
      </w:r>
      <w:proofErr w:type="spellEnd"/>
      <w:r w:rsidRPr="00A55475">
        <w:rPr>
          <w:szCs w:val="24"/>
        </w:rPr>
        <w:t>.).</w:t>
      </w:r>
      <w:r>
        <w:fldChar w:fldCharType="end"/>
      </w:r>
    </w:p>
  </w:endnote>
  <w:endnote w:id="36">
    <w:p w:rsidR="00671EFD" w:rsidRDefault="00671EFD">
      <w:pPr>
        <w:pStyle w:val="EndnoteText"/>
      </w:pPr>
      <w:r>
        <w:rPr>
          <w:rStyle w:val="EndnoteReference"/>
        </w:rPr>
        <w:endnoteRef/>
      </w:r>
      <w:r>
        <w:t xml:space="preserve"> </w:t>
      </w:r>
      <w:r>
        <w:fldChar w:fldCharType="begin"/>
      </w:r>
      <w:r>
        <w:instrText xml:space="preserve"> ADDIN ZOTERO_ITEM CSL_CITATION {"citationID":"nBeHoOcv","properties":{"formattedCitation":"{\\rtf S.K. HAMILTON et al., \\uc0\\u8220{}Estimation of the Fractal Dimension of Terrain from Lake Size Distributions,\\uc0\\u8221{} \\i Lowland Floodplain Rivers: Geomorphological Perspectives. Wiley\\i0{} (1992): 145\\uc0\\u8211{}163.}","plainCitation":"S.K. HAMILTON et al., “Estimation of the Fractal Dimension of Terrain from Lake Size Distributions,” Lowland Floodplain Rivers: Geomorphological Perspectives. Wiley (1992): 145–163."},"citationItems":[{"id":357,"uris":["http://zotero.org/users/954774/items/BZBKDTTN"],"uri":["http://zotero.org/users/954774/items/BZBKDTTN"],"itemData":{"id":357,"type":"article-journal","title":"Estimation of the fractal dimension of terrain from lake size distributions","container-title":"Lowland floodplain rivers: Geomorphological perspectives. Wiley","page":"145-163","author":[{"family":"HAMILTON","given":"S.K."},{"family":"MELACK","given":"J.M."},{"family":"GOODCHILD","given":"M.F."},{"family":"Lewis","given":"WM"}],"issued":{"year":1992},"page-first":"145"}}],"schema":"https://github.com/citation-style-language/schema/raw/master/csl-citation.json"} </w:instrText>
      </w:r>
      <w:r>
        <w:fldChar w:fldCharType="separate"/>
      </w:r>
      <w:r w:rsidRPr="00A55475">
        <w:rPr>
          <w:szCs w:val="24"/>
        </w:rPr>
        <w:t xml:space="preserve">S.K. HAMILTON et al., “Estimation of the Fractal Dimension of Terrain from Lake Size Distributions,” </w:t>
      </w:r>
      <w:r w:rsidRPr="00A55475">
        <w:rPr>
          <w:i/>
          <w:iCs/>
          <w:szCs w:val="24"/>
        </w:rPr>
        <w:t xml:space="preserve">Lowland Floodplain Rivers: </w:t>
      </w:r>
      <w:proofErr w:type="spellStart"/>
      <w:r w:rsidRPr="00A55475">
        <w:rPr>
          <w:i/>
          <w:iCs/>
          <w:szCs w:val="24"/>
        </w:rPr>
        <w:t>Geomorphological</w:t>
      </w:r>
      <w:proofErr w:type="spellEnd"/>
      <w:r w:rsidRPr="00A55475">
        <w:rPr>
          <w:i/>
          <w:iCs/>
          <w:szCs w:val="24"/>
        </w:rPr>
        <w:t xml:space="preserve"> Perspectives. Wiley</w:t>
      </w:r>
      <w:r w:rsidRPr="00A55475">
        <w:rPr>
          <w:szCs w:val="24"/>
        </w:rPr>
        <w:t xml:space="preserve"> (1992): 145–163.</w:t>
      </w:r>
      <w:r>
        <w:fldChar w:fldCharType="end"/>
      </w:r>
    </w:p>
  </w:endnote>
  <w:endnote w:id="37">
    <w:p w:rsidR="00671EFD" w:rsidRDefault="00671EFD">
      <w:pPr>
        <w:pStyle w:val="EndnoteText"/>
      </w:pPr>
      <w:r>
        <w:rPr>
          <w:rStyle w:val="EndnoteReference"/>
        </w:rPr>
        <w:endnoteRef/>
      </w:r>
      <w:r>
        <w:t xml:space="preserve"> </w:t>
      </w:r>
      <w:r>
        <w:fldChar w:fldCharType="begin"/>
      </w:r>
      <w:r>
        <w:instrText xml:space="preserve"> ADDIN ZOTERO_ITEM CSL_CITATION {"citationID":"f2xolUq8","properties":{"formattedCitation":"{\\rtf Downing et al., \\uc0\\u8220{}The Global Abundance and Size Distribution of Lakes, Ponds, and Impoundments.\\uc0\\u8221{}}","plainCitation":"Downing et al., “The Global Abundance and Size Distribution of Lakes, Ponds, and Impoundments.”"},"citationItems":[{"id":285,"uris":["http://zotero.org/users/954774/items/8H5TEKSA"],"uri":["http://zotero.org/users/954774/items/8H5TEKSA"],"itemData":{"id":285,"type":"article-journal","title":"The global abundance and size distribution of lakes, ponds, and impoundments","container-title":"Limnology and Oceanography","page":"2388–2397","author":[{"family":"Downing","given":"J. A."},{"family":"Prairie","given":"Y. T."},{"family":"Cole","given":"J. J."},{"family":"Duarte","given":"C. M."},{"family":"Tranvik","given":"L. J."},{"family":"Striegl","given":"R. G."},{"family":"McDowell","given":"W. H."},{"family":"Kortelainen","given":"P."},{"family":"Caraco","given":"N. F."},{"family":"Melack","given":"J. M."},{"family":"others","given":""}],"issued":{"year":2006},"page-first":"2388–2397"}}],"schema":"https://github.com/citation-style-language/schema/raw/master/csl-citation.json"} </w:instrText>
      </w:r>
      <w:r>
        <w:fldChar w:fldCharType="separate"/>
      </w:r>
      <w:proofErr w:type="gramStart"/>
      <w:r w:rsidRPr="00F32D7E">
        <w:rPr>
          <w:szCs w:val="24"/>
        </w:rPr>
        <w:t>Downing et al., “The Global Abundance and Size Distribution of Lakes, Ponds, and Impoundments.”</w:t>
      </w:r>
      <w:proofErr w:type="gramEnd"/>
      <w:r>
        <w:fldChar w:fldCharType="end"/>
      </w:r>
    </w:p>
  </w:endnote>
  <w:endnote w:id="38">
    <w:p w:rsidR="00671EFD" w:rsidRDefault="00671EFD">
      <w:pPr>
        <w:pStyle w:val="EndnoteText"/>
      </w:pPr>
      <w:r>
        <w:rPr>
          <w:rStyle w:val="EndnoteReference"/>
        </w:rPr>
        <w:endnoteRef/>
      </w:r>
      <w:r>
        <w:t xml:space="preserve"> </w:t>
      </w:r>
      <w:r>
        <w:fldChar w:fldCharType="begin"/>
      </w:r>
      <w:r>
        <w:instrText xml:space="preserve"> ADDIN ZOTERO_ITEM CSL_CITATION {"citationID":"zg3OSnzG","properties":{"formattedCitation":"{\\rtf C.M.R. Platt, \\uc0\\u8220{}A Parameterization of the Visible Extinction Coefficient of Ice Clouds in Terms of the Ice/water Content,\\uc0\\u8221{} \\i Journal of the Atmospheric Sciences\\i0{} 54, no. 16 (1997): 2083\\uc0\\u8211{}2098.}","plainCitation":"C.M.R. Platt, “A Parameterization of the Visible Extinction Coefficient of Ice Clouds in Terms of the Ice/water Content,” Journal of the Atmospheric Sciences 54, no. 16 (1997): 2083–2098."},"citationItems":[{"id":34,"uris":["http://zotero.org/users/954774/items/M86QJ5NG"],"uri":["http://zotero.org/users/954774/items/M86QJ5NG"],"itemData":{"id":34,"type":"article-journal","title":"A parameterization of the visible extinction coefficient of ice clouds in terms of the ice/water content","container-title":"Journal of the atmospheric sciences","page":"2083-2098","volume":"54","issue":"16","author":[{"family":"Platt","given":"C.M.R."}],"issued":{"year":1997},"page-first":"2083"}}],"schema":"https://github.com/citation-style-language/schema/raw/master/csl-citation.json"} </w:instrText>
      </w:r>
      <w:r>
        <w:fldChar w:fldCharType="separate"/>
      </w:r>
      <w:r w:rsidRPr="009A5497">
        <w:rPr>
          <w:szCs w:val="24"/>
        </w:rPr>
        <w:t xml:space="preserve">C.M.R. Platt, “A Parameterization of the Visible Extinction Coefficient of Ice Clouds in Terms of the Ice/water Content,” </w:t>
      </w:r>
      <w:r w:rsidRPr="009A5497">
        <w:rPr>
          <w:i/>
          <w:iCs/>
          <w:szCs w:val="24"/>
        </w:rPr>
        <w:t>Journal of the Atmospheric Sciences</w:t>
      </w:r>
      <w:r w:rsidRPr="009A5497">
        <w:rPr>
          <w:szCs w:val="24"/>
        </w:rPr>
        <w:t xml:space="preserve"> 54, no. 16 (1997): 2083–2098.</w:t>
      </w:r>
      <w:r>
        <w:fldChar w:fldCharType="end"/>
      </w:r>
    </w:p>
  </w:endnote>
  <w:endnote w:id="39">
    <w:p w:rsidR="00671EFD" w:rsidRDefault="00671EFD">
      <w:pPr>
        <w:pStyle w:val="EndnoteText"/>
      </w:pPr>
      <w:r>
        <w:rPr>
          <w:rStyle w:val="EndnoteReference"/>
        </w:rPr>
        <w:endnoteRef/>
      </w:r>
      <w:r>
        <w:t xml:space="preserve"> </w:t>
      </w:r>
      <w:r>
        <w:fldChar w:fldCharType="begin"/>
      </w:r>
      <w:r>
        <w:instrText xml:space="preserve"> ADDIN ZOTERO_ITEM CSL_CITATION {"citationID":"VIKUN53F","properties":{"formattedCitation":"{\\rtf Wu, \\uc0\\u8220{}MLS Cloud Ice Measurements.\\uc0\\u8221{}}","plainCitation":"Wu, “MLS Cloud Ice Measurements.”"},"citationItems":[{"id":364,"uris":["http://zotero.org/users/954774/items/EETCFFBR"],"uri":["http://zotero.org/users/954774/items/EETCFFBR"],"itemData":{"id":364,"type":"webpage","title":"MLS Cloud Ice Measurements","URL":"http://mls.jpl.nasa.gov/dwu/cloud/index.html","author":[{"family":"Wu","given":"Dong L."}],"accessed":{"year":2012,"month":4,"day":27}}}],"schema":"https://github.com/citation-style-language/schema/raw/master/csl-citation.json"} </w:instrText>
      </w:r>
      <w:r>
        <w:fldChar w:fldCharType="separate"/>
      </w:r>
      <w:proofErr w:type="gramStart"/>
      <w:r w:rsidRPr="00B2033E">
        <w:rPr>
          <w:szCs w:val="24"/>
        </w:rPr>
        <w:t>Wu, “MLS Cloud Ice Measurements.”</w:t>
      </w:r>
      <w:proofErr w:type="gramEnd"/>
      <w:r>
        <w:fldChar w:fldCharType="end"/>
      </w:r>
    </w:p>
  </w:endnote>
  <w:endnote w:id="40">
    <w:p w:rsidR="00671EFD" w:rsidRDefault="00671EFD">
      <w:pPr>
        <w:pStyle w:val="EndnoteText"/>
      </w:pPr>
      <w:r>
        <w:rPr>
          <w:rStyle w:val="EndnoteReference"/>
        </w:rPr>
        <w:endnoteRef/>
      </w:r>
      <w:r>
        <w:t xml:space="preserve"> </w:t>
      </w:r>
      <w:r>
        <w:fldChar w:fldCharType="begin"/>
      </w:r>
      <w:r>
        <w:instrText xml:space="preserve"> ADDIN ZOTERO_ITEM CSL_CITATION {"citationID":"ORVbTVcW","properties":{"formattedCitation":"{\\rtf D.L. Wu, J.H. Jiang, and C.P. Davis, \\uc0\\u8220{}EOS MLS Cloud Ice Measurements and Cloudy-sky Radiative Transfer Model,\\uc0\\u8221{} \\i Geoscience and Remote Sensing, IEEE Transactions On\\i0{} 44, no. 5 (2006): 1156\\uc0\\u8211{}1165.}","plainCitation":"D.L. Wu, J.H. Jiang, and C.P. Davis, “EOS MLS Cloud Ice Measurements and Cloudy-sky Radiative Transfer Model,” Geoscience and Remote Sensing, IEEE Transactions On 44, no. 5 (2006): 1156–1165."},"citationItems":[{"id":368,"uris":["http://zotero.org/users/954774/items/2F885EDT"],"uri":["http://zotero.org/users/954774/items/2F885EDT"],"itemData":{"id":368,"type":"article-journal","title":"EOS MLS cloud ice measurements and cloudy-sky radiative transfer model","container-title":"Geoscience and Remote Sensing, IEEE Transactions on","page":"1156-1165","volume":"44","issue":"5","author":[{"family":"Wu","given":"D.L."},{"family":"Jiang","given":"J.H."},{"family":"Davis","given":"C.P."}],"issued":{"year":2006},"page-first":"1156"}}],"schema":"https://github.com/citation-style-language/schema/raw/master/csl-citation.json"} </w:instrText>
      </w:r>
      <w:r>
        <w:fldChar w:fldCharType="separate"/>
      </w:r>
      <w:r w:rsidRPr="00B2033E">
        <w:rPr>
          <w:szCs w:val="24"/>
        </w:rPr>
        <w:t xml:space="preserve">D.L. Wu, J.H. Jiang, and C.P. Davis, “EOS MLS Cloud Ice Measurements and Cloudy-sky </w:t>
      </w:r>
      <w:proofErr w:type="spellStart"/>
      <w:r w:rsidRPr="00B2033E">
        <w:rPr>
          <w:szCs w:val="24"/>
        </w:rPr>
        <w:t>Radiative</w:t>
      </w:r>
      <w:proofErr w:type="spellEnd"/>
      <w:r w:rsidRPr="00B2033E">
        <w:rPr>
          <w:szCs w:val="24"/>
        </w:rPr>
        <w:t xml:space="preserve"> Transfer Model,” </w:t>
      </w:r>
      <w:proofErr w:type="spellStart"/>
      <w:r w:rsidRPr="00B2033E">
        <w:rPr>
          <w:i/>
          <w:iCs/>
          <w:szCs w:val="24"/>
        </w:rPr>
        <w:t>Geoscience</w:t>
      </w:r>
      <w:proofErr w:type="spellEnd"/>
      <w:r w:rsidRPr="00B2033E">
        <w:rPr>
          <w:i/>
          <w:iCs/>
          <w:szCs w:val="24"/>
        </w:rPr>
        <w:t xml:space="preserve"> and Remote Sensing, IEEE Transactions On</w:t>
      </w:r>
      <w:r w:rsidRPr="00B2033E">
        <w:rPr>
          <w:szCs w:val="24"/>
        </w:rPr>
        <w:t xml:space="preserve"> 44, no. 5 (2006): 1156–1165.</w:t>
      </w:r>
      <w:r>
        <w:fldChar w:fldCharType="end"/>
      </w:r>
    </w:p>
  </w:endnote>
  <w:endnote w:id="41">
    <w:p w:rsidR="00671EFD" w:rsidRDefault="00671EFD">
      <w:pPr>
        <w:pStyle w:val="EndnoteText"/>
      </w:pPr>
      <w:r>
        <w:rPr>
          <w:rStyle w:val="EndnoteReference"/>
        </w:rPr>
        <w:endnoteRef/>
      </w:r>
      <w:r>
        <w:t xml:space="preserve"> </w:t>
      </w:r>
      <w:r>
        <w:fldChar w:fldCharType="begin"/>
      </w:r>
      <w:r>
        <w:instrText xml:space="preserve"> ADDIN ZOTERO_ITEM CSL_CITATION {"citationID":"GE1QSB9w","properties":{"formattedCitation":"Ibid.","plainCitation":"Ibid."},"citationItems":[{"id":34,"uris":["http://zotero.org/users/954774/items/M86QJ5NG"],"uri":["http://zotero.org/users/954774/items/M86QJ5NG"]}],"schema":"https://github.com/citation-style-language/schema/raw/master/csl-citation.json"} </w:instrText>
      </w:r>
      <w:r>
        <w:fldChar w:fldCharType="separate"/>
      </w:r>
      <w:r w:rsidRPr="009A5497">
        <w:t>Ibid.</w:t>
      </w:r>
      <w:r>
        <w:fldChar w:fldCharType="end"/>
      </w:r>
    </w:p>
  </w:endnote>
  <w:endnote w:id="42">
    <w:p w:rsidR="00671EFD" w:rsidRDefault="00671EFD">
      <w:pPr>
        <w:pStyle w:val="EndnoteText"/>
      </w:pPr>
      <w:r>
        <w:rPr>
          <w:rStyle w:val="EndnoteReference"/>
        </w:rPr>
        <w:endnoteRef/>
      </w:r>
      <w:r>
        <w:t xml:space="preserve"> </w:t>
      </w:r>
      <w:r>
        <w:fldChar w:fldCharType="begin"/>
      </w:r>
      <w:r>
        <w:instrText xml:space="preserve"> ADDIN ZOTERO_ITEM CSL_CITATION {"citationID":"gNT7Wurr","properties":{"formattedCitation":"{\\rtf \\uc0\\u8220{}Particle-size Distribution - Wikipedia, the Free Encyclopedia\\uc0\\u8221{}, n.d., http://en.wikipedia.org/wiki/Particle-size_distribution.}","plainCitation":"“Particle-size Distribution - Wikipedia, the Free Encyclopedia”, n.d., http://en.wikipedia.org/wiki/Particle-size_distribution."},"citationItems":[{"id":51,"uris":["http://zotero.org/users/954774/items/DQVUTJIE"],"uri":["http://zotero.org/users/954774/items/DQVUTJIE"],"itemData":{"id":51,"type":"webpage","title":"Particle-size distribution - Wikipedia, the free encyclopedia","URL":"http://en.wikipedia.org/wiki/Particle-size_distribution","accessed":{"year":2012,"month":5,"day":31}}}],"schema":"https://github.com/citation-style-language/schema/raw/master/csl-citation.json"} </w:instrText>
      </w:r>
      <w:r>
        <w:fldChar w:fldCharType="separate"/>
      </w:r>
      <w:proofErr w:type="gramStart"/>
      <w:r w:rsidRPr="0084414F">
        <w:rPr>
          <w:szCs w:val="24"/>
        </w:rPr>
        <w:t xml:space="preserve">“Particle-size Distribution - Wikipedia, the Free Encyclopedia”, </w:t>
      </w:r>
      <w:proofErr w:type="spellStart"/>
      <w:r w:rsidRPr="0084414F">
        <w:rPr>
          <w:szCs w:val="24"/>
        </w:rPr>
        <w:t>n.d</w:t>
      </w:r>
      <w:proofErr w:type="spellEnd"/>
      <w:r w:rsidRPr="0084414F">
        <w:rPr>
          <w:szCs w:val="24"/>
        </w:rPr>
        <w:t>., http://en.wikipedia.org/wiki/Particle-size_distribution.</w:t>
      </w:r>
      <w:proofErr w:type="gramEnd"/>
      <w:r>
        <w:fldChar w:fldCharType="end"/>
      </w:r>
    </w:p>
  </w:endnote>
  <w:endnote w:id="43">
    <w:p w:rsidR="00671EFD" w:rsidRDefault="00671EFD">
      <w:pPr>
        <w:pStyle w:val="EndnoteText"/>
      </w:pPr>
      <w:r>
        <w:rPr>
          <w:rStyle w:val="EndnoteReference"/>
        </w:rPr>
        <w:endnoteRef/>
      </w:r>
      <w:r>
        <w:t xml:space="preserve"> </w:t>
      </w:r>
      <w:r>
        <w:fldChar w:fldCharType="begin"/>
      </w:r>
      <w:r>
        <w:instrText xml:space="preserve"> ADDIN ZOTERO_ITEM CSL_CITATION {"citationID":"CcnsEaxE","properties":{"formattedCitation":"{\\rtf \\uc0\\u8220{}Volcanic Ash - Wikipedia, the Free Encyclopedia\\uc0\\u8221{}, n.d., http://en.wikipedia.org/wiki/Volcanic_ash.}","plainCitation":"“Volcanic Ash - Wikipedia, the Free Encyclopedia”, n.d., http://en.wikipedia.org/wiki/Volcanic_ash."},"citationItems":[{"id":65,"uris":["http://zotero.org/users/954774/items/A4ND3UCT"],"uri":["http://zotero.org/users/954774/items/A4ND3UCT"],"itemData":{"id":65,"type":"webpage","title":"Volcanic ash - Wikipedia, the free encyclopedia","URL":"http://en.wikipedia.org/wiki/Volcanic_ash","accessed":{"year":2012,"month":5,"day":31}}}],"schema":"https://github.com/citation-style-language/schema/raw/master/csl-citation.json"} </w:instrText>
      </w:r>
      <w:r>
        <w:fldChar w:fldCharType="separate"/>
      </w:r>
      <w:proofErr w:type="gramStart"/>
      <w:r w:rsidRPr="0084414F">
        <w:rPr>
          <w:szCs w:val="24"/>
        </w:rPr>
        <w:t xml:space="preserve">“Volcanic Ash - Wikipedia, the Free Encyclopedia”, </w:t>
      </w:r>
      <w:proofErr w:type="spellStart"/>
      <w:r w:rsidRPr="0084414F">
        <w:rPr>
          <w:szCs w:val="24"/>
        </w:rPr>
        <w:t>n.d</w:t>
      </w:r>
      <w:proofErr w:type="spellEnd"/>
      <w:r w:rsidRPr="0084414F">
        <w:rPr>
          <w:szCs w:val="24"/>
        </w:rPr>
        <w:t>., http://en.wikipedia.org/wiki/Volcanic_ash.</w:t>
      </w:r>
      <w:proofErr w:type="gramEnd"/>
      <w:r>
        <w:fldChar w:fldCharType="end"/>
      </w:r>
    </w:p>
  </w:endnote>
  <w:endnote w:id="44">
    <w:p w:rsidR="00671EFD" w:rsidRDefault="00671EFD">
      <w:pPr>
        <w:pStyle w:val="EndnoteText"/>
      </w:pPr>
      <w:r>
        <w:rPr>
          <w:rStyle w:val="EndnoteReference"/>
        </w:rPr>
        <w:endnoteRef/>
      </w:r>
      <w:r>
        <w:t xml:space="preserve"> </w:t>
      </w:r>
      <w:r>
        <w:fldChar w:fldCharType="begin"/>
      </w:r>
      <w:r>
        <w:instrText xml:space="preserve"> ADDIN ZOTERO_ITEM CSL_CITATION {"citationID":"3xqK4M07","properties":{"formattedCitation":"{\\rtf \\uc0\\u8220{}Particle Size (grain Size) - Wikipedia, the Free Encyclopedia\\uc0\\u8221{}, n.d., http://en.wikipedia.org/wiki/Particle_size_(grain_size).}","plainCitation":"“Particle Size (grain Size) - Wikipedia, the Free Encyclopedia”, n.d., http://en.wikipedia.org/wiki/Particle_size_(grain_size)."},"citationItems":[{"id":69,"uris":["http://zotero.org/users/954774/items/B3J4DFDD"],"uri":["http://zotero.org/users/954774/items/B3J4DFDD"],"itemData":{"id":69,"type":"webpage","title":"Particle size (grain size) - Wikipedia, the free encyclopedia","URL":"http://en.wikipedia.org/wiki/Particle_size_(grain_size)","accessed":{"year":2012,"month":5,"day":31}}}],"schema":"https://github.com/citation-style-language/schema/raw/master/csl-citation.json"} </w:instrText>
      </w:r>
      <w:r>
        <w:fldChar w:fldCharType="separate"/>
      </w:r>
      <w:r w:rsidRPr="00207294">
        <w:rPr>
          <w:szCs w:val="24"/>
        </w:rPr>
        <w:t xml:space="preserve">“Particle Size (grain Size) - Wikipedia, the Free Encyclopedia”, </w:t>
      </w:r>
      <w:proofErr w:type="spellStart"/>
      <w:r w:rsidRPr="00207294">
        <w:rPr>
          <w:szCs w:val="24"/>
        </w:rPr>
        <w:t>n.d</w:t>
      </w:r>
      <w:proofErr w:type="spellEnd"/>
      <w:r w:rsidRPr="00207294">
        <w:rPr>
          <w:szCs w:val="24"/>
        </w:rPr>
        <w:t>., http://en.wikipedia.org/wiki/Particle_size</w:t>
      </w:r>
      <w:proofErr w:type="gramStart"/>
      <w:r w:rsidRPr="00207294">
        <w:rPr>
          <w:szCs w:val="24"/>
        </w:rPr>
        <w:t>_(</w:t>
      </w:r>
      <w:proofErr w:type="gramEnd"/>
      <w:r w:rsidRPr="00207294">
        <w:rPr>
          <w:szCs w:val="24"/>
        </w:rPr>
        <w:t>grain_size).</w:t>
      </w:r>
      <w:r>
        <w:fldChar w:fldCharType="end"/>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0000000000000000000"/>
    <w:charset w:val="80"/>
    <w:family w:val="auto"/>
    <w:notTrueType/>
    <w:pitch w:val="default"/>
    <w:sig w:usb0="00000000" w:usb1="08070000" w:usb2="00000010" w:usb3="00000000" w:csb0="00020000" w:csb1="00000000"/>
  </w:font>
  <w:font w:name="TimesNewRomanPSMT">
    <w:altName w:val="Times New Roman"/>
    <w:panose1 w:val="00000000000000000000"/>
    <w:charset w:val="00"/>
    <w:family w:val="auto"/>
    <w:notTrueType/>
    <w:pitch w:val="default"/>
    <w:sig w:usb0="00000003" w:usb1="0000008C" w:usb2="00000001" w:usb3="00000010" w:csb0="00000000" w:csb1="00000000"/>
  </w:font>
  <w:font w:name="TimesNewRomanPS-BoldItalic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EFD" w:rsidRPr="00566CB7" w:rsidRDefault="00671EFD" w:rsidP="00566CB7">
    <w:r w:rsidRPr="00FB1C62">
      <w:rPr>
        <w:sz w:val="16"/>
        <w:szCs w:val="16"/>
      </w:rPr>
      <w:t xml:space="preserve">© 2012 BAE Systems. </w:t>
    </w:r>
    <w:r w:rsidRPr="007C037F">
      <w:rPr>
        <w:sz w:val="16"/>
        <w:szCs w:val="16"/>
      </w:rPr>
      <w:t>Distribution Statement A. Approved for Public Release; Distribution Unlimited.</w:t>
    </w:r>
    <w:r>
      <w:rPr>
        <w:sz w:val="16"/>
        <w:szCs w:val="16"/>
      </w:rPr>
      <w:t xml:space="preserve"> </w:t>
    </w:r>
    <w:r w:rsidRPr="007C037F">
      <w:rPr>
        <w:sz w:val="16"/>
        <w:szCs w:val="16"/>
      </w:rPr>
      <w:t>The views expressed are those of the author and do not reflect the official policy or position of the Department of Defense or the U.S. Government.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1EFD" w:rsidRDefault="00671EFD" w:rsidP="009A7260">
      <w:r>
        <w:separator/>
      </w:r>
    </w:p>
  </w:footnote>
  <w:footnote w:type="continuationSeparator" w:id="0">
    <w:p w:rsidR="00671EFD" w:rsidRDefault="00671EFD" w:rsidP="009A7260">
      <w:r>
        <w:continuationSeparator/>
      </w:r>
    </w:p>
  </w:footnote>
  <w:footnote w:id="1">
    <w:p w:rsidR="00671EFD" w:rsidRDefault="00671EFD">
      <w:pPr>
        <w:pStyle w:val="FootnoteText"/>
      </w:pPr>
      <w:r w:rsidRPr="00981841">
        <w:rPr>
          <w:rStyle w:val="FootnoteReference"/>
        </w:rPr>
        <w:footnoteRef/>
      </w:r>
      <w:r>
        <w:t xml:space="preserve"> </w:t>
      </w:r>
      <w:r>
        <w:tab/>
        <w:t>This approach is not as common as one would think, considering the amount of detai</w:t>
      </w:r>
      <w:r w:rsidRPr="001A4F42">
        <w:t xml:space="preserve">led analysis </w:t>
      </w:r>
      <w:r>
        <w:t>undertaken with</w:t>
      </w:r>
      <w:r w:rsidRPr="001A4F42">
        <w:t xml:space="preserve"> conventional statistical techniques (</w:t>
      </w:r>
      <w:r>
        <w:t xml:space="preserve">by </w:t>
      </w:r>
      <w:r w:rsidRPr="001A4F42">
        <w:t xml:space="preserve">non-domain experts </w:t>
      </w:r>
      <w:r>
        <w:t>who</w:t>
      </w:r>
      <w:r w:rsidRPr="001A4F42">
        <w:t xml:space="preserve"> have</w:t>
      </w:r>
      <w:r>
        <w:t xml:space="preserve"> a</w:t>
      </w:r>
      <w:r w:rsidRPr="001A4F42">
        <w:t xml:space="preserve"> knowledge of statistics). We want to occupy the pragmatic middle ground and borrow insight from both </w:t>
      </w:r>
      <w:r>
        <w:t xml:space="preserve">physics and statistical </w:t>
      </w:r>
      <w:r w:rsidRPr="001A4F42">
        <w:t xml:space="preserve">camps. </w:t>
      </w:r>
    </w:p>
  </w:footnote>
  <w:footnote w:id="2">
    <w:p w:rsidR="00671EFD" w:rsidDel="00E92380" w:rsidRDefault="00671EFD">
      <w:pPr>
        <w:pStyle w:val="FootnoteText"/>
        <w:rPr>
          <w:del w:id="306" w:author="steven.bankes" w:date="2012-12-18T17:52:00Z"/>
        </w:rPr>
      </w:pPr>
      <w:del w:id="307" w:author="steven.bankes" w:date="2012-12-18T17:52:00Z">
        <w:r w:rsidRPr="00981841" w:rsidDel="00E92380">
          <w:rPr>
            <w:rStyle w:val="FootnoteReference"/>
          </w:rPr>
          <w:footnoteRef/>
        </w:r>
        <w:r w:rsidDel="00E92380">
          <w:delText xml:space="preserve"> </w:delText>
        </w:r>
        <w:r w:rsidDel="00E92380">
          <w:tab/>
          <w:delText>The path we want to follow is citizen-based science and citizen participation, which is one of the 'democratization' angles that we may want to stress. This has turned into one of the best avenues to pick up real knowledge on our environment, as the amount of data and information available on the internet is widespread.</w:delText>
        </w:r>
      </w:del>
    </w:p>
  </w:footnote>
  <w:footnote w:id="3">
    <w:p w:rsidR="00671EFD" w:rsidRDefault="00671EFD">
      <w:pPr>
        <w:pStyle w:val="FootnoteText"/>
      </w:pPr>
      <w:r>
        <w:rPr>
          <w:rStyle w:val="FootnoteReference"/>
        </w:rPr>
        <w:footnoteRef/>
      </w:r>
      <w:r w:rsidRPr="00C021BD">
        <w:t xml:space="preserve"> </w:t>
      </w:r>
      <w:r>
        <w:tab/>
        <w:t>S</w:t>
      </w:r>
      <w:r w:rsidRPr="00C021BD">
        <w:t xml:space="preserve">harpened crests and flattened troughs:  The crests are steeper and troughs are flatter; Phase velocity increases with the increase in wave steepness.   </w:t>
      </w:r>
      <w:proofErr w:type="gramStart"/>
      <w:r w:rsidRPr="00C021BD">
        <w:t>Non-closed trajectories of particles movement.</w:t>
      </w:r>
      <w:proofErr w:type="gramEnd"/>
      <w:r w:rsidRPr="00C021BD">
        <w:t xml:space="preserve">  </w:t>
      </w:r>
      <w:proofErr w:type="gramStart"/>
      <w:r w:rsidRPr="00C021BD">
        <w:t>Nonlinear wave characteristics (up to 2nd order).</w:t>
      </w:r>
      <w:proofErr w:type="gramEnd"/>
      <w:r w:rsidRPr="00C021BD">
        <w:footnoteRef/>
      </w:r>
      <w:r w:rsidRPr="00C021BD">
        <w:t xml:space="preserve"> (chapter 16.2) </w:t>
      </w:r>
    </w:p>
    <w:p w:rsidR="00671EFD" w:rsidRDefault="00671EFD" w:rsidP="009F401A">
      <w:pPr>
        <w:pStyle w:val="FootnoteText"/>
        <w:jc w:val="center"/>
      </w:pPr>
      <w:r w:rsidRPr="00C021BD">
        <w:rPr>
          <w:noProof/>
        </w:rPr>
        <w:drawing>
          <wp:inline distT="0" distB="0" distL="0" distR="0">
            <wp:extent cx="4149994" cy="664234"/>
            <wp:effectExtent l="19050" t="0" r="2906"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cstate="print"/>
                    <a:srcRect/>
                    <a:stretch>
                      <a:fillRect/>
                    </a:stretch>
                  </pic:blipFill>
                  <pic:spPr bwMode="auto">
                    <a:xfrm>
                      <a:off x="0" y="0"/>
                      <a:ext cx="4174738" cy="668195"/>
                    </a:xfrm>
                    <a:prstGeom prst="rect">
                      <a:avLst/>
                    </a:prstGeom>
                    <a:noFill/>
                    <a:ln w="9525">
                      <a:noFill/>
                      <a:miter lim="800000"/>
                      <a:headEnd/>
                      <a:tailEnd/>
                    </a:ln>
                  </pic:spPr>
                </pic:pic>
              </a:graphicData>
            </a:graphic>
          </wp:inline>
        </w:drawing>
      </w:r>
    </w:p>
  </w:footnote>
  <w:footnote w:id="4">
    <w:p w:rsidR="00671EFD" w:rsidRDefault="00671EFD">
      <w:pPr>
        <w:pStyle w:val="FootnoteText"/>
      </w:pPr>
      <w:r>
        <w:rPr>
          <w:rStyle w:val="FootnoteReference"/>
        </w:rPr>
        <w:footnoteRef/>
      </w:r>
      <w:r>
        <w:t xml:space="preserve"> </w:t>
      </w:r>
      <w:r>
        <w:tab/>
        <w:t>Plus oil reservoirs.</w:t>
      </w:r>
    </w:p>
  </w:footnote>
  <w:footnote w:id="5">
    <w:p w:rsidR="00671EFD" w:rsidRDefault="00671EFD" w:rsidP="00AD08D5">
      <w:pPr>
        <w:pStyle w:val="FootnoteText"/>
      </w:pPr>
      <w:r>
        <w:rPr>
          <w:rStyle w:val="FootnoteReference"/>
        </w:rPr>
        <w:footnoteRef/>
      </w:r>
      <w:r>
        <w:t xml:space="preserve"> </w:t>
      </w:r>
      <w:r>
        <w:tab/>
        <w:t>A</w:t>
      </w:r>
      <w:r w:rsidRPr="00703BAC">
        <w:t>rchived data</w:t>
      </w:r>
      <w:r>
        <w:t xml:space="preserve"> often g</w:t>
      </w:r>
      <w:r w:rsidRPr="00703BAC">
        <w:t>et</w:t>
      </w:r>
      <w:r>
        <w:t>s</w:t>
      </w:r>
      <w:r w:rsidRPr="00703BAC">
        <w:t xml:space="preserve"> stale, </w:t>
      </w:r>
      <w:r>
        <w:t>and</w:t>
      </w:r>
      <w:r w:rsidRPr="00703BAC">
        <w:t xml:space="preserve"> eventually gets deleted </w:t>
      </w:r>
      <w:r>
        <w:t xml:space="preserve">via </w:t>
      </w:r>
      <w:r w:rsidRPr="00703BAC">
        <w:t>some bureaucrat</w:t>
      </w:r>
      <w:r>
        <w:t>ic measure</w:t>
      </w:r>
      <w:r w:rsidRPr="00703BAC">
        <w:t xml:space="preserve">. </w:t>
      </w:r>
      <w:r>
        <w:t xml:space="preserve">Possessing a </w:t>
      </w:r>
      <w:r w:rsidRPr="00703BAC">
        <w:t xml:space="preserve">model </w:t>
      </w:r>
      <w:r>
        <w:t>that can potentially</w:t>
      </w:r>
      <w:r w:rsidRPr="00703BAC">
        <w:t xml:space="preserve"> condense 4 billion data points into a single function containing a single parameter</w:t>
      </w:r>
      <w:r>
        <w:t xml:space="preserve"> has clear benefits</w:t>
      </w:r>
      <w:r w:rsidRPr="00703BAC">
        <w:t>.</w:t>
      </w:r>
      <w:r>
        <w:t xml:space="preserve"> It amounts to a 4 Billion to 1 reduction in storage size and encapsulated domain knowledge.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BD6033AA91D745A0BEE372F0C2A151D0"/>
      </w:placeholder>
      <w:dataBinding w:prefixMappings="xmlns:ns0='http://schemas.openxmlformats.org/package/2006/metadata/core-properties' xmlns:ns1='http://purl.org/dc/elements/1.1/'" w:xpath="/ns0:coreProperties[1]/ns1:title[1]" w:storeItemID="{6C3C8BC8-F283-45AE-878A-BAB7291924A1}"/>
      <w:text/>
    </w:sdtPr>
    <w:sdtContent>
      <w:p w:rsidR="00671EFD" w:rsidRDefault="00671EFD">
        <w:pPr>
          <w:pStyle w:val="Header"/>
          <w:pBdr>
            <w:between w:val="single" w:sz="4" w:space="1" w:color="4F81BD" w:themeColor="accent1"/>
          </w:pBdr>
          <w:spacing w:line="276" w:lineRule="auto"/>
          <w:jc w:val="center"/>
        </w:pPr>
        <w:del w:id="499" w:author="steven.bankes" w:date="2012-12-17T17:07:00Z">
          <w:r w:rsidDel="00104DD7">
            <w:delText>Volume 1: Probability Elements</w:delText>
          </w:r>
        </w:del>
        <w:ins w:id="500" w:author="steven.bankes" w:date="2012-12-17T17:07:00Z">
          <w:r>
            <w:t xml:space="preserve">Volume 1: </w:t>
          </w:r>
        </w:ins>
        <w:ins w:id="501" w:author="steven.bankes" w:date="2012-12-17T17:08:00Z">
          <w:r>
            <w:t>Stochastic</w:t>
          </w:r>
        </w:ins>
        <w:ins w:id="502" w:author="steven.bankes" w:date="2012-12-17T17:11:00Z">
          <w:r>
            <w:t xml:space="preserve"> Environmental Modeling</w:t>
          </w:r>
        </w:ins>
      </w:p>
    </w:sdtContent>
  </w:sdt>
  <w:sdt>
    <w:sdtPr>
      <w:alias w:val="Date"/>
      <w:id w:val="77547044"/>
      <w:placeholder>
        <w:docPart w:val="3CB3DDB81488426D87ACED4BCB87E772"/>
      </w:placeholder>
      <w:dataBinding w:prefixMappings="xmlns:ns0='http://schemas.microsoft.com/office/2006/coverPageProps'" w:xpath="/ns0:CoverPageProperties[1]/ns0:PublishDate[1]" w:storeItemID="{55AF091B-3C7A-41E3-B477-F2FDAA23CFDA}"/>
      <w:date w:fullDate="2013-01-15T00:00:00Z">
        <w:dateFormat w:val="MMMM d, yyyy"/>
        <w:lid w:val="en-US"/>
        <w:storeMappedDataAs w:val="dateTime"/>
        <w:calendar w:val="gregorian"/>
      </w:date>
    </w:sdtPr>
    <w:sdtContent>
      <w:p w:rsidR="00671EFD" w:rsidRDefault="00671EFD">
        <w:pPr>
          <w:pStyle w:val="Header"/>
          <w:pBdr>
            <w:between w:val="single" w:sz="4" w:space="1" w:color="4F81BD" w:themeColor="accent1"/>
          </w:pBdr>
          <w:spacing w:line="276" w:lineRule="auto"/>
          <w:jc w:val="center"/>
        </w:pPr>
        <w:del w:id="503" w:author="pukitepa" w:date="2013-01-15T08:52:00Z">
          <w:r w:rsidDel="00671EFD">
            <w:delText>August 8, 2012</w:delText>
          </w:r>
        </w:del>
        <w:ins w:id="504" w:author="steven.bankes" w:date="2012-12-17T13:15:00Z">
          <w:del w:id="505" w:author="pukitepa" w:date="2013-01-15T08:52:00Z">
            <w:r w:rsidDel="00671EFD">
              <w:delText>December 20, 2012</w:delText>
            </w:r>
          </w:del>
        </w:ins>
        <w:ins w:id="506" w:author="pukitepa" w:date="2013-01-15T08:52:00Z">
          <w:r>
            <w:t>January 15, 2013</w:t>
          </w:r>
        </w:ins>
      </w:p>
    </w:sdtContent>
  </w:sdt>
  <w:p w:rsidR="00671EFD" w:rsidRDefault="00671EF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C2CECC8A"/>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71C2BD1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3">
    <w:nsid w:val="053D1E3C"/>
    <w:multiLevelType w:val="hybridMultilevel"/>
    <w:tmpl w:val="D2B2B3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3C4C14"/>
    <w:multiLevelType w:val="multilevel"/>
    <w:tmpl w:val="AD529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6DE32D5"/>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0821E7"/>
    <w:multiLevelType w:val="hybridMultilevel"/>
    <w:tmpl w:val="01B4BBB2"/>
    <w:lvl w:ilvl="0" w:tplc="FCA6F42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751BB4"/>
    <w:multiLevelType w:val="hybridMultilevel"/>
    <w:tmpl w:val="E74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29676C"/>
    <w:multiLevelType w:val="hybridMultilevel"/>
    <w:tmpl w:val="CCA09D14"/>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C546E0"/>
    <w:multiLevelType w:val="hybridMultilevel"/>
    <w:tmpl w:val="8662BE2C"/>
    <w:lvl w:ilvl="0" w:tplc="1AB04C3E">
      <w:start w:val="1"/>
      <w:numFmt w:val="bullet"/>
      <w:lvlText w:val="•"/>
      <w:lvlJc w:val="left"/>
      <w:pPr>
        <w:tabs>
          <w:tab w:val="num" w:pos="720"/>
        </w:tabs>
        <w:ind w:left="720" w:hanging="360"/>
      </w:pPr>
      <w:rPr>
        <w:rFonts w:ascii="Times New Roman" w:hAnsi="Times New Roman" w:hint="default"/>
      </w:rPr>
    </w:lvl>
    <w:lvl w:ilvl="1" w:tplc="56D8F814" w:tentative="1">
      <w:start w:val="1"/>
      <w:numFmt w:val="bullet"/>
      <w:lvlText w:val="•"/>
      <w:lvlJc w:val="left"/>
      <w:pPr>
        <w:tabs>
          <w:tab w:val="num" w:pos="1440"/>
        </w:tabs>
        <w:ind w:left="1440" w:hanging="360"/>
      </w:pPr>
      <w:rPr>
        <w:rFonts w:ascii="Times New Roman" w:hAnsi="Times New Roman" w:hint="default"/>
      </w:rPr>
    </w:lvl>
    <w:lvl w:ilvl="2" w:tplc="DF44EC62" w:tentative="1">
      <w:start w:val="1"/>
      <w:numFmt w:val="bullet"/>
      <w:lvlText w:val="•"/>
      <w:lvlJc w:val="left"/>
      <w:pPr>
        <w:tabs>
          <w:tab w:val="num" w:pos="2160"/>
        </w:tabs>
        <w:ind w:left="2160" w:hanging="360"/>
      </w:pPr>
      <w:rPr>
        <w:rFonts w:ascii="Times New Roman" w:hAnsi="Times New Roman" w:hint="default"/>
      </w:rPr>
    </w:lvl>
    <w:lvl w:ilvl="3" w:tplc="2520B58A" w:tentative="1">
      <w:start w:val="1"/>
      <w:numFmt w:val="bullet"/>
      <w:lvlText w:val="•"/>
      <w:lvlJc w:val="left"/>
      <w:pPr>
        <w:tabs>
          <w:tab w:val="num" w:pos="2880"/>
        </w:tabs>
        <w:ind w:left="2880" w:hanging="360"/>
      </w:pPr>
      <w:rPr>
        <w:rFonts w:ascii="Times New Roman" w:hAnsi="Times New Roman" w:hint="default"/>
      </w:rPr>
    </w:lvl>
    <w:lvl w:ilvl="4" w:tplc="11EE56E0" w:tentative="1">
      <w:start w:val="1"/>
      <w:numFmt w:val="bullet"/>
      <w:lvlText w:val="•"/>
      <w:lvlJc w:val="left"/>
      <w:pPr>
        <w:tabs>
          <w:tab w:val="num" w:pos="3600"/>
        </w:tabs>
        <w:ind w:left="3600" w:hanging="360"/>
      </w:pPr>
      <w:rPr>
        <w:rFonts w:ascii="Times New Roman" w:hAnsi="Times New Roman" w:hint="default"/>
      </w:rPr>
    </w:lvl>
    <w:lvl w:ilvl="5" w:tplc="6A6ADBFA" w:tentative="1">
      <w:start w:val="1"/>
      <w:numFmt w:val="bullet"/>
      <w:lvlText w:val="•"/>
      <w:lvlJc w:val="left"/>
      <w:pPr>
        <w:tabs>
          <w:tab w:val="num" w:pos="4320"/>
        </w:tabs>
        <w:ind w:left="4320" w:hanging="360"/>
      </w:pPr>
      <w:rPr>
        <w:rFonts w:ascii="Times New Roman" w:hAnsi="Times New Roman" w:hint="default"/>
      </w:rPr>
    </w:lvl>
    <w:lvl w:ilvl="6" w:tplc="94BED018" w:tentative="1">
      <w:start w:val="1"/>
      <w:numFmt w:val="bullet"/>
      <w:lvlText w:val="•"/>
      <w:lvlJc w:val="left"/>
      <w:pPr>
        <w:tabs>
          <w:tab w:val="num" w:pos="5040"/>
        </w:tabs>
        <w:ind w:left="5040" w:hanging="360"/>
      </w:pPr>
      <w:rPr>
        <w:rFonts w:ascii="Times New Roman" w:hAnsi="Times New Roman" w:hint="default"/>
      </w:rPr>
    </w:lvl>
    <w:lvl w:ilvl="7" w:tplc="C3066776" w:tentative="1">
      <w:start w:val="1"/>
      <w:numFmt w:val="bullet"/>
      <w:lvlText w:val="•"/>
      <w:lvlJc w:val="left"/>
      <w:pPr>
        <w:tabs>
          <w:tab w:val="num" w:pos="5760"/>
        </w:tabs>
        <w:ind w:left="5760" w:hanging="360"/>
      </w:pPr>
      <w:rPr>
        <w:rFonts w:ascii="Times New Roman" w:hAnsi="Times New Roman" w:hint="default"/>
      </w:rPr>
    </w:lvl>
    <w:lvl w:ilvl="8" w:tplc="76F87498" w:tentative="1">
      <w:start w:val="1"/>
      <w:numFmt w:val="bullet"/>
      <w:lvlText w:val="•"/>
      <w:lvlJc w:val="left"/>
      <w:pPr>
        <w:tabs>
          <w:tab w:val="num" w:pos="6480"/>
        </w:tabs>
        <w:ind w:left="6480" w:hanging="360"/>
      </w:pPr>
      <w:rPr>
        <w:rFonts w:ascii="Times New Roman" w:hAnsi="Times New Roman" w:hint="default"/>
      </w:rPr>
    </w:lvl>
  </w:abstractNum>
  <w:abstractNum w:abstractNumId="10">
    <w:nsid w:val="146E63FD"/>
    <w:multiLevelType w:val="hybridMultilevel"/>
    <w:tmpl w:val="7FA6673A"/>
    <w:lvl w:ilvl="0" w:tplc="BAEA45F8">
      <w:start w:val="1"/>
      <w:numFmt w:val="bullet"/>
      <w:lvlText w:val="•"/>
      <w:lvlJc w:val="left"/>
      <w:pPr>
        <w:tabs>
          <w:tab w:val="num" w:pos="720"/>
        </w:tabs>
        <w:ind w:left="720" w:hanging="360"/>
      </w:pPr>
      <w:rPr>
        <w:rFonts w:ascii="Times New Roman" w:hAnsi="Times New Roman" w:hint="default"/>
      </w:rPr>
    </w:lvl>
    <w:lvl w:ilvl="1" w:tplc="BD82940C" w:tentative="1">
      <w:start w:val="1"/>
      <w:numFmt w:val="bullet"/>
      <w:lvlText w:val="•"/>
      <w:lvlJc w:val="left"/>
      <w:pPr>
        <w:tabs>
          <w:tab w:val="num" w:pos="1440"/>
        </w:tabs>
        <w:ind w:left="1440" w:hanging="360"/>
      </w:pPr>
      <w:rPr>
        <w:rFonts w:ascii="Times New Roman" w:hAnsi="Times New Roman" w:hint="default"/>
      </w:rPr>
    </w:lvl>
    <w:lvl w:ilvl="2" w:tplc="033C5B92" w:tentative="1">
      <w:start w:val="1"/>
      <w:numFmt w:val="bullet"/>
      <w:lvlText w:val="•"/>
      <w:lvlJc w:val="left"/>
      <w:pPr>
        <w:tabs>
          <w:tab w:val="num" w:pos="2160"/>
        </w:tabs>
        <w:ind w:left="2160" w:hanging="360"/>
      </w:pPr>
      <w:rPr>
        <w:rFonts w:ascii="Times New Roman" w:hAnsi="Times New Roman" w:hint="default"/>
      </w:rPr>
    </w:lvl>
    <w:lvl w:ilvl="3" w:tplc="4A3674F2" w:tentative="1">
      <w:start w:val="1"/>
      <w:numFmt w:val="bullet"/>
      <w:lvlText w:val="•"/>
      <w:lvlJc w:val="left"/>
      <w:pPr>
        <w:tabs>
          <w:tab w:val="num" w:pos="2880"/>
        </w:tabs>
        <w:ind w:left="2880" w:hanging="360"/>
      </w:pPr>
      <w:rPr>
        <w:rFonts w:ascii="Times New Roman" w:hAnsi="Times New Roman" w:hint="default"/>
      </w:rPr>
    </w:lvl>
    <w:lvl w:ilvl="4" w:tplc="D230F160" w:tentative="1">
      <w:start w:val="1"/>
      <w:numFmt w:val="bullet"/>
      <w:lvlText w:val="•"/>
      <w:lvlJc w:val="left"/>
      <w:pPr>
        <w:tabs>
          <w:tab w:val="num" w:pos="3600"/>
        </w:tabs>
        <w:ind w:left="3600" w:hanging="360"/>
      </w:pPr>
      <w:rPr>
        <w:rFonts w:ascii="Times New Roman" w:hAnsi="Times New Roman" w:hint="default"/>
      </w:rPr>
    </w:lvl>
    <w:lvl w:ilvl="5" w:tplc="8924CB86" w:tentative="1">
      <w:start w:val="1"/>
      <w:numFmt w:val="bullet"/>
      <w:lvlText w:val="•"/>
      <w:lvlJc w:val="left"/>
      <w:pPr>
        <w:tabs>
          <w:tab w:val="num" w:pos="4320"/>
        </w:tabs>
        <w:ind w:left="4320" w:hanging="360"/>
      </w:pPr>
      <w:rPr>
        <w:rFonts w:ascii="Times New Roman" w:hAnsi="Times New Roman" w:hint="default"/>
      </w:rPr>
    </w:lvl>
    <w:lvl w:ilvl="6" w:tplc="7466DFAA" w:tentative="1">
      <w:start w:val="1"/>
      <w:numFmt w:val="bullet"/>
      <w:lvlText w:val="•"/>
      <w:lvlJc w:val="left"/>
      <w:pPr>
        <w:tabs>
          <w:tab w:val="num" w:pos="5040"/>
        </w:tabs>
        <w:ind w:left="5040" w:hanging="360"/>
      </w:pPr>
      <w:rPr>
        <w:rFonts w:ascii="Times New Roman" w:hAnsi="Times New Roman" w:hint="default"/>
      </w:rPr>
    </w:lvl>
    <w:lvl w:ilvl="7" w:tplc="FD2898F8" w:tentative="1">
      <w:start w:val="1"/>
      <w:numFmt w:val="bullet"/>
      <w:lvlText w:val="•"/>
      <w:lvlJc w:val="left"/>
      <w:pPr>
        <w:tabs>
          <w:tab w:val="num" w:pos="5760"/>
        </w:tabs>
        <w:ind w:left="5760" w:hanging="360"/>
      </w:pPr>
      <w:rPr>
        <w:rFonts w:ascii="Times New Roman" w:hAnsi="Times New Roman" w:hint="default"/>
      </w:rPr>
    </w:lvl>
    <w:lvl w:ilvl="8" w:tplc="D19CD30E" w:tentative="1">
      <w:start w:val="1"/>
      <w:numFmt w:val="bullet"/>
      <w:lvlText w:val="•"/>
      <w:lvlJc w:val="left"/>
      <w:pPr>
        <w:tabs>
          <w:tab w:val="num" w:pos="6480"/>
        </w:tabs>
        <w:ind w:left="6480" w:hanging="360"/>
      </w:pPr>
      <w:rPr>
        <w:rFonts w:ascii="Times New Roman" w:hAnsi="Times New Roman" w:hint="default"/>
      </w:rPr>
    </w:lvl>
  </w:abstractNum>
  <w:abstractNum w:abstractNumId="11">
    <w:nsid w:val="1A26584A"/>
    <w:multiLevelType w:val="hybridMultilevel"/>
    <w:tmpl w:val="BECC0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0A0473"/>
    <w:multiLevelType w:val="hybridMultilevel"/>
    <w:tmpl w:val="A9524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165791"/>
    <w:multiLevelType w:val="hybridMultilevel"/>
    <w:tmpl w:val="E6C00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0F6FA2"/>
    <w:multiLevelType w:val="hybridMultilevel"/>
    <w:tmpl w:val="F614EA4C"/>
    <w:lvl w:ilvl="0" w:tplc="08029342">
      <w:start w:val="1"/>
      <w:numFmt w:val="bullet"/>
      <w:lvlText w:val="•"/>
      <w:lvlJc w:val="left"/>
      <w:pPr>
        <w:tabs>
          <w:tab w:val="num" w:pos="720"/>
        </w:tabs>
        <w:ind w:left="720" w:hanging="360"/>
      </w:pPr>
      <w:rPr>
        <w:rFonts w:ascii="Times New Roman" w:hAnsi="Times New Roman" w:hint="default"/>
      </w:rPr>
    </w:lvl>
    <w:lvl w:ilvl="1" w:tplc="CA746870" w:tentative="1">
      <w:start w:val="1"/>
      <w:numFmt w:val="bullet"/>
      <w:lvlText w:val="•"/>
      <w:lvlJc w:val="left"/>
      <w:pPr>
        <w:tabs>
          <w:tab w:val="num" w:pos="1440"/>
        </w:tabs>
        <w:ind w:left="1440" w:hanging="360"/>
      </w:pPr>
      <w:rPr>
        <w:rFonts w:ascii="Times New Roman" w:hAnsi="Times New Roman" w:hint="default"/>
      </w:rPr>
    </w:lvl>
    <w:lvl w:ilvl="2" w:tplc="FD52D9D2" w:tentative="1">
      <w:start w:val="1"/>
      <w:numFmt w:val="bullet"/>
      <w:lvlText w:val="•"/>
      <w:lvlJc w:val="left"/>
      <w:pPr>
        <w:tabs>
          <w:tab w:val="num" w:pos="2160"/>
        </w:tabs>
        <w:ind w:left="2160" w:hanging="360"/>
      </w:pPr>
      <w:rPr>
        <w:rFonts w:ascii="Times New Roman" w:hAnsi="Times New Roman" w:hint="default"/>
      </w:rPr>
    </w:lvl>
    <w:lvl w:ilvl="3" w:tplc="F676CA28" w:tentative="1">
      <w:start w:val="1"/>
      <w:numFmt w:val="bullet"/>
      <w:lvlText w:val="•"/>
      <w:lvlJc w:val="left"/>
      <w:pPr>
        <w:tabs>
          <w:tab w:val="num" w:pos="2880"/>
        </w:tabs>
        <w:ind w:left="2880" w:hanging="360"/>
      </w:pPr>
      <w:rPr>
        <w:rFonts w:ascii="Times New Roman" w:hAnsi="Times New Roman" w:hint="default"/>
      </w:rPr>
    </w:lvl>
    <w:lvl w:ilvl="4" w:tplc="DAAC9E8E" w:tentative="1">
      <w:start w:val="1"/>
      <w:numFmt w:val="bullet"/>
      <w:lvlText w:val="•"/>
      <w:lvlJc w:val="left"/>
      <w:pPr>
        <w:tabs>
          <w:tab w:val="num" w:pos="3600"/>
        </w:tabs>
        <w:ind w:left="3600" w:hanging="360"/>
      </w:pPr>
      <w:rPr>
        <w:rFonts w:ascii="Times New Roman" w:hAnsi="Times New Roman" w:hint="default"/>
      </w:rPr>
    </w:lvl>
    <w:lvl w:ilvl="5" w:tplc="28CC6100" w:tentative="1">
      <w:start w:val="1"/>
      <w:numFmt w:val="bullet"/>
      <w:lvlText w:val="•"/>
      <w:lvlJc w:val="left"/>
      <w:pPr>
        <w:tabs>
          <w:tab w:val="num" w:pos="4320"/>
        </w:tabs>
        <w:ind w:left="4320" w:hanging="360"/>
      </w:pPr>
      <w:rPr>
        <w:rFonts w:ascii="Times New Roman" w:hAnsi="Times New Roman" w:hint="default"/>
      </w:rPr>
    </w:lvl>
    <w:lvl w:ilvl="6" w:tplc="C5FE3424" w:tentative="1">
      <w:start w:val="1"/>
      <w:numFmt w:val="bullet"/>
      <w:lvlText w:val="•"/>
      <w:lvlJc w:val="left"/>
      <w:pPr>
        <w:tabs>
          <w:tab w:val="num" w:pos="5040"/>
        </w:tabs>
        <w:ind w:left="5040" w:hanging="360"/>
      </w:pPr>
      <w:rPr>
        <w:rFonts w:ascii="Times New Roman" w:hAnsi="Times New Roman" w:hint="default"/>
      </w:rPr>
    </w:lvl>
    <w:lvl w:ilvl="7" w:tplc="A2E80B4A" w:tentative="1">
      <w:start w:val="1"/>
      <w:numFmt w:val="bullet"/>
      <w:lvlText w:val="•"/>
      <w:lvlJc w:val="left"/>
      <w:pPr>
        <w:tabs>
          <w:tab w:val="num" w:pos="5760"/>
        </w:tabs>
        <w:ind w:left="5760" w:hanging="360"/>
      </w:pPr>
      <w:rPr>
        <w:rFonts w:ascii="Times New Roman" w:hAnsi="Times New Roman" w:hint="default"/>
      </w:rPr>
    </w:lvl>
    <w:lvl w:ilvl="8" w:tplc="911C5960" w:tentative="1">
      <w:start w:val="1"/>
      <w:numFmt w:val="bullet"/>
      <w:lvlText w:val="•"/>
      <w:lvlJc w:val="left"/>
      <w:pPr>
        <w:tabs>
          <w:tab w:val="num" w:pos="6480"/>
        </w:tabs>
        <w:ind w:left="6480" w:hanging="360"/>
      </w:pPr>
      <w:rPr>
        <w:rFonts w:ascii="Times New Roman" w:hAnsi="Times New Roman" w:hint="default"/>
      </w:rPr>
    </w:lvl>
  </w:abstractNum>
  <w:abstractNum w:abstractNumId="15">
    <w:nsid w:val="23164DC6"/>
    <w:multiLevelType w:val="hybridMultilevel"/>
    <w:tmpl w:val="0388EF26"/>
    <w:lvl w:ilvl="0" w:tplc="2328FDE6">
      <w:numFmt w:val="bullet"/>
      <w:lvlText w:val="•"/>
      <w:lvlJc w:val="left"/>
      <w:pPr>
        <w:ind w:left="765" w:hanging="405"/>
      </w:pPr>
      <w:rPr>
        <w:rFonts w:ascii="Times New Roman" w:eastAsia="Times New Roman" w:hAnsi="Times New Roman" w:cs="Times New Roman" w:hint="default"/>
      </w:rPr>
    </w:lvl>
    <w:lvl w:ilvl="1" w:tplc="0D0E5542">
      <w:numFmt w:val="bullet"/>
      <w:lvlText w:val="–"/>
      <w:lvlJc w:val="left"/>
      <w:pPr>
        <w:ind w:left="1470" w:hanging="39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992E39"/>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D00395"/>
    <w:multiLevelType w:val="hybridMultilevel"/>
    <w:tmpl w:val="636ED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D967F8"/>
    <w:multiLevelType w:val="hybridMultilevel"/>
    <w:tmpl w:val="528C20AC"/>
    <w:lvl w:ilvl="0" w:tplc="04090015">
      <w:start w:val="1"/>
      <w:numFmt w:val="upp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646B91"/>
    <w:multiLevelType w:val="hybridMultilevel"/>
    <w:tmpl w:val="DE38B6C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AA509B"/>
    <w:multiLevelType w:val="hybridMultilevel"/>
    <w:tmpl w:val="2BB07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C7B4F4D"/>
    <w:multiLevelType w:val="multilevel"/>
    <w:tmpl w:val="0D968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4D284584"/>
    <w:multiLevelType w:val="hybridMultilevel"/>
    <w:tmpl w:val="8B8040B8"/>
    <w:lvl w:ilvl="0" w:tplc="02ACFEAA">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EC1D22"/>
    <w:multiLevelType w:val="hybridMultilevel"/>
    <w:tmpl w:val="B952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A62CAD"/>
    <w:multiLevelType w:val="hybridMultilevel"/>
    <w:tmpl w:val="C114A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BB5D54"/>
    <w:multiLevelType w:val="hybridMultilevel"/>
    <w:tmpl w:val="56C06264"/>
    <w:lvl w:ilvl="0" w:tplc="65944BA4">
      <w:start w:val="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90F3464"/>
    <w:multiLevelType w:val="hybridMultilevel"/>
    <w:tmpl w:val="60A89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DD54828"/>
    <w:multiLevelType w:val="hybridMultilevel"/>
    <w:tmpl w:val="D0E4350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DF5D57"/>
    <w:multiLevelType w:val="hybridMultilevel"/>
    <w:tmpl w:val="44C6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2AB54AF"/>
    <w:multiLevelType w:val="hybridMultilevel"/>
    <w:tmpl w:val="808AA552"/>
    <w:lvl w:ilvl="0" w:tplc="D248CEC8">
      <w:start w:val="1"/>
      <w:numFmt w:val="bullet"/>
      <w:pStyle w:val="AABullet2"/>
      <w:lvlText w:val="–"/>
      <w:lvlJc w:val="left"/>
      <w:pPr>
        <w:tabs>
          <w:tab w:val="num" w:pos="630"/>
        </w:tabs>
        <w:ind w:left="630" w:hanging="360"/>
      </w:pPr>
      <w:rPr>
        <w:rFonts w:hint="default"/>
      </w:rPr>
    </w:lvl>
    <w:lvl w:ilvl="1" w:tplc="4A9E002E">
      <w:start w:val="1"/>
      <w:numFmt w:val="bullet"/>
      <w:lvlText w:val="o"/>
      <w:lvlJc w:val="left"/>
      <w:pPr>
        <w:tabs>
          <w:tab w:val="num" w:pos="1620"/>
        </w:tabs>
        <w:ind w:left="1620" w:hanging="360"/>
      </w:pPr>
      <w:rPr>
        <w:rFonts w:ascii="Courier New" w:hAnsi="Courier New" w:hint="default"/>
      </w:rPr>
    </w:lvl>
    <w:lvl w:ilvl="2" w:tplc="46D6CC9A" w:tentative="1">
      <w:start w:val="1"/>
      <w:numFmt w:val="bullet"/>
      <w:lvlText w:val=""/>
      <w:lvlJc w:val="left"/>
      <w:pPr>
        <w:tabs>
          <w:tab w:val="num" w:pos="2340"/>
        </w:tabs>
        <w:ind w:left="2340" w:hanging="360"/>
      </w:pPr>
      <w:rPr>
        <w:rFonts w:ascii="Wingdings" w:hAnsi="Wingdings" w:hint="default"/>
      </w:rPr>
    </w:lvl>
    <w:lvl w:ilvl="3" w:tplc="A894A31A" w:tentative="1">
      <w:start w:val="1"/>
      <w:numFmt w:val="bullet"/>
      <w:lvlText w:val=""/>
      <w:lvlJc w:val="left"/>
      <w:pPr>
        <w:tabs>
          <w:tab w:val="num" w:pos="3060"/>
        </w:tabs>
        <w:ind w:left="3060" w:hanging="360"/>
      </w:pPr>
      <w:rPr>
        <w:rFonts w:ascii="Symbol" w:hAnsi="Symbol" w:hint="default"/>
      </w:rPr>
    </w:lvl>
    <w:lvl w:ilvl="4" w:tplc="C900B0F4" w:tentative="1">
      <w:start w:val="1"/>
      <w:numFmt w:val="bullet"/>
      <w:lvlText w:val="o"/>
      <w:lvlJc w:val="left"/>
      <w:pPr>
        <w:tabs>
          <w:tab w:val="num" w:pos="3780"/>
        </w:tabs>
        <w:ind w:left="3780" w:hanging="360"/>
      </w:pPr>
      <w:rPr>
        <w:rFonts w:ascii="Courier New" w:hAnsi="Courier New" w:hint="default"/>
      </w:rPr>
    </w:lvl>
    <w:lvl w:ilvl="5" w:tplc="FD5EA910" w:tentative="1">
      <w:start w:val="1"/>
      <w:numFmt w:val="bullet"/>
      <w:lvlText w:val=""/>
      <w:lvlJc w:val="left"/>
      <w:pPr>
        <w:tabs>
          <w:tab w:val="num" w:pos="4500"/>
        </w:tabs>
        <w:ind w:left="4500" w:hanging="360"/>
      </w:pPr>
      <w:rPr>
        <w:rFonts w:ascii="Wingdings" w:hAnsi="Wingdings" w:hint="default"/>
      </w:rPr>
    </w:lvl>
    <w:lvl w:ilvl="6" w:tplc="61906054" w:tentative="1">
      <w:start w:val="1"/>
      <w:numFmt w:val="bullet"/>
      <w:lvlText w:val=""/>
      <w:lvlJc w:val="left"/>
      <w:pPr>
        <w:tabs>
          <w:tab w:val="num" w:pos="5220"/>
        </w:tabs>
        <w:ind w:left="5220" w:hanging="360"/>
      </w:pPr>
      <w:rPr>
        <w:rFonts w:ascii="Symbol" w:hAnsi="Symbol" w:hint="default"/>
      </w:rPr>
    </w:lvl>
    <w:lvl w:ilvl="7" w:tplc="123CDC84" w:tentative="1">
      <w:start w:val="1"/>
      <w:numFmt w:val="bullet"/>
      <w:lvlText w:val="o"/>
      <w:lvlJc w:val="left"/>
      <w:pPr>
        <w:tabs>
          <w:tab w:val="num" w:pos="5940"/>
        </w:tabs>
        <w:ind w:left="5940" w:hanging="360"/>
      </w:pPr>
      <w:rPr>
        <w:rFonts w:ascii="Courier New" w:hAnsi="Courier New" w:hint="default"/>
      </w:rPr>
    </w:lvl>
    <w:lvl w:ilvl="8" w:tplc="68DC3FA4" w:tentative="1">
      <w:start w:val="1"/>
      <w:numFmt w:val="bullet"/>
      <w:lvlText w:val=""/>
      <w:lvlJc w:val="left"/>
      <w:pPr>
        <w:tabs>
          <w:tab w:val="num" w:pos="6660"/>
        </w:tabs>
        <w:ind w:left="6660" w:hanging="360"/>
      </w:pPr>
      <w:rPr>
        <w:rFonts w:ascii="Wingdings" w:hAnsi="Wingdings" w:hint="default"/>
      </w:rPr>
    </w:lvl>
  </w:abstractNum>
  <w:abstractNum w:abstractNumId="30">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72774F4"/>
    <w:multiLevelType w:val="hybridMultilevel"/>
    <w:tmpl w:val="A88A359E"/>
    <w:lvl w:ilvl="0" w:tplc="0409000F">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1C73DE"/>
    <w:multiLevelType w:val="hybridMultilevel"/>
    <w:tmpl w:val="89D8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3F7FE7"/>
    <w:multiLevelType w:val="hybridMultilevel"/>
    <w:tmpl w:val="197E7082"/>
    <w:lvl w:ilvl="0" w:tplc="C7FA739A">
      <w:start w:val="1"/>
      <w:numFmt w:val="bullet"/>
      <w:lvlText w:val="•"/>
      <w:lvlJc w:val="left"/>
      <w:pPr>
        <w:tabs>
          <w:tab w:val="num" w:pos="720"/>
        </w:tabs>
        <w:ind w:left="720" w:hanging="360"/>
      </w:pPr>
      <w:rPr>
        <w:rFonts w:ascii="Times New Roman" w:hAnsi="Times New Roman" w:hint="default"/>
      </w:rPr>
    </w:lvl>
    <w:lvl w:ilvl="1" w:tplc="527E2796" w:tentative="1">
      <w:start w:val="1"/>
      <w:numFmt w:val="bullet"/>
      <w:lvlText w:val="•"/>
      <w:lvlJc w:val="left"/>
      <w:pPr>
        <w:tabs>
          <w:tab w:val="num" w:pos="1440"/>
        </w:tabs>
        <w:ind w:left="1440" w:hanging="360"/>
      </w:pPr>
      <w:rPr>
        <w:rFonts w:ascii="Times New Roman" w:hAnsi="Times New Roman" w:hint="default"/>
      </w:rPr>
    </w:lvl>
    <w:lvl w:ilvl="2" w:tplc="28D6FB7E" w:tentative="1">
      <w:start w:val="1"/>
      <w:numFmt w:val="bullet"/>
      <w:lvlText w:val="•"/>
      <w:lvlJc w:val="left"/>
      <w:pPr>
        <w:tabs>
          <w:tab w:val="num" w:pos="2160"/>
        </w:tabs>
        <w:ind w:left="2160" w:hanging="360"/>
      </w:pPr>
      <w:rPr>
        <w:rFonts w:ascii="Times New Roman" w:hAnsi="Times New Roman" w:hint="default"/>
      </w:rPr>
    </w:lvl>
    <w:lvl w:ilvl="3" w:tplc="9A82F760" w:tentative="1">
      <w:start w:val="1"/>
      <w:numFmt w:val="bullet"/>
      <w:lvlText w:val="•"/>
      <w:lvlJc w:val="left"/>
      <w:pPr>
        <w:tabs>
          <w:tab w:val="num" w:pos="2880"/>
        </w:tabs>
        <w:ind w:left="2880" w:hanging="360"/>
      </w:pPr>
      <w:rPr>
        <w:rFonts w:ascii="Times New Roman" w:hAnsi="Times New Roman" w:hint="default"/>
      </w:rPr>
    </w:lvl>
    <w:lvl w:ilvl="4" w:tplc="A5E4C5F4" w:tentative="1">
      <w:start w:val="1"/>
      <w:numFmt w:val="bullet"/>
      <w:lvlText w:val="•"/>
      <w:lvlJc w:val="left"/>
      <w:pPr>
        <w:tabs>
          <w:tab w:val="num" w:pos="3600"/>
        </w:tabs>
        <w:ind w:left="3600" w:hanging="360"/>
      </w:pPr>
      <w:rPr>
        <w:rFonts w:ascii="Times New Roman" w:hAnsi="Times New Roman" w:hint="default"/>
      </w:rPr>
    </w:lvl>
    <w:lvl w:ilvl="5" w:tplc="CFFCAB56" w:tentative="1">
      <w:start w:val="1"/>
      <w:numFmt w:val="bullet"/>
      <w:lvlText w:val="•"/>
      <w:lvlJc w:val="left"/>
      <w:pPr>
        <w:tabs>
          <w:tab w:val="num" w:pos="4320"/>
        </w:tabs>
        <w:ind w:left="4320" w:hanging="360"/>
      </w:pPr>
      <w:rPr>
        <w:rFonts w:ascii="Times New Roman" w:hAnsi="Times New Roman" w:hint="default"/>
      </w:rPr>
    </w:lvl>
    <w:lvl w:ilvl="6" w:tplc="8C44A18A" w:tentative="1">
      <w:start w:val="1"/>
      <w:numFmt w:val="bullet"/>
      <w:lvlText w:val="•"/>
      <w:lvlJc w:val="left"/>
      <w:pPr>
        <w:tabs>
          <w:tab w:val="num" w:pos="5040"/>
        </w:tabs>
        <w:ind w:left="5040" w:hanging="360"/>
      </w:pPr>
      <w:rPr>
        <w:rFonts w:ascii="Times New Roman" w:hAnsi="Times New Roman" w:hint="default"/>
      </w:rPr>
    </w:lvl>
    <w:lvl w:ilvl="7" w:tplc="981603B8" w:tentative="1">
      <w:start w:val="1"/>
      <w:numFmt w:val="bullet"/>
      <w:lvlText w:val="•"/>
      <w:lvlJc w:val="left"/>
      <w:pPr>
        <w:tabs>
          <w:tab w:val="num" w:pos="5760"/>
        </w:tabs>
        <w:ind w:left="5760" w:hanging="360"/>
      </w:pPr>
      <w:rPr>
        <w:rFonts w:ascii="Times New Roman" w:hAnsi="Times New Roman" w:hint="default"/>
      </w:rPr>
    </w:lvl>
    <w:lvl w:ilvl="8" w:tplc="FC342260"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30"/>
  </w:num>
  <w:num w:numId="3">
    <w:abstractNumId w:val="31"/>
  </w:num>
  <w:num w:numId="4">
    <w:abstractNumId w:val="23"/>
  </w:num>
  <w:num w:numId="5">
    <w:abstractNumId w:val="15"/>
  </w:num>
  <w:num w:numId="6">
    <w:abstractNumId w:val="19"/>
  </w:num>
  <w:num w:numId="7">
    <w:abstractNumId w:val="8"/>
  </w:num>
  <w:num w:numId="8">
    <w:abstractNumId w:val="27"/>
  </w:num>
  <w:num w:numId="9">
    <w:abstractNumId w:val="18"/>
  </w:num>
  <w:num w:numId="10">
    <w:abstractNumId w:val="6"/>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num>
  <w:num w:numId="14">
    <w:abstractNumId w:val="11"/>
  </w:num>
  <w:num w:numId="15">
    <w:abstractNumId w:val="20"/>
  </w:num>
  <w:num w:numId="16">
    <w:abstractNumId w:val="29"/>
  </w:num>
  <w:num w:numId="17">
    <w:abstractNumId w:val="1"/>
  </w:num>
  <w:num w:numId="18">
    <w:abstractNumId w:val="0"/>
  </w:num>
  <w:num w:numId="19">
    <w:abstractNumId w:val="13"/>
  </w:num>
  <w:num w:numId="20">
    <w:abstractNumId w:val="16"/>
  </w:num>
  <w:num w:numId="21">
    <w:abstractNumId w:val="17"/>
  </w:num>
  <w:num w:numId="22">
    <w:abstractNumId w:val="25"/>
  </w:num>
  <w:num w:numId="23">
    <w:abstractNumId w:val="22"/>
  </w:num>
  <w:num w:numId="24">
    <w:abstractNumId w:val="3"/>
  </w:num>
  <w:num w:numId="25">
    <w:abstractNumId w:val="24"/>
  </w:num>
  <w:num w:numId="26">
    <w:abstractNumId w:val="32"/>
  </w:num>
  <w:num w:numId="27">
    <w:abstractNumId w:val="5"/>
  </w:num>
  <w:num w:numId="28">
    <w:abstractNumId w:val="28"/>
  </w:num>
  <w:num w:numId="29">
    <w:abstractNumId w:val="33"/>
  </w:num>
  <w:num w:numId="30">
    <w:abstractNumId w:val="10"/>
  </w:num>
  <w:num w:numId="31">
    <w:abstractNumId w:val="14"/>
  </w:num>
  <w:num w:numId="32">
    <w:abstractNumId w:val="9"/>
  </w:num>
  <w:num w:numId="33">
    <w:abstractNumId w:val="12"/>
  </w:num>
  <w:num w:numId="3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mailMerge>
    <w:mainDocumentType w:val="formLetters"/>
    <w:dataType w:val="textFile"/>
    <w:activeRecord w:val="-1"/>
  </w:mailMerge>
  <w:revisionView w:markup="0"/>
  <w:trackRevisions/>
  <w:defaultTabStop w:val="720"/>
  <w:characterSpacingControl w:val="doNotCompress"/>
  <w:footnotePr>
    <w:footnote w:id="-1"/>
    <w:footnote w:id="0"/>
  </w:footnotePr>
  <w:endnotePr>
    <w:numFmt w:val="decimal"/>
    <w:endnote w:id="-1"/>
    <w:endnote w:id="0"/>
  </w:endnotePr>
  <w:compat/>
  <w:rsids>
    <w:rsidRoot w:val="009A7260"/>
    <w:rsid w:val="00002768"/>
    <w:rsid w:val="00003CAA"/>
    <w:rsid w:val="00012A27"/>
    <w:rsid w:val="0001383D"/>
    <w:rsid w:val="00021FFF"/>
    <w:rsid w:val="000249CD"/>
    <w:rsid w:val="000431AF"/>
    <w:rsid w:val="00067530"/>
    <w:rsid w:val="000676BB"/>
    <w:rsid w:val="00072A25"/>
    <w:rsid w:val="000765AE"/>
    <w:rsid w:val="00092895"/>
    <w:rsid w:val="00093D7B"/>
    <w:rsid w:val="000A4624"/>
    <w:rsid w:val="000A7D2D"/>
    <w:rsid w:val="000B0717"/>
    <w:rsid w:val="000B0A57"/>
    <w:rsid w:val="000B416A"/>
    <w:rsid w:val="000C40F4"/>
    <w:rsid w:val="000C4E10"/>
    <w:rsid w:val="000C6E7F"/>
    <w:rsid w:val="000E319E"/>
    <w:rsid w:val="000E4F71"/>
    <w:rsid w:val="000E5982"/>
    <w:rsid w:val="000E5B98"/>
    <w:rsid w:val="000F7348"/>
    <w:rsid w:val="000F7D0F"/>
    <w:rsid w:val="00104DD7"/>
    <w:rsid w:val="00105A09"/>
    <w:rsid w:val="0010659F"/>
    <w:rsid w:val="001168DC"/>
    <w:rsid w:val="00123FD2"/>
    <w:rsid w:val="0012487D"/>
    <w:rsid w:val="00126B0D"/>
    <w:rsid w:val="00133061"/>
    <w:rsid w:val="00134F47"/>
    <w:rsid w:val="00137540"/>
    <w:rsid w:val="00143C13"/>
    <w:rsid w:val="001455D5"/>
    <w:rsid w:val="001479B6"/>
    <w:rsid w:val="00151773"/>
    <w:rsid w:val="00154CD0"/>
    <w:rsid w:val="001570BA"/>
    <w:rsid w:val="00163B3E"/>
    <w:rsid w:val="001663F8"/>
    <w:rsid w:val="00167E75"/>
    <w:rsid w:val="00171F94"/>
    <w:rsid w:val="00173B5D"/>
    <w:rsid w:val="0017519E"/>
    <w:rsid w:val="00180E82"/>
    <w:rsid w:val="001920B4"/>
    <w:rsid w:val="00195763"/>
    <w:rsid w:val="001A2B60"/>
    <w:rsid w:val="001A3150"/>
    <w:rsid w:val="001A4F42"/>
    <w:rsid w:val="001A53B3"/>
    <w:rsid w:val="001B0F5B"/>
    <w:rsid w:val="001B2EEB"/>
    <w:rsid w:val="001C2766"/>
    <w:rsid w:val="001D01A8"/>
    <w:rsid w:val="001D3D10"/>
    <w:rsid w:val="001D4810"/>
    <w:rsid w:val="001E34BB"/>
    <w:rsid w:val="001E681D"/>
    <w:rsid w:val="001F2B9D"/>
    <w:rsid w:val="001F3786"/>
    <w:rsid w:val="00207294"/>
    <w:rsid w:val="002077DB"/>
    <w:rsid w:val="00207F06"/>
    <w:rsid w:val="00212D23"/>
    <w:rsid w:val="002166E5"/>
    <w:rsid w:val="00220EC4"/>
    <w:rsid w:val="00221201"/>
    <w:rsid w:val="00223E10"/>
    <w:rsid w:val="0023076C"/>
    <w:rsid w:val="00240952"/>
    <w:rsid w:val="002474FD"/>
    <w:rsid w:val="00253836"/>
    <w:rsid w:val="002543ED"/>
    <w:rsid w:val="00256371"/>
    <w:rsid w:val="002642B0"/>
    <w:rsid w:val="00270EFB"/>
    <w:rsid w:val="00277583"/>
    <w:rsid w:val="0027769B"/>
    <w:rsid w:val="00293C72"/>
    <w:rsid w:val="002B492E"/>
    <w:rsid w:val="002C0E45"/>
    <w:rsid w:val="002D27FA"/>
    <w:rsid w:val="002F01F4"/>
    <w:rsid w:val="002F56B8"/>
    <w:rsid w:val="00303DAC"/>
    <w:rsid w:val="003059A0"/>
    <w:rsid w:val="00310927"/>
    <w:rsid w:val="003319DA"/>
    <w:rsid w:val="0033782B"/>
    <w:rsid w:val="00344682"/>
    <w:rsid w:val="0035144E"/>
    <w:rsid w:val="0035454A"/>
    <w:rsid w:val="00355E5B"/>
    <w:rsid w:val="00356746"/>
    <w:rsid w:val="00363B14"/>
    <w:rsid w:val="00364E60"/>
    <w:rsid w:val="00365ABC"/>
    <w:rsid w:val="00366FF0"/>
    <w:rsid w:val="00371D3E"/>
    <w:rsid w:val="00384AD3"/>
    <w:rsid w:val="00385D4A"/>
    <w:rsid w:val="003948A0"/>
    <w:rsid w:val="00397942"/>
    <w:rsid w:val="00397C89"/>
    <w:rsid w:val="003A5BA2"/>
    <w:rsid w:val="003A6DB0"/>
    <w:rsid w:val="003A75FC"/>
    <w:rsid w:val="003B4578"/>
    <w:rsid w:val="003B49D1"/>
    <w:rsid w:val="003D20F4"/>
    <w:rsid w:val="003D3AD1"/>
    <w:rsid w:val="003D6508"/>
    <w:rsid w:val="003D7334"/>
    <w:rsid w:val="003F16BF"/>
    <w:rsid w:val="003F2AC4"/>
    <w:rsid w:val="00405352"/>
    <w:rsid w:val="00405E0B"/>
    <w:rsid w:val="0041744C"/>
    <w:rsid w:val="00425A02"/>
    <w:rsid w:val="00431CE8"/>
    <w:rsid w:val="00432388"/>
    <w:rsid w:val="00433DA4"/>
    <w:rsid w:val="00434927"/>
    <w:rsid w:val="00445132"/>
    <w:rsid w:val="00447B9D"/>
    <w:rsid w:val="004551A0"/>
    <w:rsid w:val="00463405"/>
    <w:rsid w:val="00475565"/>
    <w:rsid w:val="0047646F"/>
    <w:rsid w:val="00476636"/>
    <w:rsid w:val="00481484"/>
    <w:rsid w:val="004A53E8"/>
    <w:rsid w:val="004A5BAE"/>
    <w:rsid w:val="004A6A9B"/>
    <w:rsid w:val="004A6B3A"/>
    <w:rsid w:val="004B1EFD"/>
    <w:rsid w:val="004B1F14"/>
    <w:rsid w:val="004B1FC1"/>
    <w:rsid w:val="004B3741"/>
    <w:rsid w:val="004B6A3C"/>
    <w:rsid w:val="004C5F37"/>
    <w:rsid w:val="004E5D0D"/>
    <w:rsid w:val="004F1BC6"/>
    <w:rsid w:val="005009C7"/>
    <w:rsid w:val="005125C4"/>
    <w:rsid w:val="00515320"/>
    <w:rsid w:val="00521E37"/>
    <w:rsid w:val="0052593E"/>
    <w:rsid w:val="00536AE1"/>
    <w:rsid w:val="0054185C"/>
    <w:rsid w:val="0054489E"/>
    <w:rsid w:val="005457F8"/>
    <w:rsid w:val="00566CB7"/>
    <w:rsid w:val="00575655"/>
    <w:rsid w:val="00584009"/>
    <w:rsid w:val="005A60A2"/>
    <w:rsid w:val="005C23E3"/>
    <w:rsid w:val="005C3132"/>
    <w:rsid w:val="005E14AA"/>
    <w:rsid w:val="005E54EB"/>
    <w:rsid w:val="005E584B"/>
    <w:rsid w:val="005E7845"/>
    <w:rsid w:val="005F2698"/>
    <w:rsid w:val="005F544F"/>
    <w:rsid w:val="005F7975"/>
    <w:rsid w:val="00600D72"/>
    <w:rsid w:val="006024D3"/>
    <w:rsid w:val="00607254"/>
    <w:rsid w:val="0060791B"/>
    <w:rsid w:val="00610B80"/>
    <w:rsid w:val="006119CE"/>
    <w:rsid w:val="00614031"/>
    <w:rsid w:val="00624292"/>
    <w:rsid w:val="0063390F"/>
    <w:rsid w:val="00642014"/>
    <w:rsid w:val="00651094"/>
    <w:rsid w:val="0066019C"/>
    <w:rsid w:val="0066312E"/>
    <w:rsid w:val="00663F67"/>
    <w:rsid w:val="00665DE3"/>
    <w:rsid w:val="00671EFD"/>
    <w:rsid w:val="0067693B"/>
    <w:rsid w:val="00676C3C"/>
    <w:rsid w:val="00685ACA"/>
    <w:rsid w:val="006879C2"/>
    <w:rsid w:val="0069152D"/>
    <w:rsid w:val="006917B8"/>
    <w:rsid w:val="006A0DFD"/>
    <w:rsid w:val="006A6E47"/>
    <w:rsid w:val="006B4CEC"/>
    <w:rsid w:val="006B56A9"/>
    <w:rsid w:val="006C31ED"/>
    <w:rsid w:val="006D29A2"/>
    <w:rsid w:val="006E1D01"/>
    <w:rsid w:val="006E257D"/>
    <w:rsid w:val="006F020C"/>
    <w:rsid w:val="006F2335"/>
    <w:rsid w:val="006F6E64"/>
    <w:rsid w:val="006F7812"/>
    <w:rsid w:val="00703133"/>
    <w:rsid w:val="00703BAC"/>
    <w:rsid w:val="0070795F"/>
    <w:rsid w:val="007117DD"/>
    <w:rsid w:val="00714F6E"/>
    <w:rsid w:val="00731ED9"/>
    <w:rsid w:val="0074048F"/>
    <w:rsid w:val="00751B58"/>
    <w:rsid w:val="00753260"/>
    <w:rsid w:val="0076178A"/>
    <w:rsid w:val="007655A3"/>
    <w:rsid w:val="00765B95"/>
    <w:rsid w:val="00766CF0"/>
    <w:rsid w:val="007711DA"/>
    <w:rsid w:val="007733AC"/>
    <w:rsid w:val="0077494C"/>
    <w:rsid w:val="007758C2"/>
    <w:rsid w:val="00786ACC"/>
    <w:rsid w:val="00787EFD"/>
    <w:rsid w:val="00792FFB"/>
    <w:rsid w:val="007B16D6"/>
    <w:rsid w:val="007C7A5D"/>
    <w:rsid w:val="007D2AEE"/>
    <w:rsid w:val="007D4781"/>
    <w:rsid w:val="007E1EA2"/>
    <w:rsid w:val="007E2166"/>
    <w:rsid w:val="007E2AB0"/>
    <w:rsid w:val="007E462E"/>
    <w:rsid w:val="007F0EC9"/>
    <w:rsid w:val="007F2371"/>
    <w:rsid w:val="007F2464"/>
    <w:rsid w:val="007F2670"/>
    <w:rsid w:val="007F41E7"/>
    <w:rsid w:val="007F7B07"/>
    <w:rsid w:val="0080316D"/>
    <w:rsid w:val="00810888"/>
    <w:rsid w:val="008116D7"/>
    <w:rsid w:val="0081327C"/>
    <w:rsid w:val="00815648"/>
    <w:rsid w:val="00830D56"/>
    <w:rsid w:val="00831817"/>
    <w:rsid w:val="00831B38"/>
    <w:rsid w:val="00835D32"/>
    <w:rsid w:val="00837A9C"/>
    <w:rsid w:val="00840AC7"/>
    <w:rsid w:val="0084414F"/>
    <w:rsid w:val="00844BA8"/>
    <w:rsid w:val="00855AC9"/>
    <w:rsid w:val="00856D0A"/>
    <w:rsid w:val="00861540"/>
    <w:rsid w:val="00864B73"/>
    <w:rsid w:val="00864C3B"/>
    <w:rsid w:val="0087634E"/>
    <w:rsid w:val="008772B9"/>
    <w:rsid w:val="00880E08"/>
    <w:rsid w:val="008872DE"/>
    <w:rsid w:val="008A36A5"/>
    <w:rsid w:val="008B0EA7"/>
    <w:rsid w:val="008B1FCF"/>
    <w:rsid w:val="008B5F7F"/>
    <w:rsid w:val="008C1F55"/>
    <w:rsid w:val="008C59F5"/>
    <w:rsid w:val="008D044D"/>
    <w:rsid w:val="008D4BA8"/>
    <w:rsid w:val="008D4DAC"/>
    <w:rsid w:val="008F2981"/>
    <w:rsid w:val="009104FD"/>
    <w:rsid w:val="00914B0D"/>
    <w:rsid w:val="00921E82"/>
    <w:rsid w:val="00924321"/>
    <w:rsid w:val="00937807"/>
    <w:rsid w:val="009466AE"/>
    <w:rsid w:val="0095748B"/>
    <w:rsid w:val="00957A1D"/>
    <w:rsid w:val="00960DFA"/>
    <w:rsid w:val="009673AA"/>
    <w:rsid w:val="0097206A"/>
    <w:rsid w:val="00981772"/>
    <w:rsid w:val="00981841"/>
    <w:rsid w:val="0098496C"/>
    <w:rsid w:val="00994BAB"/>
    <w:rsid w:val="009A44A5"/>
    <w:rsid w:val="009A5497"/>
    <w:rsid w:val="009A7260"/>
    <w:rsid w:val="009B1247"/>
    <w:rsid w:val="009B511E"/>
    <w:rsid w:val="009B665A"/>
    <w:rsid w:val="009C5E3B"/>
    <w:rsid w:val="009E0CB2"/>
    <w:rsid w:val="009E0F11"/>
    <w:rsid w:val="009F381A"/>
    <w:rsid w:val="009F3F7C"/>
    <w:rsid w:val="009F401A"/>
    <w:rsid w:val="009F6379"/>
    <w:rsid w:val="00A03864"/>
    <w:rsid w:val="00A116A5"/>
    <w:rsid w:val="00A142EC"/>
    <w:rsid w:val="00A26641"/>
    <w:rsid w:val="00A3052F"/>
    <w:rsid w:val="00A33D10"/>
    <w:rsid w:val="00A4018D"/>
    <w:rsid w:val="00A45CE9"/>
    <w:rsid w:val="00A46F47"/>
    <w:rsid w:val="00A5179F"/>
    <w:rsid w:val="00A52D98"/>
    <w:rsid w:val="00A53E24"/>
    <w:rsid w:val="00A55475"/>
    <w:rsid w:val="00A67001"/>
    <w:rsid w:val="00A71D46"/>
    <w:rsid w:val="00A76CFF"/>
    <w:rsid w:val="00A811D1"/>
    <w:rsid w:val="00A87036"/>
    <w:rsid w:val="00A91808"/>
    <w:rsid w:val="00A91AD1"/>
    <w:rsid w:val="00A91DAE"/>
    <w:rsid w:val="00AA2EE1"/>
    <w:rsid w:val="00AA34E5"/>
    <w:rsid w:val="00AA663D"/>
    <w:rsid w:val="00AB2545"/>
    <w:rsid w:val="00AB5F7F"/>
    <w:rsid w:val="00AB6762"/>
    <w:rsid w:val="00AC4C68"/>
    <w:rsid w:val="00AD08D5"/>
    <w:rsid w:val="00AD7B5D"/>
    <w:rsid w:val="00AE312F"/>
    <w:rsid w:val="00AE5E9C"/>
    <w:rsid w:val="00AE69F5"/>
    <w:rsid w:val="00AF2095"/>
    <w:rsid w:val="00AF77E8"/>
    <w:rsid w:val="00AF785A"/>
    <w:rsid w:val="00B00D39"/>
    <w:rsid w:val="00B05114"/>
    <w:rsid w:val="00B1126C"/>
    <w:rsid w:val="00B11B72"/>
    <w:rsid w:val="00B173F9"/>
    <w:rsid w:val="00B2033E"/>
    <w:rsid w:val="00B22095"/>
    <w:rsid w:val="00B2701E"/>
    <w:rsid w:val="00B314B9"/>
    <w:rsid w:val="00B32A56"/>
    <w:rsid w:val="00B44021"/>
    <w:rsid w:val="00B540C7"/>
    <w:rsid w:val="00B5477F"/>
    <w:rsid w:val="00B56BF5"/>
    <w:rsid w:val="00B56E41"/>
    <w:rsid w:val="00B60D2C"/>
    <w:rsid w:val="00B614BF"/>
    <w:rsid w:val="00B66843"/>
    <w:rsid w:val="00B74331"/>
    <w:rsid w:val="00B76B4D"/>
    <w:rsid w:val="00B77891"/>
    <w:rsid w:val="00B81DF1"/>
    <w:rsid w:val="00B84537"/>
    <w:rsid w:val="00B90551"/>
    <w:rsid w:val="00B949BC"/>
    <w:rsid w:val="00B961E6"/>
    <w:rsid w:val="00BB0B10"/>
    <w:rsid w:val="00BC504C"/>
    <w:rsid w:val="00BC78D2"/>
    <w:rsid w:val="00BD13DE"/>
    <w:rsid w:val="00BD4097"/>
    <w:rsid w:val="00BE2746"/>
    <w:rsid w:val="00BF1CAC"/>
    <w:rsid w:val="00BF1E32"/>
    <w:rsid w:val="00BF3186"/>
    <w:rsid w:val="00C01708"/>
    <w:rsid w:val="00C021BD"/>
    <w:rsid w:val="00C04A7A"/>
    <w:rsid w:val="00C1008E"/>
    <w:rsid w:val="00C17E46"/>
    <w:rsid w:val="00C23705"/>
    <w:rsid w:val="00C30CAC"/>
    <w:rsid w:val="00C32DE6"/>
    <w:rsid w:val="00C33344"/>
    <w:rsid w:val="00C33D9C"/>
    <w:rsid w:val="00C37593"/>
    <w:rsid w:val="00C409DA"/>
    <w:rsid w:val="00C42031"/>
    <w:rsid w:val="00C464CF"/>
    <w:rsid w:val="00C50B81"/>
    <w:rsid w:val="00C537A7"/>
    <w:rsid w:val="00C5465F"/>
    <w:rsid w:val="00C55473"/>
    <w:rsid w:val="00C72E84"/>
    <w:rsid w:val="00C738CA"/>
    <w:rsid w:val="00C7450F"/>
    <w:rsid w:val="00C76E69"/>
    <w:rsid w:val="00C80F50"/>
    <w:rsid w:val="00C81FB9"/>
    <w:rsid w:val="00C85645"/>
    <w:rsid w:val="00C919D9"/>
    <w:rsid w:val="00C95D38"/>
    <w:rsid w:val="00CA0335"/>
    <w:rsid w:val="00CA27AA"/>
    <w:rsid w:val="00CA4F3C"/>
    <w:rsid w:val="00CA6DE5"/>
    <w:rsid w:val="00CB08B9"/>
    <w:rsid w:val="00CB2EE4"/>
    <w:rsid w:val="00CB677C"/>
    <w:rsid w:val="00CC02A4"/>
    <w:rsid w:val="00CC2EC2"/>
    <w:rsid w:val="00CC6060"/>
    <w:rsid w:val="00CD2DD9"/>
    <w:rsid w:val="00CE2010"/>
    <w:rsid w:val="00CE3661"/>
    <w:rsid w:val="00CE7204"/>
    <w:rsid w:val="00D051AB"/>
    <w:rsid w:val="00D06708"/>
    <w:rsid w:val="00D07978"/>
    <w:rsid w:val="00D106E1"/>
    <w:rsid w:val="00D30400"/>
    <w:rsid w:val="00D31F8F"/>
    <w:rsid w:val="00D409EA"/>
    <w:rsid w:val="00D40BB1"/>
    <w:rsid w:val="00D4125D"/>
    <w:rsid w:val="00D44EF5"/>
    <w:rsid w:val="00D45CDE"/>
    <w:rsid w:val="00D4782E"/>
    <w:rsid w:val="00D5759D"/>
    <w:rsid w:val="00D57783"/>
    <w:rsid w:val="00D61062"/>
    <w:rsid w:val="00D873E4"/>
    <w:rsid w:val="00DA182B"/>
    <w:rsid w:val="00DA20FB"/>
    <w:rsid w:val="00DA6357"/>
    <w:rsid w:val="00DB026A"/>
    <w:rsid w:val="00DB13B2"/>
    <w:rsid w:val="00DB3995"/>
    <w:rsid w:val="00DB65DF"/>
    <w:rsid w:val="00DC7D10"/>
    <w:rsid w:val="00DE2EA6"/>
    <w:rsid w:val="00DE4814"/>
    <w:rsid w:val="00DE5813"/>
    <w:rsid w:val="00DE6059"/>
    <w:rsid w:val="00DF3BDA"/>
    <w:rsid w:val="00DF521C"/>
    <w:rsid w:val="00E0118D"/>
    <w:rsid w:val="00E02D24"/>
    <w:rsid w:val="00E04190"/>
    <w:rsid w:val="00E161C3"/>
    <w:rsid w:val="00E239CC"/>
    <w:rsid w:val="00E2700F"/>
    <w:rsid w:val="00E31112"/>
    <w:rsid w:val="00E311D2"/>
    <w:rsid w:val="00E509DA"/>
    <w:rsid w:val="00E51B33"/>
    <w:rsid w:val="00E54CDA"/>
    <w:rsid w:val="00E6480E"/>
    <w:rsid w:val="00E77100"/>
    <w:rsid w:val="00E829FA"/>
    <w:rsid w:val="00E840C1"/>
    <w:rsid w:val="00E85C1C"/>
    <w:rsid w:val="00E85FDD"/>
    <w:rsid w:val="00E92380"/>
    <w:rsid w:val="00E97DF4"/>
    <w:rsid w:val="00EA064B"/>
    <w:rsid w:val="00EA3575"/>
    <w:rsid w:val="00EA56BF"/>
    <w:rsid w:val="00EB04D9"/>
    <w:rsid w:val="00EB2BDE"/>
    <w:rsid w:val="00EB4F77"/>
    <w:rsid w:val="00EB7F3C"/>
    <w:rsid w:val="00EC0D5E"/>
    <w:rsid w:val="00EC2389"/>
    <w:rsid w:val="00EC3645"/>
    <w:rsid w:val="00EC5C3A"/>
    <w:rsid w:val="00ED17EC"/>
    <w:rsid w:val="00ED310D"/>
    <w:rsid w:val="00EE5279"/>
    <w:rsid w:val="00F071FB"/>
    <w:rsid w:val="00F1097C"/>
    <w:rsid w:val="00F12B5E"/>
    <w:rsid w:val="00F13360"/>
    <w:rsid w:val="00F150C4"/>
    <w:rsid w:val="00F17472"/>
    <w:rsid w:val="00F2796F"/>
    <w:rsid w:val="00F32D7E"/>
    <w:rsid w:val="00F45D6F"/>
    <w:rsid w:val="00F5193E"/>
    <w:rsid w:val="00F53ACA"/>
    <w:rsid w:val="00F565D3"/>
    <w:rsid w:val="00F6240A"/>
    <w:rsid w:val="00F64AFD"/>
    <w:rsid w:val="00F66B4F"/>
    <w:rsid w:val="00F673F9"/>
    <w:rsid w:val="00F72A6B"/>
    <w:rsid w:val="00F757AA"/>
    <w:rsid w:val="00F765B9"/>
    <w:rsid w:val="00F767B9"/>
    <w:rsid w:val="00F80F91"/>
    <w:rsid w:val="00F83B29"/>
    <w:rsid w:val="00F84056"/>
    <w:rsid w:val="00F84F0D"/>
    <w:rsid w:val="00F91A5F"/>
    <w:rsid w:val="00FA3D2C"/>
    <w:rsid w:val="00FA5FD5"/>
    <w:rsid w:val="00FA61F6"/>
    <w:rsid w:val="00FC18A0"/>
    <w:rsid w:val="00FC29F2"/>
    <w:rsid w:val="00FC2FB9"/>
    <w:rsid w:val="00FC4190"/>
    <w:rsid w:val="00FC64B2"/>
    <w:rsid w:val="00FC6A6F"/>
    <w:rsid w:val="00FE2881"/>
    <w:rsid w:val="00FE4FF7"/>
    <w:rsid w:val="00FE6E5B"/>
    <w:rsid w:val="00FF193D"/>
    <w:rsid w:val="00FF3421"/>
    <w:rsid w:val="00FF64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92895"/>
    <w:pPr>
      <w:numPr>
        <w:numId w:val="1"/>
      </w:numPr>
      <w:spacing w:before="240"/>
      <w:outlineLvl w:val="0"/>
    </w:pPr>
    <w:rPr>
      <w:rFonts w:ascii="Arial" w:hAnsi="Arial"/>
      <w:b/>
    </w:r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895"/>
    <w:rPr>
      <w:rFonts w:ascii="Arial" w:eastAsia="Times New Roman" w:hAnsi="Arial" w:cs="Times New Roman"/>
      <w:b/>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6879C2"/>
    <w:rPr>
      <w:rFonts w:ascii="Arial" w:hAnsi="Arial"/>
    </w:rPr>
  </w:style>
  <w:style w:type="character" w:styleId="FootnoteReference">
    <w:name w:val="footnote reference"/>
    <w:uiPriority w:val="99"/>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4E5D0D"/>
    <w:rPr>
      <w:sz w:val="18"/>
    </w:rPr>
  </w:style>
  <w:style w:type="paragraph" w:styleId="Caption">
    <w:name w:val="caption"/>
    <w:basedOn w:val="Normal"/>
    <w:uiPriority w:val="35"/>
    <w:qFormat/>
    <w:rsid w:val="00171F94"/>
    <w:pPr>
      <w:suppressLineNumbers/>
      <w:spacing w:before="120" w:after="120"/>
      <w:ind w:left="720" w:right="720"/>
      <w:jc w:val="center"/>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link w:val="BodyAfterHeadChar"/>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F91A5F"/>
    <w:pPr>
      <w:keepNext/>
      <w:widowControl w:val="0"/>
      <w:tabs>
        <w:tab w:val="left" w:pos="-1310"/>
        <w:tab w:val="left" w:pos="2332"/>
      </w:tabs>
      <w:spacing w:after="400" w:line="360" w:lineRule="atLeast"/>
      <w:jc w:val="center"/>
    </w:pPr>
    <w:rPr>
      <w:rFonts w:ascii="Arial" w:hAnsi="Arial"/>
      <w:i/>
      <w:noProof/>
      <w:color w:val="000000"/>
      <w:sz w:val="40"/>
    </w:rPr>
  </w:style>
  <w:style w:type="paragraph" w:customStyle="1" w:styleId="Extract">
    <w:name w:val="Extract"/>
    <w:basedOn w:val="Normal"/>
    <w:link w:val="ExtractChar"/>
    <w:rsid w:val="009A7260"/>
    <w:pPr>
      <w:pBdr>
        <w:top w:val="single" w:sz="4" w:space="1" w:color="auto"/>
        <w:left w:val="single" w:sz="4" w:space="4" w:color="auto"/>
        <w:bottom w:val="single" w:sz="4" w:space="1" w:color="auto"/>
        <w:right w:val="single" w:sz="4" w:space="4" w:color="auto"/>
      </w:pBdr>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uiPriority w:val="99"/>
    <w:rsid w:val="009A7260"/>
    <w:pPr>
      <w:suppressLineNumbers/>
      <w:ind w:left="283" w:hanging="283"/>
    </w:pPr>
  </w:style>
  <w:style w:type="character" w:customStyle="1" w:styleId="FootnoteTextChar">
    <w:name w:val="Footnote Text Char"/>
    <w:basedOn w:val="DefaultParagraphFont"/>
    <w:link w:val="FootnoteText"/>
    <w:uiPriority w:val="99"/>
    <w:rsid w:val="009A7260"/>
    <w:rPr>
      <w:rFonts w:ascii="Times New Roman" w:eastAsia="Times New Roman" w:hAnsi="Times New Roman" w:cs="Times New Roman"/>
      <w:sz w:val="20"/>
      <w:szCs w:val="20"/>
    </w:rPr>
  </w:style>
  <w:style w:type="paragraph" w:customStyle="1" w:styleId="HeadingRunIn">
    <w:name w:val="HeadingRunIn"/>
    <w:basedOn w:val="Normal"/>
    <w:rsid w:val="00E829FA"/>
    <w:pPr>
      <w:keepNext/>
      <w:spacing w:before="240" w:after="120"/>
    </w:pPr>
    <w:rPr>
      <w:b/>
      <w:color w:val="000000"/>
      <w:sz w:val="28"/>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b/>
      <w:bCs/>
    </w:rPr>
  </w:style>
  <w:style w:type="character" w:styleId="Strong">
    <w:name w:val="Strong"/>
    <w:basedOn w:val="DefaultParagraphFont"/>
    <w:uiPriority w:val="22"/>
    <w:qFormat/>
    <w:rsid w:val="006879C2"/>
    <w:rPr>
      <w:b/>
      <w:bCs/>
    </w:rPr>
  </w:style>
  <w:style w:type="paragraph" w:styleId="HTMLPreformatted">
    <w:name w:val="HTML Preformatted"/>
    <w:basedOn w:val="Normal"/>
    <w:link w:val="HTMLPreformattedChar"/>
    <w:uiPriority w:val="99"/>
    <w:semiHidden/>
    <w:unhideWhenUsed/>
    <w:rsid w:val="00C37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textAlignment w:val="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C37593"/>
    <w:rPr>
      <w:rFonts w:ascii="Courier New" w:eastAsia="Times New Roman" w:hAnsi="Courier New" w:cs="Courier New"/>
      <w:sz w:val="20"/>
      <w:szCs w:val="20"/>
    </w:rPr>
  </w:style>
  <w:style w:type="character" w:customStyle="1" w:styleId="attribute-name">
    <w:name w:val="attribute-name"/>
    <w:basedOn w:val="DefaultParagraphFont"/>
    <w:rsid w:val="00C37593"/>
  </w:style>
  <w:style w:type="character" w:customStyle="1" w:styleId="end-tag">
    <w:name w:val="end-tag"/>
    <w:basedOn w:val="DefaultParagraphFont"/>
    <w:rsid w:val="00C37593"/>
  </w:style>
  <w:style w:type="character" w:customStyle="1" w:styleId="start-tag">
    <w:name w:val="start-tag"/>
    <w:basedOn w:val="DefaultParagraphFont"/>
    <w:rsid w:val="00C37593"/>
  </w:style>
  <w:style w:type="table" w:styleId="ColorfulGrid-Accent3">
    <w:name w:val="Colorful Grid Accent 3"/>
    <w:basedOn w:val="TableNormal"/>
    <w:uiPriority w:val="73"/>
    <w:rsid w:val="00624292"/>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Shading-Accent5">
    <w:name w:val="Colorful Shading Accent 5"/>
    <w:basedOn w:val="TableNormal"/>
    <w:uiPriority w:val="71"/>
    <w:rsid w:val="00AA663D"/>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character" w:styleId="PlaceholderText">
    <w:name w:val="Placeholder Text"/>
    <w:basedOn w:val="DefaultParagraphFont"/>
    <w:uiPriority w:val="99"/>
    <w:semiHidden/>
    <w:rsid w:val="00B81DF1"/>
    <w:rPr>
      <w:color w:val="808080"/>
    </w:rPr>
  </w:style>
  <w:style w:type="paragraph" w:styleId="ListParagraph">
    <w:name w:val="List Paragraph"/>
    <w:basedOn w:val="Normal"/>
    <w:uiPriority w:val="34"/>
    <w:qFormat/>
    <w:rsid w:val="00A26641"/>
    <w:pPr>
      <w:spacing w:after="120"/>
      <w:ind w:left="720"/>
    </w:pPr>
  </w:style>
  <w:style w:type="character" w:customStyle="1" w:styleId="mi">
    <w:name w:val="mi"/>
    <w:basedOn w:val="DefaultParagraphFont"/>
    <w:rsid w:val="009466AE"/>
  </w:style>
  <w:style w:type="character" w:customStyle="1" w:styleId="mo">
    <w:name w:val="mo"/>
    <w:basedOn w:val="DefaultParagraphFont"/>
    <w:rsid w:val="009466AE"/>
  </w:style>
  <w:style w:type="character" w:customStyle="1" w:styleId="mn">
    <w:name w:val="mn"/>
    <w:basedOn w:val="DefaultParagraphFont"/>
    <w:rsid w:val="009466AE"/>
  </w:style>
  <w:style w:type="character" w:styleId="FollowedHyperlink">
    <w:name w:val="FollowedHyperlink"/>
    <w:basedOn w:val="DefaultParagraphFont"/>
    <w:uiPriority w:val="99"/>
    <w:semiHidden/>
    <w:unhideWhenUsed/>
    <w:rsid w:val="00BF1E32"/>
    <w:rPr>
      <w:color w:val="800080" w:themeColor="followedHyperlink"/>
      <w:u w:val="single"/>
    </w:rPr>
  </w:style>
  <w:style w:type="paragraph" w:customStyle="1" w:styleId="Equation">
    <w:name w:val="Equation"/>
    <w:basedOn w:val="Normal"/>
    <w:link w:val="EquationChar"/>
    <w:qFormat/>
    <w:rsid w:val="00786ACC"/>
    <w:pPr>
      <w:tabs>
        <w:tab w:val="right" w:pos="7200"/>
      </w:tabs>
      <w:jc w:val="center"/>
    </w:pPr>
  </w:style>
  <w:style w:type="paragraph" w:customStyle="1" w:styleId="EquationNumber">
    <w:name w:val="EquationNumber"/>
    <w:basedOn w:val="BodyAfterHead"/>
    <w:link w:val="EquationNumberChar"/>
    <w:qFormat/>
    <w:rsid w:val="00A5179F"/>
    <w:pPr>
      <w:jc w:val="right"/>
    </w:pPr>
  </w:style>
  <w:style w:type="character" w:customStyle="1" w:styleId="EquationChar">
    <w:name w:val="Equation Char"/>
    <w:basedOn w:val="DefaultParagraphFont"/>
    <w:link w:val="Equation"/>
    <w:rsid w:val="00786ACC"/>
    <w:rPr>
      <w:rFonts w:ascii="Times New Roman" w:eastAsia="Times New Roman" w:hAnsi="Times New Roman" w:cs="Times New Roman"/>
      <w:sz w:val="20"/>
      <w:szCs w:val="20"/>
    </w:rPr>
  </w:style>
  <w:style w:type="paragraph" w:customStyle="1" w:styleId="Code">
    <w:name w:val="Code"/>
    <w:basedOn w:val="Extract"/>
    <w:link w:val="CodeChar"/>
    <w:qFormat/>
    <w:rsid w:val="00195763"/>
    <w:pPr>
      <w:spacing w:before="0"/>
      <w:contextualSpacing/>
    </w:pPr>
    <w:rPr>
      <w:rFonts w:ascii="Courier New" w:hAnsi="Courier New"/>
    </w:rPr>
  </w:style>
  <w:style w:type="character" w:customStyle="1" w:styleId="BodyAfterHeadChar">
    <w:name w:val="BodyAfterHead Char"/>
    <w:basedOn w:val="DefaultParagraphFont"/>
    <w:link w:val="BodyAfterHead"/>
    <w:rsid w:val="00937807"/>
    <w:rPr>
      <w:rFonts w:ascii="Times New Roman" w:eastAsia="Times New Roman" w:hAnsi="Times New Roman" w:cs="Times New Roman"/>
      <w:color w:val="000000"/>
      <w:szCs w:val="20"/>
    </w:rPr>
  </w:style>
  <w:style w:type="character" w:customStyle="1" w:styleId="EquationNumberChar">
    <w:name w:val="EquationNumber Char"/>
    <w:basedOn w:val="BodyAfterHeadChar"/>
    <w:link w:val="EquationNumber"/>
    <w:rsid w:val="00937807"/>
  </w:style>
  <w:style w:type="paragraph" w:customStyle="1" w:styleId="Footnote">
    <w:name w:val="Footnote"/>
    <w:basedOn w:val="Normal"/>
    <w:qFormat/>
    <w:rsid w:val="009C5E3B"/>
    <w:pPr>
      <w:suppressAutoHyphens w:val="0"/>
      <w:overflowPunct/>
      <w:textAlignment w:val="auto"/>
    </w:pPr>
    <w:rPr>
      <w:sz w:val="16"/>
    </w:rPr>
  </w:style>
  <w:style w:type="table" w:styleId="LightList-Accent5">
    <w:name w:val="Light List Accent 5"/>
    <w:basedOn w:val="TableNormal"/>
    <w:uiPriority w:val="61"/>
    <w:rsid w:val="00C1008E"/>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ExtractChar">
    <w:name w:val="Extract Char"/>
    <w:basedOn w:val="DefaultParagraphFont"/>
    <w:link w:val="Extract"/>
    <w:rsid w:val="00AF785A"/>
    <w:rPr>
      <w:rFonts w:ascii="Arial" w:eastAsia="Times New Roman" w:hAnsi="Arial" w:cs="Times New Roman"/>
      <w:color w:val="000000"/>
      <w:sz w:val="18"/>
      <w:szCs w:val="20"/>
    </w:rPr>
  </w:style>
  <w:style w:type="character" w:customStyle="1" w:styleId="CodeChar">
    <w:name w:val="Code Char"/>
    <w:basedOn w:val="ExtractChar"/>
    <w:link w:val="Code"/>
    <w:rsid w:val="00195763"/>
    <w:rPr>
      <w:rFonts w:ascii="Courier New" w:hAnsi="Courier New"/>
    </w:rPr>
  </w:style>
  <w:style w:type="table" w:styleId="MediumGrid2-Accent5">
    <w:name w:val="Medium Grid 2 Accent 5"/>
    <w:basedOn w:val="TableNormal"/>
    <w:uiPriority w:val="68"/>
    <w:rsid w:val="00C1008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Bibliography">
    <w:name w:val="Bibliography"/>
    <w:basedOn w:val="Normal"/>
    <w:next w:val="Normal"/>
    <w:uiPriority w:val="37"/>
    <w:unhideWhenUsed/>
    <w:rsid w:val="00CA6DE5"/>
    <w:pPr>
      <w:ind w:left="720" w:hanging="720"/>
    </w:pPr>
  </w:style>
  <w:style w:type="paragraph" w:styleId="Header">
    <w:name w:val="header"/>
    <w:basedOn w:val="Normal"/>
    <w:link w:val="HeaderChar"/>
    <w:uiPriority w:val="99"/>
    <w:unhideWhenUsed/>
    <w:rsid w:val="009104FD"/>
    <w:pPr>
      <w:tabs>
        <w:tab w:val="center" w:pos="4680"/>
        <w:tab w:val="right" w:pos="9360"/>
      </w:tabs>
    </w:pPr>
  </w:style>
  <w:style w:type="character" w:customStyle="1" w:styleId="HeaderChar">
    <w:name w:val="Header Char"/>
    <w:basedOn w:val="DefaultParagraphFont"/>
    <w:link w:val="Header"/>
    <w:uiPriority w:val="99"/>
    <w:rsid w:val="009104F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104FD"/>
    <w:pPr>
      <w:tabs>
        <w:tab w:val="center" w:pos="4680"/>
        <w:tab w:val="right" w:pos="9360"/>
      </w:tabs>
    </w:pPr>
  </w:style>
  <w:style w:type="character" w:customStyle="1" w:styleId="FooterChar">
    <w:name w:val="Footer Char"/>
    <w:basedOn w:val="DefaultParagraphFont"/>
    <w:link w:val="Footer"/>
    <w:uiPriority w:val="99"/>
    <w:rsid w:val="009104FD"/>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7733AC"/>
    <w:pPr>
      <w:suppressAutoHyphens w:val="0"/>
      <w:overflowPunct/>
      <w:autoSpaceDE/>
      <w:autoSpaceDN/>
      <w:adjustRightInd/>
      <w:textAlignment w:val="auto"/>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7733AC"/>
    <w:rPr>
      <w:rFonts w:ascii="Consolas" w:hAnsi="Consolas"/>
      <w:sz w:val="21"/>
      <w:szCs w:val="21"/>
    </w:rPr>
  </w:style>
  <w:style w:type="paragraph" w:customStyle="1" w:styleId="AABAEProposal">
    <w:name w:val="AA BAE Proposal"/>
    <w:link w:val="AABAEProposalChar"/>
    <w:qFormat/>
    <w:rsid w:val="00BF3186"/>
    <w:pPr>
      <w:spacing w:before="120" w:after="0" w:line="240" w:lineRule="auto"/>
    </w:pPr>
    <w:rPr>
      <w:rFonts w:ascii="Times New Roman" w:eastAsia="Times New Roman" w:hAnsi="Times New Roman" w:cs="Arial"/>
      <w:sz w:val="24"/>
      <w:szCs w:val="24"/>
    </w:rPr>
  </w:style>
  <w:style w:type="character" w:customStyle="1" w:styleId="AABAEProposalChar">
    <w:name w:val="AA BAE Proposal Char"/>
    <w:basedOn w:val="DefaultParagraphFont"/>
    <w:link w:val="AABAEProposal"/>
    <w:rsid w:val="00BF3186"/>
    <w:rPr>
      <w:rFonts w:ascii="Times New Roman" w:eastAsia="Times New Roman" w:hAnsi="Times New Roman" w:cs="Arial"/>
      <w:sz w:val="24"/>
      <w:szCs w:val="24"/>
    </w:rPr>
  </w:style>
  <w:style w:type="paragraph" w:customStyle="1" w:styleId="AABullet2">
    <w:name w:val="AA Bullet 2"/>
    <w:basedOn w:val="Normal"/>
    <w:rsid w:val="00BF3186"/>
    <w:pPr>
      <w:numPr>
        <w:numId w:val="16"/>
      </w:numPr>
      <w:tabs>
        <w:tab w:val="clear" w:pos="630"/>
        <w:tab w:val="left" w:pos="360"/>
        <w:tab w:val="left" w:pos="533"/>
      </w:tabs>
      <w:suppressAutoHyphens w:val="0"/>
      <w:overflowPunct/>
      <w:autoSpaceDE/>
      <w:autoSpaceDN/>
      <w:adjustRightInd/>
      <w:ind w:left="533" w:hanging="245"/>
      <w:textAlignment w:val="auto"/>
    </w:pPr>
    <w:rPr>
      <w:rFonts w:cs="Arial"/>
      <w:sz w:val="24"/>
      <w:szCs w:val="24"/>
    </w:rPr>
  </w:style>
  <w:style w:type="paragraph" w:styleId="NormalWeb">
    <w:name w:val="Normal (Web)"/>
    <w:basedOn w:val="Normal"/>
    <w:uiPriority w:val="99"/>
    <w:semiHidden/>
    <w:unhideWhenUsed/>
    <w:rsid w:val="00BF3186"/>
    <w:pPr>
      <w:suppressAutoHyphens w:val="0"/>
      <w:overflowPunct/>
      <w:autoSpaceDE/>
      <w:autoSpaceDN/>
      <w:adjustRightInd/>
      <w:spacing w:before="100" w:beforeAutospacing="1" w:after="100" w:afterAutospacing="1"/>
      <w:textAlignment w:val="auto"/>
    </w:pPr>
    <w:rPr>
      <w:rFonts w:eastAsiaTheme="minorEastAsia"/>
      <w:sz w:val="24"/>
      <w:szCs w:val="24"/>
    </w:rPr>
  </w:style>
  <w:style w:type="paragraph" w:styleId="IntenseQuote">
    <w:name w:val="Intense Quote"/>
    <w:basedOn w:val="Normal"/>
    <w:next w:val="Normal"/>
    <w:link w:val="IntenseQuoteChar"/>
    <w:uiPriority w:val="30"/>
    <w:qFormat/>
    <w:rsid w:val="002474FD"/>
    <w:pPr>
      <w:pBdr>
        <w:bottom w:val="single" w:sz="4" w:space="4" w:color="4F81BD" w:themeColor="accent1"/>
      </w:pBdr>
      <w:suppressAutoHyphens w:val="0"/>
      <w:overflowPunct/>
      <w:autoSpaceDE/>
      <w:autoSpaceDN/>
      <w:adjustRightInd/>
      <w:spacing w:before="200" w:after="280" w:line="276" w:lineRule="auto"/>
      <w:ind w:left="936" w:right="936"/>
      <w:textAlignment w:val="auto"/>
    </w:pPr>
    <w:rPr>
      <w:rFonts w:asciiTheme="minorHAnsi" w:eastAsiaTheme="minorHAnsi" w:hAnsiTheme="minorHAnsi" w:cstheme="minorBidi"/>
      <w:b/>
      <w:bCs/>
      <w:i/>
      <w:iCs/>
      <w:color w:val="4F81BD" w:themeColor="accent1"/>
      <w:sz w:val="28"/>
      <w:szCs w:val="22"/>
    </w:rPr>
  </w:style>
  <w:style w:type="character" w:customStyle="1" w:styleId="IntenseQuoteChar">
    <w:name w:val="Intense Quote Char"/>
    <w:basedOn w:val="DefaultParagraphFont"/>
    <w:link w:val="IntenseQuote"/>
    <w:uiPriority w:val="30"/>
    <w:rsid w:val="002474FD"/>
    <w:rPr>
      <w:b/>
      <w:bCs/>
      <w:i/>
      <w:iCs/>
      <w:color w:val="4F81BD" w:themeColor="accent1"/>
      <w:sz w:val="28"/>
    </w:rPr>
  </w:style>
  <w:style w:type="paragraph" w:styleId="Title">
    <w:name w:val="Title"/>
    <w:basedOn w:val="Normal"/>
    <w:next w:val="Normal"/>
    <w:link w:val="TitleChar"/>
    <w:uiPriority w:val="10"/>
    <w:qFormat/>
    <w:rsid w:val="00921E82"/>
    <w:pPr>
      <w:pBdr>
        <w:bottom w:val="single" w:sz="8" w:space="4" w:color="4F81BD" w:themeColor="accent1"/>
      </w:pBdr>
      <w:suppressAutoHyphens w:val="0"/>
      <w:overflowPunct/>
      <w:autoSpaceDE/>
      <w:autoSpaceDN/>
      <w:adjustRightInd/>
      <w:spacing w:after="300"/>
      <w:contextualSpacing/>
      <w:textAlignment w:val="auto"/>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21E82"/>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921E82"/>
    <w:rPr>
      <w:b/>
      <w:bCs/>
      <w:i/>
      <w:iCs/>
      <w:color w:val="4F81BD" w:themeColor="accent1"/>
    </w:rPr>
  </w:style>
  <w:style w:type="table" w:customStyle="1" w:styleId="LightShading1">
    <w:name w:val="Light Shading1"/>
    <w:basedOn w:val="TableNormal"/>
    <w:uiPriority w:val="60"/>
    <w:rsid w:val="00921E8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
    <w:name w:val="List Bullet"/>
    <w:basedOn w:val="Normal"/>
    <w:uiPriority w:val="99"/>
    <w:unhideWhenUsed/>
    <w:rsid w:val="00921E82"/>
    <w:pPr>
      <w:numPr>
        <w:numId w:val="17"/>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paragraph" w:styleId="ListBullet2">
    <w:name w:val="List Bullet 2"/>
    <w:basedOn w:val="Normal"/>
    <w:uiPriority w:val="99"/>
    <w:unhideWhenUsed/>
    <w:rsid w:val="00921E82"/>
    <w:pPr>
      <w:numPr>
        <w:numId w:val="18"/>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character" w:customStyle="1" w:styleId="msqrt">
    <w:name w:val="msqrt"/>
    <w:basedOn w:val="DefaultParagraphFont"/>
    <w:rsid w:val="00FE6E5B"/>
  </w:style>
  <w:style w:type="paragraph" w:styleId="Subtitle">
    <w:name w:val="Subtitle"/>
    <w:basedOn w:val="Normal"/>
    <w:next w:val="Normal"/>
    <w:link w:val="SubtitleChar"/>
    <w:uiPriority w:val="11"/>
    <w:qFormat/>
    <w:rsid w:val="00671E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1EFD"/>
    <w:rPr>
      <w:rFonts w:asciiTheme="majorHAnsi" w:eastAsiaTheme="majorEastAsia" w:hAnsiTheme="majorHAnsi" w:cstheme="majorBidi"/>
      <w:i/>
      <w:iCs/>
      <w:color w:val="4F81BD" w:themeColor="accent1"/>
      <w:spacing w:val="15"/>
      <w:sz w:val="24"/>
      <w:szCs w:val="24"/>
    </w:rPr>
  </w:style>
  <w:style w:type="paragraph" w:customStyle="1" w:styleId="Authoraffiliation">
    <w:name w:val="Author_affiliation"/>
    <w:basedOn w:val="Normal"/>
    <w:qFormat/>
    <w:rsid w:val="00F84056"/>
    <w:pPr>
      <w:jc w:val="center"/>
      <w:pPrChange w:id="0" w:author="pukitepa" w:date="2013-01-15T09:07:00Z">
        <w:pPr>
          <w:suppressAutoHyphens/>
          <w:overflowPunct w:val="0"/>
          <w:autoSpaceDE w:val="0"/>
          <w:autoSpaceDN w:val="0"/>
          <w:adjustRightInd w:val="0"/>
          <w:textAlignment w:val="baseline"/>
        </w:pPr>
      </w:pPrChange>
    </w:pPr>
    <w:rPr>
      <w:rPrChange w:id="0" w:author="pukitepa" w:date="2013-01-15T09:07:00Z">
        <w:rPr>
          <w:lang w:val="en-US" w:eastAsia="en-US" w:bidi="ar-SA"/>
        </w:rPr>
      </w:rPrChange>
    </w:rPr>
  </w:style>
</w:styles>
</file>

<file path=word/webSettings.xml><?xml version="1.0" encoding="utf-8"?>
<w:webSettings xmlns:r="http://schemas.openxmlformats.org/officeDocument/2006/relationships" xmlns:w="http://schemas.openxmlformats.org/wordprocessingml/2006/main">
  <w:divs>
    <w:div w:id="181865200">
      <w:bodyDiv w:val="1"/>
      <w:marLeft w:val="0"/>
      <w:marRight w:val="0"/>
      <w:marTop w:val="0"/>
      <w:marBottom w:val="0"/>
      <w:divBdr>
        <w:top w:val="none" w:sz="0" w:space="0" w:color="auto"/>
        <w:left w:val="none" w:sz="0" w:space="0" w:color="auto"/>
        <w:bottom w:val="none" w:sz="0" w:space="0" w:color="auto"/>
        <w:right w:val="none" w:sz="0" w:space="0" w:color="auto"/>
      </w:divBdr>
    </w:div>
    <w:div w:id="247080421">
      <w:bodyDiv w:val="1"/>
      <w:marLeft w:val="0"/>
      <w:marRight w:val="0"/>
      <w:marTop w:val="0"/>
      <w:marBottom w:val="0"/>
      <w:divBdr>
        <w:top w:val="none" w:sz="0" w:space="0" w:color="auto"/>
        <w:left w:val="none" w:sz="0" w:space="0" w:color="auto"/>
        <w:bottom w:val="none" w:sz="0" w:space="0" w:color="auto"/>
        <w:right w:val="none" w:sz="0" w:space="0" w:color="auto"/>
      </w:divBdr>
    </w:div>
    <w:div w:id="297805306">
      <w:bodyDiv w:val="1"/>
      <w:marLeft w:val="0"/>
      <w:marRight w:val="0"/>
      <w:marTop w:val="0"/>
      <w:marBottom w:val="0"/>
      <w:divBdr>
        <w:top w:val="none" w:sz="0" w:space="0" w:color="auto"/>
        <w:left w:val="none" w:sz="0" w:space="0" w:color="auto"/>
        <w:bottom w:val="none" w:sz="0" w:space="0" w:color="auto"/>
        <w:right w:val="none" w:sz="0" w:space="0" w:color="auto"/>
      </w:divBdr>
    </w:div>
    <w:div w:id="670792682">
      <w:bodyDiv w:val="1"/>
      <w:marLeft w:val="0"/>
      <w:marRight w:val="0"/>
      <w:marTop w:val="0"/>
      <w:marBottom w:val="0"/>
      <w:divBdr>
        <w:top w:val="none" w:sz="0" w:space="0" w:color="auto"/>
        <w:left w:val="none" w:sz="0" w:space="0" w:color="auto"/>
        <w:bottom w:val="none" w:sz="0" w:space="0" w:color="auto"/>
        <w:right w:val="none" w:sz="0" w:space="0" w:color="auto"/>
      </w:divBdr>
    </w:div>
    <w:div w:id="700470761">
      <w:bodyDiv w:val="1"/>
      <w:marLeft w:val="0"/>
      <w:marRight w:val="0"/>
      <w:marTop w:val="0"/>
      <w:marBottom w:val="0"/>
      <w:divBdr>
        <w:top w:val="none" w:sz="0" w:space="0" w:color="auto"/>
        <w:left w:val="none" w:sz="0" w:space="0" w:color="auto"/>
        <w:bottom w:val="none" w:sz="0" w:space="0" w:color="auto"/>
        <w:right w:val="none" w:sz="0" w:space="0" w:color="auto"/>
      </w:divBdr>
      <w:divsChild>
        <w:div w:id="1751274283">
          <w:marLeft w:val="547"/>
          <w:marRight w:val="0"/>
          <w:marTop w:val="144"/>
          <w:marBottom w:val="0"/>
          <w:divBdr>
            <w:top w:val="none" w:sz="0" w:space="0" w:color="auto"/>
            <w:left w:val="none" w:sz="0" w:space="0" w:color="auto"/>
            <w:bottom w:val="none" w:sz="0" w:space="0" w:color="auto"/>
            <w:right w:val="none" w:sz="0" w:space="0" w:color="auto"/>
          </w:divBdr>
        </w:div>
        <w:div w:id="707024237">
          <w:marLeft w:val="547"/>
          <w:marRight w:val="0"/>
          <w:marTop w:val="144"/>
          <w:marBottom w:val="0"/>
          <w:divBdr>
            <w:top w:val="none" w:sz="0" w:space="0" w:color="auto"/>
            <w:left w:val="none" w:sz="0" w:space="0" w:color="auto"/>
            <w:bottom w:val="none" w:sz="0" w:space="0" w:color="auto"/>
            <w:right w:val="none" w:sz="0" w:space="0" w:color="auto"/>
          </w:divBdr>
        </w:div>
        <w:div w:id="1239946747">
          <w:marLeft w:val="1166"/>
          <w:marRight w:val="0"/>
          <w:marTop w:val="125"/>
          <w:marBottom w:val="0"/>
          <w:divBdr>
            <w:top w:val="none" w:sz="0" w:space="0" w:color="auto"/>
            <w:left w:val="none" w:sz="0" w:space="0" w:color="auto"/>
            <w:bottom w:val="none" w:sz="0" w:space="0" w:color="auto"/>
            <w:right w:val="none" w:sz="0" w:space="0" w:color="auto"/>
          </w:divBdr>
        </w:div>
        <w:div w:id="1289124227">
          <w:marLeft w:val="1166"/>
          <w:marRight w:val="0"/>
          <w:marTop w:val="125"/>
          <w:marBottom w:val="0"/>
          <w:divBdr>
            <w:top w:val="none" w:sz="0" w:space="0" w:color="auto"/>
            <w:left w:val="none" w:sz="0" w:space="0" w:color="auto"/>
            <w:bottom w:val="none" w:sz="0" w:space="0" w:color="auto"/>
            <w:right w:val="none" w:sz="0" w:space="0" w:color="auto"/>
          </w:divBdr>
        </w:div>
        <w:div w:id="1383091051">
          <w:marLeft w:val="1166"/>
          <w:marRight w:val="0"/>
          <w:marTop w:val="125"/>
          <w:marBottom w:val="0"/>
          <w:divBdr>
            <w:top w:val="none" w:sz="0" w:space="0" w:color="auto"/>
            <w:left w:val="none" w:sz="0" w:space="0" w:color="auto"/>
            <w:bottom w:val="none" w:sz="0" w:space="0" w:color="auto"/>
            <w:right w:val="none" w:sz="0" w:space="0" w:color="auto"/>
          </w:divBdr>
        </w:div>
        <w:div w:id="1463884543">
          <w:marLeft w:val="547"/>
          <w:marRight w:val="0"/>
          <w:marTop w:val="144"/>
          <w:marBottom w:val="0"/>
          <w:divBdr>
            <w:top w:val="none" w:sz="0" w:space="0" w:color="auto"/>
            <w:left w:val="none" w:sz="0" w:space="0" w:color="auto"/>
            <w:bottom w:val="none" w:sz="0" w:space="0" w:color="auto"/>
            <w:right w:val="none" w:sz="0" w:space="0" w:color="auto"/>
          </w:divBdr>
        </w:div>
        <w:div w:id="1146050344">
          <w:marLeft w:val="1166"/>
          <w:marRight w:val="0"/>
          <w:marTop w:val="125"/>
          <w:marBottom w:val="0"/>
          <w:divBdr>
            <w:top w:val="none" w:sz="0" w:space="0" w:color="auto"/>
            <w:left w:val="none" w:sz="0" w:space="0" w:color="auto"/>
            <w:bottom w:val="none" w:sz="0" w:space="0" w:color="auto"/>
            <w:right w:val="none" w:sz="0" w:space="0" w:color="auto"/>
          </w:divBdr>
        </w:div>
        <w:div w:id="1095636113">
          <w:marLeft w:val="547"/>
          <w:marRight w:val="0"/>
          <w:marTop w:val="144"/>
          <w:marBottom w:val="0"/>
          <w:divBdr>
            <w:top w:val="none" w:sz="0" w:space="0" w:color="auto"/>
            <w:left w:val="none" w:sz="0" w:space="0" w:color="auto"/>
            <w:bottom w:val="none" w:sz="0" w:space="0" w:color="auto"/>
            <w:right w:val="none" w:sz="0" w:space="0" w:color="auto"/>
          </w:divBdr>
        </w:div>
        <w:div w:id="2053573887">
          <w:marLeft w:val="1166"/>
          <w:marRight w:val="0"/>
          <w:marTop w:val="125"/>
          <w:marBottom w:val="0"/>
          <w:divBdr>
            <w:top w:val="none" w:sz="0" w:space="0" w:color="auto"/>
            <w:left w:val="none" w:sz="0" w:space="0" w:color="auto"/>
            <w:bottom w:val="none" w:sz="0" w:space="0" w:color="auto"/>
            <w:right w:val="none" w:sz="0" w:space="0" w:color="auto"/>
          </w:divBdr>
        </w:div>
        <w:div w:id="805775757">
          <w:marLeft w:val="547"/>
          <w:marRight w:val="0"/>
          <w:marTop w:val="144"/>
          <w:marBottom w:val="0"/>
          <w:divBdr>
            <w:top w:val="none" w:sz="0" w:space="0" w:color="auto"/>
            <w:left w:val="none" w:sz="0" w:space="0" w:color="auto"/>
            <w:bottom w:val="none" w:sz="0" w:space="0" w:color="auto"/>
            <w:right w:val="none" w:sz="0" w:space="0" w:color="auto"/>
          </w:divBdr>
        </w:div>
        <w:div w:id="193883571">
          <w:marLeft w:val="547"/>
          <w:marRight w:val="0"/>
          <w:marTop w:val="144"/>
          <w:marBottom w:val="0"/>
          <w:divBdr>
            <w:top w:val="none" w:sz="0" w:space="0" w:color="auto"/>
            <w:left w:val="none" w:sz="0" w:space="0" w:color="auto"/>
            <w:bottom w:val="none" w:sz="0" w:space="0" w:color="auto"/>
            <w:right w:val="none" w:sz="0" w:space="0" w:color="auto"/>
          </w:divBdr>
        </w:div>
        <w:div w:id="668337035">
          <w:marLeft w:val="1166"/>
          <w:marRight w:val="0"/>
          <w:marTop w:val="125"/>
          <w:marBottom w:val="0"/>
          <w:divBdr>
            <w:top w:val="none" w:sz="0" w:space="0" w:color="auto"/>
            <w:left w:val="none" w:sz="0" w:space="0" w:color="auto"/>
            <w:bottom w:val="none" w:sz="0" w:space="0" w:color="auto"/>
            <w:right w:val="none" w:sz="0" w:space="0" w:color="auto"/>
          </w:divBdr>
        </w:div>
        <w:div w:id="1584293418">
          <w:marLeft w:val="547"/>
          <w:marRight w:val="0"/>
          <w:marTop w:val="144"/>
          <w:marBottom w:val="0"/>
          <w:divBdr>
            <w:top w:val="none" w:sz="0" w:space="0" w:color="auto"/>
            <w:left w:val="none" w:sz="0" w:space="0" w:color="auto"/>
            <w:bottom w:val="none" w:sz="0" w:space="0" w:color="auto"/>
            <w:right w:val="none" w:sz="0" w:space="0" w:color="auto"/>
          </w:divBdr>
        </w:div>
        <w:div w:id="170992618">
          <w:marLeft w:val="547"/>
          <w:marRight w:val="0"/>
          <w:marTop w:val="144"/>
          <w:marBottom w:val="0"/>
          <w:divBdr>
            <w:top w:val="none" w:sz="0" w:space="0" w:color="auto"/>
            <w:left w:val="none" w:sz="0" w:space="0" w:color="auto"/>
            <w:bottom w:val="none" w:sz="0" w:space="0" w:color="auto"/>
            <w:right w:val="none" w:sz="0" w:space="0" w:color="auto"/>
          </w:divBdr>
        </w:div>
        <w:div w:id="1764455874">
          <w:marLeft w:val="547"/>
          <w:marRight w:val="0"/>
          <w:marTop w:val="144"/>
          <w:marBottom w:val="0"/>
          <w:divBdr>
            <w:top w:val="none" w:sz="0" w:space="0" w:color="auto"/>
            <w:left w:val="none" w:sz="0" w:space="0" w:color="auto"/>
            <w:bottom w:val="none" w:sz="0" w:space="0" w:color="auto"/>
            <w:right w:val="none" w:sz="0" w:space="0" w:color="auto"/>
          </w:divBdr>
        </w:div>
        <w:div w:id="840391927">
          <w:marLeft w:val="1166"/>
          <w:marRight w:val="0"/>
          <w:marTop w:val="125"/>
          <w:marBottom w:val="0"/>
          <w:divBdr>
            <w:top w:val="none" w:sz="0" w:space="0" w:color="auto"/>
            <w:left w:val="none" w:sz="0" w:space="0" w:color="auto"/>
            <w:bottom w:val="none" w:sz="0" w:space="0" w:color="auto"/>
            <w:right w:val="none" w:sz="0" w:space="0" w:color="auto"/>
          </w:divBdr>
        </w:div>
        <w:div w:id="544871506">
          <w:marLeft w:val="1166"/>
          <w:marRight w:val="0"/>
          <w:marTop w:val="125"/>
          <w:marBottom w:val="0"/>
          <w:divBdr>
            <w:top w:val="none" w:sz="0" w:space="0" w:color="auto"/>
            <w:left w:val="none" w:sz="0" w:space="0" w:color="auto"/>
            <w:bottom w:val="none" w:sz="0" w:space="0" w:color="auto"/>
            <w:right w:val="none" w:sz="0" w:space="0" w:color="auto"/>
          </w:divBdr>
        </w:div>
        <w:div w:id="393890277">
          <w:marLeft w:val="1166"/>
          <w:marRight w:val="0"/>
          <w:marTop w:val="125"/>
          <w:marBottom w:val="0"/>
          <w:divBdr>
            <w:top w:val="none" w:sz="0" w:space="0" w:color="auto"/>
            <w:left w:val="none" w:sz="0" w:space="0" w:color="auto"/>
            <w:bottom w:val="none" w:sz="0" w:space="0" w:color="auto"/>
            <w:right w:val="none" w:sz="0" w:space="0" w:color="auto"/>
          </w:divBdr>
        </w:div>
        <w:div w:id="1750957085">
          <w:marLeft w:val="547"/>
          <w:marRight w:val="0"/>
          <w:marTop w:val="144"/>
          <w:marBottom w:val="0"/>
          <w:divBdr>
            <w:top w:val="none" w:sz="0" w:space="0" w:color="auto"/>
            <w:left w:val="none" w:sz="0" w:space="0" w:color="auto"/>
            <w:bottom w:val="none" w:sz="0" w:space="0" w:color="auto"/>
            <w:right w:val="none" w:sz="0" w:space="0" w:color="auto"/>
          </w:divBdr>
        </w:div>
        <w:div w:id="197746262">
          <w:marLeft w:val="1166"/>
          <w:marRight w:val="0"/>
          <w:marTop w:val="125"/>
          <w:marBottom w:val="0"/>
          <w:divBdr>
            <w:top w:val="none" w:sz="0" w:space="0" w:color="auto"/>
            <w:left w:val="none" w:sz="0" w:space="0" w:color="auto"/>
            <w:bottom w:val="none" w:sz="0" w:space="0" w:color="auto"/>
            <w:right w:val="none" w:sz="0" w:space="0" w:color="auto"/>
          </w:divBdr>
        </w:div>
        <w:div w:id="466320423">
          <w:marLeft w:val="1166"/>
          <w:marRight w:val="0"/>
          <w:marTop w:val="125"/>
          <w:marBottom w:val="0"/>
          <w:divBdr>
            <w:top w:val="none" w:sz="0" w:space="0" w:color="auto"/>
            <w:left w:val="none" w:sz="0" w:space="0" w:color="auto"/>
            <w:bottom w:val="none" w:sz="0" w:space="0" w:color="auto"/>
            <w:right w:val="none" w:sz="0" w:space="0" w:color="auto"/>
          </w:divBdr>
        </w:div>
        <w:div w:id="165825281">
          <w:marLeft w:val="547"/>
          <w:marRight w:val="0"/>
          <w:marTop w:val="144"/>
          <w:marBottom w:val="0"/>
          <w:divBdr>
            <w:top w:val="none" w:sz="0" w:space="0" w:color="auto"/>
            <w:left w:val="none" w:sz="0" w:space="0" w:color="auto"/>
            <w:bottom w:val="none" w:sz="0" w:space="0" w:color="auto"/>
            <w:right w:val="none" w:sz="0" w:space="0" w:color="auto"/>
          </w:divBdr>
        </w:div>
        <w:div w:id="291641163">
          <w:marLeft w:val="1166"/>
          <w:marRight w:val="0"/>
          <w:marTop w:val="125"/>
          <w:marBottom w:val="0"/>
          <w:divBdr>
            <w:top w:val="none" w:sz="0" w:space="0" w:color="auto"/>
            <w:left w:val="none" w:sz="0" w:space="0" w:color="auto"/>
            <w:bottom w:val="none" w:sz="0" w:space="0" w:color="auto"/>
            <w:right w:val="none" w:sz="0" w:space="0" w:color="auto"/>
          </w:divBdr>
        </w:div>
        <w:div w:id="1419256212">
          <w:marLeft w:val="547"/>
          <w:marRight w:val="0"/>
          <w:marTop w:val="144"/>
          <w:marBottom w:val="0"/>
          <w:divBdr>
            <w:top w:val="none" w:sz="0" w:space="0" w:color="auto"/>
            <w:left w:val="none" w:sz="0" w:space="0" w:color="auto"/>
            <w:bottom w:val="none" w:sz="0" w:space="0" w:color="auto"/>
            <w:right w:val="none" w:sz="0" w:space="0" w:color="auto"/>
          </w:divBdr>
        </w:div>
        <w:div w:id="1083062329">
          <w:marLeft w:val="547"/>
          <w:marRight w:val="0"/>
          <w:marTop w:val="144"/>
          <w:marBottom w:val="0"/>
          <w:divBdr>
            <w:top w:val="none" w:sz="0" w:space="0" w:color="auto"/>
            <w:left w:val="none" w:sz="0" w:space="0" w:color="auto"/>
            <w:bottom w:val="none" w:sz="0" w:space="0" w:color="auto"/>
            <w:right w:val="none" w:sz="0" w:space="0" w:color="auto"/>
          </w:divBdr>
        </w:div>
        <w:div w:id="1905411320">
          <w:marLeft w:val="547"/>
          <w:marRight w:val="0"/>
          <w:marTop w:val="144"/>
          <w:marBottom w:val="0"/>
          <w:divBdr>
            <w:top w:val="none" w:sz="0" w:space="0" w:color="auto"/>
            <w:left w:val="none" w:sz="0" w:space="0" w:color="auto"/>
            <w:bottom w:val="none" w:sz="0" w:space="0" w:color="auto"/>
            <w:right w:val="none" w:sz="0" w:space="0" w:color="auto"/>
          </w:divBdr>
        </w:div>
        <w:div w:id="1967613540">
          <w:marLeft w:val="547"/>
          <w:marRight w:val="0"/>
          <w:marTop w:val="144"/>
          <w:marBottom w:val="0"/>
          <w:divBdr>
            <w:top w:val="none" w:sz="0" w:space="0" w:color="auto"/>
            <w:left w:val="none" w:sz="0" w:space="0" w:color="auto"/>
            <w:bottom w:val="none" w:sz="0" w:space="0" w:color="auto"/>
            <w:right w:val="none" w:sz="0" w:space="0" w:color="auto"/>
          </w:divBdr>
        </w:div>
      </w:divsChild>
    </w:div>
    <w:div w:id="722560826">
      <w:bodyDiv w:val="1"/>
      <w:marLeft w:val="0"/>
      <w:marRight w:val="0"/>
      <w:marTop w:val="0"/>
      <w:marBottom w:val="0"/>
      <w:divBdr>
        <w:top w:val="none" w:sz="0" w:space="0" w:color="auto"/>
        <w:left w:val="none" w:sz="0" w:space="0" w:color="auto"/>
        <w:bottom w:val="none" w:sz="0" w:space="0" w:color="auto"/>
        <w:right w:val="none" w:sz="0" w:space="0" w:color="auto"/>
      </w:divBdr>
    </w:div>
    <w:div w:id="752236593">
      <w:bodyDiv w:val="1"/>
      <w:marLeft w:val="0"/>
      <w:marRight w:val="0"/>
      <w:marTop w:val="0"/>
      <w:marBottom w:val="0"/>
      <w:divBdr>
        <w:top w:val="none" w:sz="0" w:space="0" w:color="auto"/>
        <w:left w:val="none" w:sz="0" w:space="0" w:color="auto"/>
        <w:bottom w:val="none" w:sz="0" w:space="0" w:color="auto"/>
        <w:right w:val="none" w:sz="0" w:space="0" w:color="auto"/>
      </w:divBdr>
    </w:div>
    <w:div w:id="984504301">
      <w:bodyDiv w:val="1"/>
      <w:marLeft w:val="0"/>
      <w:marRight w:val="0"/>
      <w:marTop w:val="0"/>
      <w:marBottom w:val="0"/>
      <w:divBdr>
        <w:top w:val="none" w:sz="0" w:space="0" w:color="auto"/>
        <w:left w:val="none" w:sz="0" w:space="0" w:color="auto"/>
        <w:bottom w:val="none" w:sz="0" w:space="0" w:color="auto"/>
        <w:right w:val="none" w:sz="0" w:space="0" w:color="auto"/>
      </w:divBdr>
    </w:div>
    <w:div w:id="1750346001">
      <w:bodyDiv w:val="1"/>
      <w:marLeft w:val="0"/>
      <w:marRight w:val="0"/>
      <w:marTop w:val="0"/>
      <w:marBottom w:val="0"/>
      <w:divBdr>
        <w:top w:val="none" w:sz="0" w:space="0" w:color="auto"/>
        <w:left w:val="none" w:sz="0" w:space="0" w:color="auto"/>
        <w:bottom w:val="none" w:sz="0" w:space="0" w:color="auto"/>
        <w:right w:val="none" w:sz="0" w:space="0" w:color="auto"/>
      </w:divBdr>
    </w:div>
    <w:div w:id="1973093161">
      <w:bodyDiv w:val="1"/>
      <w:marLeft w:val="0"/>
      <w:marRight w:val="0"/>
      <w:marTop w:val="0"/>
      <w:marBottom w:val="0"/>
      <w:divBdr>
        <w:top w:val="none" w:sz="0" w:space="0" w:color="auto"/>
        <w:left w:val="none" w:sz="0" w:space="0" w:color="auto"/>
        <w:bottom w:val="none" w:sz="0" w:space="0" w:color="auto"/>
        <w:right w:val="none" w:sz="0" w:space="0" w:color="auto"/>
      </w:divBdr>
    </w:div>
    <w:div w:id="210167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hyperlink" Target="http://http/transmission.bpa.gov/Business/Operations/Wind/MetData.aspx" TargetMode="External"/><Relationship Id="rId39" Type="http://schemas.openxmlformats.org/officeDocument/2006/relationships/chart" Target="charts/chart5.xml"/><Relationship Id="rId21" Type="http://schemas.openxmlformats.org/officeDocument/2006/relationships/image" Target="media/image5.gif"/><Relationship Id="rId34" Type="http://schemas.openxmlformats.org/officeDocument/2006/relationships/image" Target="media/image15.png"/><Relationship Id="rId42" Type="http://schemas.openxmlformats.org/officeDocument/2006/relationships/hyperlink" Target="http://itia.ntua.gr/getfile/1174/1/documents/2011JoH_RichRainfallPatterns.pdf" TargetMode="External"/><Relationship Id="rId47" Type="http://schemas.openxmlformats.org/officeDocument/2006/relationships/image" Target="media/image20.png"/><Relationship Id="rId50" Type="http://schemas.openxmlformats.org/officeDocument/2006/relationships/image" Target="media/image23.gif"/><Relationship Id="rId55" Type="http://schemas.openxmlformats.org/officeDocument/2006/relationships/image" Target="media/image27.gif"/><Relationship Id="rId63" Type="http://schemas.openxmlformats.org/officeDocument/2006/relationships/image" Target="media/image35.gif"/><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Colors" Target="diagrams/colors1.xml"/><Relationship Id="rId29" Type="http://schemas.openxmlformats.org/officeDocument/2006/relationships/hyperlink" Target="http://2.bp.blogspot.com/-J9DijugJnqc/TzWsBu4qBbI/AAAAAAAAA8w/TDgxdZgEFb0/s1600/bpa_wind_all_loglog.gi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8.gif"/><Relationship Id="rId32" Type="http://schemas.openxmlformats.org/officeDocument/2006/relationships/image" Target="media/image13.png"/><Relationship Id="rId37" Type="http://schemas.openxmlformats.org/officeDocument/2006/relationships/chart" Target="charts/chart3.xml"/><Relationship Id="rId40" Type="http://schemas.openxmlformats.org/officeDocument/2006/relationships/chart" Target="charts/chart6.xml"/><Relationship Id="rId45" Type="http://schemas.openxmlformats.org/officeDocument/2006/relationships/hyperlink" Target="http://3.bp.blogspot.com/-PCEQC8B1v4I/T0RZQgtpLlI/AAAAAAAAA9w/VLx7HEAEgJU/s1600/rainfall_mc.gif" TargetMode="External"/><Relationship Id="rId53" Type="http://schemas.openxmlformats.org/officeDocument/2006/relationships/image" Target="media/image26.jpeg"/><Relationship Id="rId58" Type="http://schemas.openxmlformats.org/officeDocument/2006/relationships/image" Target="media/image30.gif"/><Relationship Id="rId66"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diagramQuickStyle" Target="diagrams/quickStyle1.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chart" Target="charts/chart2.xml"/><Relationship Id="rId49" Type="http://schemas.openxmlformats.org/officeDocument/2006/relationships/image" Target="media/image22.gif"/><Relationship Id="rId57" Type="http://schemas.openxmlformats.org/officeDocument/2006/relationships/image" Target="media/image29.png"/><Relationship Id="rId61" Type="http://schemas.openxmlformats.org/officeDocument/2006/relationships/image" Target="media/image33.png"/><Relationship Id="rId10" Type="http://schemas.openxmlformats.org/officeDocument/2006/relationships/comments" Target="comments.xml"/><Relationship Id="rId19" Type="http://schemas.openxmlformats.org/officeDocument/2006/relationships/image" Target="media/image3.gif"/><Relationship Id="rId31" Type="http://schemas.openxmlformats.org/officeDocument/2006/relationships/image" Target="media/image12.png"/><Relationship Id="rId44" Type="http://schemas.openxmlformats.org/officeDocument/2006/relationships/image" Target="media/image18.png"/><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image" Target="media/image37.jpeg"/><Relationship Id="rId4" Type="http://schemas.openxmlformats.org/officeDocument/2006/relationships/styles" Target="styles.xml"/><Relationship Id="rId9" Type="http://schemas.openxmlformats.org/officeDocument/2006/relationships/hyperlink" Target="mailto:paul.pukite@baesystems.com" TargetMode="External"/><Relationship Id="rId14" Type="http://schemas.openxmlformats.org/officeDocument/2006/relationships/diagramLayout" Target="diagrams/layout1.xml"/><Relationship Id="rId22" Type="http://schemas.openxmlformats.org/officeDocument/2006/relationships/image" Target="media/image6.gif"/><Relationship Id="rId27" Type="http://schemas.openxmlformats.org/officeDocument/2006/relationships/hyperlink" Target="http://1.bp.blogspot.com/-yPtFex5vI1w/TzWsB_ZLQUI/AAAAAAAAA84/lOAPPxYKB_E/s1600/bpa_wind_all_semilog.gif" TargetMode="External"/><Relationship Id="rId30" Type="http://schemas.openxmlformats.org/officeDocument/2006/relationships/image" Target="media/image11.png"/><Relationship Id="rId35" Type="http://schemas.openxmlformats.org/officeDocument/2006/relationships/chart" Target="charts/chart1.xml"/><Relationship Id="rId43" Type="http://schemas.openxmlformats.org/officeDocument/2006/relationships/hyperlink" Target="http://1.bp.blogspot.com/-NuRFrFyQYy4/T0QystbAeII/AAAAAAAAA9o/_6KyR6Xu9Cc/s1600/mergedIowaRainfall.gif" TargetMode="External"/><Relationship Id="rId48" Type="http://schemas.openxmlformats.org/officeDocument/2006/relationships/image" Target="media/image21.gif"/><Relationship Id="rId56" Type="http://schemas.openxmlformats.org/officeDocument/2006/relationships/image" Target="media/image28.gif"/><Relationship Id="rId64" Type="http://schemas.openxmlformats.org/officeDocument/2006/relationships/image" Target="media/image36.jpeg"/><Relationship Id="rId69"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24.jpeg"/><Relationship Id="rId3" Type="http://schemas.openxmlformats.org/officeDocument/2006/relationships/numbering" Target="numbering.xml"/><Relationship Id="rId12" Type="http://schemas.openxmlformats.org/officeDocument/2006/relationships/package" Target="embeddings/Microsoft_Office_PowerPoint_Slide1.sldx"/><Relationship Id="rId17" Type="http://schemas.microsoft.com/office/2007/relationships/diagramDrawing" Target="diagrams/drawing1.xml"/><Relationship Id="rId25" Type="http://schemas.openxmlformats.org/officeDocument/2006/relationships/image" Target="media/image9.gif"/><Relationship Id="rId33" Type="http://schemas.openxmlformats.org/officeDocument/2006/relationships/image" Target="media/image14.png"/><Relationship Id="rId38" Type="http://schemas.openxmlformats.org/officeDocument/2006/relationships/chart" Target="charts/chart4.xml"/><Relationship Id="rId46" Type="http://schemas.openxmlformats.org/officeDocument/2006/relationships/image" Target="media/image19.png"/><Relationship Id="rId59" Type="http://schemas.openxmlformats.org/officeDocument/2006/relationships/image" Target="media/image31.gif"/><Relationship Id="rId67" Type="http://schemas.openxmlformats.org/officeDocument/2006/relationships/footer" Target="footer1.xml"/><Relationship Id="rId20" Type="http://schemas.openxmlformats.org/officeDocument/2006/relationships/image" Target="media/image4.gif"/><Relationship Id="rId41" Type="http://schemas.openxmlformats.org/officeDocument/2006/relationships/image" Target="media/image17.png"/><Relationship Id="rId54" Type="http://schemas.openxmlformats.org/officeDocument/2006/relationships/chart" Target="charts/chart7.xml"/><Relationship Id="rId62" Type="http://schemas.openxmlformats.org/officeDocument/2006/relationships/image" Target="media/image34.gif"/><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6.png"/></Relationships>
</file>

<file path=word/charts/_rels/chart1.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Michigan</a:t>
            </a:r>
          </a:p>
        </c:rich>
      </c:tx>
      <c:layout>
        <c:manualLayout>
          <c:xMode val="edge"/>
          <c:yMode val="edge"/>
          <c:x val="0.68206648192792652"/>
          <c:y val="5.4617888849174533E-2"/>
        </c:manualLayout>
      </c:layout>
      <c:overlay val="1"/>
    </c:title>
    <c:plotArea>
      <c:layout>
        <c:manualLayout>
          <c:layoutTarget val="inner"/>
          <c:xMode val="edge"/>
          <c:yMode val="edge"/>
          <c:x val="0.18026306506186168"/>
          <c:y val="2.6769185497382438E-2"/>
          <c:w val="0.78134616597064288"/>
          <c:h val="0.69891940454224899"/>
        </c:manualLayout>
      </c:layout>
      <c:scatterChart>
        <c:scatterStyle val="lineMarker"/>
        <c:ser>
          <c:idx val="1"/>
          <c:order val="0"/>
          <c:tx>
            <c:strRef>
              <c:f>lake_michigan!$C$9</c:f>
              <c:strCache>
                <c:ptCount val="1"/>
                <c:pt idx="0">
                  <c:v>Model</c:v>
                </c:pt>
              </c:strCache>
            </c:strRef>
          </c:tx>
          <c:spPr>
            <a:ln>
              <a:prstDash val="sysDot"/>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lake_michigan!$C$10:$C$824</c:f>
              <c:numCache>
                <c:formatCode>General</c:formatCode>
                <c:ptCount val="815"/>
                <c:pt idx="0" formatCode="0.00E+00">
                  <c:v>0.99763687665858691</c:v>
                </c:pt>
                <c:pt idx="1">
                  <c:v>0.99220496315221196</c:v>
                </c:pt>
                <c:pt idx="2">
                  <c:v>0.98463977943464953</c:v>
                </c:pt>
                <c:pt idx="3">
                  <c:v>0.97543132408994659</c:v>
                </c:pt>
                <c:pt idx="4">
                  <c:v>0.96491337803956378</c:v>
                </c:pt>
                <c:pt idx="5">
                  <c:v>0.95333550904278386</c:v>
                </c:pt>
                <c:pt idx="6">
                  <c:v>0.94089393601073645</c:v>
                </c:pt>
                <c:pt idx="7">
                  <c:v>0.92774784887798545</c:v>
                </c:pt>
                <c:pt idx="8">
                  <c:v>0.91402916781581389</c:v>
                </c:pt>
                <c:pt idx="9">
                  <c:v>0.89984888062798085</c:v>
                </c:pt>
                <c:pt idx="10">
                  <c:v>0.88530141015296959</c:v>
                </c:pt>
                <c:pt idx="11">
                  <c:v>0.87046776247303592</c:v>
                </c:pt>
                <c:pt idx="12">
                  <c:v>0.85541787752183762</c:v>
                </c:pt>
                <c:pt idx="13">
                  <c:v>0.84021243438350079</c:v>
                </c:pt>
                <c:pt idx="14">
                  <c:v>0.82490427014401679</c:v>
                </c:pt>
                <c:pt idx="15">
                  <c:v>0.80953951658580403</c:v>
                </c:pt>
                <c:pt idx="16">
                  <c:v>0.79415852562185529</c:v>
                </c:pt>
                <c:pt idx="17">
                  <c:v>0.77879663311430491</c:v>
                </c:pt>
                <c:pt idx="18">
                  <c:v>0.76348479673921021</c:v>
                </c:pt>
                <c:pt idx="19">
                  <c:v>0.74825013409013374</c:v>
                </c:pt>
                <c:pt idx="20">
                  <c:v>0.73311638063695295</c:v>
                </c:pt>
                <c:pt idx="21">
                  <c:v>0.71810428248747571</c:v>
                </c:pt>
                <c:pt idx="22">
                  <c:v>0.7032319355182306</c:v>
                </c:pt>
                <c:pt idx="23">
                  <c:v>0.68851507994913352</c:v>
                </c:pt>
                <c:pt idx="24">
                  <c:v>0.67396735757070236</c:v>
                </c:pt>
                <c:pt idx="25">
                  <c:v>0.65960053741526858</c:v>
                </c:pt>
                <c:pt idx="26">
                  <c:v>0.64542471457278439</c:v>
                </c:pt>
                <c:pt idx="27">
                  <c:v>0.63144848600221171</c:v>
                </c:pt>
                <c:pt idx="28">
                  <c:v>0.61767910652058733</c:v>
                </c:pt>
                <c:pt idx="29">
                  <c:v>0.60412262761965962</c:v>
                </c:pt>
                <c:pt idx="30">
                  <c:v>0.59078402133297059</c:v>
                </c:pt>
                <c:pt idx="31">
                  <c:v>0.57766729103012615</c:v>
                </c:pt>
                <c:pt idx="32">
                  <c:v>0.56477557073286599</c:v>
                </c:pt>
                <c:pt idx="33">
                  <c:v>0.5521112143152066</c:v>
                </c:pt>
                <c:pt idx="34">
                  <c:v>0.5396758757577117</c:v>
                </c:pt>
                <c:pt idx="35">
                  <c:v>0.52747058146572057</c:v>
                </c:pt>
                <c:pt idx="36">
                  <c:v>0.51549579552697977</c:v>
                </c:pt>
                <c:pt idx="37">
                  <c:v>0.50375147867084524</c:v>
                </c:pt>
                <c:pt idx="38">
                  <c:v>0.49223714159518933</c:v>
                </c:pt>
                <c:pt idx="39">
                  <c:v>0.48095189324533066</c:v>
                </c:pt>
                <c:pt idx="40">
                  <c:v>0.46989448455922284</c:v>
                </c:pt>
                <c:pt idx="41">
                  <c:v>0.45906334813303229</c:v>
                </c:pt>
                <c:pt idx="42">
                  <c:v>0.44845663420916032</c:v>
                </c:pt>
                <c:pt idx="43">
                  <c:v>0.43807224334377476</c:v>
                </c:pt>
                <c:pt idx="44">
                  <c:v>0.4279078560717397</c:v>
                </c:pt>
                <c:pt idx="45">
                  <c:v>0.41796095985261988</c:v>
                </c:pt>
                <c:pt idx="46">
                  <c:v>0.40822887355147724</c:v>
                </c:pt>
                <c:pt idx="47">
                  <c:v>0.39870876968193092</c:v>
                </c:pt>
                <c:pt idx="48">
                  <c:v>0.38939769461570234</c:v>
                </c:pt>
                <c:pt idx="49">
                  <c:v>0.38029258694246948</c:v>
                </c:pt>
                <c:pt idx="50">
                  <c:v>0.37139029414567915</c:v>
                </c:pt>
                <c:pt idx="51">
                  <c:v>0.36268758774390297</c:v>
                </c:pt>
                <c:pt idx="52">
                  <c:v>0.35418117703298713</c:v>
                </c:pt>
                <c:pt idx="53">
                  <c:v>0.34586772155148432</c:v>
                </c:pt>
                <c:pt idx="54">
                  <c:v>0.33774384238044658</c:v>
                </c:pt>
                <c:pt idx="55">
                  <c:v>0.32980613237844397</c:v>
                </c:pt>
                <c:pt idx="56">
                  <c:v>0.32205116544350998</c:v>
                </c:pt>
                <c:pt idx="57">
                  <c:v>0.31447550488551096</c:v>
                </c:pt>
                <c:pt idx="58">
                  <c:v>0.30707571098497854</c:v>
                </c:pt>
                <c:pt idx="59">
                  <c:v>0.29984834780785979</c:v>
                </c:pt>
                <c:pt idx="60">
                  <c:v>0.29278998933954442</c:v>
                </c:pt>
                <c:pt idx="61">
                  <c:v>0.28589722499614456</c:v>
                </c:pt>
                <c:pt idx="62">
                  <c:v>0.27916666845056831</c:v>
                </c:pt>
                <c:pt idx="63">
                  <c:v>0.27259495319382332</c:v>
                </c:pt>
                <c:pt idx="64">
                  <c:v>0.26617873297163192</c:v>
                </c:pt>
                <c:pt idx="65">
                  <c:v>0.25991470437104691</c:v>
                </c:pt>
                <c:pt idx="66">
                  <c:v>0.25379959885254322</c:v>
                </c:pt>
                <c:pt idx="67">
                  <c:v>0.24783018557310918</c:v>
                </c:pt>
                <c:pt idx="68">
                  <c:v>0.24200327385101691</c:v>
                </c:pt>
                <c:pt idx="69">
                  <c:v>0.23631571530620829</c:v>
                </c:pt>
                <c:pt idx="70">
                  <c:v>0.23076440570661949</c:v>
                </c:pt>
                <c:pt idx="71">
                  <c:v>0.22534628654770475</c:v>
                </c:pt>
                <c:pt idx="72">
                  <c:v>0.22005834638974195</c:v>
                </c:pt>
                <c:pt idx="73">
                  <c:v>0.21489762197515916</c:v>
                </c:pt>
                <c:pt idx="74">
                  <c:v>0.20986119914603968</c:v>
                </c:pt>
                <c:pt idx="75">
                  <c:v>0.20494621358016071</c:v>
                </c:pt>
                <c:pt idx="76">
                  <c:v>0.20014985136226049</c:v>
                </c:pt>
                <c:pt idx="77">
                  <c:v>0.19546934940578573</c:v>
                </c:pt>
                <c:pt idx="78">
                  <c:v>0.19090199573904221</c:v>
                </c:pt>
                <c:pt idx="79">
                  <c:v>0.18644512966849838</c:v>
                </c:pt>
                <c:pt idx="80">
                  <c:v>0.1820961418309047</c:v>
                </c:pt>
                <c:pt idx="81">
                  <c:v>0.17785247414492891</c:v>
                </c:pt>
                <c:pt idx="82">
                  <c:v>0.17371161967210674</c:v>
                </c:pt>
                <c:pt idx="83">
                  <c:v>0.16967112239610188</c:v>
                </c:pt>
                <c:pt idx="84">
                  <c:v>0.16572857692853779</c:v>
                </c:pt>
                <c:pt idx="85">
                  <c:v>0.16188162814897167</c:v>
                </c:pt>
                <c:pt idx="86">
                  <c:v>0.15812797078596699</c:v>
                </c:pt>
                <c:pt idx="87">
                  <c:v>0.15446534894565844</c:v>
                </c:pt>
                <c:pt idx="88">
                  <c:v>0.15089155559366271</c:v>
                </c:pt>
                <c:pt idx="89">
                  <c:v>0.14740443199572545</c:v>
                </c:pt>
                <c:pt idx="90">
                  <c:v>0.14400186712203344</c:v>
                </c:pt>
                <c:pt idx="91">
                  <c:v>0.14068179701973912</c:v>
                </c:pt>
                <c:pt idx="92">
                  <c:v>0.13744220415783331</c:v>
                </c:pt>
                <c:pt idx="93">
                  <c:v>0.13428111674818827</c:v>
                </c:pt>
                <c:pt idx="94">
                  <c:v>0.1311966080462654</c:v>
                </c:pt>
                <c:pt idx="95">
                  <c:v>0.12818679563466487</c:v>
                </c:pt>
                <c:pt idx="96">
                  <c:v>0.12524984069246231</c:v>
                </c:pt>
                <c:pt idx="97">
                  <c:v>0.12238394725298822</c:v>
                </c:pt>
                <c:pt idx="98">
                  <c:v>0.11958736145251007</c:v>
                </c:pt>
                <c:pt idx="99">
                  <c:v>0.11685837077202491</c:v>
                </c:pt>
                <c:pt idx="100">
                  <c:v>0.11419530327421094</c:v>
                </c:pt>
                <c:pt idx="101">
                  <c:v>0.11159652683737777</c:v>
                </c:pt>
                <c:pt idx="102">
                  <c:v>0.10906044838810171</c:v>
                </c:pt>
                <c:pt idx="103">
                  <c:v>0.10658551313406535</c:v>
                </c:pt>
                <c:pt idx="104">
                  <c:v>0.10417020379849402</c:v>
                </c:pt>
                <c:pt idx="105">
                  <c:v>0.10181303985742882</c:v>
                </c:pt>
                <c:pt idx="106">
                  <c:v>9.951257678097622E-2</c:v>
                </c:pt>
                <c:pt idx="107">
                  <c:v>9.7267405279538213E-2</c:v>
                </c:pt>
                <c:pt idx="108">
                  <c:v>9.5076150555950645E-2</c:v>
                </c:pt>
                <c:pt idx="109">
                  <c:v>9.2937471564330895E-2</c:v>
                </c:pt>
                <c:pt idx="110">
                  <c:v>9.085006027637646E-2</c:v>
                </c:pt>
                <c:pt idx="111">
                  <c:v>8.8812640955752725E-2</c:v>
                </c:pt>
                <c:pt idx="112">
                  <c:v>8.6823969441153226E-2</c:v>
                </c:pt>
                <c:pt idx="113">
                  <c:v>8.4882832438522571E-2</c:v>
                </c:pt>
                <c:pt idx="114">
                  <c:v>8.2988046822896427E-2</c:v>
                </c:pt>
                <c:pt idx="115">
                  <c:v>8.1138458950231598E-2</c:v>
                </c:pt>
                <c:pt idx="116">
                  <c:v>7.9332943979559922E-2</c:v>
                </c:pt>
                <c:pt idx="117">
                  <c:v>7.757040520574382E-2</c:v>
                </c:pt>
                <c:pt idx="118">
                  <c:v>7.5849773403068643E-2</c:v>
                </c:pt>
                <c:pt idx="119">
                  <c:v>7.4170006179865619E-2</c:v>
                </c:pt>
                <c:pt idx="120">
                  <c:v>7.2530087344319857E-2</c:v>
                </c:pt>
                <c:pt idx="121">
                  <c:v>7.0929026281585483E-2</c:v>
                </c:pt>
                <c:pt idx="122">
                  <c:v>6.936585734229779E-2</c:v>
                </c:pt>
                <c:pt idx="123">
                  <c:v>6.7839639242538941E-2</c:v>
                </c:pt>
                <c:pt idx="124">
                  <c:v>6.6349454475296291E-2</c:v>
                </c:pt>
                <c:pt idx="125">
                  <c:v>6.4894408733421671E-2</c:v>
                </c:pt>
                <c:pt idx="126">
                  <c:v>6.3473630344075882E-2</c:v>
                </c:pt>
                <c:pt idx="127">
                  <c:v>6.2086269714634414E-2</c:v>
                </c:pt>
                <c:pt idx="128">
                  <c:v>6.0731498789998901E-2</c:v>
                </c:pt>
                <c:pt idx="129">
                  <c:v>5.9408510521250714E-2</c:v>
                </c:pt>
                <c:pt idx="130">
                  <c:v>5.8116518345568163E-2</c:v>
                </c:pt>
                <c:pt idx="131">
                  <c:v>5.6854755677311956E-2</c:v>
                </c:pt>
                <c:pt idx="132">
                  <c:v>5.5622475410175586E-2</c:v>
                </c:pt>
                <c:pt idx="133">
                  <c:v>5.4418949430284323E-2</c:v>
                </c:pt>
                <c:pt idx="134">
                  <c:v>5.3243468140119272E-2</c:v>
                </c:pt>
                <c:pt idx="135">
                  <c:v>5.2095339993133427E-2</c:v>
                </c:pt>
                <c:pt idx="136">
                  <c:v>5.0973891038918667E-2</c:v>
                </c:pt>
                <c:pt idx="137">
                  <c:v>4.9878464478780173E-2</c:v>
                </c:pt>
                <c:pt idx="138">
                  <c:v>4.8808420231563357E-2</c:v>
                </c:pt>
                <c:pt idx="139">
                  <c:v>4.7763134509578128E-2</c:v>
                </c:pt>
                <c:pt idx="140">
                  <c:v>4.6741999404461818E-2</c:v>
                </c:pt>
                <c:pt idx="141">
                  <c:v>4.5744422482814906E-2</c:v>
                </c:pt>
                <c:pt idx="142">
                  <c:v>4.4769826391443134E-2</c:v>
                </c:pt>
                <c:pt idx="143">
                  <c:v>4.3817648472038173E-2</c:v>
                </c:pt>
                <c:pt idx="144">
                  <c:v>4.2887340385127926E-2</c:v>
                </c:pt>
                <c:pt idx="145">
                  <c:v>4.1978367743121782E-2</c:v>
                </c:pt>
                <c:pt idx="146">
                  <c:v>4.1090209752280497E-2</c:v>
                </c:pt>
                <c:pt idx="147">
                  <c:v>4.0222358863438418E-2</c:v>
                </c:pt>
                <c:pt idx="148">
                  <c:v>3.9374320431303955E-2</c:v>
                </c:pt>
                <c:pt idx="149">
                  <c:v>3.8545612382166292E-2</c:v>
                </c:pt>
                <c:pt idx="150">
                  <c:v>3.7735764889837091E-2</c:v>
                </c:pt>
                <c:pt idx="151">
                  <c:v>3.6944320059654652E-2</c:v>
                </c:pt>
                <c:pt idx="152">
                  <c:v>3.6170831620381254E-2</c:v>
                </c:pt>
                <c:pt idx="153">
                  <c:v>3.5414864623825051E-2</c:v>
                </c:pt>
                <c:pt idx="154">
                  <c:v>3.4675995152017816E-2</c:v>
                </c:pt>
                <c:pt idx="155">
                  <c:v>3.3953810031784784E-2</c:v>
                </c:pt>
                <c:pt idx="156">
                  <c:v>3.3247906556539815E-2</c:v>
                </c:pt>
                <c:pt idx="157">
                  <c:v>3.2557892215146246E-2</c:v>
                </c:pt>
                <c:pt idx="158">
                  <c:v>3.1883384427682043E-2</c:v>
                </c:pt>
                <c:pt idx="159">
                  <c:v>3.1224010287950656E-2</c:v>
                </c:pt>
                <c:pt idx="160">
                  <c:v>3.0579406312584111E-2</c:v>
                </c:pt>
                <c:pt idx="161">
                  <c:v>2.9949218196581272E-2</c:v>
                </c:pt>
                <c:pt idx="162">
                  <c:v>2.9333100575133879E-2</c:v>
                </c:pt>
                <c:pt idx="163">
                  <c:v>2.8730716791588735E-2</c:v>
                </c:pt>
                <c:pt idx="164">
                  <c:v>2.814173867140209E-2</c:v>
                </c:pt>
                <c:pt idx="165">
                  <c:v>2.7565846301940231E-2</c:v>
                </c:pt>
                <c:pt idx="166">
                  <c:v>2.700272781798705E-2</c:v>
                </c:pt>
                <c:pt idx="167">
                  <c:v>2.6452079192819201E-2</c:v>
                </c:pt>
                <c:pt idx="168">
                  <c:v>2.5913604034712469E-2</c:v>
                </c:pt>
                <c:pt idx="169">
                  <c:v>2.5387013388746771E-2</c:v>
                </c:pt>
                <c:pt idx="170">
                  <c:v>2.4872025543777987E-2</c:v>
                </c:pt>
                <c:pt idx="171">
                  <c:v>2.4368365844449468E-2</c:v>
                </c:pt>
                <c:pt idx="172">
                  <c:v>2.3875766508117E-2</c:v>
                </c:pt>
                <c:pt idx="173">
                  <c:v>2.3393966446563365E-2</c:v>
                </c:pt>
                <c:pt idx="174">
                  <c:v>2.2922711092384515E-2</c:v>
                </c:pt>
                <c:pt idx="175">
                  <c:v>2.2461752229926815E-2</c:v>
                </c:pt>
                <c:pt idx="176">
                  <c:v>2.2010847830660804E-2</c:v>
                </c:pt>
                <c:pt idx="177">
                  <c:v>2.1569761892880138E-2</c:v>
                </c:pt>
                <c:pt idx="178">
                  <c:v>2.1138264285613412E-2</c:v>
                </c:pt>
                <c:pt idx="179">
                  <c:v>2.0716130596641326E-2</c:v>
                </c:pt>
                <c:pt idx="180">
                  <c:v>2.0303141984515292E-2</c:v>
                </c:pt>
                <c:pt idx="181">
                  <c:v>1.9899085034472377E-2</c:v>
                </c:pt>
                <c:pt idx="182">
                  <c:v>1.950375161814763E-2</c:v>
                </c:pt>
                <c:pt idx="183">
                  <c:v>1.9116938756984048E-2</c:v>
                </c:pt>
                <c:pt idx="184">
                  <c:v>1.8738448489245999E-2</c:v>
                </c:pt>
                <c:pt idx="185">
                  <c:v>1.8368087740539985E-2</c:v>
                </c:pt>
                <c:pt idx="186">
                  <c:v>1.8005668197753628E-2</c:v>
                </c:pt>
                <c:pt idx="187">
                  <c:v>1.7651006186321924E-2</c:v>
                </c:pt>
                <c:pt idx="188">
                  <c:v>1.7303922550734631E-2</c:v>
                </c:pt>
                <c:pt idx="189">
                  <c:v>1.6964242538199097E-2</c:v>
                </c:pt>
                <c:pt idx="190">
                  <c:v>1.6631795685375979E-2</c:v>
                </c:pt>
                <c:pt idx="191">
                  <c:v>1.6306415708106845E-2</c:v>
                </c:pt>
                <c:pt idx="192">
                  <c:v>1.5987940394055027E-2</c:v>
                </c:pt>
                <c:pt idx="193">
                  <c:v>1.5676211498182345E-2</c:v>
                </c:pt>
                <c:pt idx="194">
                  <c:v>1.5371074640986915E-2</c:v>
                </c:pt>
                <c:pt idx="195">
                  <c:v>1.5072379209429091E-2</c:v>
                </c:pt>
                <c:pt idx="196">
                  <c:v>1.4779978260474299E-2</c:v>
                </c:pt>
                <c:pt idx="197">
                  <c:v>1.4493728427182911E-2</c:v>
                </c:pt>
                <c:pt idx="198">
                  <c:v>1.4213489827279839E-2</c:v>
                </c:pt>
                <c:pt idx="199">
                  <c:v>1.3939125974137843E-2</c:v>
                </c:pt>
                <c:pt idx="200">
                  <c:v>1.3670503690110145E-2</c:v>
                </c:pt>
                <c:pt idx="201">
                  <c:v>1.3407493022149898E-2</c:v>
                </c:pt>
                <c:pt idx="202">
                  <c:v>1.3149967159655737E-2</c:v>
                </c:pt>
                <c:pt idx="203">
                  <c:v>1.2897802354483141E-2</c:v>
                </c:pt>
                <c:pt idx="204">
                  <c:v>1.2650877843064921E-2</c:v>
                </c:pt>
                <c:pt idx="205">
                  <c:v>1.2409075770583583E-2</c:v>
                </c:pt>
                <c:pt idx="206">
                  <c:v>1.2172281117141252E-2</c:v>
                </c:pt>
                <c:pt idx="207">
                  <c:v>1.1940381625873315E-2</c:v>
                </c:pt>
                <c:pt idx="208">
                  <c:v>1.1713267732953779E-2</c:v>
                </c:pt>
                <c:pt idx="209">
                  <c:v>1.1490832499442443E-2</c:v>
                </c:pt>
                <c:pt idx="210">
                  <c:v>1.1272971544923021E-2</c:v>
                </c:pt>
                <c:pt idx="211">
                  <c:v>1.1059582982885964E-2</c:v>
                </c:pt>
                <c:pt idx="212">
                  <c:v>1.0850567357807837E-2</c:v>
                </c:pt>
                <c:pt idx="213">
                  <c:v>1.0645827583882482E-2</c:v>
                </c:pt>
                <c:pt idx="214">
                  <c:v>1.0445268885359533E-2</c:v>
                </c:pt>
                <c:pt idx="215">
                  <c:v>1.0248798738447121E-2</c:v>
                </c:pt>
                <c:pt idx="216">
                  <c:v>1.0056326814736579E-2</c:v>
                </c:pt>
                <c:pt idx="217">
                  <c:v>9.8677649261088782E-3</c:v>
                </c:pt>
                <c:pt idx="218">
                  <c:v>9.6830269710823248E-3</c:v>
                </c:pt>
                <c:pt idx="219">
                  <c:v>9.5020288825637227E-3</c:v>
                </c:pt>
                <c:pt idx="220">
                  <c:v>9.3246885769643264E-3</c:v>
                </c:pt>
                <c:pt idx="221">
                  <c:v>9.1509259046446741E-3</c:v>
                </c:pt>
                <c:pt idx="222">
                  <c:v>8.9806626016527991E-3</c:v>
                </c:pt>
                <c:pt idx="223">
                  <c:v>8.8138222427201294E-3</c:v>
                </c:pt>
                <c:pt idx="224">
                  <c:v>8.6503301954827163E-3</c:v>
                </c:pt>
                <c:pt idx="225">
                  <c:v>8.4901135758935261E-3</c:v>
                </c:pt>
                <c:pt idx="226">
                  <c:v>8.3331012047953203E-3</c:v>
                </c:pt>
                <c:pt idx="227">
                  <c:v>8.179223565621549E-3</c:v>
                </c:pt>
                <c:pt idx="228">
                  <c:v>8.0284127631962392E-3</c:v>
                </c:pt>
                <c:pt idx="229">
                  <c:v>7.8806024836026913E-3</c:v>
                </c:pt>
                <c:pt idx="230">
                  <c:v>7.7357279550925931E-3</c:v>
                </c:pt>
                <c:pt idx="231">
                  <c:v>7.5937259100080194E-3</c:v>
                </c:pt>
                <c:pt idx="232">
                  <c:v>7.4545345476885287E-3</c:v>
                </c:pt>
                <c:pt idx="233">
                  <c:v>7.3180934983376068E-3</c:v>
                </c:pt>
                <c:pt idx="234">
                  <c:v>7.1843437878224411E-3</c:v>
                </c:pt>
                <c:pt idx="235">
                  <c:v>7.0532278033824192E-3</c:v>
                </c:pt>
                <c:pt idx="236">
                  <c:v>6.9246892602216814E-3</c:v>
                </c:pt>
                <c:pt idx="237">
                  <c:v>6.7986731689624672E-3</c:v>
                </c:pt>
                <c:pt idx="238">
                  <c:v>6.6751258039359027E-3</c:v>
                </c:pt>
                <c:pt idx="239">
                  <c:v>6.5539946722884693E-3</c:v>
                </c:pt>
                <c:pt idx="240">
                  <c:v>6.4352284838817189E-3</c:v>
                </c:pt>
                <c:pt idx="241">
                  <c:v>6.3187771219644848E-3</c:v>
                </c:pt>
                <c:pt idx="242">
                  <c:v>6.2045916145972539E-3</c:v>
                </c:pt>
                <c:pt idx="243">
                  <c:v>6.0926241068080412E-3</c:v>
                </c:pt>
                <c:pt idx="244">
                  <c:v>5.9828278334607471E-3</c:v>
                </c:pt>
                <c:pt idx="245">
                  <c:v>5.8751570928170758E-3</c:v>
                </c:pt>
                <c:pt idx="246">
                  <c:v>5.7695672207733594E-3</c:v>
                </c:pt>
                <c:pt idx="247">
                  <c:v>5.6660145657546094E-3</c:v>
                </c:pt>
                <c:pt idx="248">
                  <c:v>5.5644564642480868E-3</c:v>
                </c:pt>
                <c:pt idx="249">
                  <c:v>5.4648512169597485E-3</c:v>
                </c:pt>
                <c:pt idx="250">
                  <c:v>5.3671580655767718E-3</c:v>
                </c:pt>
                <c:pt idx="251">
                  <c:v>5.2713371701203372E-3</c:v>
                </c:pt>
                <c:pt idx="252">
                  <c:v>5.1773495868728961E-3</c:v>
                </c:pt>
                <c:pt idx="253">
                  <c:v>5.085157246864932E-3</c:v>
                </c:pt>
                <c:pt idx="254">
                  <c:v>4.9947229349061872E-3</c:v>
                </c:pt>
                <c:pt idx="255">
                  <c:v>4.906010269147075E-3</c:v>
                </c:pt>
                <c:pt idx="256">
                  <c:v>4.8189836811565094E-3</c:v>
                </c:pt>
                <c:pt idx="257">
                  <c:v>4.7336083965021881E-3</c:v>
                </c:pt>
                <c:pt idx="258">
                  <c:v>4.649850415820278E-3</c:v>
                </c:pt>
                <c:pt idx="259">
                  <c:v>4.5676764963618194E-3</c:v>
                </c:pt>
                <c:pt idx="260">
                  <c:v>4.487054134002892E-3</c:v>
                </c:pt>
                <c:pt idx="261">
                  <c:v>4.4079515457065895E-3</c:v>
                </c:pt>
                <c:pt idx="262">
                  <c:v>4.3303376524251964E-3</c:v>
                </c:pt>
                <c:pt idx="263">
                  <c:v>4.2541820624304857E-3</c:v>
                </c:pt>
                <c:pt idx="264">
                  <c:v>4.1794550550613794E-3</c:v>
                </c:pt>
                <c:pt idx="265">
                  <c:v>4.1061275648777628E-3</c:v>
                </c:pt>
                <c:pt idx="266">
                  <c:v>4.034171166210191E-3</c:v>
                </c:pt>
                <c:pt idx="267">
                  <c:v>3.9635580580945247E-3</c:v>
                </c:pt>
                <c:pt idx="268">
                  <c:v>3.8942610495821517E-3</c:v>
                </c:pt>
                <c:pt idx="269">
                  <c:v>3.8262535454155482E-3</c:v>
                </c:pt>
                <c:pt idx="270">
                  <c:v>3.7595095320597785E-3</c:v>
                </c:pt>
                <c:pt idx="271">
                  <c:v>3.6940035640807018E-3</c:v>
                </c:pt>
                <c:pt idx="272">
                  <c:v>3.6297107508608513E-3</c:v>
                </c:pt>
                <c:pt idx="273">
                  <c:v>3.5666067436442052E-3</c:v>
                </c:pt>
                <c:pt idx="274">
                  <c:v>3.5046677229013316E-3</c:v>
                </c:pt>
                <c:pt idx="275">
                  <c:v>3.4438703860065439E-3</c:v>
                </c:pt>
                <c:pt idx="276">
                  <c:v>3.3841919352191178E-3</c:v>
                </c:pt>
                <c:pt idx="277">
                  <c:v>3.3256100659605262E-3</c:v>
                </c:pt>
                <c:pt idx="278">
                  <c:v>3.2681029553801996E-3</c:v>
                </c:pt>
                <c:pt idx="279">
                  <c:v>3.2116492512022244E-3</c:v>
                </c:pt>
                <c:pt idx="280">
                  <c:v>3.1562280608458779E-3</c:v>
                </c:pt>
                <c:pt idx="281">
                  <c:v>3.1018189408127997E-3</c:v>
                </c:pt>
                <c:pt idx="282">
                  <c:v>3.0484018863340401E-3</c:v>
                </c:pt>
                <c:pt idx="283">
                  <c:v>2.9959573212702483E-3</c:v>
                </c:pt>
                <c:pt idx="284">
                  <c:v>2.9444660882585356E-3</c:v>
                </c:pt>
                <c:pt idx="285">
                  <c:v>2.8939094390996031E-3</c:v>
                </c:pt>
                <c:pt idx="286">
                  <c:v>2.8442690253791237E-3</c:v>
                </c:pt>
                <c:pt idx="287">
                  <c:v>2.795526889317218E-3</c:v>
                </c:pt>
                <c:pt idx="288">
                  <c:v>2.7476654548402551E-3</c:v>
                </c:pt>
                <c:pt idx="289">
                  <c:v>2.70066751886943E-3</c:v>
                </c:pt>
                <c:pt idx="290">
                  <c:v>2.6545162428202552E-3</c:v>
                </c:pt>
                <c:pt idx="291">
                  <c:v>2.6091951443079696E-3</c:v>
                </c:pt>
                <c:pt idx="292">
                  <c:v>2.5646880890533665E-3</c:v>
                </c:pt>
                <c:pt idx="293">
                  <c:v>2.5209792829840537E-3</c:v>
                </c:pt>
                <c:pt idx="294">
                  <c:v>2.4780532645260547E-3</c:v>
                </c:pt>
                <c:pt idx="295">
                  <c:v>2.4358948970811798E-3</c:v>
                </c:pt>
                <c:pt idx="296">
                  <c:v>2.3944893616851246E-3</c:v>
                </c:pt>
                <c:pt idx="297">
                  <c:v>2.3538221498420001E-3</c:v>
                </c:pt>
                <c:pt idx="298">
                  <c:v>2.3138790565306231E-3</c:v>
                </c:pt>
                <c:pt idx="299">
                  <c:v>2.2746461733783997E-3</c:v>
                </c:pt>
                <c:pt idx="300">
                  <c:v>2.2361098819984439E-3</c:v>
                </c:pt>
                <c:pt idx="301">
                  <c:v>2.198256847485874E-3</c:v>
                </c:pt>
                <c:pt idx="302">
                  <c:v>2.1610740120692785E-3</c:v>
                </c:pt>
                <c:pt idx="303">
                  <c:v>2.124548588913431E-3</c:v>
                </c:pt>
                <c:pt idx="304">
                  <c:v>2.0886680560694652E-3</c:v>
                </c:pt>
                <c:pt idx="305">
                  <c:v>2.0534201505688042E-3</c:v>
                </c:pt>
                <c:pt idx="306">
                  <c:v>2.0187928626572622E-3</c:v>
                </c:pt>
                <c:pt idx="307">
                  <c:v>1.9847744301657458E-3</c:v>
                </c:pt>
                <c:pt idx="308">
                  <c:v>1.9513533330142582E-3</c:v>
                </c:pt>
                <c:pt idx="309">
                  <c:v>1.9185182878457285E-3</c:v>
                </c:pt>
                <c:pt idx="310">
                  <c:v>1.8862582427865697E-3</c:v>
                </c:pt>
                <c:pt idx="311">
                  <c:v>1.8545623723306922E-3</c:v>
                </c:pt>
                <c:pt idx="312">
                  <c:v>1.823420072343982E-3</c:v>
                </c:pt>
                <c:pt idx="313">
                  <c:v>1.7928209551862182E-3</c:v>
                </c:pt>
                <c:pt idx="314">
                  <c:v>1.7627548449474688E-3</c:v>
                </c:pt>
                <c:pt idx="315">
                  <c:v>1.7332117727962449E-3</c:v>
                </c:pt>
                <c:pt idx="316">
                  <c:v>1.7041819724365206E-3</c:v>
                </c:pt>
                <c:pt idx="317">
                  <c:v>1.6756558756709857E-3</c:v>
                </c:pt>
                <c:pt idx="318">
                  <c:v>1.647624108067926E-3</c:v>
                </c:pt>
                <c:pt idx="319">
                  <c:v>1.6200774847291209E-3</c:v>
                </c:pt>
                <c:pt idx="320">
                  <c:v>1.5930070061562769E-3</c:v>
                </c:pt>
                <c:pt idx="321">
                  <c:v>1.5664038542136576E-3</c:v>
                </c:pt>
                <c:pt idx="322">
                  <c:v>1.5402593881844041E-3</c:v>
                </c:pt>
                <c:pt idx="323">
                  <c:v>1.514565140918371E-3</c:v>
                </c:pt>
                <c:pt idx="324">
                  <c:v>1.4893128150691359E-3</c:v>
                </c:pt>
                <c:pt idx="325">
                  <c:v>1.464494279418108E-3</c:v>
                </c:pt>
                <c:pt idx="326">
                  <c:v>1.4401015652834601E-3</c:v>
                </c:pt>
                <c:pt idx="327">
                  <c:v>1.4161268630119681E-3</c:v>
                </c:pt>
                <c:pt idx="328">
                  <c:v>1.3925625185516087E-3</c:v>
                </c:pt>
                <c:pt idx="329">
                  <c:v>1.3694010301030298E-3</c:v>
                </c:pt>
                <c:pt idx="330">
                  <c:v>1.3466350448479172E-3</c:v>
                </c:pt>
                <c:pt idx="331">
                  <c:v>1.3242573557524422E-3</c:v>
                </c:pt>
                <c:pt idx="332">
                  <c:v>1.3022608984439021E-3</c:v>
                </c:pt>
                <c:pt idx="333">
                  <c:v>1.2806387481588521E-3</c:v>
                </c:pt>
                <c:pt idx="334">
                  <c:v>1.2593841167609207E-3</c:v>
                </c:pt>
                <c:pt idx="335">
                  <c:v>1.2384903498267224E-3</c:v>
                </c:pt>
                <c:pt idx="336">
                  <c:v>1.2179509237980697E-3</c:v>
                </c:pt>
                <c:pt idx="337">
                  <c:v>1.1977594431990921E-3</c:v>
                </c:pt>
                <c:pt idx="338">
                  <c:v>1.1779096379164826E-3</c:v>
                </c:pt>
                <c:pt idx="339">
                  <c:v>1.1583953605415261E-3</c:v>
                </c:pt>
                <c:pt idx="340">
                  <c:v>1.1392105837722847E-3</c:v>
                </c:pt>
                <c:pt idx="341">
                  <c:v>1.1203493978746491E-3</c:v>
                </c:pt>
                <c:pt idx="342">
                  <c:v>1.1018060082006935E-3</c:v>
                </c:pt>
                <c:pt idx="343">
                  <c:v>1.0835747327630381E-3</c:v>
                </c:pt>
                <c:pt idx="344">
                  <c:v>1.0656499998638927E-3</c:v>
                </c:pt>
                <c:pt idx="345">
                  <c:v>1.0480263457774491E-3</c:v>
                </c:pt>
                <c:pt idx="346">
                  <c:v>1.0306984124843239E-3</c:v>
                </c:pt>
                <c:pt idx="347">
                  <c:v>1.0136609454568935E-3</c:v>
                </c:pt>
                <c:pt idx="348">
                  <c:v>9.9690879149421339E-4</c:v>
                </c:pt>
                <c:pt idx="349">
                  <c:v>9.8043689660539507E-4</c:v>
                </c:pt>
                <c:pt idx="350">
                  <c:v>9.6424030394034728E-4</c:v>
                </c:pt>
                <c:pt idx="351">
                  <c:v>9.4831415176658467E-4</c:v>
                </c:pt>
                <c:pt idx="352">
                  <c:v>9.3265367149123672E-4</c:v>
                </c:pt>
                <c:pt idx="353">
                  <c:v>9.172541857270126E-4</c:v>
                </c:pt>
                <c:pt idx="354">
                  <c:v>9.0211110640117187E-4</c:v>
                </c:pt>
                <c:pt idx="355">
                  <c:v>8.8721993290647816E-4</c:v>
                </c:pt>
                <c:pt idx="356">
                  <c:v>8.7257625029308662E-4</c:v>
                </c:pt>
                <c:pt idx="357">
                  <c:v>8.5817572750053093E-4</c:v>
                </c:pt>
                <c:pt idx="358">
                  <c:v>8.4401411562869697E-4</c:v>
                </c:pt>
                <c:pt idx="359">
                  <c:v>8.3008724624704529E-4</c:v>
                </c:pt>
                <c:pt idx="360">
                  <c:v>8.1639102974104499E-4</c:v>
                </c:pt>
                <c:pt idx="361">
                  <c:v>8.0292145369501868E-4</c:v>
                </c:pt>
                <c:pt idx="362">
                  <c:v>7.8967458131055923E-4</c:v>
                </c:pt>
                <c:pt idx="363">
                  <c:v>7.766465498596219E-4</c:v>
                </c:pt>
                <c:pt idx="364">
                  <c:v>7.6383356917157294E-4</c:v>
                </c:pt>
                <c:pt idx="365">
                  <c:v>7.5123192015331942E-4</c:v>
                </c:pt>
                <c:pt idx="366">
                  <c:v>7.3883795334180882E-4</c:v>
                </c:pt>
                <c:pt idx="367">
                  <c:v>7.2664808748813521E-4</c:v>
                </c:pt>
                <c:pt idx="368">
                  <c:v>7.1465880817249731E-4</c:v>
                </c:pt>
                <c:pt idx="369">
                  <c:v>7.0286666644930884E-4</c:v>
                </c:pt>
                <c:pt idx="370">
                  <c:v>6.9126827752179036E-4</c:v>
                </c:pt>
                <c:pt idx="371">
                  <c:v>6.7986031944531386E-4</c:v>
                </c:pt>
                <c:pt idx="372">
                  <c:v>6.686395318588553E-4</c:v>
                </c:pt>
                <c:pt idx="373">
                  <c:v>6.5760271474395735E-4</c:v>
                </c:pt>
                <c:pt idx="374">
                  <c:v>6.4674672721045908E-4</c:v>
                </c:pt>
                <c:pt idx="375">
                  <c:v>6.3606848630850957E-4</c:v>
                </c:pt>
                <c:pt idx="376">
                  <c:v>6.2556496586615171E-4</c:v>
                </c:pt>
                <c:pt idx="377">
                  <c:v>6.1523319535195962E-4</c:v>
                </c:pt>
                <c:pt idx="378">
                  <c:v>6.0507025876213908E-4</c:v>
                </c:pt>
                <c:pt idx="379">
                  <c:v>5.9507329353150444E-4</c:v>
                </c:pt>
                <c:pt idx="380">
                  <c:v>5.8523948946782704E-4</c:v>
                </c:pt>
                <c:pt idx="381">
                  <c:v>5.7556608770901584E-4</c:v>
                </c:pt>
                <c:pt idx="382">
                  <c:v>5.6605037970256682E-4</c:v>
                </c:pt>
                <c:pt idx="383">
                  <c:v>5.5668970620684731E-4</c:v>
                </c:pt>
                <c:pt idx="384">
                  <c:v>5.4748145631366442E-4</c:v>
                </c:pt>
                <c:pt idx="385">
                  <c:v>5.3842306649164228E-4</c:v>
                </c:pt>
                <c:pt idx="386">
                  <c:v>5.2951201964997522E-4</c:v>
                </c:pt>
                <c:pt idx="387">
                  <c:v>5.2074584422204511E-4</c:v>
                </c:pt>
                <c:pt idx="388">
                  <c:v>5.1212211326848622E-4</c:v>
                </c:pt>
                <c:pt idx="389">
                  <c:v>5.0363844359925601E-4</c:v>
                </c:pt>
                <c:pt idx="390">
                  <c:v>4.95292494914278E-4</c:v>
                </c:pt>
                <c:pt idx="391">
                  <c:v>4.8708196896224339E-4</c:v>
                </c:pt>
                <c:pt idx="392">
                  <c:v>4.7900460871713914E-4</c:v>
                </c:pt>
                <c:pt idx="393">
                  <c:v>4.7105819757216815E-4</c:v>
                </c:pt>
                <c:pt idx="394">
                  <c:v>4.6324055855059284E-4</c:v>
                </c:pt>
                <c:pt idx="395">
                  <c:v>4.5554955353318931E-4</c:v>
                </c:pt>
                <c:pt idx="396">
                  <c:v>4.4798308250189133E-4</c:v>
                </c:pt>
                <c:pt idx="397">
                  <c:v>4.4053908279930923E-4</c:v>
                </c:pt>
                <c:pt idx="398">
                  <c:v>4.3321552840372332E-4</c:v>
                </c:pt>
                <c:pt idx="399">
                  <c:v>4.2601042921925421E-4</c:v>
                </c:pt>
                <c:pt idx="400">
                  <c:v>4.1892183038082714E-4</c:v>
                </c:pt>
                <c:pt idx="401">
                  <c:v>4.1194781157364424E-4</c:v>
                </c:pt>
                <c:pt idx="402">
                  <c:v>4.0508648636681193E-4</c:v>
                </c:pt>
                <c:pt idx="403">
                  <c:v>3.9833600156082759E-4</c:v>
                </c:pt>
                <c:pt idx="404">
                  <c:v>3.9169453654860843E-4</c:v>
                </c:pt>
                <c:pt idx="405">
                  <c:v>3.8516030268977977E-4</c:v>
                </c:pt>
                <c:pt idx="406">
                  <c:v>3.7873154269790527E-4</c:v>
                </c:pt>
                <c:pt idx="407">
                  <c:v>3.7240653004040088E-4</c:v>
                </c:pt>
                <c:pt idx="408">
                  <c:v>3.661835683508441E-4</c:v>
                </c:pt>
                <c:pt idx="409">
                  <c:v>3.6006099085338794E-4</c:v>
                </c:pt>
                <c:pt idx="410">
                  <c:v>3.5403715979904615E-4</c:v>
                </c:pt>
                <c:pt idx="411">
                  <c:v>3.4811046591356776E-4</c:v>
                </c:pt>
                <c:pt idx="412">
                  <c:v>3.4227932785665873E-4</c:v>
                </c:pt>
                <c:pt idx="413">
                  <c:v>3.3654219169228607E-4</c:v>
                </c:pt>
                <c:pt idx="414">
                  <c:v>3.3089753036985472E-4</c:v>
                </c:pt>
                <c:pt idx="415">
                  <c:v>3.2534384321598192E-4</c:v>
                </c:pt>
                <c:pt idx="416">
                  <c:v>3.198796554366679E-4</c:v>
                </c:pt>
                <c:pt idx="417">
                  <c:v>3.1450351762961484E-4</c:v>
                </c:pt>
                <c:pt idx="418">
                  <c:v>3.0921400530650956E-4</c:v>
                </c:pt>
                <c:pt idx="419">
                  <c:v>3.0400971842500188E-4</c:v>
                </c:pt>
                <c:pt idx="420">
                  <c:v>2.9888928093021208E-4</c:v>
                </c:pt>
                <c:pt idx="421">
                  <c:v>2.9385134030554782E-4</c:v>
                </c:pt>
                <c:pt idx="422">
                  <c:v>2.8889456713262004E-4</c:v>
                </c:pt>
                <c:pt idx="423">
                  <c:v>2.8401765466007432E-4</c:v>
                </c:pt>
                <c:pt idx="424">
                  <c:v>2.7921931838114337E-4</c:v>
                </c:pt>
                <c:pt idx="425">
                  <c:v>2.7449829561973049E-4</c:v>
                </c:pt>
                <c:pt idx="426">
                  <c:v>2.6985334512483249E-4</c:v>
                </c:pt>
                <c:pt idx="427">
                  <c:v>2.6528324667314892E-4</c:v>
                </c:pt>
                <c:pt idx="428">
                  <c:v>2.6078680067967517E-4</c:v>
                </c:pt>
                <c:pt idx="429">
                  <c:v>2.5636282781611351E-4</c:v>
                </c:pt>
                <c:pt idx="430">
                  <c:v>2.52010168636954E-4</c:v>
                </c:pt>
                <c:pt idx="431">
                  <c:v>2.4772768321304072E-4</c:v>
                </c:pt>
                <c:pt idx="432">
                  <c:v>2.4351425077247512E-4</c:v>
                </c:pt>
                <c:pt idx="433">
                  <c:v>2.393687693486899E-4</c:v>
                </c:pt>
                <c:pt idx="434">
                  <c:v>2.3529015543555611E-4</c:v>
                </c:pt>
                <c:pt idx="435">
                  <c:v>2.3127734364935973E-4</c:v>
                </c:pt>
                <c:pt idx="436">
                  <c:v>2.2732928639751217E-4</c:v>
                </c:pt>
                <c:pt idx="437">
                  <c:v>2.2344495355384352E-4</c:v>
                </c:pt>
                <c:pt idx="438">
                  <c:v>2.1962333214035312E-4</c:v>
                </c:pt>
                <c:pt idx="439">
                  <c:v>2.1586342601526005E-4</c:v>
                </c:pt>
                <c:pt idx="440">
                  <c:v>2.1216425556723918E-4</c:v>
                </c:pt>
                <c:pt idx="441">
                  <c:v>2.0852485741570671E-4</c:v>
                </c:pt>
                <c:pt idx="442">
                  <c:v>2.0494428411702392E-4</c:v>
                </c:pt>
                <c:pt idx="443">
                  <c:v>2.0142160387649785E-4</c:v>
                </c:pt>
                <c:pt idx="444">
                  <c:v>1.9795590026605879E-4</c:v>
                </c:pt>
                <c:pt idx="445">
                  <c:v>1.9454627194749445E-4</c:v>
                </c:pt>
                <c:pt idx="446">
                  <c:v>1.911918324011201E-4</c:v>
                </c:pt>
                <c:pt idx="447">
                  <c:v>1.8789170965977811E-4</c:v>
                </c:pt>
                <c:pt idx="448">
                  <c:v>1.8464504604805135E-4</c:v>
                </c:pt>
                <c:pt idx="449">
                  <c:v>1.8145099792658308E-4</c:v>
                </c:pt>
                <c:pt idx="450">
                  <c:v>1.7830873544139218E-4</c:v>
                </c:pt>
                <c:pt idx="451">
                  <c:v>1.7521744227809303E-4</c:v>
                </c:pt>
                <c:pt idx="452">
                  <c:v>1.7217631542089721E-4</c:v>
                </c:pt>
                <c:pt idx="453">
                  <c:v>1.6918456491631789E-4</c:v>
                </c:pt>
                <c:pt idx="454">
                  <c:v>1.6624141364146683E-4</c:v>
                </c:pt>
                <c:pt idx="455">
                  <c:v>1.6334609707685594E-4</c:v>
                </c:pt>
                <c:pt idx="456">
                  <c:v>1.6049786308360315E-4</c:v>
                </c:pt>
                <c:pt idx="457">
                  <c:v>1.5769597168495728E-4</c:v>
                </c:pt>
                <c:pt idx="458">
                  <c:v>1.5493969485205381E-4</c:v>
                </c:pt>
                <c:pt idx="459">
                  <c:v>1.5222831629380546E-4</c:v>
                </c:pt>
                <c:pt idx="460">
                  <c:v>1.495611312508508E-4</c:v>
                </c:pt>
                <c:pt idx="461">
                  <c:v>1.4693744629347955E-4</c:v>
                </c:pt>
                <c:pt idx="462">
                  <c:v>1.4435657912343928E-4</c:v>
                </c:pt>
                <c:pt idx="463">
                  <c:v>1.4181785837956204E-4</c:v>
                </c:pt>
                <c:pt idx="464">
                  <c:v>1.3932062344711304E-4</c:v>
                </c:pt>
                <c:pt idx="465">
                  <c:v>1.3686422427080592E-4</c:v>
                </c:pt>
                <c:pt idx="466">
                  <c:v>1.3444802117139139E-4</c:v>
                </c:pt>
                <c:pt idx="467">
                  <c:v>1.320713846657541E-4</c:v>
                </c:pt>
                <c:pt idx="468">
                  <c:v>1.2973369529045362E-4</c:v>
                </c:pt>
                <c:pt idx="469">
                  <c:v>1.2743434342862094E-4</c:v>
                </c:pt>
                <c:pt idx="470">
                  <c:v>1.2517272914015423E-4</c:v>
                </c:pt>
                <c:pt idx="471">
                  <c:v>1.2294826199515848E-4</c:v>
                </c:pt>
                <c:pt idx="472">
                  <c:v>1.207603609105272E-4</c:v>
                </c:pt>
                <c:pt idx="473">
                  <c:v>1.1860845398964519E-4</c:v>
                </c:pt>
                <c:pt idx="474">
                  <c:v>1.1649197836511228E-4</c:v>
                </c:pt>
                <c:pt idx="475">
                  <c:v>1.1441038004446103E-4</c:v>
                </c:pt>
                <c:pt idx="476">
                  <c:v>1.1236311375876962E-4</c:v>
                </c:pt>
                <c:pt idx="477">
                  <c:v>1.1034964281414887E-4</c:v>
                </c:pt>
                <c:pt idx="478">
                  <c:v>1.0836943894601519E-4</c:v>
                </c:pt>
                <c:pt idx="479">
                  <c:v>1.064219821761173E-4</c:v>
                </c:pt>
                <c:pt idx="480">
                  <c:v>1.0450676067224001E-4</c:v>
                </c:pt>
                <c:pt idx="481">
                  <c:v>1.0262327061054803E-4</c:v>
                </c:pt>
                <c:pt idx="482">
                  <c:v>1.0077101604050558E-4</c:v>
                </c:pt>
                <c:pt idx="483">
                  <c:v>9.8949508752326661E-5</c:v>
                </c:pt>
                <c:pt idx="484">
                  <c:v>9.7158268146900321E-5</c:v>
                </c:pt>
                <c:pt idx="485">
                  <c:v>9.5396821108146665E-5</c:v>
                </c:pt>
                <c:pt idx="486">
                  <c:v>9.3664701877746911E-5</c:v>
                </c:pt>
                <c:pt idx="487">
                  <c:v>9.1961451932211227E-5</c:v>
                </c:pt>
                <c:pt idx="488">
                  <c:v>9.0286619862224709E-5</c:v>
                </c:pt>
                <c:pt idx="489">
                  <c:v>8.8639761254234755E-5</c:v>
                </c:pt>
                <c:pt idx="490">
                  <c:v>8.7020438574234943E-5</c:v>
                </c:pt>
                <c:pt idx="491">
                  <c:v>8.5428221053695743E-5</c:v>
                </c:pt>
                <c:pt idx="492">
                  <c:v>8.3862684577604745E-5</c:v>
                </c:pt>
                <c:pt idx="493">
                  <c:v>8.2323411574571371E-5</c:v>
                </c:pt>
                <c:pt idx="494">
                  <c:v>8.0809990908956456E-5</c:v>
                </c:pt>
                <c:pt idx="495">
                  <c:v>7.9322017774985297E-5</c:v>
                </c:pt>
                <c:pt idx="496">
                  <c:v>7.7859093592806629E-5</c:v>
                </c:pt>
                <c:pt idx="497">
                  <c:v>7.6420825906456998E-5</c:v>
                </c:pt>
                <c:pt idx="498">
                  <c:v>7.5006828283692657E-5</c:v>
                </c:pt>
                <c:pt idx="499">
                  <c:v>7.361672021765481E-5</c:v>
                </c:pt>
                <c:pt idx="500">
                  <c:v>7.225012703032557E-5</c:v>
                </c:pt>
                <c:pt idx="501">
                  <c:v>7.0906679777748741E-5</c:v>
                </c:pt>
                <c:pt idx="502">
                  <c:v>6.9586015156972649E-5</c:v>
                </c:pt>
                <c:pt idx="503">
                  <c:v>6.8287775414680753E-5</c:v>
                </c:pt>
                <c:pt idx="504">
                  <c:v>6.7011608257486953E-5</c:v>
                </c:pt>
                <c:pt idx="505">
                  <c:v>6.5757166763845152E-5</c:v>
                </c:pt>
                <c:pt idx="506">
                  <c:v>6.4524109297562328E-5</c:v>
                </c:pt>
                <c:pt idx="507">
                  <c:v>6.3312099422864208E-5</c:v>
                </c:pt>
                <c:pt idx="508">
                  <c:v>6.2120805820994562E-5</c:v>
                </c:pt>
                <c:pt idx="509">
                  <c:v>6.0949902208316413E-5</c:v>
                </c:pt>
                <c:pt idx="510">
                  <c:v>5.9799067255881651E-5</c:v>
                </c:pt>
                <c:pt idx="511">
                  <c:v>5.866798451044297E-5</c:v>
                </c:pt>
                <c:pt idx="512">
                  <c:v>5.7556342316882003E-5</c:v>
                </c:pt>
                <c:pt idx="513">
                  <c:v>5.6463833742019209E-5</c:v>
                </c:pt>
                <c:pt idx="514">
                  <c:v>5.539015649978659E-5</c:v>
                </c:pt>
                <c:pt idx="515">
                  <c:v>5.4335012877729943E-5</c:v>
                </c:pt>
                <c:pt idx="516">
                  <c:v>5.3298109664819662E-5</c:v>
                </c:pt>
                <c:pt idx="517">
                  <c:v>5.2279158080540505E-5</c:v>
                </c:pt>
                <c:pt idx="518">
                  <c:v>5.1277873705236703E-5</c:v>
                </c:pt>
                <c:pt idx="519">
                  <c:v>5.0293976411689824E-5</c:v>
                </c:pt>
                <c:pt idx="520">
                  <c:v>4.9327190297903748E-5</c:v>
                </c:pt>
                <c:pt idx="521">
                  <c:v>4.8377243621070882E-5</c:v>
                </c:pt>
                <c:pt idx="522">
                  <c:v>4.7443868732702182E-5</c:v>
                </c:pt>
                <c:pt idx="523">
                  <c:v>4.6526802014893904E-5</c:v>
                </c:pt>
                <c:pt idx="524">
                  <c:v>4.562578381770849E-5</c:v>
                </c:pt>
                <c:pt idx="525">
                  <c:v>4.4740558397652351E-5</c:v>
                </c:pt>
                <c:pt idx="526">
                  <c:v>4.3870873857226108E-5</c:v>
                </c:pt>
                <c:pt idx="527">
                  <c:v>4.3016482085524511E-5</c:v>
                </c:pt>
                <c:pt idx="528">
                  <c:v>4.2177138699872754E-5</c:v>
                </c:pt>
                <c:pt idx="529">
                  <c:v>4.1352602988469824E-5</c:v>
                </c:pt>
                <c:pt idx="530">
                  <c:v>4.0542637854026493E-5</c:v>
                </c:pt>
                <c:pt idx="531">
                  <c:v>3.9747009758375983E-5</c:v>
                </c:pt>
                <c:pt idx="532">
                  <c:v>3.896548866803976E-5</c:v>
                </c:pt>
                <c:pt idx="533">
                  <c:v>3.8197848000726856E-5</c:v>
                </c:pt>
                <c:pt idx="534">
                  <c:v>3.7443864572752407E-5</c:v>
                </c:pt>
                <c:pt idx="535">
                  <c:v>3.6703318547356276E-5</c:v>
                </c:pt>
                <c:pt idx="536">
                  <c:v>3.5975993383904175E-5</c:v>
                </c:pt>
                <c:pt idx="537">
                  <c:v>3.526167578795351E-5</c:v>
                </c:pt>
                <c:pt idx="538">
                  <c:v>3.4560155662169482E-5</c:v>
                </c:pt>
                <c:pt idx="539">
                  <c:v>3.3871226058074198E-5</c:v>
                </c:pt>
                <c:pt idx="540">
                  <c:v>3.319468312860988E-5</c:v>
                </c:pt>
                <c:pt idx="541">
                  <c:v>3.2530326081506911E-5</c:v>
                </c:pt>
                <c:pt idx="542">
                  <c:v>3.187795713343385E-5</c:v>
                </c:pt>
                <c:pt idx="543">
                  <c:v>3.1237381464920523E-5</c:v>
                </c:pt>
                <c:pt idx="544">
                  <c:v>3.0608407176035865E-5</c:v>
                </c:pt>
                <c:pt idx="545">
                  <c:v>2.9990845242807616E-5</c:v>
                </c:pt>
                <c:pt idx="546">
                  <c:v>2.9384509474368663E-5</c:v>
                </c:pt>
                <c:pt idx="547">
                  <c:v>2.8789216470817249E-5</c:v>
                </c:pt>
                <c:pt idx="548">
                  <c:v>2.8204785581775886E-5</c:v>
                </c:pt>
                <c:pt idx="549">
                  <c:v>2.7631038865638122E-5</c:v>
                </c:pt>
                <c:pt idx="550">
                  <c:v>2.7067801049487539E-5</c:v>
                </c:pt>
                <c:pt idx="551">
                  <c:v>2.6514899489677116E-5</c:v>
                </c:pt>
                <c:pt idx="552">
                  <c:v>2.5972164133056946E-5</c:v>
                </c:pt>
                <c:pt idx="553">
                  <c:v>2.5439427478837601E-5</c:v>
                </c:pt>
                <c:pt idx="554">
                  <c:v>2.4916524541075556E-5</c:v>
                </c:pt>
                <c:pt idx="555">
                  <c:v>2.4403292811773685E-5</c:v>
                </c:pt>
                <c:pt idx="556">
                  <c:v>2.3899572224577075E-5</c:v>
                </c:pt>
                <c:pt idx="557">
                  <c:v>2.3405205119062225E-5</c:v>
                </c:pt>
                <c:pt idx="558">
                  <c:v>2.2920036205600452E-5</c:v>
                </c:pt>
                <c:pt idx="559">
                  <c:v>2.2443912530790045E-5</c:v>
                </c:pt>
                <c:pt idx="560">
                  <c:v>2.1976683443443092E-5</c:v>
                </c:pt>
                <c:pt idx="561">
                  <c:v>2.1518200561119097E-5</c:v>
                </c:pt>
                <c:pt idx="562">
                  <c:v>2.1068317737192563E-5</c:v>
                </c:pt>
                <c:pt idx="563">
                  <c:v>2.0626891028446686E-5</c:v>
                </c:pt>
                <c:pt idx="564">
                  <c:v>2.019377866318226E-5</c:v>
                </c:pt>
                <c:pt idx="565">
                  <c:v>1.9768841009831344E-5</c:v>
                </c:pt>
                <c:pt idx="566">
                  <c:v>1.9351940546068585E-5</c:v>
                </c:pt>
                <c:pt idx="567">
                  <c:v>1.8942941828408827E-5</c:v>
                </c:pt>
                <c:pt idx="568">
                  <c:v>1.8541711462281413E-5</c:v>
                </c:pt>
                <c:pt idx="569">
                  <c:v>1.8148118072575595E-5</c:v>
                </c:pt>
                <c:pt idx="570">
                  <c:v>1.7762032274644085E-5</c:v>
                </c:pt>
                <c:pt idx="571">
                  <c:v>1.7383326645759502E-5</c:v>
                </c:pt>
                <c:pt idx="572">
                  <c:v>1.7011875697013411E-5</c:v>
                </c:pt>
                <c:pt idx="573">
                  <c:v>1.6647555845650328E-5</c:v>
                </c:pt>
                <c:pt idx="574">
                  <c:v>1.6290245387829348E-5</c:v>
                </c:pt>
                <c:pt idx="575">
                  <c:v>1.5939824471803926E-5</c:v>
                </c:pt>
                <c:pt idx="576">
                  <c:v>1.5596175071513545E-5</c:v>
                </c:pt>
                <c:pt idx="577">
                  <c:v>1.5259180960578747E-5</c:v>
                </c:pt>
                <c:pt idx="578">
                  <c:v>1.4928727686693306E-5</c:v>
                </c:pt>
                <c:pt idx="579">
                  <c:v>1.4604702546403793E-5</c:v>
                </c:pt>
                <c:pt idx="580">
                  <c:v>1.4286994560273061E-5</c:v>
                </c:pt>
                <c:pt idx="581">
                  <c:v>1.3975494448417071E-5</c:v>
                </c:pt>
                <c:pt idx="582">
                  <c:v>1.3670094606410304E-5</c:v>
                </c:pt>
                <c:pt idx="583">
                  <c:v>1.3370689081553039E-5</c:v>
                </c:pt>
                <c:pt idx="584">
                  <c:v>1.3077173549492555E-5</c:v>
                </c:pt>
                <c:pt idx="585">
                  <c:v>1.278944529119331E-5</c:v>
                </c:pt>
                <c:pt idx="586">
                  <c:v>1.2507403170248928E-5</c:v>
                </c:pt>
                <c:pt idx="587">
                  <c:v>1.2230947610530181E-5</c:v>
                </c:pt>
                <c:pt idx="588">
                  <c:v>1.1959980574162494E-5</c:v>
                </c:pt>
                <c:pt idx="589">
                  <c:v>1.1694405539827804E-5</c:v>
                </c:pt>
                <c:pt idx="590">
                  <c:v>1.1434127481384003E-5</c:v>
                </c:pt>
                <c:pt idx="591">
                  <c:v>1.1179052846797243E-5</c:v>
                </c:pt>
                <c:pt idx="592">
                  <c:v>1.0929089537380717E-5</c:v>
                </c:pt>
                <c:pt idx="593">
                  <c:v>1.0684146887334833E-5</c:v>
                </c:pt>
                <c:pt idx="594">
                  <c:v>1.0444135643583658E-5</c:v>
                </c:pt>
                <c:pt idx="595">
                  <c:v>1.0208967945901406E-5</c:v>
                </c:pt>
                <c:pt idx="596">
                  <c:v>9.9785573073258306E-6</c:v>
                </c:pt>
                <c:pt idx="597">
                  <c:v>9.7528185948508238E-6</c:v>
                </c:pt>
                <c:pt idx="598">
                  <c:v>9.5316680103954707E-6</c:v>
                </c:pt>
                <c:pt idx="599">
                  <c:v>9.3150230720441359E-6</c:v>
                </c:pt>
                <c:pt idx="600">
                  <c:v>9.1028025955517392E-6</c:v>
                </c:pt>
                <c:pt idx="601">
                  <c:v>8.8949266761117609E-6</c:v>
                </c:pt>
                <c:pt idx="602">
                  <c:v>8.6913166703801567E-6</c:v>
                </c:pt>
                <c:pt idx="603">
                  <c:v>8.4918951787524025E-6</c:v>
                </c:pt>
                <c:pt idx="604">
                  <c:v>8.2965860278887609E-6</c:v>
                </c:pt>
                <c:pt idx="605">
                  <c:v>8.1053142534828072E-6</c:v>
                </c:pt>
                <c:pt idx="606">
                  <c:v>7.918006083270724E-6</c:v>
                </c:pt>
                <c:pt idx="607">
                  <c:v>7.7345889202754094E-6</c:v>
                </c:pt>
                <c:pt idx="608">
                  <c:v>7.5549913262827809E-6</c:v>
                </c:pt>
                <c:pt idx="609">
                  <c:v>7.3791430055455666E-6</c:v>
                </c:pt>
                <c:pt idx="610">
                  <c:v>7.2069747887110759E-6</c:v>
                </c:pt>
                <c:pt idx="611">
                  <c:v>7.0384186169694673E-6</c:v>
                </c:pt>
                <c:pt idx="612">
                  <c:v>6.8734075264180486E-6</c:v>
                </c:pt>
                <c:pt idx="613">
                  <c:v>6.7118756326387524E-6</c:v>
                </c:pt>
                <c:pt idx="614">
                  <c:v>6.5537581154849548E-6</c:v>
                </c:pt>
                <c:pt idx="615">
                  <c:v>6.3989912040742017E-6</c:v>
                </c:pt>
                <c:pt idx="616">
                  <c:v>6.247512161983525E-6</c:v>
                </c:pt>
                <c:pt idx="617">
                  <c:v>6.0992592726440092E-6</c:v>
                </c:pt>
                <c:pt idx="618">
                  <c:v>5.9541718249312729E-6</c:v>
                </c:pt>
                <c:pt idx="619">
                  <c:v>5.8121900989488492E-6</c:v>
                </c:pt>
                <c:pt idx="620">
                  <c:v>5.6732553520014139E-6</c:v>
                </c:pt>
                <c:pt idx="621">
                  <c:v>5.5373098047544987E-6</c:v>
                </c:pt>
                <c:pt idx="622">
                  <c:v>5.4042966275779482E-6</c:v>
                </c:pt>
                <c:pt idx="623">
                  <c:v>5.2741599270704641E-6</c:v>
                </c:pt>
                <c:pt idx="624">
                  <c:v>5.1468447327616661E-6</c:v>
                </c:pt>
                <c:pt idx="625">
                  <c:v>5.0222969839896512E-6</c:v>
                </c:pt>
                <c:pt idx="626">
                  <c:v>4.9004635169507887E-6</c:v>
                </c:pt>
                <c:pt idx="627">
                  <c:v>4.7812920519193513E-6</c:v>
                </c:pt>
                <c:pt idx="628">
                  <c:v>4.6647311806342917E-6</c:v>
                </c:pt>
                <c:pt idx="629">
                  <c:v>4.5507303538504183E-6</c:v>
                </c:pt>
                <c:pt idx="630">
                  <c:v>4.4392398690518421E-6</c:v>
                </c:pt>
                <c:pt idx="631">
                  <c:v>4.3302108583247726E-6</c:v>
                </c:pt>
                <c:pt idx="632">
                  <c:v>4.2235952763877445E-6</c:v>
                </c:pt>
                <c:pt idx="633">
                  <c:v>4.1193458887765438E-6</c:v>
                </c:pt>
                <c:pt idx="634">
                  <c:v>4.0174162601814395E-6</c:v>
                </c:pt>
                <c:pt idx="635">
                  <c:v>3.91776074293521E-6</c:v>
                </c:pt>
                <c:pt idx="636">
                  <c:v>3.8203344656485042E-6</c:v>
                </c:pt>
                <c:pt idx="637">
                  <c:v>3.7250933219917624E-6</c:v>
                </c:pt>
                <c:pt idx="638">
                  <c:v>3.6319939596203884E-6</c:v>
                </c:pt>
                <c:pt idx="639">
                  <c:v>3.54099376924184E-6</c:v>
                </c:pt>
                <c:pt idx="640">
                  <c:v>3.452050873822316E-6</c:v>
                </c:pt>
                <c:pt idx="641">
                  <c:v>3.3651241179310107E-6</c:v>
                </c:pt>
                <c:pt idx="642">
                  <c:v>3.2801730572202738E-6</c:v>
                </c:pt>
                <c:pt idx="643">
                  <c:v>3.1971579480392443E-6</c:v>
                </c:pt>
                <c:pt idx="644">
                  <c:v>3.1160397371797225E-6</c:v>
                </c:pt>
                <c:pt idx="645">
                  <c:v>3.0367800517519764E-6</c:v>
                </c:pt>
                <c:pt idx="646">
                  <c:v>2.9593411891886791E-6</c:v>
                </c:pt>
                <c:pt idx="647">
                  <c:v>2.8836861073758519E-6</c:v>
                </c:pt>
                <c:pt idx="648">
                  <c:v>2.8097784149080007E-6</c:v>
                </c:pt>
                <c:pt idx="649">
                  <c:v>2.7375823614669152E-6</c:v>
                </c:pt>
                <c:pt idx="650">
                  <c:v>2.6670628283216274E-6</c:v>
                </c:pt>
                <c:pt idx="651">
                  <c:v>2.5981853189483324E-6</c:v>
                </c:pt>
                <c:pt idx="652">
                  <c:v>2.5309159497686247E-6</c:v>
                </c:pt>
                <c:pt idx="653">
                  <c:v>2.4652214410043015E-6</c:v>
                </c:pt>
                <c:pt idx="654">
                  <c:v>2.4010691076474623E-6</c:v>
                </c:pt>
                <c:pt idx="655">
                  <c:v>2.338426850544384E-6</c:v>
                </c:pt>
                <c:pt idx="656">
                  <c:v>2.277263147591434E-6</c:v>
                </c:pt>
                <c:pt idx="657">
                  <c:v>2.2175470450419508E-6</c:v>
                </c:pt>
                <c:pt idx="658">
                  <c:v>2.1592481489224508E-6</c:v>
                </c:pt>
                <c:pt idx="659">
                  <c:v>2.1023366165569081E-6</c:v>
                </c:pt>
                <c:pt idx="660">
                  <c:v>2.0467831481976233E-6</c:v>
                </c:pt>
                <c:pt idx="661">
                  <c:v>1.9925589787614778E-6</c:v>
                </c:pt>
                <c:pt idx="662">
                  <c:v>1.9396358696702978E-6</c:v>
                </c:pt>
                <c:pt idx="663">
                  <c:v>1.8879861007938674E-6</c:v>
                </c:pt>
                <c:pt idx="664">
                  <c:v>1.8375824624945566E-6</c:v>
                </c:pt>
                <c:pt idx="665">
                  <c:v>1.7883982477721906E-6</c:v>
                </c:pt>
                <c:pt idx="666">
                  <c:v>1.7404072445080755E-6</c:v>
                </c:pt>
                <c:pt idx="667">
                  <c:v>1.6935837278068284E-6</c:v>
                </c:pt>
                <c:pt idx="668">
                  <c:v>1.6479024524350788E-6</c:v>
                </c:pt>
                <c:pt idx="669">
                  <c:v>1.6033386453557211E-6</c:v>
                </c:pt>
                <c:pt idx="670">
                  <c:v>1.55986799835665E-6</c:v>
                </c:pt>
                <c:pt idx="671">
                  <c:v>1.5174666607729301E-6</c:v>
                </c:pt>
                <c:pt idx="672">
                  <c:v>1.4761112323013242E-6</c:v>
                </c:pt>
                <c:pt idx="673">
                  <c:v>1.43577875590595E-6</c:v>
                </c:pt>
                <c:pt idx="674">
                  <c:v>1.396446710814381E-6</c:v>
                </c:pt>
                <c:pt idx="675">
                  <c:v>1.3580930056027053E-6</c:v>
                </c:pt>
                <c:pt idx="676">
                  <c:v>1.320695971369036E-6</c:v>
                </c:pt>
                <c:pt idx="677">
                  <c:v>1.2842343549940184E-6</c:v>
                </c:pt>
                <c:pt idx="678">
                  <c:v>1.2486873124877384E-6</c:v>
                </c:pt>
                <c:pt idx="679">
                  <c:v>1.2140344024218474E-6</c:v>
                </c:pt>
                <c:pt idx="680">
                  <c:v>1.1802555794460718E-6</c:v>
                </c:pt>
                <c:pt idx="681">
                  <c:v>1.1473311878881197E-6</c:v>
                </c:pt>
                <c:pt idx="682">
                  <c:v>1.1152419554362042E-6</c:v>
                </c:pt>
                <c:pt idx="683">
                  <c:v>1.0839689869030587E-6</c:v>
                </c:pt>
                <c:pt idx="684">
                  <c:v>1.053493758070828E-6</c:v>
                </c:pt>
                <c:pt idx="685">
                  <c:v>1.0237981096158066E-6</c:v>
                </c:pt>
                <c:pt idx="686">
                  <c:v>9.9486424111216578E-7</c:v>
                </c:pt>
                <c:pt idx="687">
                  <c:v>9.6667470511395582E-7</c:v>
                </c:pt>
                <c:pt idx="688">
                  <c:v>9.39212401314432E-7</c:v>
                </c:pt>
                <c:pt idx="689">
                  <c:v>9.1246057078191068E-7</c:v>
                </c:pt>
                <c:pt idx="690">
                  <c:v>8.8640279027146777E-7</c:v>
                </c:pt>
                <c:pt idx="691">
                  <c:v>8.6102296661147168E-7</c:v>
                </c:pt>
                <c:pt idx="692">
                  <c:v>8.3630533116440889E-7</c:v>
                </c:pt>
                <c:pt idx="693">
                  <c:v>8.1223443436101741E-7</c:v>
                </c:pt>
                <c:pt idx="694">
                  <c:v>7.8879514030715683E-7</c:v>
                </c:pt>
                <c:pt idx="695">
                  <c:v>7.659726214625225E-7</c:v>
                </c:pt>
                <c:pt idx="696">
                  <c:v>7.4375235339053548E-7</c:v>
                </c:pt>
                <c:pt idx="697">
                  <c:v>7.2212010957866351E-7</c:v>
                </c:pt>
                <c:pt idx="698">
                  <c:v>7.0106195632843386E-7</c:v>
                </c:pt>
                <c:pt idx="699">
                  <c:v>6.8056424771446742E-7</c:v>
                </c:pt>
                <c:pt idx="700">
                  <c:v>6.6061362061177361E-7</c:v>
                </c:pt>
                <c:pt idx="701">
                  <c:v>6.4119698979068385E-7</c:v>
                </c:pt>
                <c:pt idx="702">
                  <c:v>6.2230154307862408E-7</c:v>
                </c:pt>
                <c:pt idx="703">
                  <c:v>6.0391473658820735E-7</c:v>
                </c:pt>
                <c:pt idx="704">
                  <c:v>5.8602429001079236E-7</c:v>
                </c:pt>
                <c:pt idx="705">
                  <c:v>5.6861818197500939E-7</c:v>
                </c:pt>
                <c:pt idx="706">
                  <c:v>5.5168464546948457E-7</c:v>
                </c:pt>
                <c:pt idx="707">
                  <c:v>5.3521216332913577E-7</c:v>
                </c:pt>
                <c:pt idx="708">
                  <c:v>5.1918946378447124E-7</c:v>
                </c:pt>
                <c:pt idx="709">
                  <c:v>5.0360551607312132E-7</c:v>
                </c:pt>
                <c:pt idx="710">
                  <c:v>4.8844952611307311E-7</c:v>
                </c:pt>
                <c:pt idx="711">
                  <c:v>4.7371093223698226E-7</c:v>
                </c:pt>
                <c:pt idx="712">
                  <c:v>4.5937940098686445E-7</c:v>
                </c:pt>
                <c:pt idx="713">
                  <c:v>4.4544482296864816E-7</c:v>
                </c:pt>
                <c:pt idx="714">
                  <c:v>4.3189730876590405E-7</c:v>
                </c:pt>
                <c:pt idx="715">
                  <c:v>4.1872718491219714E-7</c:v>
                </c:pt>
                <c:pt idx="716">
                  <c:v>4.0592498992145889E-7</c:v>
                </c:pt>
                <c:pt idx="717">
                  <c:v>3.9348147037573962E-7</c:v>
                </c:pt>
                <c:pt idx="718">
                  <c:v>3.8138757706985645E-7</c:v>
                </c:pt>
                <c:pt idx="719">
                  <c:v>3.6963446121222494E-7</c:v>
                </c:pt>
                <c:pt idx="720">
                  <c:v>3.5821347068140515E-7</c:v>
                </c:pt>
                <c:pt idx="721">
                  <c:v>3.4711614633771717E-7</c:v>
                </c:pt>
                <c:pt idx="722">
                  <c:v>3.3633421838943091E-7</c:v>
                </c:pt>
                <c:pt idx="723">
                  <c:v>3.2585960281286302E-7</c:v>
                </c:pt>
                <c:pt idx="724">
                  <c:v>3.1568439782592424E-7</c:v>
                </c:pt>
                <c:pt idx="725">
                  <c:v>3.0580088041451279E-7</c:v>
                </c:pt>
                <c:pt idx="726">
                  <c:v>2.9620150291116278E-7</c:v>
                </c:pt>
                <c:pt idx="727">
                  <c:v>2.8687888962551279E-7</c:v>
                </c:pt>
                <c:pt idx="728">
                  <c:v>2.7782583352590171E-7</c:v>
                </c:pt>
                <c:pt idx="729">
                  <c:v>2.6903529297169031E-7</c:v>
                </c:pt>
                <c:pt idx="730">
                  <c:v>2.6050038849567628E-7</c:v>
                </c:pt>
                <c:pt idx="731">
                  <c:v>2.5221439963609811E-7</c:v>
                </c:pt>
                <c:pt idx="732">
                  <c:v>2.4417076181772302E-7</c:v>
                </c:pt>
                <c:pt idx="733">
                  <c:v>2.3636306328144218E-7</c:v>
                </c:pt>
                <c:pt idx="734">
                  <c:v>2.2878504206189824E-7</c:v>
                </c:pt>
                <c:pt idx="735">
                  <c:v>2.2143058301258658E-7</c:v>
                </c:pt>
                <c:pt idx="736">
                  <c:v>2.1429371487793503E-7</c:v>
                </c:pt>
                <c:pt idx="737">
                  <c:v>2.0736860741182748E-7</c:v>
                </c:pt>
                <c:pt idx="738">
                  <c:v>2.0064956854209818E-7</c:v>
                </c:pt>
                <c:pt idx="739">
                  <c:v>1.9413104158043192E-7</c:v>
                </c:pt>
                <c:pt idx="740">
                  <c:v>1.8780760247721381E-7</c:v>
                </c:pt>
                <c:pt idx="741">
                  <c:v>1.8167395712079719E-7</c:v>
                </c:pt>
                <c:pt idx="742">
                  <c:v>1.7572493868070885E-7</c:v>
                </c:pt>
                <c:pt idx="743">
                  <c:v>1.6995550499426669E-7</c:v>
                </c:pt>
                <c:pt idx="744">
                  <c:v>1.6436073599615063E-7</c:v>
                </c:pt>
                <c:pt idx="745">
                  <c:v>1.5893583119040793E-7</c:v>
                </c:pt>
                <c:pt idx="746">
                  <c:v>1.5367610716441327E-7</c:v>
                </c:pt>
                <c:pt idx="747">
                  <c:v>1.4857699514429987E-7</c:v>
                </c:pt>
                <c:pt idx="748">
                  <c:v>1.436340385913748E-7</c:v>
                </c:pt>
                <c:pt idx="749">
                  <c:v>1.3884289083903364E-7</c:v>
                </c:pt>
                <c:pt idx="750">
                  <c:v>1.3419931276970468E-7</c:v>
                </c:pt>
                <c:pt idx="751">
                  <c:v>1.2969917053134367E-7</c:v>
                </c:pt>
                <c:pt idx="752">
                  <c:v>1.253384332929984E-7</c:v>
                </c:pt>
                <c:pt idx="753">
                  <c:v>1.2111317103898164E-7</c:v>
                </c:pt>
                <c:pt idx="754">
                  <c:v>1.1701955240118888E-7</c:v>
                </c:pt>
                <c:pt idx="755">
                  <c:v>1.1305384252906763E-7</c:v>
                </c:pt>
                <c:pt idx="756">
                  <c:v>1.0921240099682597E-7</c:v>
                </c:pt>
                <c:pt idx="757">
                  <c:v>1.0549167974736449E-7</c:v>
                </c:pt>
                <c:pt idx="758">
                  <c:v>1.0188822107250916E-7</c:v>
                </c:pt>
                <c:pt idx="759">
                  <c:v>9.8398655629083693E-8</c:v>
                </c:pt>
                <c:pt idx="760">
                  <c:v>9.5019700490357746E-8</c:v>
                </c:pt>
                <c:pt idx="761">
                  <c:v>9.1748157232438079E-8</c:v>
                </c:pt>
                <c:pt idx="762">
                  <c:v>8.8580910055139273E-8</c:v>
                </c:pt>
                <c:pt idx="763">
                  <c:v>8.551492393689861E-8</c:v>
                </c:pt>
                <c:pt idx="764">
                  <c:v>8.2547242823292012E-8</c:v>
                </c:pt>
                <c:pt idx="765">
                  <c:v>7.9674987848711154E-8</c:v>
                </c:pt>
                <c:pt idx="766">
                  <c:v>7.6895355590759455E-8</c:v>
                </c:pt>
                <c:pt idx="767">
                  <c:v>7.4205616356944177E-8</c:v>
                </c:pt>
                <c:pt idx="768">
                  <c:v>7.1603112503222848E-8</c:v>
                </c:pt>
                <c:pt idx="769">
                  <c:v>6.9085256783979486E-8</c:v>
                </c:pt>
                <c:pt idx="770">
                  <c:v>6.6649530733008317E-8</c:v>
                </c:pt>
                <c:pt idx="771">
                  <c:v>6.4293483075071905E-8</c:v>
                </c:pt>
                <c:pt idx="772">
                  <c:v>6.2014728167622377E-8</c:v>
                </c:pt>
                <c:pt idx="773">
                  <c:v>5.9810944472265563E-8</c:v>
                </c:pt>
                <c:pt idx="774">
                  <c:v>5.7679873055549056E-8</c:v>
                </c:pt>
                <c:pt idx="775">
                  <c:v>5.5619316118669096E-8</c:v>
                </c:pt>
                <c:pt idx="776">
                  <c:v>5.3627135555677814E-8</c:v>
                </c:pt>
                <c:pt idx="777">
                  <c:v>5.1701251539794997E-8</c:v>
                </c:pt>
                <c:pt idx="778">
                  <c:v>4.9839641137410843E-8</c:v>
                </c:pt>
                <c:pt idx="779">
                  <c:v>4.8040336949385596E-8</c:v>
                </c:pt>
                <c:pt idx="780">
                  <c:v>4.6301425779244045E-8</c:v>
                </c:pt>
                <c:pt idx="781">
                  <c:v>4.462104732787321E-8</c:v>
                </c:pt>
                <c:pt idx="782">
                  <c:v>4.2997392914329434E-8</c:v>
                </c:pt>
                <c:pt idx="783">
                  <c:v>4.1428704222364325E-8</c:v>
                </c:pt>
                <c:pt idx="784">
                  <c:v>3.9913272072288633E-8</c:v>
                </c:pt>
                <c:pt idx="785">
                  <c:v>3.8449435217783909E-8</c:v>
                </c:pt>
                <c:pt idx="786">
                  <c:v>3.7035579167288289E-8</c:v>
                </c:pt>
                <c:pt idx="787">
                  <c:v>3.5670135029576261E-8</c:v>
                </c:pt>
                <c:pt idx="788">
                  <c:v>3.4351578383157743E-8</c:v>
                </c:pt>
                <c:pt idx="789">
                  <c:v>3.3078428169129819E-8</c:v>
                </c:pt>
                <c:pt idx="790">
                  <c:v>3.1849245607107786E-8</c:v>
                </c:pt>
                <c:pt idx="791">
                  <c:v>3.0662633133874874E-8</c:v>
                </c:pt>
                <c:pt idx="792">
                  <c:v>2.9517233364390451E-8</c:v>
                </c:pt>
                <c:pt idx="793">
                  <c:v>2.8411728074791887E-8</c:v>
                </c:pt>
                <c:pt idx="794">
                  <c:v>2.7344837207043643E-8</c:v>
                </c:pt>
                <c:pt idx="795">
                  <c:v>2.6315317894875604E-8</c:v>
                </c:pt>
                <c:pt idx="796">
                  <c:v>2.5321963510663523E-8</c:v>
                </c:pt>
                <c:pt idx="797">
                  <c:v>2.43636027329086E-8</c:v>
                </c:pt>
                <c:pt idx="798">
                  <c:v>2.343909863397034E-8</c:v>
                </c:pt>
                <c:pt idx="799">
                  <c:v>2.2547347787716833E-8</c:v>
                </c:pt>
                <c:pt idx="800">
                  <c:v>2.1687279396756202E-8</c:v>
                </c:pt>
                <c:pt idx="801">
                  <c:v>2.0857854438915093E-8</c:v>
                </c:pt>
                <c:pt idx="802">
                  <c:v>2.0058064832638943E-8</c:v>
                </c:pt>
                <c:pt idx="803">
                  <c:v>1.928693262098424E-8</c:v>
                </c:pt>
                <c:pt idx="804">
                  <c:v>1.8543509173884644E-8</c:v>
                </c:pt>
                <c:pt idx="805">
                  <c:v>1.7826874408368243E-8</c:v>
                </c:pt>
                <c:pt idx="806">
                  <c:v>1.7136136026413706E-8</c:v>
                </c:pt>
                <c:pt idx="807">
                  <c:v>1.647042877013189E-8</c:v>
                </c:pt>
                <c:pt idx="808">
                  <c:v>1.582891369396177E-8</c:v>
                </c:pt>
                <c:pt idx="809">
                  <c:v>1.5210777453580887E-8</c:v>
                </c:pt>
                <c:pt idx="810">
                  <c:v>1.4615231611222301E-8</c:v>
                </c:pt>
                <c:pt idx="811">
                  <c:v>1.4041511957103898E-8</c:v>
                </c:pt>
                <c:pt idx="812">
                  <c:v>1.3488877846672175E-8</c:v>
                </c:pt>
                <c:pt idx="813">
                  <c:v>1.2956611553370304E-8</c:v>
                </c:pt>
                <c:pt idx="814">
                  <c:v>1.2444017636641991E-8</c:v>
                </c:pt>
              </c:numCache>
            </c:numRef>
          </c:yVal>
        </c:ser>
        <c:ser>
          <c:idx val="2"/>
          <c:order val="1"/>
          <c:tx>
            <c:strRef>
              <c:f>lake_michigan!$E$9</c:f>
              <c:strCache>
                <c:ptCount val="1"/>
                <c:pt idx="0">
                  <c:v>RMS</c:v>
                </c:pt>
              </c:strCache>
            </c:strRef>
          </c:tx>
          <c:spPr>
            <a:ln w="50800">
              <a:prstDash val="sysDot"/>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lake_michigan!$E$10:$E$824</c:f>
              <c:numCache>
                <c:formatCode>General</c:formatCode>
                <c:ptCount val="815"/>
                <c:pt idx="0">
                  <c:v>0.99641276551652691</c:v>
                </c:pt>
                <c:pt idx="1">
                  <c:v>0.98994214718909568</c:v>
                </c:pt>
                <c:pt idx="2">
                  <c:v>0.9809855229414155</c:v>
                </c:pt>
                <c:pt idx="3">
                  <c:v>0.97046330800368708</c:v>
                </c:pt>
                <c:pt idx="4">
                  <c:v>0.95928072781296336</c:v>
                </c:pt>
                <c:pt idx="5">
                  <c:v>0.94772976594469061</c:v>
                </c:pt>
                <c:pt idx="6">
                  <c:v>0.93569837184910065</c:v>
                </c:pt>
                <c:pt idx="7">
                  <c:v>0.92313246950330141</c:v>
                </c:pt>
                <c:pt idx="8">
                  <c:v>0.90993264705590349</c:v>
                </c:pt>
                <c:pt idx="9">
                  <c:v>0.89612802651126422</c:v>
                </c:pt>
                <c:pt idx="10">
                  <c:v>0.88178777487540849</c:v>
                </c:pt>
                <c:pt idx="11">
                  <c:v>0.86709796936000461</c:v>
                </c:pt>
                <c:pt idx="12">
                  <c:v>0.85220144432386258</c:v>
                </c:pt>
                <c:pt idx="13">
                  <c:v>0.83728536388874153</c:v>
                </c:pt>
                <c:pt idx="14">
                  <c:v>0.82238151792923331</c:v>
                </c:pt>
                <c:pt idx="15">
                  <c:v>0.80743731257257312</c:v>
                </c:pt>
                <c:pt idx="16">
                  <c:v>0.79247415365971385</c:v>
                </c:pt>
                <c:pt idx="17">
                  <c:v>0.77744153131080485</c:v>
                </c:pt>
                <c:pt idx="18">
                  <c:v>0.7623918956749568</c:v>
                </c:pt>
                <c:pt idx="19">
                  <c:v>0.74739609352834524</c:v>
                </c:pt>
                <c:pt idx="20">
                  <c:v>0.73246723067120167</c:v>
                </c:pt>
                <c:pt idx="21">
                  <c:v>0.71773775742870605</c:v>
                </c:pt>
                <c:pt idx="22">
                  <c:v>0.7032061826679965</c:v>
                </c:pt>
                <c:pt idx="23">
                  <c:v>0.68885470262207305</c:v>
                </c:pt>
                <c:pt idx="24">
                  <c:v>0.674751460265959</c:v>
                </c:pt>
                <c:pt idx="25">
                  <c:v>0.66086944453639396</c:v>
                </c:pt>
                <c:pt idx="26">
                  <c:v>0.64723753490407465</c:v>
                </c:pt>
                <c:pt idx="27">
                  <c:v>0.62063594031713865</c:v>
                </c:pt>
                <c:pt idx="28">
                  <c:v>0.62063594031713865</c:v>
                </c:pt>
                <c:pt idx="29">
                  <c:v>0.60767191448119784</c:v>
                </c:pt>
                <c:pt idx="30">
                  <c:v>0.59493967895999411</c:v>
                </c:pt>
                <c:pt idx="31">
                  <c:v>0.58241939090725792</c:v>
                </c:pt>
                <c:pt idx="32">
                  <c:v>0.57016390469487321</c:v>
                </c:pt>
                <c:pt idx="33">
                  <c:v>0.55814143943096961</c:v>
                </c:pt>
                <c:pt idx="34">
                  <c:v>0.54634009300087971</c:v>
                </c:pt>
                <c:pt idx="35">
                  <c:v>0.534763853735856</c:v>
                </c:pt>
                <c:pt idx="36">
                  <c:v>0.52341535357522229</c:v>
                </c:pt>
                <c:pt idx="37">
                  <c:v>0.51228411865806489</c:v>
                </c:pt>
                <c:pt idx="38">
                  <c:v>0.50138709040949603</c:v>
                </c:pt>
                <c:pt idx="39">
                  <c:v>0.49069548816882641</c:v>
                </c:pt>
                <c:pt idx="40">
                  <c:v>0.48022750196036867</c:v>
                </c:pt>
                <c:pt idx="41">
                  <c:v>0.46997598153258974</c:v>
                </c:pt>
                <c:pt idx="42">
                  <c:v>0.45992241348296786</c:v>
                </c:pt>
                <c:pt idx="43">
                  <c:v>0.45009097931542785</c:v>
                </c:pt>
                <c:pt idx="44">
                  <c:v>0.44046600416951287</c:v>
                </c:pt>
                <c:pt idx="45">
                  <c:v>0.43107124736093116</c:v>
                </c:pt>
                <c:pt idx="46">
                  <c:v>0.42184460230790627</c:v>
                </c:pt>
                <c:pt idx="47">
                  <c:v>0.41283101858162624</c:v>
                </c:pt>
                <c:pt idx="48">
                  <c:v>0.40399082845500089</c:v>
                </c:pt>
                <c:pt idx="49">
                  <c:v>0.3953460755426782</c:v>
                </c:pt>
                <c:pt idx="50">
                  <c:v>0.38691804891014647</c:v>
                </c:pt>
                <c:pt idx="51">
                  <c:v>0.37866304758541802</c:v>
                </c:pt>
                <c:pt idx="52">
                  <c:v>0.37058386519691966</c:v>
                </c:pt>
                <c:pt idx="53">
                  <c:v>0.36270217706744673</c:v>
                </c:pt>
                <c:pt idx="54">
                  <c:v>0.35500757221518281</c:v>
                </c:pt>
                <c:pt idx="55">
                  <c:v>0.34009696226144925</c:v>
                </c:pt>
                <c:pt idx="56">
                  <c:v>0.332900638317148</c:v>
                </c:pt>
                <c:pt idx="57">
                  <c:v>0.332900638317148</c:v>
                </c:pt>
                <c:pt idx="58">
                  <c:v>0.32585336477946997</c:v>
                </c:pt>
                <c:pt idx="59">
                  <c:v>0.31897114886980976</c:v>
                </c:pt>
                <c:pt idx="60">
                  <c:v>0.31223620478661734</c:v>
                </c:pt>
                <c:pt idx="61">
                  <c:v>0.30566233000018728</c:v>
                </c:pt>
                <c:pt idx="62">
                  <c:v>0.29922179482901234</c:v>
                </c:pt>
                <c:pt idx="63">
                  <c:v>0.29294314638285146</c:v>
                </c:pt>
                <c:pt idx="64">
                  <c:v>0.2868103864230378</c:v>
                </c:pt>
                <c:pt idx="65">
                  <c:v>0.28078867094744669</c:v>
                </c:pt>
                <c:pt idx="66">
                  <c:v>0.27491881747235891</c:v>
                </c:pt>
                <c:pt idx="67">
                  <c:v>0.26917203635435832</c:v>
                </c:pt>
                <c:pt idx="68">
                  <c:v>0.26353976705360832</c:v>
                </c:pt>
                <c:pt idx="69">
                  <c:v>0.25802625840047883</c:v>
                </c:pt>
                <c:pt idx="70">
                  <c:v>0.25263010908939343</c:v>
                </c:pt>
                <c:pt idx="71">
                  <c:v>0.24735615182804579</c:v>
                </c:pt>
                <c:pt idx="72">
                  <c:v>0.24219229586447374</c:v>
                </c:pt>
                <c:pt idx="73">
                  <c:v>0.23714146956802229</c:v>
                </c:pt>
                <c:pt idx="74">
                  <c:v>0.23219548069070556</c:v>
                </c:pt>
                <c:pt idx="75">
                  <c:v>0.22735519157441691</c:v>
                </c:pt>
                <c:pt idx="76">
                  <c:v>0.2226240336212732</c:v>
                </c:pt>
                <c:pt idx="77">
                  <c:v>0.21799286241411472</c:v>
                </c:pt>
                <c:pt idx="78">
                  <c:v>0.21345232693303479</c:v>
                </c:pt>
                <c:pt idx="79">
                  <c:v>0.20901597313194203</c:v>
                </c:pt>
                <c:pt idx="80">
                  <c:v>0.2046662667256712</c:v>
                </c:pt>
                <c:pt idx="81">
                  <c:v>0.20042276311319976</c:v>
                </c:pt>
                <c:pt idx="82">
                  <c:v>0.19625623249743573</c:v>
                </c:pt>
                <c:pt idx="83">
                  <c:v>0.19218361630348937</c:v>
                </c:pt>
                <c:pt idx="84">
                  <c:v>0.18820380067308479</c:v>
                </c:pt>
                <c:pt idx="85">
                  <c:v>0.18429550552345728</c:v>
                </c:pt>
                <c:pt idx="86">
                  <c:v>0.18046756985901294</c:v>
                </c:pt>
                <c:pt idx="87">
                  <c:v>0.17673232696537289</c:v>
                </c:pt>
                <c:pt idx="88">
                  <c:v>0.17306396048210518</c:v>
                </c:pt>
                <c:pt idx="89">
                  <c:v>0.16947386050838378</c:v>
                </c:pt>
                <c:pt idx="90">
                  <c:v>0.1659564847009998</c:v>
                </c:pt>
                <c:pt idx="91">
                  <c:v>0.16251104257988286</c:v>
                </c:pt>
                <c:pt idx="92">
                  <c:v>0.15914286988549903</c:v>
                </c:pt>
                <c:pt idx="93">
                  <c:v>0.15584810404478341</c:v>
                </c:pt>
                <c:pt idx="94">
                  <c:v>0.15262493054666981</c:v>
                </c:pt>
                <c:pt idx="95">
                  <c:v>0.14947307990931577</c:v>
                </c:pt>
                <c:pt idx="96">
                  <c:v>0.14638760264956338</c:v>
                </c:pt>
                <c:pt idx="97">
                  <c:v>0.14336023465760184</c:v>
                </c:pt>
                <c:pt idx="98">
                  <c:v>0.14040417156094379</c:v>
                </c:pt>
                <c:pt idx="99">
                  <c:v>0.13750382832641311</c:v>
                </c:pt>
                <c:pt idx="100">
                  <c:v>0.13468214684146429</c:v>
                </c:pt>
                <c:pt idx="101">
                  <c:v>0.13191490967125871</c:v>
                </c:pt>
                <c:pt idx="102">
                  <c:v>0.12919923336009168</c:v>
                </c:pt>
                <c:pt idx="103">
                  <c:v>0.12653580957802243</c:v>
                </c:pt>
                <c:pt idx="104">
                  <c:v>0.12393906458630877</c:v>
                </c:pt>
                <c:pt idx="105">
                  <c:v>0.12139041312060377</c:v>
                </c:pt>
                <c:pt idx="106">
                  <c:v>0.11889308896300753</c:v>
                </c:pt>
                <c:pt idx="107">
                  <c:v>0.11645058639473292</c:v>
                </c:pt>
                <c:pt idx="108">
                  <c:v>0.11405271001943815</c:v>
                </c:pt>
                <c:pt idx="109">
                  <c:v>0.11170825392788873</c:v>
                </c:pt>
                <c:pt idx="110">
                  <c:v>0.10940466026626358</c:v>
                </c:pt>
                <c:pt idx="111">
                  <c:v>0.10496007828627181</c:v>
                </c:pt>
                <c:pt idx="112">
                  <c:v>0.10280748428325757</c:v>
                </c:pt>
                <c:pt idx="113">
                  <c:v>0.10069948952503871</c:v>
                </c:pt>
                <c:pt idx="114">
                  <c:v>9.8631881112157066E-2</c:v>
                </c:pt>
                <c:pt idx="115">
                  <c:v>9.8631881112157066E-2</c:v>
                </c:pt>
                <c:pt idx="116">
                  <c:v>9.6604614130972211E-2</c:v>
                </c:pt>
                <c:pt idx="117">
                  <c:v>9.4617976028781733E-2</c:v>
                </c:pt>
                <c:pt idx="118">
                  <c:v>9.2678290646137029E-2</c:v>
                </c:pt>
                <c:pt idx="119">
                  <c:v>9.0776404583149728E-2</c:v>
                </c:pt>
                <c:pt idx="120">
                  <c:v>8.8916629549285794E-2</c:v>
                </c:pt>
                <c:pt idx="121">
                  <c:v>8.7093252529502535E-2</c:v>
                </c:pt>
                <c:pt idx="122">
                  <c:v>8.5308016173042567E-2</c:v>
                </c:pt>
                <c:pt idx="123">
                  <c:v>8.3558863435181499E-2</c:v>
                </c:pt>
                <c:pt idx="124">
                  <c:v>8.1853339807484854E-2</c:v>
                </c:pt>
                <c:pt idx="125">
                  <c:v>8.0179983328954985E-2</c:v>
                </c:pt>
                <c:pt idx="126">
                  <c:v>7.8542126591700109E-2</c:v>
                </c:pt>
                <c:pt idx="127">
                  <c:v>7.6936832243646197E-2</c:v>
                </c:pt>
                <c:pt idx="128">
                  <c:v>7.5365636331290509E-2</c:v>
                </c:pt>
                <c:pt idx="129">
                  <c:v>7.3833173942309593E-2</c:v>
                </c:pt>
                <c:pt idx="130">
                  <c:v>7.2318892594912962E-2</c:v>
                </c:pt>
                <c:pt idx="131">
                  <c:v>7.0851087882475031E-2</c:v>
                </c:pt>
                <c:pt idx="132">
                  <c:v>6.9413707669960814E-2</c:v>
                </c:pt>
                <c:pt idx="133">
                  <c:v>6.8005215910872663E-2</c:v>
                </c:pt>
                <c:pt idx="134">
                  <c:v>6.662233390947056E-2</c:v>
                </c:pt>
                <c:pt idx="135">
                  <c:v>6.5262681242819892E-2</c:v>
                </c:pt>
                <c:pt idx="136">
                  <c:v>6.3938276801058333E-2</c:v>
                </c:pt>
                <c:pt idx="137">
                  <c:v>6.2629610098849986E-2</c:v>
                </c:pt>
                <c:pt idx="138">
                  <c:v>6.1357673771660223E-2</c:v>
                </c:pt>
                <c:pt idx="139">
                  <c:v>6.0115856531640283E-2</c:v>
                </c:pt>
                <c:pt idx="140">
                  <c:v>5.8897484211845028E-2</c:v>
                </c:pt>
                <c:pt idx="141">
                  <c:v>5.7701604643100431E-2</c:v>
                </c:pt>
                <c:pt idx="142">
                  <c:v>5.6532116329382452E-2</c:v>
                </c:pt>
                <c:pt idx="143">
                  <c:v>5.5389306717989147E-2</c:v>
                </c:pt>
                <c:pt idx="144">
                  <c:v>5.426362716899772E-2</c:v>
                </c:pt>
                <c:pt idx="145">
                  <c:v>5.3168641601771323E-2</c:v>
                </c:pt>
                <c:pt idx="146">
                  <c:v>5.2093229398977876E-2</c:v>
                </c:pt>
                <c:pt idx="147">
                  <c:v>5.1038252902510323E-2</c:v>
                </c:pt>
                <c:pt idx="148">
                  <c:v>5.0010143745656571E-2</c:v>
                </c:pt>
                <c:pt idx="149">
                  <c:v>4.9000440198588423E-2</c:v>
                </c:pt>
                <c:pt idx="150">
                  <c:v>4.8011387943319599E-2</c:v>
                </c:pt>
                <c:pt idx="151">
                  <c:v>4.7044406250882832E-2</c:v>
                </c:pt>
                <c:pt idx="152">
                  <c:v>4.6097186560168042E-2</c:v>
                </c:pt>
                <c:pt idx="153">
                  <c:v>4.5174229217930913E-2</c:v>
                </c:pt>
                <c:pt idx="154">
                  <c:v>4.4270494913732493E-2</c:v>
                </c:pt>
                <c:pt idx="155">
                  <c:v>4.3382318694525773E-2</c:v>
                </c:pt>
                <c:pt idx="156">
                  <c:v>4.2518970735664324E-2</c:v>
                </c:pt>
                <c:pt idx="157">
                  <c:v>4.1663806042061373E-2</c:v>
                </c:pt>
                <c:pt idx="158">
                  <c:v>4.0828097937426588E-2</c:v>
                </c:pt>
                <c:pt idx="159">
                  <c:v>4.0010606805287924E-2</c:v>
                </c:pt>
                <c:pt idx="160">
                  <c:v>3.9214512531377241E-2</c:v>
                </c:pt>
                <c:pt idx="161">
                  <c:v>3.8429395151150382E-2</c:v>
                </c:pt>
                <c:pt idx="162">
                  <c:v>3.7659737045906888E-2</c:v>
                </c:pt>
                <c:pt idx="163">
                  <c:v>3.6909230116877488E-2</c:v>
                </c:pt>
                <c:pt idx="164">
                  <c:v>3.6171891867177251E-2</c:v>
                </c:pt>
                <c:pt idx="165">
                  <c:v>3.5449563756057671E-2</c:v>
                </c:pt>
                <c:pt idx="166">
                  <c:v>3.4742739833561728E-2</c:v>
                </c:pt>
                <c:pt idx="167">
                  <c:v>3.4049138486763462E-2</c:v>
                </c:pt>
                <c:pt idx="168">
                  <c:v>3.3366451154552182E-2</c:v>
                </c:pt>
                <c:pt idx="169">
                  <c:v>3.2701055573847899E-2</c:v>
                </c:pt>
                <c:pt idx="170">
                  <c:v>3.2050750976276611E-2</c:v>
                </c:pt>
                <c:pt idx="171">
                  <c:v>3.1415483465470052E-2</c:v>
                </c:pt>
                <c:pt idx="172">
                  <c:v>3.0790303558269741E-2</c:v>
                </c:pt>
                <c:pt idx="173">
                  <c:v>3.017841808859139E-2</c:v>
                </c:pt>
                <c:pt idx="174">
                  <c:v>2.9584390282287171E-2</c:v>
                </c:pt>
                <c:pt idx="175">
                  <c:v>2.8996201249219009E-2</c:v>
                </c:pt>
                <c:pt idx="176">
                  <c:v>2.8417219512407652E-2</c:v>
                </c:pt>
                <c:pt idx="177">
                  <c:v>2.7856086456242372E-2</c:v>
                </c:pt>
                <c:pt idx="178">
                  <c:v>2.7309280851325526E-2</c:v>
                </c:pt>
                <c:pt idx="179">
                  <c:v>2.6767523539575736E-2</c:v>
                </c:pt>
                <c:pt idx="180">
                  <c:v>2.6238539667120812E-2</c:v>
                </c:pt>
                <c:pt idx="181">
                  <c:v>2.5719553570991465E-2</c:v>
                </c:pt>
                <c:pt idx="182">
                  <c:v>2.521264026136864E-2</c:v>
                </c:pt>
                <c:pt idx="183">
                  <c:v>2.4714736627985394E-2</c:v>
                </c:pt>
                <c:pt idx="184">
                  <c:v>2.4231510772244766E-2</c:v>
                </c:pt>
                <c:pt idx="185">
                  <c:v>2.3754456050677983E-2</c:v>
                </c:pt>
                <c:pt idx="186">
                  <c:v>2.3287722483647102E-2</c:v>
                </c:pt>
                <c:pt idx="187">
                  <c:v>2.2827752910841801E-2</c:v>
                </c:pt>
                <c:pt idx="188">
                  <c:v>2.2378113475300342E-2</c:v>
                </c:pt>
                <c:pt idx="189">
                  <c:v>2.1938956883399412E-2</c:v>
                </c:pt>
                <c:pt idx="190">
                  <c:v>2.1505127049235392E-2</c:v>
                </c:pt>
                <c:pt idx="191">
                  <c:v>2.1083208312472863E-2</c:v>
                </c:pt>
                <c:pt idx="192">
                  <c:v>2.0666831918920471E-2</c:v>
                </c:pt>
                <c:pt idx="193">
                  <c:v>2.0258144740583531E-2</c:v>
                </c:pt>
                <c:pt idx="194">
                  <c:v>1.9859634993133382E-2</c:v>
                </c:pt>
                <c:pt idx="195">
                  <c:v>1.946840125540816E-2</c:v>
                </c:pt>
                <c:pt idx="196">
                  <c:v>1.9089482837846804E-2</c:v>
                </c:pt>
                <c:pt idx="197">
                  <c:v>1.8714983922488757E-2</c:v>
                </c:pt>
                <c:pt idx="198">
                  <c:v>1.8348102360521701E-2</c:v>
                </c:pt>
                <c:pt idx="199">
                  <c:v>1.7640164579746886E-2</c:v>
                </c:pt>
                <c:pt idx="200">
                  <c:v>1.7640164579746886E-2</c:v>
                </c:pt>
                <c:pt idx="201">
                  <c:v>1.6956084924687243E-2</c:v>
                </c:pt>
                <c:pt idx="202">
                  <c:v>1.6956084924687243E-2</c:v>
                </c:pt>
                <c:pt idx="203">
                  <c:v>1.6295180708010577E-2</c:v>
                </c:pt>
                <c:pt idx="204">
                  <c:v>1.6295180708010577E-2</c:v>
                </c:pt>
                <c:pt idx="205">
                  <c:v>1.5659266440783994E-2</c:v>
                </c:pt>
                <c:pt idx="206">
                  <c:v>1.5659266440783994E-2</c:v>
                </c:pt>
                <c:pt idx="207">
                  <c:v>1.5349335374688241E-2</c:v>
                </c:pt>
                <c:pt idx="208">
                  <c:v>1.5046249147370679E-2</c:v>
                </c:pt>
                <c:pt idx="209">
                  <c:v>1.4750313171585238E-2</c:v>
                </c:pt>
                <c:pt idx="210">
                  <c:v>1.4461787946445521E-2</c:v>
                </c:pt>
                <c:pt idx="211">
                  <c:v>1.4176397693397125E-2</c:v>
                </c:pt>
                <c:pt idx="212">
                  <c:v>1.3897888210039218E-2</c:v>
                </c:pt>
                <c:pt idx="213">
                  <c:v>1.36260528936264E-2</c:v>
                </c:pt>
                <c:pt idx="214">
                  <c:v>1.335826878756661E-2</c:v>
                </c:pt>
                <c:pt idx="215">
                  <c:v>1.3095164682823689E-2</c:v>
                </c:pt>
                <c:pt idx="216">
                  <c:v>1.2836003995697093E-2</c:v>
                </c:pt>
                <c:pt idx="217">
                  <c:v>1.2583230028217901E-2</c:v>
                </c:pt>
                <c:pt idx="218">
                  <c:v>1.2335333682072779E-2</c:v>
                </c:pt>
                <c:pt idx="219">
                  <c:v>1.2095881100299738E-2</c:v>
                </c:pt>
                <c:pt idx="220">
                  <c:v>1.1859320956960561E-2</c:v>
                </c:pt>
                <c:pt idx="221">
                  <c:v>1.1625500545678309E-2</c:v>
                </c:pt>
                <c:pt idx="222">
                  <c:v>1.139720451215006E-2</c:v>
                </c:pt>
                <c:pt idx="223">
                  <c:v>1.1172600379852621E-2</c:v>
                </c:pt>
                <c:pt idx="224">
                  <c:v>1.0736713500963908E-2</c:v>
                </c:pt>
                <c:pt idx="225">
                  <c:v>1.0736713500963908E-2</c:v>
                </c:pt>
                <c:pt idx="226">
                  <c:v>1.0319313076413239E-2</c:v>
                </c:pt>
                <c:pt idx="227">
                  <c:v>1.0319313076413239E-2</c:v>
                </c:pt>
                <c:pt idx="228">
                  <c:v>9.9193391442900548E-3</c:v>
                </c:pt>
                <c:pt idx="229">
                  <c:v>9.9193391442900548E-3</c:v>
                </c:pt>
                <c:pt idx="230">
                  <c:v>9.5363066372793747E-3</c:v>
                </c:pt>
                <c:pt idx="231">
                  <c:v>9.5363066372793747E-3</c:v>
                </c:pt>
                <c:pt idx="232">
                  <c:v>9.3500407883224355E-3</c:v>
                </c:pt>
                <c:pt idx="233">
                  <c:v>9.1664877232382185E-3</c:v>
                </c:pt>
                <c:pt idx="234">
                  <c:v>8.987282298532814E-3</c:v>
                </c:pt>
                <c:pt idx="235">
                  <c:v>8.8100890049118193E-3</c:v>
                </c:pt>
                <c:pt idx="236">
                  <c:v>8.6403244273926313E-3</c:v>
                </c:pt>
                <c:pt idx="237">
                  <c:v>8.4720509827306747E-3</c:v>
                </c:pt>
                <c:pt idx="238">
                  <c:v>8.3079006102461227E-3</c:v>
                </c:pt>
                <c:pt idx="239">
                  <c:v>8.145564748828776E-3</c:v>
                </c:pt>
                <c:pt idx="240">
                  <c:v>7.9862291185819612E-3</c:v>
                </c:pt>
                <c:pt idx="241">
                  <c:v>7.8294356003747803E-3</c:v>
                </c:pt>
                <c:pt idx="242">
                  <c:v>7.6765405861436813E-3</c:v>
                </c:pt>
                <c:pt idx="243">
                  <c:v>7.5257475302775234E-3</c:v>
                </c:pt>
                <c:pt idx="244">
                  <c:v>7.3770923636885758E-3</c:v>
                </c:pt>
                <c:pt idx="245">
                  <c:v>7.2335214211789794E-3</c:v>
                </c:pt>
                <c:pt idx="246">
                  <c:v>7.0933818807865333E-3</c:v>
                </c:pt>
                <c:pt idx="247">
                  <c:v>6.953008789464689E-3</c:v>
                </c:pt>
                <c:pt idx="248">
                  <c:v>6.8153394992874752E-3</c:v>
                </c:pt>
                <c:pt idx="249">
                  <c:v>6.552262342728727E-3</c:v>
                </c:pt>
                <c:pt idx="250">
                  <c:v>6.552262342728727E-3</c:v>
                </c:pt>
                <c:pt idx="251">
                  <c:v>6.2996410816264729E-3</c:v>
                </c:pt>
                <c:pt idx="252">
                  <c:v>6.2996410816264729E-3</c:v>
                </c:pt>
                <c:pt idx="253">
                  <c:v>6.0540982102318674E-3</c:v>
                </c:pt>
                <c:pt idx="254">
                  <c:v>6.0540982102318674E-3</c:v>
                </c:pt>
                <c:pt idx="255">
                  <c:v>5.935885509022687E-3</c:v>
                </c:pt>
                <c:pt idx="256">
                  <c:v>5.8195771461612474E-3</c:v>
                </c:pt>
                <c:pt idx="257">
                  <c:v>5.7070684772672527E-3</c:v>
                </c:pt>
                <c:pt idx="258">
                  <c:v>5.5966168530979478E-3</c:v>
                </c:pt>
                <c:pt idx="259">
                  <c:v>5.4878629645311316E-3</c:v>
                </c:pt>
                <c:pt idx="260">
                  <c:v>5.3798007460245552E-3</c:v>
                </c:pt>
                <c:pt idx="261">
                  <c:v>5.2732835567435134E-3</c:v>
                </c:pt>
                <c:pt idx="262">
                  <c:v>5.1703145450443634E-3</c:v>
                </c:pt>
                <c:pt idx="263">
                  <c:v>5.0689624243951924E-3</c:v>
                </c:pt>
                <c:pt idx="264">
                  <c:v>4.9685085765515495E-3</c:v>
                </c:pt>
                <c:pt idx="265">
                  <c:v>4.8698063606787186E-3</c:v>
                </c:pt>
                <c:pt idx="266">
                  <c:v>4.7747601151244589E-3</c:v>
                </c:pt>
                <c:pt idx="267">
                  <c:v>4.6789144067732281E-3</c:v>
                </c:pt>
                <c:pt idx="268">
                  <c:v>4.5861228259608724E-3</c:v>
                </c:pt>
                <c:pt idx="269">
                  <c:v>4.4958014953637437E-3</c:v>
                </c:pt>
                <c:pt idx="270">
                  <c:v>4.4065760575893514E-3</c:v>
                </c:pt>
                <c:pt idx="271">
                  <c:v>4.3196232500129911E-3</c:v>
                </c:pt>
                <c:pt idx="272">
                  <c:v>4.2327333215330396E-3</c:v>
                </c:pt>
                <c:pt idx="273">
                  <c:v>4.1486370214782863E-3</c:v>
                </c:pt>
                <c:pt idx="274">
                  <c:v>4.0663552324907426E-3</c:v>
                </c:pt>
                <c:pt idx="275">
                  <c:v>3.985160353597912E-3</c:v>
                </c:pt>
                <c:pt idx="276">
                  <c:v>3.906085398526141E-3</c:v>
                </c:pt>
                <c:pt idx="277">
                  <c:v>3.8292112118279635E-3</c:v>
                </c:pt>
                <c:pt idx="278">
                  <c:v>3.7543671216702934E-3</c:v>
                </c:pt>
                <c:pt idx="279">
                  <c:v>3.6788133959962492E-3</c:v>
                </c:pt>
                <c:pt idx="280">
                  <c:v>3.6055412832482802E-3</c:v>
                </c:pt>
                <c:pt idx="281">
                  <c:v>3.5335896315244601E-3</c:v>
                </c:pt>
                <c:pt idx="282">
                  <c:v>3.4625991317025636E-3</c:v>
                </c:pt>
                <c:pt idx="283">
                  <c:v>3.3940249857275719E-3</c:v>
                </c:pt>
                <c:pt idx="284">
                  <c:v>3.3269599380658867E-3</c:v>
                </c:pt>
                <c:pt idx="285">
                  <c:v>3.2600296313250424E-3</c:v>
                </c:pt>
                <c:pt idx="286">
                  <c:v>3.1955695747994252E-3</c:v>
                </c:pt>
                <c:pt idx="287">
                  <c:v>3.1318730501585243E-3</c:v>
                </c:pt>
                <c:pt idx="288">
                  <c:v>3.070161708417873E-3</c:v>
                </c:pt>
                <c:pt idx="289">
                  <c:v>3.0088456067116432E-3</c:v>
                </c:pt>
                <c:pt idx="290">
                  <c:v>2.9493979124409586E-3</c:v>
                </c:pt>
                <c:pt idx="291">
                  <c:v>2.8900310627227609E-3</c:v>
                </c:pt>
                <c:pt idx="292">
                  <c:v>2.8323080522386955E-3</c:v>
                </c:pt>
                <c:pt idx="293">
                  <c:v>2.7760312609715703E-3</c:v>
                </c:pt>
                <c:pt idx="294">
                  <c:v>2.7193412642138792E-3</c:v>
                </c:pt>
                <c:pt idx="295">
                  <c:v>2.6641603657695063E-3</c:v>
                </c:pt>
                <c:pt idx="296">
                  <c:v>2.6120156294078527E-3</c:v>
                </c:pt>
                <c:pt idx="297">
                  <c:v>2.559700221213157E-3</c:v>
                </c:pt>
                <c:pt idx="298">
                  <c:v>2.5088310322353819E-3</c:v>
                </c:pt>
                <c:pt idx="299">
                  <c:v>2.4590667188084132E-3</c:v>
                </c:pt>
                <c:pt idx="300">
                  <c:v>2.4116558801319608E-3</c:v>
                </c:pt>
                <c:pt idx="301">
                  <c:v>2.3642270759994099E-3</c:v>
                </c:pt>
                <c:pt idx="302">
                  <c:v>2.3185229556534842E-3</c:v>
                </c:pt>
                <c:pt idx="303">
                  <c:v>2.2729895071406212E-3</c:v>
                </c:pt>
                <c:pt idx="304">
                  <c:v>2.227788419565801E-3</c:v>
                </c:pt>
                <c:pt idx="305">
                  <c:v>2.1847521694523427E-3</c:v>
                </c:pt>
                <c:pt idx="306">
                  <c:v>2.1413655929447199E-3</c:v>
                </c:pt>
                <c:pt idx="307">
                  <c:v>2.0989940647073617E-3</c:v>
                </c:pt>
                <c:pt idx="308">
                  <c:v>2.0575477574597029E-3</c:v>
                </c:pt>
                <c:pt idx="309">
                  <c:v>2.0176554621656254E-3</c:v>
                </c:pt>
                <c:pt idx="310">
                  <c:v>1.978652456949045E-3</c:v>
                </c:pt>
                <c:pt idx="311">
                  <c:v>1.9392901426102439E-3</c:v>
                </c:pt>
                <c:pt idx="312">
                  <c:v>1.9012572720236423E-3</c:v>
                </c:pt>
                <c:pt idx="313">
                  <c:v>1.8641316569706361E-3</c:v>
                </c:pt>
                <c:pt idx="314">
                  <c:v>1.8278234701706731E-3</c:v>
                </c:pt>
                <c:pt idx="315">
                  <c:v>1.7920183161418191E-3</c:v>
                </c:pt>
                <c:pt idx="316">
                  <c:v>1.7573988822162708E-3</c:v>
                </c:pt>
                <c:pt idx="317">
                  <c:v>1.721620676371576E-3</c:v>
                </c:pt>
                <c:pt idx="318">
                  <c:v>1.6881510316371277E-3</c:v>
                </c:pt>
                <c:pt idx="319">
                  <c:v>1.6560826924793164E-3</c:v>
                </c:pt>
                <c:pt idx="320">
                  <c:v>1.6230262532354099E-3</c:v>
                </c:pt>
                <c:pt idx="321">
                  <c:v>1.5917214459623109E-3</c:v>
                </c:pt>
                <c:pt idx="322">
                  <c:v>1.5603986732331007E-3</c:v>
                </c:pt>
                <c:pt idx="323">
                  <c:v>1.5286896431975102E-3</c:v>
                </c:pt>
                <c:pt idx="324">
                  <c:v>1.4982202296335647E-3</c:v>
                </c:pt>
                <c:pt idx="325">
                  <c:v>1.4680382633673885E-3</c:v>
                </c:pt>
                <c:pt idx="326">
                  <c:v>1.438790500818978E-3</c:v>
                </c:pt>
                <c:pt idx="327">
                  <c:v>1.4106206656372162E-3</c:v>
                </c:pt>
                <c:pt idx="328">
                  <c:v>1.3833131723487769E-3</c:v>
                </c:pt>
                <c:pt idx="329">
                  <c:v>1.3562661781739409E-3</c:v>
                </c:pt>
                <c:pt idx="330">
                  <c:v>1.3290125812538329E-3</c:v>
                </c:pt>
                <c:pt idx="331">
                  <c:v>1.3028728426125911E-3</c:v>
                </c:pt>
                <c:pt idx="332">
                  <c:v>1.2772002058302307E-3</c:v>
                </c:pt>
                <c:pt idx="333">
                  <c:v>1.2526863409670203E-3</c:v>
                </c:pt>
                <c:pt idx="334">
                  <c:v>1.2281814588318677E-3</c:v>
                </c:pt>
                <c:pt idx="335">
                  <c:v>1.2045299358619743E-3</c:v>
                </c:pt>
                <c:pt idx="336">
                  <c:v>1.1814712729437422E-3</c:v>
                </c:pt>
                <c:pt idx="337">
                  <c:v>1.1576850090530217E-3</c:v>
                </c:pt>
                <c:pt idx="338">
                  <c:v>1.1340155206270217E-3</c:v>
                </c:pt>
                <c:pt idx="339">
                  <c:v>1.1115137868482196E-3</c:v>
                </c:pt>
                <c:pt idx="340">
                  <c:v>1.0900630322519032E-3</c:v>
                </c:pt>
                <c:pt idx="341">
                  <c:v>1.0689626040497461E-3</c:v>
                </c:pt>
                <c:pt idx="342">
                  <c:v>1.0475926940059289E-3</c:v>
                </c:pt>
                <c:pt idx="343">
                  <c:v>1.0267886958296019E-3</c:v>
                </c:pt>
                <c:pt idx="344">
                  <c:v>1.0067392468099299E-3</c:v>
                </c:pt>
                <c:pt idx="345">
                  <c:v>9.8618676501915502E-4</c:v>
                </c:pt>
                <c:pt idx="346">
                  <c:v>9.6657746967420148E-4</c:v>
                </c:pt>
                <c:pt idx="347">
                  <c:v>9.4758798256506713E-4</c:v>
                </c:pt>
                <c:pt idx="348">
                  <c:v>9.2904763185870393E-4</c:v>
                </c:pt>
                <c:pt idx="349">
                  <c:v>9.1047135024011506E-4</c:v>
                </c:pt>
                <c:pt idx="350">
                  <c:v>8.9212861955097298E-4</c:v>
                </c:pt>
                <c:pt idx="351">
                  <c:v>8.7489974714069702E-4</c:v>
                </c:pt>
                <c:pt idx="352">
                  <c:v>8.5694327375793905E-4</c:v>
                </c:pt>
                <c:pt idx="353">
                  <c:v>8.4037014049570568E-4</c:v>
                </c:pt>
                <c:pt idx="354">
                  <c:v>8.2307838898904376E-4</c:v>
                </c:pt>
                <c:pt idx="355">
                  <c:v>8.0716997760291718E-4</c:v>
                </c:pt>
                <c:pt idx="356">
                  <c:v>7.9072260253346485E-4</c:v>
                </c:pt>
                <c:pt idx="357">
                  <c:v>7.745087783934514E-4</c:v>
                </c:pt>
                <c:pt idx="358">
                  <c:v>7.5939084707619747E-4</c:v>
                </c:pt>
                <c:pt idx="359">
                  <c:v>7.4447053577616378E-4</c:v>
                </c:pt>
                <c:pt idx="360">
                  <c:v>7.2873279622308817E-4</c:v>
                </c:pt>
                <c:pt idx="361">
                  <c:v>7.1320165941528594E-4</c:v>
                </c:pt>
                <c:pt idx="362">
                  <c:v>6.9903589727190638E-4</c:v>
                </c:pt>
                <c:pt idx="363">
                  <c:v>6.8504978968963472E-4</c:v>
                </c:pt>
                <c:pt idx="364">
                  <c:v>6.7142299122957983E-4</c:v>
                </c:pt>
                <c:pt idx="365">
                  <c:v>6.5785907186591351E-4</c:v>
                </c:pt>
                <c:pt idx="366">
                  <c:v>6.4480716800140528E-4</c:v>
                </c:pt>
                <c:pt idx="367">
                  <c:v>6.3174628140883914E-4</c:v>
                </c:pt>
                <c:pt idx="368">
                  <c:v>6.1913453121904523E-4</c:v>
                </c:pt>
                <c:pt idx="369">
                  <c:v>6.0591195552148441E-4</c:v>
                </c:pt>
                <c:pt idx="370">
                  <c:v>5.9315648168280384E-4</c:v>
                </c:pt>
                <c:pt idx="371">
                  <c:v>5.8094895425550303E-4</c:v>
                </c:pt>
                <c:pt idx="372">
                  <c:v>5.6866956500375911E-4</c:v>
                </c:pt>
                <c:pt idx="373">
                  <c:v>5.5700100125978395E-4</c:v>
                </c:pt>
                <c:pt idx="374">
                  <c:v>5.4549412662080411E-4</c:v>
                </c:pt>
                <c:pt idx="375">
                  <c:v>5.3396928652571659E-4</c:v>
                </c:pt>
                <c:pt idx="376">
                  <c:v>5.2254325643923529E-4</c:v>
                </c:pt>
                <c:pt idx="377">
                  <c:v>5.1171906913246863E-4</c:v>
                </c:pt>
                <c:pt idx="378">
                  <c:v>5.0067031362431677E-4</c:v>
                </c:pt>
                <c:pt idx="379">
                  <c:v>4.9040305545698312E-4</c:v>
                </c:pt>
                <c:pt idx="380">
                  <c:v>4.7996512545659824E-4</c:v>
                </c:pt>
                <c:pt idx="381">
                  <c:v>4.6999429731509404E-4</c:v>
                </c:pt>
                <c:pt idx="382">
                  <c:v>4.5993364189303779E-4</c:v>
                </c:pt>
                <c:pt idx="383">
                  <c:v>4.4966638372570539E-4</c:v>
                </c:pt>
                <c:pt idx="384">
                  <c:v>4.4000995106614093E-4</c:v>
                </c:pt>
                <c:pt idx="385">
                  <c:v>4.3088349936184453E-4</c:v>
                </c:pt>
                <c:pt idx="386">
                  <c:v>4.2174806492949391E-4</c:v>
                </c:pt>
                <c:pt idx="387">
                  <c:v>4.1282821597047323E-4</c:v>
                </c:pt>
                <c:pt idx="388">
                  <c:v>4.0393531519562016E-4</c:v>
                </c:pt>
                <c:pt idx="389">
                  <c:v>3.9585984267380609E-4</c:v>
                </c:pt>
                <c:pt idx="390">
                  <c:v>3.8729032010894666E-4</c:v>
                </c:pt>
                <c:pt idx="391">
                  <c:v>3.7964601853379405E-4</c:v>
                </c:pt>
                <c:pt idx="392">
                  <c:v>3.713639432667073E-4</c:v>
                </c:pt>
                <c:pt idx="393">
                  <c:v>3.6345015984989263E-4</c:v>
                </c:pt>
                <c:pt idx="394">
                  <c:v>3.5625499467750981E-4</c:v>
                </c:pt>
                <c:pt idx="395">
                  <c:v>3.494550695395649E-4</c:v>
                </c:pt>
                <c:pt idx="396">
                  <c:v>3.4214312890246259E-4</c:v>
                </c:pt>
                <c:pt idx="397">
                  <c:v>3.350198255545236E-4</c:v>
                </c:pt>
                <c:pt idx="398">
                  <c:v>3.2821091768852392E-4</c:v>
                </c:pt>
                <c:pt idx="399">
                  <c:v>3.2129421708585842E-4</c:v>
                </c:pt>
                <c:pt idx="400">
                  <c:v>3.0819739958107251E-4</c:v>
                </c:pt>
                <c:pt idx="401">
                  <c:v>3.0819739958107251E-4</c:v>
                </c:pt>
                <c:pt idx="402">
                  <c:v>3.014064571711842E-4</c:v>
                </c:pt>
                <c:pt idx="403">
                  <c:v>2.9540599483017104E-4</c:v>
                </c:pt>
                <c:pt idx="404">
                  <c:v>2.8347693197258776E-4</c:v>
                </c:pt>
                <c:pt idx="405">
                  <c:v>2.8347693197258776E-4</c:v>
                </c:pt>
                <c:pt idx="406">
                  <c:v>2.7750341781574236E-4</c:v>
                </c:pt>
                <c:pt idx="407">
                  <c:v>2.716466791236145E-4</c:v>
                </c:pt>
                <c:pt idx="408">
                  <c:v>2.604631826946321E-4</c:v>
                </c:pt>
                <c:pt idx="409">
                  <c:v>2.604631826946321E-4</c:v>
                </c:pt>
                <c:pt idx="410">
                  <c:v>2.5509151131749625E-4</c:v>
                </c:pt>
                <c:pt idx="411">
                  <c:v>2.5007914906257874E-4</c:v>
                </c:pt>
                <c:pt idx="412">
                  <c:v>2.3979392543913627E-4</c:v>
                </c:pt>
                <c:pt idx="413">
                  <c:v>2.3979392543913627E-4</c:v>
                </c:pt>
                <c:pt idx="414">
                  <c:v>2.3488037319282671E-4</c:v>
                </c:pt>
                <c:pt idx="415">
                  <c:v>2.301285100515155E-4</c:v>
                </c:pt>
                <c:pt idx="416">
                  <c:v>2.2520597507715218E-4</c:v>
                </c:pt>
                <c:pt idx="417">
                  <c:v>2.2095714470694427E-4</c:v>
                </c:pt>
                <c:pt idx="418">
                  <c:v>2.1674424524895696E-4</c:v>
                </c:pt>
                <c:pt idx="419">
                  <c:v>2.123157603176408E-4</c:v>
                </c:pt>
                <c:pt idx="420">
                  <c:v>2.0830048087687301E-4</c:v>
                </c:pt>
                <c:pt idx="421">
                  <c:v>2.0422232233971682E-4</c:v>
                </c:pt>
                <c:pt idx="422">
                  <c:v>2.0009925016228495E-4</c:v>
                </c:pt>
                <c:pt idx="423">
                  <c:v>1.9655107258039831E-4</c:v>
                </c:pt>
                <c:pt idx="424">
                  <c:v>1.9283222316545905E-4</c:v>
                </c:pt>
                <c:pt idx="425">
                  <c:v>1.8534961069530359E-4</c:v>
                </c:pt>
                <c:pt idx="426">
                  <c:v>1.8534961069530359E-4</c:v>
                </c:pt>
                <c:pt idx="427">
                  <c:v>1.8155889945592111E-4</c:v>
                </c:pt>
                <c:pt idx="428">
                  <c:v>1.780915664265334E-4</c:v>
                </c:pt>
                <c:pt idx="429">
                  <c:v>1.7125571037636744E-4</c:v>
                </c:pt>
                <c:pt idx="430">
                  <c:v>1.7125571037636744E-4</c:v>
                </c:pt>
                <c:pt idx="431">
                  <c:v>1.6789617008364428E-4</c:v>
                </c:pt>
                <c:pt idx="432">
                  <c:v>1.6482407708869482E-4</c:v>
                </c:pt>
                <c:pt idx="433">
                  <c:v>1.5835651288880048E-4</c:v>
                </c:pt>
                <c:pt idx="434">
                  <c:v>1.5835651288880048E-4</c:v>
                </c:pt>
                <c:pt idx="435">
                  <c:v>1.5525747170968407E-4</c:v>
                </c:pt>
                <c:pt idx="436">
                  <c:v>1.5245486055639671E-4</c:v>
                </c:pt>
                <c:pt idx="437">
                  <c:v>1.4679574188148901E-4</c:v>
                </c:pt>
                <c:pt idx="438">
                  <c:v>1.4679574188148901E-4</c:v>
                </c:pt>
                <c:pt idx="439">
                  <c:v>1.4406499255264506E-4</c:v>
                </c:pt>
                <c:pt idx="440">
                  <c:v>1.4154084596907501E-4</c:v>
                </c:pt>
                <c:pt idx="441">
                  <c:v>1.3884602755245243E-4</c:v>
                </c:pt>
                <c:pt idx="442">
                  <c:v>1.3603443367110973E-4</c:v>
                </c:pt>
                <c:pt idx="443">
                  <c:v>1.334653734472629E-4</c:v>
                </c:pt>
                <c:pt idx="444">
                  <c:v>1.3117477779313357E-4</c:v>
                </c:pt>
                <c:pt idx="445">
                  <c:v>1.2871351030595141E-4</c:v>
                </c:pt>
                <c:pt idx="446">
                  <c:v>1.264768110201548E-4</c:v>
                </c:pt>
                <c:pt idx="447">
                  <c:v>1.2397062989269548E-4</c:v>
                </c:pt>
                <c:pt idx="448">
                  <c:v>1.2153631058967996E-4</c:v>
                </c:pt>
                <c:pt idx="449">
                  <c:v>1.1940740404054807E-4</c:v>
                </c:pt>
                <c:pt idx="450">
                  <c:v>1.1504179820561964E-4</c:v>
                </c:pt>
                <c:pt idx="451">
                  <c:v>1.1504179820561964E-4</c:v>
                </c:pt>
                <c:pt idx="452">
                  <c:v>1.1284102983204421E-4</c:v>
                </c:pt>
                <c:pt idx="453">
                  <c:v>1.1098160512457482E-4</c:v>
                </c:pt>
                <c:pt idx="454">
                  <c:v>1.0690344658741894E-4</c:v>
                </c:pt>
                <c:pt idx="455">
                  <c:v>1.0690344658741894E-4</c:v>
                </c:pt>
                <c:pt idx="456">
                  <c:v>1.0497216005550608E-4</c:v>
                </c:pt>
                <c:pt idx="457">
                  <c:v>1.0303189079553808E-4</c:v>
                </c:pt>
                <c:pt idx="458">
                  <c:v>9.9519644125873415E-5</c:v>
                </c:pt>
                <c:pt idx="459">
                  <c:v>9.9519644125873415E-5</c:v>
                </c:pt>
                <c:pt idx="460">
                  <c:v>9.7768012155068621E-5</c:v>
                </c:pt>
                <c:pt idx="461">
                  <c:v>9.5971466543986881E-5</c:v>
                </c:pt>
                <c:pt idx="462">
                  <c:v>9.2378375321823373E-5</c:v>
                </c:pt>
                <c:pt idx="463">
                  <c:v>9.2378375321823373E-5</c:v>
                </c:pt>
                <c:pt idx="464">
                  <c:v>9.062674335101877E-5</c:v>
                </c:pt>
                <c:pt idx="465">
                  <c:v>8.9135610493820759E-5</c:v>
                </c:pt>
                <c:pt idx="466">
                  <c:v>8.7590581268290492E-5</c:v>
                </c:pt>
                <c:pt idx="467">
                  <c:v>8.5955724762206169E-5</c:v>
                </c:pt>
                <c:pt idx="468">
                  <c:v>8.4347816440287797E-5</c:v>
                </c:pt>
                <c:pt idx="469">
                  <c:v>8.2874649039200768E-5</c:v>
                </c:pt>
                <c:pt idx="470">
                  <c:v>8.1383516182002825E-5</c:v>
                </c:pt>
                <c:pt idx="471">
                  <c:v>7.9874417868694414E-5</c:v>
                </c:pt>
                <c:pt idx="472">
                  <c:v>7.8176682266222066E-5</c:v>
                </c:pt>
                <c:pt idx="473">
                  <c:v>7.7044858531240433E-5</c:v>
                </c:pt>
                <c:pt idx="474">
                  <c:v>7.5652535682652072E-5</c:v>
                </c:pt>
                <c:pt idx="475">
                  <c:v>7.2760097248810799E-5</c:v>
                </c:pt>
                <c:pt idx="476">
                  <c:v>7.2760097248810799E-5</c:v>
                </c:pt>
                <c:pt idx="477">
                  <c:v>7.1565394417441331E-5</c:v>
                </c:pt>
                <c:pt idx="478">
                  <c:v>7.0505432506903017E-5</c:v>
                </c:pt>
                <c:pt idx="479">
                  <c:v>6.8080095931942768E-5</c:v>
                </c:pt>
                <c:pt idx="480">
                  <c:v>6.8080095931942768E-5</c:v>
                </c:pt>
                <c:pt idx="481">
                  <c:v>6.6795565820019216E-5</c:v>
                </c:pt>
                <c:pt idx="482">
                  <c:v>6.5520018436151094E-5</c:v>
                </c:pt>
                <c:pt idx="483">
                  <c:v>6.3058750948969124E-5</c:v>
                </c:pt>
                <c:pt idx="484">
                  <c:v>6.3058750948969124E-5</c:v>
                </c:pt>
                <c:pt idx="485">
                  <c:v>6.1944892670098392E-5</c:v>
                </c:pt>
                <c:pt idx="486">
                  <c:v>6.0920861671781832E-5</c:v>
                </c:pt>
                <c:pt idx="487">
                  <c:v>5.8845851490982395E-5</c:v>
                </c:pt>
                <c:pt idx="488">
                  <c:v>5.8845851490982395E-5</c:v>
                </c:pt>
                <c:pt idx="489">
                  <c:v>5.7839785948776865E-5</c:v>
                </c:pt>
                <c:pt idx="490">
                  <c:v>5.6618134933241249E-5</c:v>
                </c:pt>
                <c:pt idx="491">
                  <c:v>5.5719862127700291E-5</c:v>
                </c:pt>
                <c:pt idx="492">
                  <c:v>5.4695831129383785E-5</c:v>
                </c:pt>
                <c:pt idx="493">
                  <c:v>5.3662817403011748E-5</c:v>
                </c:pt>
                <c:pt idx="494">
                  <c:v>5.2809458237747886E-5</c:v>
                </c:pt>
                <c:pt idx="495">
                  <c:v>5.1812375423597488E-5</c:v>
                </c:pt>
                <c:pt idx="496">
                  <c:v>5.0932068074167403E-5</c:v>
                </c:pt>
                <c:pt idx="497">
                  <c:v>5.0006847084460324E-5</c:v>
                </c:pt>
                <c:pt idx="498">
                  <c:v>4.9216367015584425E-5</c:v>
                </c:pt>
                <c:pt idx="499">
                  <c:v>4.8452835130874533E-5</c:v>
                </c:pt>
                <c:pt idx="500">
                  <c:v>4.6988650457843015E-5</c:v>
                </c:pt>
                <c:pt idx="501">
                  <c:v>4.6988650457843015E-5</c:v>
                </c:pt>
                <c:pt idx="502">
                  <c:v>4.6180204932856304E-5</c:v>
                </c:pt>
                <c:pt idx="503">
                  <c:v>4.5335828495647797E-5</c:v>
                </c:pt>
                <c:pt idx="504">
                  <c:v>4.3754868357895804E-5</c:v>
                </c:pt>
                <c:pt idx="505">
                  <c:v>4.3754868357895804E-5</c:v>
                </c:pt>
                <c:pt idx="506">
                  <c:v>4.294642283290916E-5</c:v>
                </c:pt>
                <c:pt idx="507">
                  <c:v>4.2299666412919574E-5</c:v>
                </c:pt>
                <c:pt idx="508">
                  <c:v>4.1086998125439517E-5</c:v>
                </c:pt>
                <c:pt idx="509">
                  <c:v>4.1086998125439517E-5</c:v>
                </c:pt>
                <c:pt idx="510">
                  <c:v>4.0404310793228414E-5</c:v>
                </c:pt>
                <c:pt idx="511">
                  <c:v>3.9595865268241642E-5</c:v>
                </c:pt>
                <c:pt idx="512">
                  <c:v>3.8931143392141392E-5</c:v>
                </c:pt>
                <c:pt idx="513">
                  <c:v>3.8365231524650664E-5</c:v>
                </c:pt>
                <c:pt idx="514">
                  <c:v>3.7772371472993733E-5</c:v>
                </c:pt>
                <c:pt idx="515">
                  <c:v>3.7197476877447493E-5</c:v>
                </c:pt>
                <c:pt idx="516">
                  <c:v>3.6586651369679696E-5</c:v>
                </c:pt>
                <c:pt idx="517">
                  <c:v>3.5877015853302478E-5</c:v>
                </c:pt>
                <c:pt idx="518">
                  <c:v>3.5320086713867011E-5</c:v>
                </c:pt>
                <c:pt idx="519">
                  <c:v>3.4879933039152087E-5</c:v>
                </c:pt>
                <c:pt idx="520">
                  <c:v>3.4394865724160013E-5</c:v>
                </c:pt>
                <c:pt idx="521">
                  <c:v>3.3945729321389496E-5</c:v>
                </c:pt>
                <c:pt idx="522">
                  <c:v>3.3433713822231301E-5</c:v>
                </c:pt>
                <c:pt idx="523">
                  <c:v>3.2840853770574343E-5</c:v>
                </c:pt>
                <c:pt idx="524">
                  <c:v>3.2256976446972761E-5</c:v>
                </c:pt>
                <c:pt idx="525">
                  <c:v>3.1816822772257689E-5</c:v>
                </c:pt>
                <c:pt idx="526">
                  <c:v>3.1241928176711584E-5</c:v>
                </c:pt>
                <c:pt idx="527">
                  <c:v>3.0783809045885651E-5</c:v>
                </c:pt>
                <c:pt idx="528">
                  <c:v>3.0262810818672019E-5</c:v>
                </c:pt>
                <c:pt idx="529">
                  <c:v>2.9930449880621864E-5</c:v>
                </c:pt>
                <c:pt idx="530">
                  <c:v>2.942741710951899E-5</c:v>
                </c:pt>
                <c:pt idx="531">
                  <c:v>2.8951332522582316E-5</c:v>
                </c:pt>
                <c:pt idx="532">
                  <c:v>2.8475247935645682E-5</c:v>
                </c:pt>
                <c:pt idx="533">
                  <c:v>2.7954249708431935E-5</c:v>
                </c:pt>
                <c:pt idx="534">
                  <c:v>2.7585957858160249E-5</c:v>
                </c:pt>
                <c:pt idx="535">
                  <c:v>2.7091907815112768E-5</c:v>
                </c:pt>
                <c:pt idx="536">
                  <c:v>2.6732598692896292E-5</c:v>
                </c:pt>
                <c:pt idx="537">
                  <c:v>2.6436168667067911E-5</c:v>
                </c:pt>
                <c:pt idx="538">
                  <c:v>2.6040928632629935E-5</c:v>
                </c:pt>
                <c:pt idx="539">
                  <c:v>2.5708567694579786E-5</c:v>
                </c:pt>
                <c:pt idx="540">
                  <c:v>2.5214517651532268E-5</c:v>
                </c:pt>
                <c:pt idx="541">
                  <c:v>2.4828260345149651E-5</c:v>
                </c:pt>
                <c:pt idx="542">
                  <c:v>2.4585726687653698E-5</c:v>
                </c:pt>
                <c:pt idx="543">
                  <c:v>2.4235400293492676E-5</c:v>
                </c:pt>
                <c:pt idx="544">
                  <c:v>2.3867108443221007E-5</c:v>
                </c:pt>
                <c:pt idx="545">
                  <c:v>2.3480851136838339E-5</c:v>
                </c:pt>
                <c:pt idx="546">
                  <c:v>2.3139507470732855E-5</c:v>
                </c:pt>
                <c:pt idx="547">
                  <c:v>2.2789181076571948E-5</c:v>
                </c:pt>
                <c:pt idx="548">
                  <c:v>2.2465802866577263E-5</c:v>
                </c:pt>
                <c:pt idx="549">
                  <c:v>2.2025649191862201E-5</c:v>
                </c:pt>
                <c:pt idx="550">
                  <c:v>2.166634006964586E-5</c:v>
                </c:pt>
                <c:pt idx="551">
                  <c:v>2.128008276326331E-5</c:v>
                </c:pt>
                <c:pt idx="552">
                  <c:v>2.0947721825213169E-5</c:v>
                </c:pt>
                <c:pt idx="553">
                  <c:v>2.0588412702996791E-5</c:v>
                </c:pt>
                <c:pt idx="554">
                  <c:v>2.0282999949112851E-5</c:v>
                </c:pt>
                <c:pt idx="555">
                  <c:v>2.0049449019672292E-5</c:v>
                </c:pt>
                <c:pt idx="556">
                  <c:v>1.983386354634247E-5</c:v>
                </c:pt>
                <c:pt idx="557">
                  <c:v>1.9564381704680224E-5</c:v>
                </c:pt>
                <c:pt idx="558">
                  <c:v>1.9348796231350403E-5</c:v>
                </c:pt>
                <c:pt idx="559">
                  <c:v>1.9052366205521883E-5</c:v>
                </c:pt>
                <c:pt idx="560">
                  <c:v>1.8764918907748804E-5</c:v>
                </c:pt>
                <c:pt idx="561">
                  <c:v>1.8468488881920339E-5</c:v>
                </c:pt>
                <c:pt idx="562">
                  <c:v>1.8082231575537765E-5</c:v>
                </c:pt>
                <c:pt idx="563">
                  <c:v>1.7803767005820092E-5</c:v>
                </c:pt>
                <c:pt idx="564">
                  <c:v>1.7534285164157823E-5</c:v>
                </c:pt>
                <c:pt idx="565">
                  <c:v>1.725582059444015E-5</c:v>
                </c:pt>
                <c:pt idx="566">
                  <c:v>1.7049217849165752E-5</c:v>
                </c:pt>
                <c:pt idx="567">
                  <c:v>1.6770753279448102E-5</c:v>
                </c:pt>
                <c:pt idx="568">
                  <c:v>1.6510254165841222E-5</c:v>
                </c:pt>
                <c:pt idx="569">
                  <c:v>1.6159927771680281E-5</c:v>
                </c:pt>
                <c:pt idx="570">
                  <c:v>1.5899428658073441E-5</c:v>
                </c:pt>
                <c:pt idx="571">
                  <c:v>1.5674860456688224E-5</c:v>
                </c:pt>
                <c:pt idx="572">
                  <c:v>1.5450292255302982E-5</c:v>
                </c:pt>
                <c:pt idx="573">
                  <c:v>1.5198775869751559E-5</c:v>
                </c:pt>
                <c:pt idx="574">
                  <c:v>1.4929294028089261E-5</c:v>
                </c:pt>
                <c:pt idx="575">
                  <c:v>1.4641846730316212E-5</c:v>
                </c:pt>
                <c:pt idx="576">
                  <c:v>1.4345416704487724E-5</c:v>
                </c:pt>
                <c:pt idx="577">
                  <c:v>1.416576214337952E-5</c:v>
                </c:pt>
                <c:pt idx="578">
                  <c:v>1.3950176670049743E-5</c:v>
                </c:pt>
                <c:pt idx="579">
                  <c:v>1.3698660284498293E-5</c:v>
                </c:pt>
                <c:pt idx="580">
                  <c:v>1.3492057539223893E-5</c:v>
                </c:pt>
                <c:pt idx="581">
                  <c:v>1.3267489337838713E-5</c:v>
                </c:pt>
                <c:pt idx="582">
                  <c:v>1.2980042040065617E-5</c:v>
                </c:pt>
                <c:pt idx="583">
                  <c:v>1.2827335663123664E-5</c:v>
                </c:pt>
                <c:pt idx="584">
                  <c:v>1.2602767461738443E-5</c:v>
                </c:pt>
                <c:pt idx="585">
                  <c:v>1.2378199260353225E-5</c:v>
                </c:pt>
                <c:pt idx="586">
                  <c:v>1.216261378702338E-5</c:v>
                </c:pt>
                <c:pt idx="587">
                  <c:v>1.1938045585638191E-5</c:v>
                </c:pt>
                <c:pt idx="588">
                  <c:v>1.1695511928142154E-5</c:v>
                </c:pt>
                <c:pt idx="589">
                  <c:v>1.1533822823144771E-5</c:v>
                </c:pt>
                <c:pt idx="590">
                  <c:v>1.1372133718147463E-5</c:v>
                </c:pt>
                <c:pt idx="591">
                  <c:v>1.1066720964263557E-5</c:v>
                </c:pt>
                <c:pt idx="592">
                  <c:v>1.0922997315377002E-5</c:v>
                </c:pt>
                <c:pt idx="593">
                  <c:v>1.0716394570102579E-5</c:v>
                </c:pt>
                <c:pt idx="594">
                  <c:v>1.0545722737049825E-5</c:v>
                </c:pt>
                <c:pt idx="595">
                  <c:v>1.036606817594164E-5</c:v>
                </c:pt>
                <c:pt idx="596">
                  <c:v>1.0186413614833498E-5</c:v>
                </c:pt>
                <c:pt idx="597">
                  <c:v>1.0033707237891523E-5</c:v>
                </c:pt>
                <c:pt idx="598">
                  <c:v>9.8989663170604274E-6</c:v>
                </c:pt>
                <c:pt idx="599">
                  <c:v>9.7732081242846837E-6</c:v>
                </c:pt>
                <c:pt idx="600">
                  <c:v>9.629484475398166E-6</c:v>
                </c:pt>
                <c:pt idx="601">
                  <c:v>9.4857608265116213E-6</c:v>
                </c:pt>
                <c:pt idx="602">
                  <c:v>9.3600026337358996E-6</c:v>
                </c:pt>
                <c:pt idx="603">
                  <c:v>9.1893308006831289E-6</c:v>
                </c:pt>
                <c:pt idx="604">
                  <c:v>9.0366244237411693E-6</c:v>
                </c:pt>
                <c:pt idx="605">
                  <c:v>8.9108662309654729E-6</c:v>
                </c:pt>
                <c:pt idx="606">
                  <c:v>8.830021678466773E-6</c:v>
                </c:pt>
                <c:pt idx="607">
                  <c:v>8.7312116698572569E-6</c:v>
                </c:pt>
                <c:pt idx="608">
                  <c:v>8.5425743806936768E-6</c:v>
                </c:pt>
                <c:pt idx="609">
                  <c:v>8.407833459862574E-6</c:v>
                </c:pt>
                <c:pt idx="610">
                  <c:v>8.3000407231976718E-6</c:v>
                </c:pt>
                <c:pt idx="611">
                  <c:v>8.1473343462557122E-6</c:v>
                </c:pt>
                <c:pt idx="612">
                  <c:v>7.9586970570921406E-6</c:v>
                </c:pt>
                <c:pt idx="613">
                  <c:v>7.8329388643163934E-6</c:v>
                </c:pt>
                <c:pt idx="614">
                  <c:v>7.7161633995961001E-6</c:v>
                </c:pt>
                <c:pt idx="615">
                  <c:v>7.5814224787649711E-6</c:v>
                </c:pt>
                <c:pt idx="616">
                  <c:v>7.4826124701554626E-6</c:v>
                </c:pt>
                <c:pt idx="617">
                  <c:v>7.2939751809918935E-6</c:v>
                </c:pt>
                <c:pt idx="618">
                  <c:v>7.1771997162715714E-6</c:v>
                </c:pt>
                <c:pt idx="619">
                  <c:v>7.0514415234958521E-6</c:v>
                </c:pt>
                <c:pt idx="620">
                  <c:v>6.9346660587755393E-6</c:v>
                </c:pt>
                <c:pt idx="621">
                  <c:v>6.7550114976673614E-6</c:v>
                </c:pt>
                <c:pt idx="622">
                  <c:v>6.6651842171132559E-6</c:v>
                </c:pt>
                <c:pt idx="623">
                  <c:v>6.5484087523929626E-6</c:v>
                </c:pt>
                <c:pt idx="624">
                  <c:v>6.4495987437834769E-6</c:v>
                </c:pt>
                <c:pt idx="625">
                  <c:v>6.341806007118557E-6</c:v>
                </c:pt>
                <c:pt idx="626">
                  <c:v>6.2609614546198867E-6</c:v>
                </c:pt>
                <c:pt idx="627">
                  <c:v>6.1621514460103714E-6</c:v>
                </c:pt>
                <c:pt idx="628">
                  <c:v>6.0274105251792424E-6</c:v>
                </c:pt>
                <c:pt idx="629">
                  <c:v>6.0004623410130359E-6</c:v>
                </c:pt>
                <c:pt idx="630">
                  <c:v>5.8477559640710746E-6</c:v>
                </c:pt>
                <c:pt idx="631">
                  <c:v>5.6770841310182988E-6</c:v>
                </c:pt>
                <c:pt idx="632">
                  <c:v>5.5692913943534238E-6</c:v>
                </c:pt>
                <c:pt idx="633">
                  <c:v>5.4525159296330813E-6</c:v>
                </c:pt>
                <c:pt idx="634">
                  <c:v>5.3716713771344203E-6</c:v>
                </c:pt>
                <c:pt idx="635">
                  <c:v>5.1830340879708343E-6</c:v>
                </c:pt>
                <c:pt idx="636">
                  <c:v>5.0482931671397104E-6</c:v>
                </c:pt>
                <c:pt idx="637">
                  <c:v>4.9315177024193975E-6</c:v>
                </c:pt>
                <c:pt idx="638">
                  <c:v>4.814742237699072E-6</c:v>
                </c:pt>
                <c:pt idx="639">
                  <c:v>4.6710185888125425E-6</c:v>
                </c:pt>
                <c:pt idx="640">
                  <c:v>4.5901740363138494E-6</c:v>
                </c:pt>
                <c:pt idx="641">
                  <c:v>4.437467659371911E-6</c:v>
                </c:pt>
                <c:pt idx="642">
                  <c:v>4.3206921946516108E-6</c:v>
                </c:pt>
                <c:pt idx="643">
                  <c:v>4.2128994579866917E-6</c:v>
                </c:pt>
                <c:pt idx="644">
                  <c:v>4.0871412652109589E-6</c:v>
                </c:pt>
                <c:pt idx="645">
                  <c:v>4.0332448968785172E-6</c:v>
                </c:pt>
                <c:pt idx="646">
                  <c:v>3.9254521602136082E-6</c:v>
                </c:pt>
                <c:pt idx="647">
                  <c:v>3.862573063825749E-6</c:v>
                </c:pt>
                <c:pt idx="648">
                  <c:v>3.8176594235486975E-6</c:v>
                </c:pt>
                <c:pt idx="649">
                  <c:v>3.7278321429946268E-6</c:v>
                </c:pt>
                <c:pt idx="650">
                  <c:v>3.6290221343851217E-6</c:v>
                </c:pt>
                <c:pt idx="651">
                  <c:v>3.5032639416094067E-6</c:v>
                </c:pt>
                <c:pt idx="652">
                  <c:v>3.4403848452215505E-6</c:v>
                </c:pt>
                <c:pt idx="653">
                  <c:v>3.3775057488336854E-6</c:v>
                </c:pt>
                <c:pt idx="654">
                  <c:v>3.3146266524458198E-6</c:v>
                </c:pt>
                <c:pt idx="655">
                  <c:v>3.2607302841133738E-6</c:v>
                </c:pt>
                <c:pt idx="656">
                  <c:v>3.2158166438363261E-6</c:v>
                </c:pt>
                <c:pt idx="657">
                  <c:v>3.1259893632822384E-6</c:v>
                </c:pt>
                <c:pt idx="658">
                  <c:v>2.9822657143956937E-6</c:v>
                </c:pt>
                <c:pt idx="659">
                  <c:v>2.8744729777307852E-6</c:v>
                </c:pt>
                <c:pt idx="660">
                  <c:v>2.8026111532875221E-6</c:v>
                </c:pt>
                <c:pt idx="661">
                  <c:v>2.7576975130104829E-6</c:v>
                </c:pt>
                <c:pt idx="662">
                  <c:v>2.6499047763455812E-6</c:v>
                </c:pt>
                <c:pt idx="663">
                  <c:v>2.5780429519023033E-6</c:v>
                </c:pt>
                <c:pt idx="664">
                  <c:v>2.4882156713482143E-6</c:v>
                </c:pt>
                <c:pt idx="665">
                  <c:v>2.4343193030157611E-6</c:v>
                </c:pt>
                <c:pt idx="666">
                  <c:v>2.3444920224616789E-6</c:v>
                </c:pt>
                <c:pt idx="667">
                  <c:v>2.3175438382954508E-6</c:v>
                </c:pt>
                <c:pt idx="668">
                  <c:v>2.2097511016305491E-6</c:v>
                </c:pt>
                <c:pt idx="669">
                  <c:v>2.1648374613535065E-6</c:v>
                </c:pt>
                <c:pt idx="670">
                  <c:v>2.146872005242684E-6</c:v>
                </c:pt>
                <c:pt idx="671">
                  <c:v>2.0750101807994154E-6</c:v>
                </c:pt>
                <c:pt idx="672">
                  <c:v>2.0480619966331852E-6</c:v>
                </c:pt>
                <c:pt idx="673">
                  <c:v>2.0390792685777835E-6</c:v>
                </c:pt>
                <c:pt idx="674">
                  <c:v>2.0211138124669694E-6</c:v>
                </c:pt>
                <c:pt idx="675">
                  <c:v>1.9762001721899209E-6</c:v>
                </c:pt>
                <c:pt idx="676">
                  <c:v>1.940269259968286E-6</c:v>
                </c:pt>
                <c:pt idx="677">
                  <c:v>1.9133210758020575E-6</c:v>
                </c:pt>
                <c:pt idx="678">
                  <c:v>1.9043383477466509E-6</c:v>
                </c:pt>
                <c:pt idx="679">
                  <c:v>1.8414592513587889E-6</c:v>
                </c:pt>
                <c:pt idx="680">
                  <c:v>1.8234937952479681E-6</c:v>
                </c:pt>
                <c:pt idx="681">
                  <c:v>1.7785801549709297E-6</c:v>
                </c:pt>
                <c:pt idx="682">
                  <c:v>1.7336665146938833E-6</c:v>
                </c:pt>
                <c:pt idx="683">
                  <c:v>1.7246837866384748E-6</c:v>
                </c:pt>
                <c:pt idx="684">
                  <c:v>1.7067183305276576E-6</c:v>
                </c:pt>
                <c:pt idx="685">
                  <c:v>1.6887528744168461E-6</c:v>
                </c:pt>
                <c:pt idx="686">
                  <c:v>1.6528219621952067E-6</c:v>
                </c:pt>
                <c:pt idx="687">
                  <c:v>1.6168910499735712E-6</c:v>
                </c:pt>
                <c:pt idx="688">
                  <c:v>1.5719774096965299E-6</c:v>
                </c:pt>
                <c:pt idx="689">
                  <c:v>1.5001155852532596E-6</c:v>
                </c:pt>
                <c:pt idx="690">
                  <c:v>1.4731674010870307E-6</c:v>
                </c:pt>
                <c:pt idx="691">
                  <c:v>1.4462192169208045E-6</c:v>
                </c:pt>
                <c:pt idx="692">
                  <c:v>1.4372364888653941E-6</c:v>
                </c:pt>
                <c:pt idx="693">
                  <c:v>1.4102883046991689E-6</c:v>
                </c:pt>
                <c:pt idx="694">
                  <c:v>1.3743573924775362E-6</c:v>
                </c:pt>
                <c:pt idx="695">
                  <c:v>1.3563919363667208E-6</c:v>
                </c:pt>
                <c:pt idx="696">
                  <c:v>1.3474092083113083E-6</c:v>
                </c:pt>
                <c:pt idx="697">
                  <c:v>1.3024955680342657E-6</c:v>
                </c:pt>
                <c:pt idx="698">
                  <c:v>1.2755473838680397E-6</c:v>
                </c:pt>
                <c:pt idx="699">
                  <c:v>1.2396164716464048E-6</c:v>
                </c:pt>
                <c:pt idx="700">
                  <c:v>1.2126682874801746E-6</c:v>
                </c:pt>
                <c:pt idx="701">
                  <c:v>1.1947028313693631E-6</c:v>
                </c:pt>
                <c:pt idx="702">
                  <c:v>1.167754647203132E-6</c:v>
                </c:pt>
                <c:pt idx="703">
                  <c:v>1.1408064630369099E-6</c:v>
                </c:pt>
                <c:pt idx="704">
                  <c:v>1.0958928227598639E-6</c:v>
                </c:pt>
                <c:pt idx="705">
                  <c:v>1.0779273666490467E-6</c:v>
                </c:pt>
                <c:pt idx="706">
                  <c:v>1.0509791824828203E-6</c:v>
                </c:pt>
                <c:pt idx="707">
                  <c:v>1.0330137263720045E-6</c:v>
                </c:pt>
                <c:pt idx="708">
                  <c:v>1.0060655422057783E-6</c:v>
                </c:pt>
                <c:pt idx="709">
                  <c:v>9.6115190192873617E-7</c:v>
                </c:pt>
                <c:pt idx="710">
                  <c:v>9.5216917387332511E-7</c:v>
                </c:pt>
                <c:pt idx="711">
                  <c:v>9.2522098970710063E-7</c:v>
                </c:pt>
                <c:pt idx="712">
                  <c:v>8.9827280554087444E-7</c:v>
                </c:pt>
                <c:pt idx="713">
                  <c:v>8.892900774854654E-7</c:v>
                </c:pt>
                <c:pt idx="714">
                  <c:v>8.8030734943005265E-7</c:v>
                </c:pt>
                <c:pt idx="715">
                  <c:v>8.8030734943005265E-7</c:v>
                </c:pt>
                <c:pt idx="716">
                  <c:v>8.7132462137464837E-7</c:v>
                </c:pt>
                <c:pt idx="717">
                  <c:v>8.7132462137464837E-7</c:v>
                </c:pt>
                <c:pt idx="718">
                  <c:v>8.6234189331923773E-7</c:v>
                </c:pt>
                <c:pt idx="719">
                  <c:v>8.5335916526383038E-7</c:v>
                </c:pt>
                <c:pt idx="720">
                  <c:v>8.2641098109760378E-7</c:v>
                </c:pt>
                <c:pt idx="721">
                  <c:v>8.1742825304219632E-7</c:v>
                </c:pt>
                <c:pt idx="722">
                  <c:v>8.1742825304219632E-7</c:v>
                </c:pt>
                <c:pt idx="723">
                  <c:v>7.9946279693137675E-7</c:v>
                </c:pt>
                <c:pt idx="724">
                  <c:v>7.7251461276515025E-7</c:v>
                </c:pt>
                <c:pt idx="725">
                  <c:v>7.4556642859892565E-7</c:v>
                </c:pt>
                <c:pt idx="726">
                  <c:v>7.2760097248810894E-7</c:v>
                </c:pt>
                <c:pt idx="727">
                  <c:v>7.0065278832188127E-7</c:v>
                </c:pt>
                <c:pt idx="728">
                  <c:v>6.6472187610024562E-7</c:v>
                </c:pt>
                <c:pt idx="729">
                  <c:v>6.5573914804483827E-7</c:v>
                </c:pt>
                <c:pt idx="730">
                  <c:v>6.2879096387861029E-7</c:v>
                </c:pt>
                <c:pt idx="731">
                  <c:v>6.1082550776779273E-7</c:v>
                </c:pt>
                <c:pt idx="732">
                  <c:v>6.018427797123858E-7</c:v>
                </c:pt>
                <c:pt idx="733">
                  <c:v>5.7489459554615909E-7</c:v>
                </c:pt>
                <c:pt idx="734">
                  <c:v>5.6591186749074814E-7</c:v>
                </c:pt>
                <c:pt idx="735">
                  <c:v>5.4794641137993428E-7</c:v>
                </c:pt>
                <c:pt idx="736">
                  <c:v>5.1201549915829599E-7</c:v>
                </c:pt>
                <c:pt idx="737">
                  <c:v>5.1201549915829599E-7</c:v>
                </c:pt>
                <c:pt idx="738">
                  <c:v>4.9405004304748044E-7</c:v>
                </c:pt>
                <c:pt idx="739">
                  <c:v>4.9405004304748044E-7</c:v>
                </c:pt>
                <c:pt idx="740">
                  <c:v>4.9405004304748044E-7</c:v>
                </c:pt>
                <c:pt idx="741">
                  <c:v>4.6710185888125436E-7</c:v>
                </c:pt>
                <c:pt idx="742">
                  <c:v>4.4913640277043765E-7</c:v>
                </c:pt>
                <c:pt idx="743">
                  <c:v>4.3117094665961913E-7</c:v>
                </c:pt>
                <c:pt idx="744">
                  <c:v>3.9524003443798353E-7</c:v>
                </c:pt>
                <c:pt idx="745">
                  <c:v>3.7727457832716645E-7</c:v>
                </c:pt>
                <c:pt idx="746">
                  <c:v>3.7727457832716645E-7</c:v>
                </c:pt>
                <c:pt idx="747">
                  <c:v>3.6829185027175852E-7</c:v>
                </c:pt>
                <c:pt idx="748">
                  <c:v>3.6829185027175852E-7</c:v>
                </c:pt>
                <c:pt idx="749">
                  <c:v>3.503263941609409E-7</c:v>
                </c:pt>
                <c:pt idx="750">
                  <c:v>3.4134366610553207E-7</c:v>
                </c:pt>
                <c:pt idx="751">
                  <c:v>3.3236093805012281E-7</c:v>
                </c:pt>
                <c:pt idx="752">
                  <c:v>3.0541275388389732E-7</c:v>
                </c:pt>
                <c:pt idx="753">
                  <c:v>2.9643002582848864E-7</c:v>
                </c:pt>
                <c:pt idx="754">
                  <c:v>2.9643002582848864E-7</c:v>
                </c:pt>
                <c:pt idx="755">
                  <c:v>2.6948184166226188E-7</c:v>
                </c:pt>
                <c:pt idx="756">
                  <c:v>2.4253365749603622E-7</c:v>
                </c:pt>
                <c:pt idx="757">
                  <c:v>2.4253365749603622E-7</c:v>
                </c:pt>
                <c:pt idx="758">
                  <c:v>2.1558547332980882E-7</c:v>
                </c:pt>
                <c:pt idx="759">
                  <c:v>2.0660274527440097E-7</c:v>
                </c:pt>
                <c:pt idx="760">
                  <c:v>2.0660274527440097E-7</c:v>
                </c:pt>
                <c:pt idx="761">
                  <c:v>1.9762001721899219E-7</c:v>
                </c:pt>
                <c:pt idx="762">
                  <c:v>1.9762001721899219E-7</c:v>
                </c:pt>
                <c:pt idx="763">
                  <c:v>1.9762001721899219E-7</c:v>
                </c:pt>
                <c:pt idx="764">
                  <c:v>1.9762001721899219E-7</c:v>
                </c:pt>
                <c:pt idx="765">
                  <c:v>1.7965456110817479E-7</c:v>
                </c:pt>
                <c:pt idx="766">
                  <c:v>1.7067183305276585E-7</c:v>
                </c:pt>
                <c:pt idx="767">
                  <c:v>1.7067183305276585E-7</c:v>
                </c:pt>
                <c:pt idx="768">
                  <c:v>1.6168910499735728E-7</c:v>
                </c:pt>
                <c:pt idx="769">
                  <c:v>1.6168910499735728E-7</c:v>
                </c:pt>
                <c:pt idx="770">
                  <c:v>1.6168910499735728E-7</c:v>
                </c:pt>
                <c:pt idx="771">
                  <c:v>1.5270637694194829E-7</c:v>
                </c:pt>
                <c:pt idx="772">
                  <c:v>1.5270637694194829E-7</c:v>
                </c:pt>
                <c:pt idx="773">
                  <c:v>1.4372364888653948E-7</c:v>
                </c:pt>
                <c:pt idx="774">
                  <c:v>1.2575819277572229E-7</c:v>
                </c:pt>
                <c:pt idx="775">
                  <c:v>1.1677546472031323E-7</c:v>
                </c:pt>
                <c:pt idx="776">
                  <c:v>1.0779273666490468E-7</c:v>
                </c:pt>
                <c:pt idx="777">
                  <c:v>1.0779273666490468E-7</c:v>
                </c:pt>
                <c:pt idx="778">
                  <c:v>1.0779273666490468E-7</c:v>
                </c:pt>
                <c:pt idx="779">
                  <c:v>9.8810008609496161E-8</c:v>
                </c:pt>
                <c:pt idx="780">
                  <c:v>9.8810008609496161E-8</c:v>
                </c:pt>
                <c:pt idx="781">
                  <c:v>8.98272805540875E-8</c:v>
                </c:pt>
                <c:pt idx="782">
                  <c:v>8.98272805540875E-8</c:v>
                </c:pt>
                <c:pt idx="783">
                  <c:v>8.0844552498678746E-8</c:v>
                </c:pt>
                <c:pt idx="784">
                  <c:v>8.0844552498678746E-8</c:v>
                </c:pt>
                <c:pt idx="785">
                  <c:v>8.0844552498678746E-8</c:v>
                </c:pt>
                <c:pt idx="786">
                  <c:v>8.0844552498678746E-8</c:v>
                </c:pt>
                <c:pt idx="787">
                  <c:v>6.2879096387861079E-8</c:v>
                </c:pt>
                <c:pt idx="788">
                  <c:v>6.2879096387861079E-8</c:v>
                </c:pt>
                <c:pt idx="789">
                  <c:v>5.3896368332452391E-8</c:v>
                </c:pt>
                <c:pt idx="790">
                  <c:v>4.4913640277043783E-8</c:v>
                </c:pt>
                <c:pt idx="791">
                  <c:v>3.5930912221634989E-8</c:v>
                </c:pt>
                <c:pt idx="792">
                  <c:v>3.5930912221634989E-8</c:v>
                </c:pt>
                <c:pt idx="793">
                  <c:v>3.5930912221634989E-8</c:v>
                </c:pt>
                <c:pt idx="794">
                  <c:v>3.5930912221634989E-8</c:v>
                </c:pt>
                <c:pt idx="795">
                  <c:v>3.5930912221634989E-8</c:v>
                </c:pt>
                <c:pt idx="796">
                  <c:v>3.5930912221634989E-8</c:v>
                </c:pt>
                <c:pt idx="797">
                  <c:v>3.5930912221634989E-8</c:v>
                </c:pt>
                <c:pt idx="798">
                  <c:v>2.6948184166226199E-8</c:v>
                </c:pt>
                <c:pt idx="799">
                  <c:v>2.6948184166226199E-8</c:v>
                </c:pt>
                <c:pt idx="800">
                  <c:v>2.6948184166226199E-8</c:v>
                </c:pt>
                <c:pt idx="801">
                  <c:v>2.6948184166226199E-8</c:v>
                </c:pt>
                <c:pt idx="802">
                  <c:v>2.6948184166226199E-8</c:v>
                </c:pt>
                <c:pt idx="803">
                  <c:v>2.6948184166226199E-8</c:v>
                </c:pt>
                <c:pt idx="804">
                  <c:v>2.6948184166226199E-8</c:v>
                </c:pt>
                <c:pt idx="805">
                  <c:v>1.7965456110817488E-8</c:v>
                </c:pt>
                <c:pt idx="806">
                  <c:v>1.7965456110817488E-8</c:v>
                </c:pt>
                <c:pt idx="807">
                  <c:v>1.7965456110817488E-8</c:v>
                </c:pt>
                <c:pt idx="808">
                  <c:v>8.9827280554087523E-9</c:v>
                </c:pt>
                <c:pt idx="809">
                  <c:v>8.9827280554087523E-9</c:v>
                </c:pt>
                <c:pt idx="810">
                  <c:v>8.9827280554087523E-9</c:v>
                </c:pt>
                <c:pt idx="811">
                  <c:v>8.9827280554087523E-9</c:v>
                </c:pt>
                <c:pt idx="812">
                  <c:v>8.9827280554087523E-9</c:v>
                </c:pt>
                <c:pt idx="813">
                  <c:v>8.9827280554087523E-9</c:v>
                </c:pt>
                <c:pt idx="814">
                  <c:v>8.9827280554087523E-9</c:v>
                </c:pt>
              </c:numCache>
            </c:numRef>
          </c:yVal>
        </c:ser>
        <c:ser>
          <c:idx val="3"/>
          <c:order val="2"/>
          <c:tx>
            <c:strRef>
              <c:f>lake_michigan!$F$9</c:f>
              <c:strCache>
                <c:ptCount val="1"/>
                <c:pt idx="0">
                  <c:v>chop</c:v>
                </c:pt>
              </c:strCache>
            </c:strRef>
          </c:tx>
          <c:spPr>
            <a:ln w="6350">
              <a:prstDash val="dash"/>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lake_michigan!$F$10:$F$824</c:f>
              <c:numCache>
                <c:formatCode>General</c:formatCode>
                <c:ptCount val="815"/>
                <c:pt idx="0">
                  <c:v>0.99452844358095849</c:v>
                </c:pt>
                <c:pt idx="1">
                  <c:v>0.98359281648728969</c:v>
                </c:pt>
                <c:pt idx="2">
                  <c:v>0.96560315078746151</c:v>
                </c:pt>
                <c:pt idx="3">
                  <c:v>0.94588804191013198</c:v>
                </c:pt>
                <c:pt idx="4">
                  <c:v>0.93097902141038025</c:v>
                </c:pt>
                <c:pt idx="5">
                  <c:v>0.91683098537802021</c:v>
                </c:pt>
                <c:pt idx="6">
                  <c:v>0.90349582173138787</c:v>
                </c:pt>
                <c:pt idx="7">
                  <c:v>0.88866367648118283</c:v>
                </c:pt>
                <c:pt idx="8">
                  <c:v>0.87375607785466924</c:v>
                </c:pt>
                <c:pt idx="9">
                  <c:v>0.85809462503686673</c:v>
                </c:pt>
                <c:pt idx="10">
                  <c:v>0.84180933578968964</c:v>
                </c:pt>
                <c:pt idx="11">
                  <c:v>0.82571853998291767</c:v>
                </c:pt>
                <c:pt idx="12">
                  <c:v>0.80950893412095348</c:v>
                </c:pt>
                <c:pt idx="13">
                  <c:v>0.79360305502011685</c:v>
                </c:pt>
                <c:pt idx="14">
                  <c:v>0.77805642892144533</c:v>
                </c:pt>
                <c:pt idx="15">
                  <c:v>0.76247932664265305</c:v>
                </c:pt>
                <c:pt idx="16">
                  <c:v>0.74694974211296861</c:v>
                </c:pt>
                <c:pt idx="17">
                  <c:v>0.73141008946614616</c:v>
                </c:pt>
                <c:pt idx="18">
                  <c:v>0.71575864203578154</c:v>
                </c:pt>
                <c:pt idx="19">
                  <c:v>0.70014766571801934</c:v>
                </c:pt>
                <c:pt idx="20">
                  <c:v>0.68481553337967782</c:v>
                </c:pt>
                <c:pt idx="21">
                  <c:v>0.6698658744881153</c:v>
                </c:pt>
                <c:pt idx="22">
                  <c:v>0.65536423112674991</c:v>
                </c:pt>
                <c:pt idx="23">
                  <c:v>0.64120289639761163</c:v>
                </c:pt>
                <c:pt idx="24">
                  <c:v>0.62720772219357201</c:v>
                </c:pt>
                <c:pt idx="25">
                  <c:v>0.61331637610094547</c:v>
                </c:pt>
                <c:pt idx="26">
                  <c:v>0.59965997365143464</c:v>
                </c:pt>
                <c:pt idx="27">
                  <c:v>0.57286239915808379</c:v>
                </c:pt>
                <c:pt idx="28">
                  <c:v>0.57286239915808379</c:v>
                </c:pt>
                <c:pt idx="29">
                  <c:v>0.55965006026756103</c:v>
                </c:pt>
                <c:pt idx="30">
                  <c:v>0.54663859233712864</c:v>
                </c:pt>
                <c:pt idx="31">
                  <c:v>0.53387347440058552</c:v>
                </c:pt>
                <c:pt idx="32">
                  <c:v>0.52137644229960001</c:v>
                </c:pt>
                <c:pt idx="33">
                  <c:v>0.50924339929326556</c:v>
                </c:pt>
                <c:pt idx="34">
                  <c:v>0.49748169521164459</c:v>
                </c:pt>
                <c:pt idx="35">
                  <c:v>0.48601674443929982</c:v>
                </c:pt>
                <c:pt idx="36">
                  <c:v>0.47477123261877574</c:v>
                </c:pt>
                <c:pt idx="37">
                  <c:v>0.46366209516994977</c:v>
                </c:pt>
                <c:pt idx="38">
                  <c:v>0.45272589305401384</c:v>
                </c:pt>
                <c:pt idx="39">
                  <c:v>0.44196548047240081</c:v>
                </c:pt>
                <c:pt idx="40">
                  <c:v>0.43142614826980613</c:v>
                </c:pt>
                <c:pt idx="41">
                  <c:v>0.4211917765124733</c:v>
                </c:pt>
                <c:pt idx="42">
                  <c:v>0.41125118885853579</c:v>
                </c:pt>
                <c:pt idx="43">
                  <c:v>0.40163806070290531</c:v>
                </c:pt>
                <c:pt idx="44">
                  <c:v>0.39233475454442768</c:v>
                </c:pt>
                <c:pt idx="45">
                  <c:v>0.38329493404337778</c:v>
                </c:pt>
                <c:pt idx="46">
                  <c:v>0.37443304634146268</c:v>
                </c:pt>
                <c:pt idx="47">
                  <c:v>0.36572875656035081</c:v>
                </c:pt>
                <c:pt idx="48">
                  <c:v>0.35714691515713737</c:v>
                </c:pt>
                <c:pt idx="49">
                  <c:v>0.34874598621389341</c:v>
                </c:pt>
                <c:pt idx="50">
                  <c:v>0.34052524833904885</c:v>
                </c:pt>
                <c:pt idx="51">
                  <c:v>0.33249832433284227</c:v>
                </c:pt>
                <c:pt idx="52">
                  <c:v>0.32470084466589011</c:v>
                </c:pt>
                <c:pt idx="53">
                  <c:v>0.31716106906885283</c:v>
                </c:pt>
                <c:pt idx="54">
                  <c:v>0.30987542194872603</c:v>
                </c:pt>
                <c:pt idx="55">
                  <c:v>0.29608577115765827</c:v>
                </c:pt>
                <c:pt idx="56">
                  <c:v>0.28950455767875882</c:v>
                </c:pt>
                <c:pt idx="57">
                  <c:v>0.28950455767875882</c:v>
                </c:pt>
                <c:pt idx="58">
                  <c:v>0.2830633987140625</c:v>
                </c:pt>
                <c:pt idx="59">
                  <c:v>0.27674310942976926</c:v>
                </c:pt>
                <c:pt idx="60">
                  <c:v>0.27053356943399093</c:v>
                </c:pt>
                <c:pt idx="61">
                  <c:v>0.26443438143861581</c:v>
                </c:pt>
                <c:pt idx="62">
                  <c:v>0.25845222615688468</c:v>
                </c:pt>
                <c:pt idx="63">
                  <c:v>0.25259419204510014</c:v>
                </c:pt>
                <c:pt idx="64">
                  <c:v>0.24690570586231075</c:v>
                </c:pt>
                <c:pt idx="65">
                  <c:v>0.24140691429774075</c:v>
                </c:pt>
                <c:pt idx="66">
                  <c:v>0.23608705920753359</c:v>
                </c:pt>
                <c:pt idx="67">
                  <c:v>0.23093171276027741</c:v>
                </c:pt>
                <c:pt idx="68">
                  <c:v>0.22593964127183641</c:v>
                </c:pt>
                <c:pt idx="69">
                  <c:v>0.22108191589473411</c:v>
                </c:pt>
                <c:pt idx="70">
                  <c:v>0.21637038208765921</c:v>
                </c:pt>
                <c:pt idx="71">
                  <c:v>0.21175687389458503</c:v>
                </c:pt>
                <c:pt idx="72">
                  <c:v>0.20722811352863249</c:v>
                </c:pt>
                <c:pt idx="73">
                  <c:v>0.20279072942829091</c:v>
                </c:pt>
                <c:pt idx="74">
                  <c:v>0.19842870460970258</c:v>
                </c:pt>
                <c:pt idx="75">
                  <c:v>0.19416340899127821</c:v>
                </c:pt>
                <c:pt idx="76">
                  <c:v>0.18998266255591989</c:v>
                </c:pt>
                <c:pt idx="77">
                  <c:v>0.18589941898704743</c:v>
                </c:pt>
                <c:pt idx="78">
                  <c:v>0.18192506372553591</c:v>
                </c:pt>
                <c:pt idx="79">
                  <c:v>0.17805775670013341</c:v>
                </c:pt>
                <c:pt idx="80">
                  <c:v>0.17428734615409994</c:v>
                </c:pt>
                <c:pt idx="81">
                  <c:v>0.17061285977705654</c:v>
                </c:pt>
                <c:pt idx="82">
                  <c:v>0.16703959822880587</c:v>
                </c:pt>
                <c:pt idx="83">
                  <c:v>0.16352580443785458</c:v>
                </c:pt>
                <c:pt idx="84">
                  <c:v>0.16011815975728624</c:v>
                </c:pt>
                <c:pt idx="85">
                  <c:v>0.15678424338622518</c:v>
                </c:pt>
                <c:pt idx="86">
                  <c:v>0.15352550856276145</c:v>
                </c:pt>
                <c:pt idx="87">
                  <c:v>0.15032132766995637</c:v>
                </c:pt>
                <c:pt idx="88">
                  <c:v>0.14719261060840805</c:v>
                </c:pt>
                <c:pt idx="89">
                  <c:v>0.14412985382829441</c:v>
                </c:pt>
                <c:pt idx="90">
                  <c:v>0.14111661169279549</c:v>
                </c:pt>
                <c:pt idx="91">
                  <c:v>0.13817458867873136</c:v>
                </c:pt>
                <c:pt idx="92">
                  <c:v>0.13529052790912388</c:v>
                </c:pt>
                <c:pt idx="93">
                  <c:v>0.13247867948122954</c:v>
                </c:pt>
                <c:pt idx="94">
                  <c:v>0.12972643472498829</c:v>
                </c:pt>
                <c:pt idx="95">
                  <c:v>0.12703576962600657</c:v>
                </c:pt>
                <c:pt idx="96">
                  <c:v>0.12440436318531807</c:v>
                </c:pt>
                <c:pt idx="97">
                  <c:v>0.12183127445739604</c:v>
                </c:pt>
                <c:pt idx="98">
                  <c:v>0.11932030904414885</c:v>
                </c:pt>
                <c:pt idx="99">
                  <c:v>0.11686501624124267</c:v>
                </c:pt>
                <c:pt idx="100">
                  <c:v>0.11447414684207703</c:v>
                </c:pt>
                <c:pt idx="101">
                  <c:v>0.11212882966136305</c:v>
                </c:pt>
                <c:pt idx="102">
                  <c:v>0.10985231650856504</c:v>
                </c:pt>
                <c:pt idx="103">
                  <c:v>0.10761589809016285</c:v>
                </c:pt>
                <c:pt idx="104">
                  <c:v>0.10543918789291661</c:v>
                </c:pt>
                <c:pt idx="105">
                  <c:v>0.10332017856636924</c:v>
                </c:pt>
                <c:pt idx="106">
                  <c:v>0.10123777202081763</c:v>
                </c:pt>
                <c:pt idx="107">
                  <c:v>9.9193097390894214E-2</c:v>
                </c:pt>
                <c:pt idx="108">
                  <c:v>9.7201000706022792E-2</c:v>
                </c:pt>
                <c:pt idx="109">
                  <c:v>9.5237163751809378E-2</c:v>
                </c:pt>
                <c:pt idx="110">
                  <c:v>9.332154502837342E-2</c:v>
                </c:pt>
                <c:pt idx="111">
                  <c:v>8.9594302972123285E-2</c:v>
                </c:pt>
                <c:pt idx="112">
                  <c:v>8.7788314857519409E-2</c:v>
                </c:pt>
                <c:pt idx="113">
                  <c:v>8.6016566705144362E-2</c:v>
                </c:pt>
                <c:pt idx="114">
                  <c:v>8.4275618836349445E-2</c:v>
                </c:pt>
                <c:pt idx="115">
                  <c:v>8.4275618836349445E-2</c:v>
                </c:pt>
                <c:pt idx="116">
                  <c:v>8.2580244095906599E-2</c:v>
                </c:pt>
                <c:pt idx="117">
                  <c:v>8.0911926766837047E-2</c:v>
                </c:pt>
                <c:pt idx="118">
                  <c:v>7.9274221532242034E-2</c:v>
                </c:pt>
                <c:pt idx="119">
                  <c:v>7.767417502862306E-2</c:v>
                </c:pt>
                <c:pt idx="120">
                  <c:v>7.6116931091527326E-2</c:v>
                </c:pt>
                <c:pt idx="121">
                  <c:v>7.4593833022107051E-2</c:v>
                </c:pt>
                <c:pt idx="122">
                  <c:v>7.3101347047161369E-2</c:v>
                </c:pt>
                <c:pt idx="123">
                  <c:v>7.1634632524702174E-2</c:v>
                </c:pt>
                <c:pt idx="124">
                  <c:v>7.020678950745371E-2</c:v>
                </c:pt>
                <c:pt idx="125">
                  <c:v>6.88157165504059E-2</c:v>
                </c:pt>
                <c:pt idx="126">
                  <c:v>6.7446598988985404E-2</c:v>
                </c:pt>
                <c:pt idx="127">
                  <c:v>6.6122688632656704E-2</c:v>
                </c:pt>
                <c:pt idx="128">
                  <c:v>6.482337877438081E-2</c:v>
                </c:pt>
                <c:pt idx="129">
                  <c:v>6.3551209967080496E-2</c:v>
                </c:pt>
                <c:pt idx="130">
                  <c:v>6.230875412852932E-2</c:v>
                </c:pt>
                <c:pt idx="131">
                  <c:v>6.1092707494432533E-2</c:v>
                </c:pt>
                <c:pt idx="132">
                  <c:v>5.989884626486968E-2</c:v>
                </c:pt>
                <c:pt idx="133">
                  <c:v>5.8724870350775081E-2</c:v>
                </c:pt>
                <c:pt idx="134">
                  <c:v>5.7571333864514497E-2</c:v>
                </c:pt>
                <c:pt idx="135">
                  <c:v>5.6438749098652555E-2</c:v>
                </c:pt>
                <c:pt idx="136">
                  <c:v>5.5335730932235705E-2</c:v>
                </c:pt>
                <c:pt idx="137">
                  <c:v>5.4252524896634652E-2</c:v>
                </c:pt>
                <c:pt idx="138">
                  <c:v>5.3188451420080232E-2</c:v>
                </c:pt>
                <c:pt idx="139">
                  <c:v>5.2153651804362475E-2</c:v>
                </c:pt>
                <c:pt idx="140">
                  <c:v>5.1136782428406913E-2</c:v>
                </c:pt>
                <c:pt idx="141">
                  <c:v>5.0133054924976946E-2</c:v>
                </c:pt>
                <c:pt idx="142">
                  <c:v>4.9153980194351354E-2</c:v>
                </c:pt>
                <c:pt idx="143">
                  <c:v>4.8191152456489847E-2</c:v>
                </c:pt>
                <c:pt idx="144">
                  <c:v>4.7252297919663684E-2</c:v>
                </c:pt>
                <c:pt idx="145">
                  <c:v>4.6328132588006887E-2</c:v>
                </c:pt>
                <c:pt idx="146">
                  <c:v>4.5425493999015451E-2</c:v>
                </c:pt>
                <c:pt idx="147">
                  <c:v>4.4539572875551492E-2</c:v>
                </c:pt>
                <c:pt idx="148">
                  <c:v>4.3670337852764397E-2</c:v>
                </c:pt>
                <c:pt idx="149">
                  <c:v>4.2822368198884887E-2</c:v>
                </c:pt>
                <c:pt idx="150">
                  <c:v>4.1989443218485356E-2</c:v>
                </c:pt>
                <c:pt idx="151">
                  <c:v>4.1178442268862046E-2</c:v>
                </c:pt>
                <c:pt idx="152">
                  <c:v>4.0380740016019073E-2</c:v>
                </c:pt>
                <c:pt idx="153">
                  <c:v>3.9603424916258463E-2</c:v>
                </c:pt>
                <c:pt idx="154">
                  <c:v>3.8840527192959801E-2</c:v>
                </c:pt>
                <c:pt idx="155">
                  <c:v>3.8088126239761065E-2</c:v>
                </c:pt>
                <c:pt idx="156">
                  <c:v>3.7354993759962915E-2</c:v>
                </c:pt>
                <c:pt idx="157">
                  <c:v>3.6639425596666692E-2</c:v>
                </c:pt>
                <c:pt idx="158">
                  <c:v>3.5936215184623553E-2</c:v>
                </c:pt>
                <c:pt idx="159">
                  <c:v>3.5244222934250807E-2</c:v>
                </c:pt>
                <c:pt idx="160">
                  <c:v>3.4568644955847175E-2</c:v>
                </c:pt>
                <c:pt idx="161">
                  <c:v>3.39083625697306E-2</c:v>
                </c:pt>
                <c:pt idx="162">
                  <c:v>3.3254635437451344E-2</c:v>
                </c:pt>
                <c:pt idx="163">
                  <c:v>3.2613851533641887E-2</c:v>
                </c:pt>
                <c:pt idx="164">
                  <c:v>3.1985812214246664E-2</c:v>
                </c:pt>
                <c:pt idx="165">
                  <c:v>3.137073703322181E-2</c:v>
                </c:pt>
                <c:pt idx="166">
                  <c:v>3.0767068202972831E-2</c:v>
                </c:pt>
                <c:pt idx="167">
                  <c:v>3.0172380175030506E-2</c:v>
                </c:pt>
                <c:pt idx="168">
                  <c:v>2.9593029559176441E-2</c:v>
                </c:pt>
                <c:pt idx="169">
                  <c:v>2.9026183063879642E-2</c:v>
                </c:pt>
                <c:pt idx="170">
                  <c:v>2.847003198273846E-2</c:v>
                </c:pt>
                <c:pt idx="171">
                  <c:v>2.792302898310868E-2</c:v>
                </c:pt>
                <c:pt idx="172">
                  <c:v>2.7383720826898751E-2</c:v>
                </c:pt>
                <c:pt idx="173">
                  <c:v>2.6865008922777406E-2</c:v>
                </c:pt>
                <c:pt idx="174">
                  <c:v>2.6349161675037782E-2</c:v>
                </c:pt>
                <c:pt idx="175">
                  <c:v>2.5843936656801802E-2</c:v>
                </c:pt>
                <c:pt idx="176">
                  <c:v>2.5349814795782934E-2</c:v>
                </c:pt>
                <c:pt idx="177">
                  <c:v>2.4866649722677214E-2</c:v>
                </c:pt>
                <c:pt idx="178">
                  <c:v>2.4392434087027199E-2</c:v>
                </c:pt>
                <c:pt idx="179">
                  <c:v>2.3928108834359797E-2</c:v>
                </c:pt>
                <c:pt idx="180">
                  <c:v>2.3469575624157964E-2</c:v>
                </c:pt>
                <c:pt idx="181">
                  <c:v>2.3021330085050022E-2</c:v>
                </c:pt>
                <c:pt idx="182">
                  <c:v>2.2581845794292402E-2</c:v>
                </c:pt>
                <c:pt idx="183">
                  <c:v>2.2153192832044255E-2</c:v>
                </c:pt>
                <c:pt idx="184">
                  <c:v>2.1730509646416742E-2</c:v>
                </c:pt>
                <c:pt idx="185">
                  <c:v>2.1316817718046145E-2</c:v>
                </c:pt>
                <c:pt idx="186">
                  <c:v>2.0909001471743415E-2</c:v>
                </c:pt>
                <c:pt idx="187">
                  <c:v>2.0510563315858578E-2</c:v>
                </c:pt>
                <c:pt idx="188">
                  <c:v>2.0120081377151128E-2</c:v>
                </c:pt>
                <c:pt idx="189">
                  <c:v>1.9736405611088245E-2</c:v>
                </c:pt>
                <c:pt idx="190">
                  <c:v>1.9360194679538572E-2</c:v>
                </c:pt>
                <c:pt idx="191">
                  <c:v>1.8989263497889722E-2</c:v>
                </c:pt>
                <c:pt idx="192">
                  <c:v>1.862858862248401E-2</c:v>
                </c:pt>
                <c:pt idx="193">
                  <c:v>1.8273883523698811E-2</c:v>
                </c:pt>
                <c:pt idx="194">
                  <c:v>1.7927364650997563E-2</c:v>
                </c:pt>
                <c:pt idx="195">
                  <c:v>1.7589575661795774E-2</c:v>
                </c:pt>
                <c:pt idx="196">
                  <c:v>1.7258007368021674E-2</c:v>
                </c:pt>
                <c:pt idx="197">
                  <c:v>1.6933318431544175E-2</c:v>
                </c:pt>
                <c:pt idx="198">
                  <c:v>1.6614107889023223E-2</c:v>
                </c:pt>
                <c:pt idx="199">
                  <c:v>1.5991505143783311E-2</c:v>
                </c:pt>
                <c:pt idx="200">
                  <c:v>1.5991505143783311E-2</c:v>
                </c:pt>
                <c:pt idx="201">
                  <c:v>1.539348198669566E-2</c:v>
                </c:pt>
                <c:pt idx="202">
                  <c:v>1.539348198669566E-2</c:v>
                </c:pt>
                <c:pt idx="203">
                  <c:v>1.4815542789131912E-2</c:v>
                </c:pt>
                <c:pt idx="204">
                  <c:v>1.4815542789131912E-2</c:v>
                </c:pt>
                <c:pt idx="205">
                  <c:v>1.4260353563418223E-2</c:v>
                </c:pt>
                <c:pt idx="206">
                  <c:v>1.4260353563418223E-2</c:v>
                </c:pt>
                <c:pt idx="207">
                  <c:v>1.3991797255094619E-2</c:v>
                </c:pt>
                <c:pt idx="208">
                  <c:v>1.3727966584306053E-2</c:v>
                </c:pt>
                <c:pt idx="209">
                  <c:v>1.3468161069382542E-2</c:v>
                </c:pt>
                <c:pt idx="210">
                  <c:v>1.3212673448932356E-2</c:v>
                </c:pt>
                <c:pt idx="211">
                  <c:v>1.2962538763035145E-2</c:v>
                </c:pt>
                <c:pt idx="212">
                  <c:v>1.2717516547833959E-2</c:v>
                </c:pt>
                <c:pt idx="213">
                  <c:v>1.247581900682782E-2</c:v>
                </c:pt>
                <c:pt idx="214">
                  <c:v>1.2239192116716556E-2</c:v>
                </c:pt>
                <c:pt idx="215">
                  <c:v>1.2006308098812275E-2</c:v>
                </c:pt>
                <c:pt idx="216">
                  <c:v>1.1779947969894318E-2</c:v>
                </c:pt>
                <c:pt idx="217">
                  <c:v>1.1558104379505501E-2</c:v>
                </c:pt>
                <c:pt idx="218">
                  <c:v>1.1338194954921912E-2</c:v>
                </c:pt>
                <c:pt idx="219">
                  <c:v>1.1119780588231053E-2</c:v>
                </c:pt>
                <c:pt idx="220">
                  <c:v>1.0908736961500796E-2</c:v>
                </c:pt>
                <c:pt idx="221">
                  <c:v>1.0701823040138581E-2</c:v>
                </c:pt>
                <c:pt idx="222">
                  <c:v>1.0499728850864002E-2</c:v>
                </c:pt>
                <c:pt idx="223">
                  <c:v>1.0299694286798314E-2</c:v>
                </c:pt>
                <c:pt idx="224">
                  <c:v>9.9133629633594775E-3</c:v>
                </c:pt>
                <c:pt idx="225">
                  <c:v>9.9133629633594775E-3</c:v>
                </c:pt>
                <c:pt idx="226">
                  <c:v>9.5407798995634768E-3</c:v>
                </c:pt>
                <c:pt idx="227">
                  <c:v>9.5407798995634768E-3</c:v>
                </c:pt>
                <c:pt idx="228">
                  <c:v>9.1820914647144907E-3</c:v>
                </c:pt>
                <c:pt idx="229">
                  <c:v>9.1820914647144907E-3</c:v>
                </c:pt>
                <c:pt idx="230">
                  <c:v>8.8376531271226848E-3</c:v>
                </c:pt>
                <c:pt idx="231">
                  <c:v>8.8376531271226848E-3</c:v>
                </c:pt>
                <c:pt idx="232">
                  <c:v>8.6700916386848667E-3</c:v>
                </c:pt>
                <c:pt idx="233">
                  <c:v>8.5062416576031068E-3</c:v>
                </c:pt>
                <c:pt idx="234">
                  <c:v>8.3482673585892342E-3</c:v>
                </c:pt>
                <c:pt idx="235">
                  <c:v>8.1923108649830066E-3</c:v>
                </c:pt>
                <c:pt idx="236">
                  <c:v>8.0383408119335219E-3</c:v>
                </c:pt>
                <c:pt idx="237">
                  <c:v>7.8849980559019921E-3</c:v>
                </c:pt>
                <c:pt idx="238">
                  <c:v>7.7348649696121746E-3</c:v>
                </c:pt>
                <c:pt idx="239">
                  <c:v>7.5887047644358687E-3</c:v>
                </c:pt>
                <c:pt idx="240">
                  <c:v>7.445837868603658E-3</c:v>
                </c:pt>
                <c:pt idx="241">
                  <c:v>7.3076443355549895E-3</c:v>
                </c:pt>
                <c:pt idx="242">
                  <c:v>7.1674748168998395E-3</c:v>
                </c:pt>
                <c:pt idx="243">
                  <c:v>7.0312259046067518E-3</c:v>
                </c:pt>
                <c:pt idx="244">
                  <c:v>6.8988139590732698E-3</c:v>
                </c:pt>
                <c:pt idx="245">
                  <c:v>6.7667365719493514E-3</c:v>
                </c:pt>
                <c:pt idx="246">
                  <c:v>6.6403884975891518E-3</c:v>
                </c:pt>
                <c:pt idx="247">
                  <c:v>6.5135804054157901E-3</c:v>
                </c:pt>
                <c:pt idx="248">
                  <c:v>6.3896056047734132E-3</c:v>
                </c:pt>
                <c:pt idx="249">
                  <c:v>6.1507622651988114E-3</c:v>
                </c:pt>
                <c:pt idx="250">
                  <c:v>6.1507622651988114E-3</c:v>
                </c:pt>
                <c:pt idx="251">
                  <c:v>5.9199274175530583E-3</c:v>
                </c:pt>
                <c:pt idx="252">
                  <c:v>5.9199274175530583E-3</c:v>
                </c:pt>
                <c:pt idx="253">
                  <c:v>5.6971637915379124E-3</c:v>
                </c:pt>
                <c:pt idx="254">
                  <c:v>5.6971637915379124E-3</c:v>
                </c:pt>
                <c:pt idx="255">
                  <c:v>5.5889341460454017E-3</c:v>
                </c:pt>
                <c:pt idx="256">
                  <c:v>5.4836005217856745E-3</c:v>
                </c:pt>
                <c:pt idx="257">
                  <c:v>5.3793228475060824E-3</c:v>
                </c:pt>
                <c:pt idx="258">
                  <c:v>5.2777320954532948E-3</c:v>
                </c:pt>
                <c:pt idx="259">
                  <c:v>5.176685000816009E-3</c:v>
                </c:pt>
                <c:pt idx="260">
                  <c:v>5.0790671298767409E-3</c:v>
                </c:pt>
                <c:pt idx="261">
                  <c:v>4.982243835160164E-3</c:v>
                </c:pt>
                <c:pt idx="262">
                  <c:v>4.8873233413979332E-3</c:v>
                </c:pt>
                <c:pt idx="263">
                  <c:v>4.7946088421487558E-3</c:v>
                </c:pt>
                <c:pt idx="264">
                  <c:v>4.7035462250467784E-3</c:v>
                </c:pt>
                <c:pt idx="265">
                  <c:v>4.6142609494955848E-3</c:v>
                </c:pt>
                <c:pt idx="266">
                  <c:v>4.5246202056342414E-3</c:v>
                </c:pt>
                <c:pt idx="267">
                  <c:v>4.4381786765643073E-3</c:v>
                </c:pt>
                <c:pt idx="268">
                  <c:v>4.354539074174422E-3</c:v>
                </c:pt>
                <c:pt idx="269">
                  <c:v>4.2711190257408377E-3</c:v>
                </c:pt>
                <c:pt idx="270">
                  <c:v>4.190469539136381E-3</c:v>
                </c:pt>
                <c:pt idx="271">
                  <c:v>4.1096423183768745E-3</c:v>
                </c:pt>
                <c:pt idx="272">
                  <c:v>4.0306865337208309E-3</c:v>
                </c:pt>
                <c:pt idx="273">
                  <c:v>3.9531526223054092E-3</c:v>
                </c:pt>
                <c:pt idx="274">
                  <c:v>3.8765073816653885E-3</c:v>
                </c:pt>
                <c:pt idx="275">
                  <c:v>3.8012526494150926E-3</c:v>
                </c:pt>
                <c:pt idx="276">
                  <c:v>3.7285593799880013E-3</c:v>
                </c:pt>
                <c:pt idx="277">
                  <c:v>3.6556047368034262E-3</c:v>
                </c:pt>
                <c:pt idx="278">
                  <c:v>3.5854206554480237E-3</c:v>
                </c:pt>
                <c:pt idx="279">
                  <c:v>3.515048384987235E-3</c:v>
                </c:pt>
                <c:pt idx="280">
                  <c:v>3.4474257664550288E-3</c:v>
                </c:pt>
                <c:pt idx="281">
                  <c:v>3.379939062276697E-3</c:v>
                </c:pt>
                <c:pt idx="282">
                  <c:v>3.3143865239036235E-3</c:v>
                </c:pt>
                <c:pt idx="283">
                  <c:v>3.2504858676777656E-3</c:v>
                </c:pt>
                <c:pt idx="284">
                  <c:v>3.1872020535195227E-3</c:v>
                </c:pt>
                <c:pt idx="285">
                  <c:v>3.1248069101366747E-3</c:v>
                </c:pt>
                <c:pt idx="286">
                  <c:v>3.0643145677082036E-3</c:v>
                </c:pt>
                <c:pt idx="287">
                  <c:v>3.0046168015024259E-3</c:v>
                </c:pt>
                <c:pt idx="288">
                  <c:v>2.9462049941833884E-3</c:v>
                </c:pt>
                <c:pt idx="289">
                  <c:v>2.8887341323912503E-3</c:v>
                </c:pt>
                <c:pt idx="290">
                  <c:v>2.8329465175971971E-3</c:v>
                </c:pt>
                <c:pt idx="291">
                  <c:v>2.7766675201391093E-3</c:v>
                </c:pt>
                <c:pt idx="292">
                  <c:v>2.7243927686454511E-3</c:v>
                </c:pt>
                <c:pt idx="293">
                  <c:v>2.671407080531455E-3</c:v>
                </c:pt>
                <c:pt idx="294">
                  <c:v>2.6188918651809134E-3</c:v>
                </c:pt>
                <c:pt idx="295">
                  <c:v>2.567829887921892E-3</c:v>
                </c:pt>
                <c:pt idx="296">
                  <c:v>2.518576617064549E-3</c:v>
                </c:pt>
                <c:pt idx="297">
                  <c:v>2.4707452194478391E-3</c:v>
                </c:pt>
                <c:pt idx="298">
                  <c:v>2.421586043143189E-3</c:v>
                </c:pt>
                <c:pt idx="299">
                  <c:v>2.3761070093436935E-3</c:v>
                </c:pt>
                <c:pt idx="300">
                  <c:v>2.3317989299776569E-3</c:v>
                </c:pt>
                <c:pt idx="301">
                  <c:v>2.2864035357805512E-3</c:v>
                </c:pt>
                <c:pt idx="302">
                  <c:v>2.2420222717624309E-3</c:v>
                </c:pt>
                <c:pt idx="303">
                  <c:v>2.2005056641261492E-3</c:v>
                </c:pt>
                <c:pt idx="304">
                  <c:v>2.1586544980803199E-3</c:v>
                </c:pt>
                <c:pt idx="305">
                  <c:v>2.1169915211398582E-3</c:v>
                </c:pt>
                <c:pt idx="306">
                  <c:v>2.0758199268634397E-3</c:v>
                </c:pt>
                <c:pt idx="307">
                  <c:v>2.0366347731437828E-3</c:v>
                </c:pt>
                <c:pt idx="308">
                  <c:v>1.9978259976348813E-3</c:v>
                </c:pt>
                <c:pt idx="309">
                  <c:v>1.960094082006752E-3</c:v>
                </c:pt>
                <c:pt idx="310">
                  <c:v>1.9228326391420626E-3</c:v>
                </c:pt>
                <c:pt idx="311">
                  <c:v>1.8859371195378276E-3</c:v>
                </c:pt>
                <c:pt idx="312">
                  <c:v>1.8496898068521145E-3</c:v>
                </c:pt>
                <c:pt idx="313">
                  <c:v>1.814644813450756E-3</c:v>
                </c:pt>
                <c:pt idx="314">
                  <c:v>1.7800284730116462E-3</c:v>
                </c:pt>
                <c:pt idx="315">
                  <c:v>1.7470221949185414E-3</c:v>
                </c:pt>
                <c:pt idx="316">
                  <c:v>1.7126044985351046E-3</c:v>
                </c:pt>
                <c:pt idx="317">
                  <c:v>1.6797341347958863E-3</c:v>
                </c:pt>
                <c:pt idx="318">
                  <c:v>1.6480974551919163E-3</c:v>
                </c:pt>
                <c:pt idx="319">
                  <c:v>1.6167012394448141E-3</c:v>
                </c:pt>
                <c:pt idx="320">
                  <c:v>1.5852632038965207E-3</c:v>
                </c:pt>
                <c:pt idx="321">
                  <c:v>1.5551215821852666E-3</c:v>
                </c:pt>
                <c:pt idx="322">
                  <c:v>1.5248545010704301E-3</c:v>
                </c:pt>
                <c:pt idx="323">
                  <c:v>1.4955283654824797E-3</c:v>
                </c:pt>
                <c:pt idx="324">
                  <c:v>1.4672372699741061E-3</c:v>
                </c:pt>
                <c:pt idx="325">
                  <c:v>1.4390611789190145E-3</c:v>
                </c:pt>
                <c:pt idx="326">
                  <c:v>1.4111150967704971E-3</c:v>
                </c:pt>
                <c:pt idx="327">
                  <c:v>1.3847999868685857E-3</c:v>
                </c:pt>
                <c:pt idx="328">
                  <c:v>1.3572511928314193E-3</c:v>
                </c:pt>
                <c:pt idx="329">
                  <c:v>1.330632889370843E-3</c:v>
                </c:pt>
                <c:pt idx="330">
                  <c:v>1.304850981934162E-3</c:v>
                </c:pt>
                <c:pt idx="331">
                  <c:v>1.2806373170422905E-3</c:v>
                </c:pt>
                <c:pt idx="332">
                  <c:v>1.255148148213976E-3</c:v>
                </c:pt>
                <c:pt idx="333">
                  <c:v>1.2313213164831596E-3</c:v>
                </c:pt>
                <c:pt idx="334">
                  <c:v>1.2070135570386019E-3</c:v>
                </c:pt>
                <c:pt idx="335">
                  <c:v>1.1833017297610759E-3</c:v>
                </c:pt>
                <c:pt idx="336">
                  <c:v>1.1603635688056519E-3</c:v>
                </c:pt>
                <c:pt idx="337">
                  <c:v>1.1378017860609792E-3</c:v>
                </c:pt>
                <c:pt idx="338">
                  <c:v>1.1155536518252741E-3</c:v>
                </c:pt>
                <c:pt idx="339">
                  <c:v>1.0939955443092821E-3</c:v>
                </c:pt>
                <c:pt idx="340">
                  <c:v>1.0723747070914978E-3</c:v>
                </c:pt>
                <c:pt idx="341">
                  <c:v>1.0513393470904429E-3</c:v>
                </c:pt>
                <c:pt idx="342">
                  <c:v>1.0303771717414861E-3</c:v>
                </c:pt>
                <c:pt idx="343">
                  <c:v>1.0099586538080535E-3</c:v>
                </c:pt>
                <c:pt idx="344">
                  <c:v>9.8960286557641742E-4</c:v>
                </c:pt>
                <c:pt idx="345">
                  <c:v>9.7074213523750048E-4</c:v>
                </c:pt>
                <c:pt idx="346">
                  <c:v>9.5218459845724656E-4</c:v>
                </c:pt>
                <c:pt idx="347">
                  <c:v>9.3351205722370868E-4</c:v>
                </c:pt>
                <c:pt idx="348">
                  <c:v>9.15843191218848E-4</c:v>
                </c:pt>
                <c:pt idx="349">
                  <c:v>8.9782931185412808E-4</c:v>
                </c:pt>
                <c:pt idx="350">
                  <c:v>8.8053682406002076E-4</c:v>
                </c:pt>
                <c:pt idx="351">
                  <c:v>8.6326524616651024E-4</c:v>
                </c:pt>
                <c:pt idx="352">
                  <c:v>8.4601457817359762E-4</c:v>
                </c:pt>
                <c:pt idx="353">
                  <c:v>8.2944348195010777E-4</c:v>
                </c:pt>
                <c:pt idx="354">
                  <c:v>8.1265283177033747E-4</c:v>
                </c:pt>
                <c:pt idx="355">
                  <c:v>7.9564262763429539E-4</c:v>
                </c:pt>
                <c:pt idx="356">
                  <c:v>7.8014839129157123E-4</c:v>
                </c:pt>
                <c:pt idx="357">
                  <c:v>7.6462279009795056E-4</c:v>
                </c:pt>
                <c:pt idx="358">
                  <c:v>7.490971889043299E-4</c:v>
                </c:pt>
                <c:pt idx="359">
                  <c:v>7.3442889363520422E-4</c:v>
                </c:pt>
                <c:pt idx="360">
                  <c:v>7.193528553044292E-4</c:v>
                </c:pt>
                <c:pt idx="361">
                  <c:v>7.0486229419038549E-4</c:v>
                </c:pt>
                <c:pt idx="362">
                  <c:v>6.9103039494515864E-4</c:v>
                </c:pt>
                <c:pt idx="363">
                  <c:v>6.7691621204186774E-4</c:v>
                </c:pt>
                <c:pt idx="364">
                  <c:v>6.6386843406904489E-4</c:v>
                </c:pt>
                <c:pt idx="365">
                  <c:v>6.5005744472441767E-4</c:v>
                </c:pt>
                <c:pt idx="366">
                  <c:v>6.3664374349114094E-4</c:v>
                </c:pt>
                <c:pt idx="367">
                  <c:v>6.2423371748654324E-4</c:v>
                </c:pt>
                <c:pt idx="368">
                  <c:v>6.1154140782387846E-4</c:v>
                </c:pt>
                <c:pt idx="369">
                  <c:v>5.9799179223671989E-4</c:v>
                </c:pt>
                <c:pt idx="370">
                  <c:v>5.8505901871718511E-4</c:v>
                </c:pt>
                <c:pt idx="371">
                  <c:v>5.7330765458140829E-4</c:v>
                </c:pt>
                <c:pt idx="372">
                  <c:v>5.6114854738397802E-4</c:v>
                </c:pt>
                <c:pt idx="373">
                  <c:v>5.4934490849670929E-4</c:v>
                </c:pt>
                <c:pt idx="374">
                  <c:v>5.3699761219390136E-4</c:v>
                </c:pt>
                <c:pt idx="375">
                  <c:v>5.2599900447963398E-4</c:v>
                </c:pt>
                <c:pt idx="376">
                  <c:v>5.1515722101984482E-4</c:v>
                </c:pt>
                <c:pt idx="377">
                  <c:v>5.0474409052230645E-4</c:v>
                </c:pt>
                <c:pt idx="378">
                  <c:v>4.9461324368283257E-4</c:v>
                </c:pt>
                <c:pt idx="379">
                  <c:v>4.837923701236413E-4</c:v>
                </c:pt>
                <c:pt idx="380">
                  <c:v>4.7356742873147994E-4</c:v>
                </c:pt>
                <c:pt idx="381">
                  <c:v>4.6375023040096829E-4</c:v>
                </c:pt>
                <c:pt idx="382">
                  <c:v>4.5397485187165156E-4</c:v>
                </c:pt>
                <c:pt idx="383">
                  <c:v>4.4448175700039947E-4</c:v>
                </c:pt>
                <c:pt idx="384">
                  <c:v>4.3589824280513873E-4</c:v>
                </c:pt>
                <c:pt idx="385">
                  <c:v>4.2677107119434322E-4</c:v>
                </c:pt>
                <c:pt idx="386">
                  <c:v>4.1727797632309336E-4</c:v>
                </c:pt>
                <c:pt idx="387">
                  <c:v>4.0853763787335033E-4</c:v>
                </c:pt>
                <c:pt idx="388">
                  <c:v>3.9983911922480411E-4</c:v>
                </c:pt>
                <c:pt idx="389">
                  <c:v>3.92112910954039E-4</c:v>
                </c:pt>
                <c:pt idx="390">
                  <c:v>3.8371758586415569E-4</c:v>
                </c:pt>
                <c:pt idx="391">
                  <c:v>3.7566727413412956E-4</c:v>
                </c:pt>
                <c:pt idx="392">
                  <c:v>3.6804561536635206E-4</c:v>
                </c:pt>
                <c:pt idx="393">
                  <c:v>3.6065396550514719E-4</c:v>
                </c:pt>
                <c:pt idx="394">
                  <c:v>3.5362823890439647E-4</c:v>
                </c:pt>
                <c:pt idx="395">
                  <c:v>3.4625749894378921E-4</c:v>
                </c:pt>
                <c:pt idx="396">
                  <c:v>3.3909585798915605E-4</c:v>
                </c:pt>
                <c:pt idx="397">
                  <c:v>3.315055640722743E-4</c:v>
                </c:pt>
                <c:pt idx="398">
                  <c:v>3.2484576073198097E-4</c:v>
                </c:pt>
                <c:pt idx="399">
                  <c:v>3.186668851054284E-4</c:v>
                </c:pt>
                <c:pt idx="400">
                  <c:v>3.0543091802723115E-4</c:v>
                </c:pt>
                <c:pt idx="401">
                  <c:v>3.0543091802723115E-4</c:v>
                </c:pt>
                <c:pt idx="402">
                  <c:v>2.9881293448813273E-4</c:v>
                </c:pt>
                <c:pt idx="403">
                  <c:v>2.9303134697293191E-4</c:v>
                </c:pt>
                <c:pt idx="404">
                  <c:v>2.81541356594622E-4</c:v>
                </c:pt>
                <c:pt idx="405">
                  <c:v>2.81541356594622E-4</c:v>
                </c:pt>
                <c:pt idx="406">
                  <c:v>2.7566567452673419E-4</c:v>
                </c:pt>
                <c:pt idx="407">
                  <c:v>2.7002000136541651E-4</c:v>
                </c:pt>
                <c:pt idx="408">
                  <c:v>2.5886456939666679E-4</c:v>
                </c:pt>
                <c:pt idx="409">
                  <c:v>2.5886456939666679E-4</c:v>
                </c:pt>
                <c:pt idx="410">
                  <c:v>2.53773008601184E-4</c:v>
                </c:pt>
                <c:pt idx="411">
                  <c:v>2.4856644335241325E-4</c:v>
                </c:pt>
                <c:pt idx="412">
                  <c:v>2.3915698808355242E-4</c:v>
                </c:pt>
                <c:pt idx="413">
                  <c:v>2.3915698808355242E-4</c:v>
                </c:pt>
                <c:pt idx="414">
                  <c:v>2.3455680995210901E-4</c:v>
                </c:pt>
                <c:pt idx="415">
                  <c:v>2.3000890657216009E-4</c:v>
                </c:pt>
                <c:pt idx="416">
                  <c:v>2.252728140868332E-4</c:v>
                </c:pt>
                <c:pt idx="417">
                  <c:v>2.2106992406674257E-4</c:v>
                </c:pt>
                <c:pt idx="418">
                  <c:v>2.1673111969276775E-4</c:v>
                </c:pt>
                <c:pt idx="419">
                  <c:v>2.1226685591520743E-4</c:v>
                </c:pt>
                <c:pt idx="420">
                  <c:v>2.0863898816154681E-4</c:v>
                </c:pt>
                <c:pt idx="421">
                  <c:v>2.0450928279354646E-4</c:v>
                </c:pt>
                <c:pt idx="422">
                  <c:v>2.0039003237584492E-4</c:v>
                </c:pt>
                <c:pt idx="423">
                  <c:v>1.9654261066591062E-4</c:v>
                </c:pt>
                <c:pt idx="424">
                  <c:v>1.9260109440328806E-4</c:v>
                </c:pt>
                <c:pt idx="425">
                  <c:v>1.8541854354805744E-4</c:v>
                </c:pt>
                <c:pt idx="426">
                  <c:v>1.8541854354805744E-4</c:v>
                </c:pt>
                <c:pt idx="427">
                  <c:v>1.8216705400515081E-4</c:v>
                </c:pt>
                <c:pt idx="428">
                  <c:v>1.7841372684790501E-4</c:v>
                </c:pt>
                <c:pt idx="429">
                  <c:v>1.7142982004835026E-4</c:v>
                </c:pt>
                <c:pt idx="430">
                  <c:v>1.7142982004835026E-4</c:v>
                </c:pt>
                <c:pt idx="431">
                  <c:v>1.6829333495872999E-4</c:v>
                </c:pt>
                <c:pt idx="432">
                  <c:v>1.652718543223959E-4</c:v>
                </c:pt>
                <c:pt idx="433">
                  <c:v>1.5935435245331215E-4</c:v>
                </c:pt>
                <c:pt idx="434">
                  <c:v>1.5935435245331215E-4</c:v>
                </c:pt>
                <c:pt idx="435">
                  <c:v>1.5617604756249629E-4</c:v>
                </c:pt>
                <c:pt idx="436">
                  <c:v>1.5315456692616239E-4</c:v>
                </c:pt>
                <c:pt idx="437">
                  <c:v>1.4765526306902805E-4</c:v>
                </c:pt>
                <c:pt idx="438">
                  <c:v>1.4765526306902805E-4</c:v>
                </c:pt>
                <c:pt idx="439">
                  <c:v>1.4474878688597984E-4</c:v>
                </c:pt>
                <c:pt idx="440">
                  <c:v>1.4216641416219203E-4</c:v>
                </c:pt>
                <c:pt idx="441">
                  <c:v>1.3966768104079473E-4</c:v>
                </c:pt>
                <c:pt idx="442">
                  <c:v>1.3718985781999442E-4</c:v>
                </c:pt>
                <c:pt idx="443">
                  <c:v>1.3433565638844023E-4</c:v>
                </c:pt>
                <c:pt idx="444">
                  <c:v>1.3189965296883514E-4</c:v>
                </c:pt>
                <c:pt idx="445">
                  <c:v>1.2961001885341205E-4</c:v>
                </c:pt>
                <c:pt idx="446">
                  <c:v>1.2745629909187301E-4</c:v>
                </c:pt>
                <c:pt idx="447">
                  <c:v>1.2504120557286518E-4</c:v>
                </c:pt>
                <c:pt idx="448">
                  <c:v>1.2295021551311799E-4</c:v>
                </c:pt>
                <c:pt idx="449">
                  <c:v>1.2072331109948755E-4</c:v>
                </c:pt>
                <c:pt idx="450">
                  <c:v>1.1641587157640923E-4</c:v>
                </c:pt>
                <c:pt idx="451">
                  <c:v>1.1641587157640923E-4</c:v>
                </c:pt>
                <c:pt idx="452">
                  <c:v>1.1454443547293543E-4</c:v>
                </c:pt>
                <c:pt idx="453">
                  <c:v>1.1265208946886476E-4</c:v>
                </c:pt>
                <c:pt idx="454">
                  <c:v>1.0872102815654043E-4</c:v>
                </c:pt>
                <c:pt idx="455">
                  <c:v>1.0872102815654043E-4</c:v>
                </c:pt>
                <c:pt idx="456">
                  <c:v>1.0694368660575565E-4</c:v>
                </c:pt>
                <c:pt idx="457">
                  <c:v>1.0517680000526928E-4</c:v>
                </c:pt>
                <c:pt idx="458">
                  <c:v>1.012771035438414E-4</c:v>
                </c:pt>
                <c:pt idx="459">
                  <c:v>1.012771035438414E-4</c:v>
                </c:pt>
                <c:pt idx="460">
                  <c:v>9.9552036744550489E-5</c:v>
                </c:pt>
                <c:pt idx="461">
                  <c:v>9.7753785293167798E-5</c:v>
                </c:pt>
                <c:pt idx="462">
                  <c:v>9.4199102191598429E-5</c:v>
                </c:pt>
                <c:pt idx="463">
                  <c:v>9.4199102191598429E-5</c:v>
                </c:pt>
                <c:pt idx="464">
                  <c:v>9.2536765094099766E-5</c:v>
                </c:pt>
                <c:pt idx="465">
                  <c:v>9.0916247797795543E-5</c:v>
                </c:pt>
                <c:pt idx="466">
                  <c:v>8.9400280004478945E-5</c:v>
                </c:pt>
                <c:pt idx="467">
                  <c:v>8.7706578056084272E-5</c:v>
                </c:pt>
                <c:pt idx="468">
                  <c:v>8.6201065213066484E-5</c:v>
                </c:pt>
                <c:pt idx="469">
                  <c:v>8.4653732568853795E-5</c:v>
                </c:pt>
                <c:pt idx="470">
                  <c:v>8.3085490024043595E-5</c:v>
                </c:pt>
                <c:pt idx="471">
                  <c:v>8.1590432131324535E-5</c:v>
                </c:pt>
                <c:pt idx="472">
                  <c:v>8.0283563343982618E-5</c:v>
                </c:pt>
                <c:pt idx="473">
                  <c:v>7.9133518811121915E-5</c:v>
                </c:pt>
                <c:pt idx="474">
                  <c:v>7.751300151481799E-5</c:v>
                </c:pt>
                <c:pt idx="475">
                  <c:v>7.4826079288043204E-5</c:v>
                </c:pt>
                <c:pt idx="476">
                  <c:v>7.4826079288043204E-5</c:v>
                </c:pt>
                <c:pt idx="477">
                  <c:v>7.3310111494726742E-5</c:v>
                </c:pt>
                <c:pt idx="478">
                  <c:v>7.2180976862463346E-5</c:v>
                </c:pt>
                <c:pt idx="479">
                  <c:v>6.9473144735091022E-5</c:v>
                </c:pt>
                <c:pt idx="480">
                  <c:v>6.9473144735091022E-5</c:v>
                </c:pt>
                <c:pt idx="481">
                  <c:v>6.8281280401035337E-5</c:v>
                </c:pt>
                <c:pt idx="482">
                  <c:v>6.6911681911901197E-5</c:v>
                </c:pt>
                <c:pt idx="483">
                  <c:v>6.4768417100660611E-5</c:v>
                </c:pt>
                <c:pt idx="484">
                  <c:v>6.4768417100660611E-5</c:v>
                </c:pt>
                <c:pt idx="485">
                  <c:v>6.3796106722878212E-5</c:v>
                </c:pt>
                <c:pt idx="486">
                  <c:v>6.2625152289419781E-5</c:v>
                </c:pt>
                <c:pt idx="487">
                  <c:v>6.0502797378776889E-5</c:v>
                </c:pt>
                <c:pt idx="488">
                  <c:v>6.0502797378776889E-5</c:v>
                </c:pt>
                <c:pt idx="489">
                  <c:v>5.9269113243526188E-5</c:v>
                </c:pt>
                <c:pt idx="490">
                  <c:v>5.8139978611262684E-5</c:v>
                </c:pt>
                <c:pt idx="491">
                  <c:v>5.720948803467543E-5</c:v>
                </c:pt>
                <c:pt idx="492">
                  <c:v>5.6331272209581752E-5</c:v>
                </c:pt>
                <c:pt idx="493">
                  <c:v>5.5275322229409417E-5</c:v>
                </c:pt>
                <c:pt idx="494">
                  <c:v>5.4438926205510884E-5</c:v>
                </c:pt>
                <c:pt idx="495">
                  <c:v>5.3665259883404322E-5</c:v>
                </c:pt>
                <c:pt idx="496">
                  <c:v>5.2598854952933624E-5</c:v>
                </c:pt>
                <c:pt idx="497">
                  <c:v>5.1825188630827029E-5</c:v>
                </c:pt>
                <c:pt idx="498">
                  <c:v>5.1030612408123397E-5</c:v>
                </c:pt>
                <c:pt idx="499">
                  <c:v>5.0173306483626993E-5</c:v>
                </c:pt>
                <c:pt idx="500">
                  <c:v>4.847960453523211E-5</c:v>
                </c:pt>
                <c:pt idx="501">
                  <c:v>4.847960453523211E-5</c:v>
                </c:pt>
                <c:pt idx="502">
                  <c:v>4.7726848113723189E-5</c:v>
                </c:pt>
                <c:pt idx="503">
                  <c:v>4.6984546642512942E-5</c:v>
                </c:pt>
                <c:pt idx="504">
                  <c:v>4.5499943700092713E-5</c:v>
                </c:pt>
                <c:pt idx="505">
                  <c:v>4.5499943700092713E-5</c:v>
                </c:pt>
                <c:pt idx="506">
                  <c:v>4.4789007079778835E-5</c:v>
                </c:pt>
                <c:pt idx="507">
                  <c:v>4.409898036006236E-5</c:v>
                </c:pt>
                <c:pt idx="508">
                  <c:v>4.2698017020031994E-5</c:v>
                </c:pt>
                <c:pt idx="509">
                  <c:v>4.2698017020031994E-5</c:v>
                </c:pt>
                <c:pt idx="510">
                  <c:v>4.2049810101510332E-5</c:v>
                </c:pt>
                <c:pt idx="511">
                  <c:v>4.1422513083586283E-5</c:v>
                </c:pt>
                <c:pt idx="512">
                  <c:v>4.0910220518948425E-5</c:v>
                </c:pt>
                <c:pt idx="513">
                  <c:v>4.0324743302219073E-5</c:v>
                </c:pt>
                <c:pt idx="514">
                  <c:v>3.9613806681905263E-5</c:v>
                </c:pt>
                <c:pt idx="515">
                  <c:v>3.9080604216669758E-5</c:v>
                </c:pt>
                <c:pt idx="516">
                  <c:v>3.8421942347849489E-5</c:v>
                </c:pt>
                <c:pt idx="517">
                  <c:v>3.781555523052285E-5</c:v>
                </c:pt>
                <c:pt idx="518">
                  <c:v>3.7355537417378608E-5</c:v>
                </c:pt>
                <c:pt idx="519">
                  <c:v>3.6801425051545626E-5</c:v>
                </c:pt>
                <c:pt idx="520">
                  <c:v>3.6289132486907673E-5</c:v>
                </c:pt>
                <c:pt idx="521">
                  <c:v>3.5829114673763329E-5</c:v>
                </c:pt>
                <c:pt idx="522">
                  <c:v>3.5243637457034222E-5</c:v>
                </c:pt>
                <c:pt idx="523">
                  <c:v>3.4595430538512593E-5</c:v>
                </c:pt>
                <c:pt idx="524">
                  <c:v>3.4020408272082181E-5</c:v>
                </c:pt>
                <c:pt idx="525">
                  <c:v>3.3560390458937851E-5</c:v>
                </c:pt>
                <c:pt idx="526">
                  <c:v>3.3142192446988442E-5</c:v>
                </c:pt>
                <c:pt idx="527">
                  <c:v>3.2640354832649258E-5</c:v>
                </c:pt>
                <c:pt idx="528">
                  <c:v>3.2128062268011251E-5</c:v>
                </c:pt>
                <c:pt idx="529">
                  <c:v>3.1542585051282055E-5</c:v>
                </c:pt>
                <c:pt idx="530">
                  <c:v>3.1176661790826405E-5</c:v>
                </c:pt>
                <c:pt idx="531">
                  <c:v>3.0737553878279613E-5</c:v>
                </c:pt>
                <c:pt idx="532">
                  <c:v>3.0267081114836446E-5</c:v>
                </c:pt>
                <c:pt idx="533">
                  <c:v>2.9848883102887081E-5</c:v>
                </c:pt>
                <c:pt idx="534">
                  <c:v>2.9451594991535191E-5</c:v>
                </c:pt>
                <c:pt idx="535">
                  <c:v>2.9022942029287117E-5</c:v>
                </c:pt>
                <c:pt idx="536">
                  <c:v>2.8657018768831406E-5</c:v>
                </c:pt>
                <c:pt idx="537">
                  <c:v>2.8207455905985787E-5</c:v>
                </c:pt>
                <c:pt idx="538">
                  <c:v>2.7831077695231435E-5</c:v>
                </c:pt>
                <c:pt idx="539">
                  <c:v>2.7433789583879531E-5</c:v>
                </c:pt>
                <c:pt idx="540">
                  <c:v>2.6973771770735163E-5</c:v>
                </c:pt>
                <c:pt idx="541">
                  <c:v>2.6607848510279523E-5</c:v>
                </c:pt>
                <c:pt idx="542">
                  <c:v>2.6189650498330012E-5</c:v>
                </c:pt>
                <c:pt idx="543">
                  <c:v>2.5792362386978149E-5</c:v>
                </c:pt>
                <c:pt idx="544">
                  <c:v>2.5405529225924977E-5</c:v>
                </c:pt>
                <c:pt idx="545">
                  <c:v>2.5060515866066705E-5</c:v>
                </c:pt>
                <c:pt idx="546">
                  <c:v>2.4736412406805962E-5</c:v>
                </c:pt>
                <c:pt idx="547">
                  <c:v>2.4370489146350176E-5</c:v>
                </c:pt>
                <c:pt idx="548">
                  <c:v>2.3920926283504592E-5</c:v>
                </c:pt>
                <c:pt idx="549">
                  <c:v>2.3502728271555206E-5</c:v>
                </c:pt>
                <c:pt idx="550">
                  <c:v>2.3126350060800776E-5</c:v>
                </c:pt>
                <c:pt idx="551">
                  <c:v>2.2760426800345048E-5</c:v>
                </c:pt>
                <c:pt idx="552">
                  <c:v>2.2540872844071703E-5</c:v>
                </c:pt>
                <c:pt idx="553">
                  <c:v>2.2195859484213492E-5</c:v>
                </c:pt>
                <c:pt idx="554">
                  <c:v>2.1767206521965385E-5</c:v>
                </c:pt>
                <c:pt idx="555">
                  <c:v>2.1422193162107046E-5</c:v>
                </c:pt>
                <c:pt idx="556">
                  <c:v>2.1171274354937411E-5</c:v>
                </c:pt>
                <c:pt idx="557">
                  <c:v>2.0909900597469158E-5</c:v>
                </c:pt>
                <c:pt idx="558">
                  <c:v>2.0658981790299441E-5</c:v>
                </c:pt>
                <c:pt idx="559">
                  <c:v>2.027214862924634E-5</c:v>
                </c:pt>
                <c:pt idx="560">
                  <c:v>1.9958500120284257E-5</c:v>
                </c:pt>
                <c:pt idx="561">
                  <c:v>1.9603031810127308E-5</c:v>
                </c:pt>
                <c:pt idx="562">
                  <c:v>1.9331203102360181E-5</c:v>
                </c:pt>
                <c:pt idx="563">
                  <c:v>1.8954824891605755E-5</c:v>
                </c:pt>
                <c:pt idx="564">
                  <c:v>1.8672541233539919E-5</c:v>
                </c:pt>
                <c:pt idx="565">
                  <c:v>1.8379802625175332E-5</c:v>
                </c:pt>
                <c:pt idx="566">
                  <c:v>1.8087064016810785E-5</c:v>
                </c:pt>
                <c:pt idx="567">
                  <c:v>1.7846600159939864E-5</c:v>
                </c:pt>
                <c:pt idx="568">
                  <c:v>1.7647956104263905E-5</c:v>
                </c:pt>
                <c:pt idx="569">
                  <c:v>1.736567244619809E-5</c:v>
                </c:pt>
                <c:pt idx="570">
                  <c:v>1.7072933837833489E-5</c:v>
                </c:pt>
                <c:pt idx="571">
                  <c:v>1.680110513006644E-5</c:v>
                </c:pt>
                <c:pt idx="572">
                  <c:v>1.6529276422299283E-5</c:v>
                </c:pt>
                <c:pt idx="573">
                  <c:v>1.6288812565428419E-5</c:v>
                </c:pt>
                <c:pt idx="574">
                  <c:v>1.5985619006765147E-5</c:v>
                </c:pt>
                <c:pt idx="575">
                  <c:v>1.5724245249296769E-5</c:v>
                </c:pt>
                <c:pt idx="576">
                  <c:v>1.5494236342724567E-5</c:v>
                </c:pt>
                <c:pt idx="577">
                  <c:v>1.5222407634957526E-5</c:v>
                </c:pt>
                <c:pt idx="578">
                  <c:v>1.4992398728385336E-5</c:v>
                </c:pt>
                <c:pt idx="579">
                  <c:v>1.4846029424203062E-5</c:v>
                </c:pt>
                <c:pt idx="580">
                  <c:v>1.4636930418228341E-5</c:v>
                </c:pt>
                <c:pt idx="581">
                  <c:v>1.4354646760162501E-5</c:v>
                </c:pt>
                <c:pt idx="582">
                  <c:v>1.4156002704486543E-5</c:v>
                </c:pt>
                <c:pt idx="583">
                  <c:v>1.3884173996719506E-5</c:v>
                </c:pt>
                <c:pt idx="584">
                  <c:v>1.3622800239251147E-5</c:v>
                </c:pt>
                <c:pt idx="585">
                  <c:v>1.3434611133873861E-5</c:v>
                </c:pt>
                <c:pt idx="586">
                  <c:v>1.3141872525509329E-5</c:v>
                </c:pt>
                <c:pt idx="587">
                  <c:v>1.3016413121924479E-5</c:v>
                </c:pt>
                <c:pt idx="588">
                  <c:v>1.2828224016547299E-5</c:v>
                </c:pt>
                <c:pt idx="589">
                  <c:v>1.2681854712365031E-5</c:v>
                </c:pt>
                <c:pt idx="590">
                  <c:v>1.2420480954896621E-5</c:v>
                </c:pt>
                <c:pt idx="591">
                  <c:v>1.2242746799818167E-5</c:v>
                </c:pt>
                <c:pt idx="592">
                  <c:v>1.2054557694440935E-5</c:v>
                </c:pt>
                <c:pt idx="593">
                  <c:v>1.183500373816753E-5</c:v>
                </c:pt>
                <c:pt idx="594">
                  <c:v>1.167817948368651E-5</c:v>
                </c:pt>
                <c:pt idx="595">
                  <c:v>1.1521355229205504E-5</c:v>
                </c:pt>
                <c:pt idx="596">
                  <c:v>1.1374985925023161E-5</c:v>
                </c:pt>
                <c:pt idx="597">
                  <c:v>1.1197251769944683E-5</c:v>
                </c:pt>
                <c:pt idx="598">
                  <c:v>1.0977697813671249E-5</c:v>
                </c:pt>
                <c:pt idx="599">
                  <c:v>1.0862693360385203E-5</c:v>
                </c:pt>
                <c:pt idx="600">
                  <c:v>1.0664049304709243E-5</c:v>
                </c:pt>
                <c:pt idx="601">
                  <c:v>1.0559499801721867E-5</c:v>
                </c:pt>
                <c:pt idx="602">
                  <c:v>1.0381765646643424E-5</c:v>
                </c:pt>
                <c:pt idx="603">
                  <c:v>1.02249413921624E-5</c:v>
                </c:pt>
                <c:pt idx="604">
                  <c:v>1.0099481988577565E-5</c:v>
                </c:pt>
                <c:pt idx="605">
                  <c:v>9.9844775352914981E-6</c:v>
                </c:pt>
                <c:pt idx="606">
                  <c:v>9.7753785293167937E-6</c:v>
                </c:pt>
                <c:pt idx="607">
                  <c:v>9.5871894239395566E-6</c:v>
                </c:pt>
                <c:pt idx="608">
                  <c:v>9.3780904179648962E-6</c:v>
                </c:pt>
                <c:pt idx="609">
                  <c:v>9.1794463622889678E-6</c:v>
                </c:pt>
                <c:pt idx="610">
                  <c:v>9.0330770581066605E-6</c:v>
                </c:pt>
                <c:pt idx="611">
                  <c:v>8.8239780521319543E-6</c:v>
                </c:pt>
                <c:pt idx="612">
                  <c:v>8.6985186485471228E-6</c:v>
                </c:pt>
                <c:pt idx="613">
                  <c:v>8.6253339964560073E-6</c:v>
                </c:pt>
                <c:pt idx="614">
                  <c:v>8.4894196425724607E-6</c:v>
                </c:pt>
                <c:pt idx="615">
                  <c:v>8.3953250898838422E-6</c:v>
                </c:pt>
                <c:pt idx="616">
                  <c:v>8.2280458851040725E-6</c:v>
                </c:pt>
                <c:pt idx="617">
                  <c:v>8.0607666803243486E-6</c:v>
                </c:pt>
                <c:pt idx="618">
                  <c:v>7.9353072767395188E-6</c:v>
                </c:pt>
                <c:pt idx="619">
                  <c:v>7.8098478731547145E-6</c:v>
                </c:pt>
                <c:pt idx="620">
                  <c:v>7.6843884695698915E-6</c:v>
                </c:pt>
                <c:pt idx="621">
                  <c:v>7.5066543144914135E-6</c:v>
                </c:pt>
                <c:pt idx="622">
                  <c:v>7.4334696624002759E-6</c:v>
                </c:pt>
                <c:pt idx="623">
                  <c:v>7.2871003582179737E-6</c:v>
                </c:pt>
                <c:pt idx="624">
                  <c:v>7.2034607558281159E-6</c:v>
                </c:pt>
                <c:pt idx="625">
                  <c:v>7.0989112528407434E-6</c:v>
                </c:pt>
                <c:pt idx="626">
                  <c:v>6.9943617498534191E-6</c:v>
                </c:pt>
                <c:pt idx="627">
                  <c:v>6.9107221474635478E-6</c:v>
                </c:pt>
                <c:pt idx="628">
                  <c:v>6.8166275947749386E-6</c:v>
                </c:pt>
                <c:pt idx="629">
                  <c:v>6.6807132408913802E-6</c:v>
                </c:pt>
                <c:pt idx="630">
                  <c:v>6.5029790858129023E-6</c:v>
                </c:pt>
                <c:pt idx="631">
                  <c:v>6.3775196822280793E-6</c:v>
                </c:pt>
                <c:pt idx="632">
                  <c:v>6.1579657259546547E-6</c:v>
                </c:pt>
                <c:pt idx="633">
                  <c:v>6.0534162229672914E-6</c:v>
                </c:pt>
                <c:pt idx="634">
                  <c:v>5.9070469187850163E-6</c:v>
                </c:pt>
                <c:pt idx="635">
                  <c:v>5.7711325649014748E-6</c:v>
                </c:pt>
                <c:pt idx="636">
                  <c:v>5.6143083104204414E-6</c:v>
                </c:pt>
                <c:pt idx="637">
                  <c:v>5.4993038571343834E-6</c:v>
                </c:pt>
                <c:pt idx="638">
                  <c:v>5.3842994038482992E-6</c:v>
                </c:pt>
                <c:pt idx="639">
                  <c:v>5.2274751493672624E-6</c:v>
                </c:pt>
                <c:pt idx="640">
                  <c:v>5.0601959445875113E-6</c:v>
                </c:pt>
                <c:pt idx="641">
                  <c:v>4.9556464416001887E-6</c:v>
                </c:pt>
                <c:pt idx="642">
                  <c:v>4.8301870380153513E-6</c:v>
                </c:pt>
                <c:pt idx="643">
                  <c:v>4.7047276344305512E-6</c:v>
                </c:pt>
                <c:pt idx="644">
                  <c:v>4.5897231811444873E-6</c:v>
                </c:pt>
                <c:pt idx="645">
                  <c:v>4.4956286284558594E-6</c:v>
                </c:pt>
                <c:pt idx="646">
                  <c:v>4.4119890260659704E-6</c:v>
                </c:pt>
                <c:pt idx="647">
                  <c:v>4.3388043739748421E-6</c:v>
                </c:pt>
                <c:pt idx="648">
                  <c:v>4.276074672182434E-6</c:v>
                </c:pt>
                <c:pt idx="649">
                  <c:v>4.1192504177014107E-6</c:v>
                </c:pt>
                <c:pt idx="650">
                  <c:v>4.0251558650127905E-6</c:v>
                </c:pt>
                <c:pt idx="651">
                  <c:v>3.9310613123241881E-6</c:v>
                </c:pt>
                <c:pt idx="652">
                  <c:v>3.8474217099343202E-6</c:v>
                </c:pt>
                <c:pt idx="653">
                  <c:v>3.8056019087393795E-6</c:v>
                </c:pt>
                <c:pt idx="654">
                  <c:v>3.732417256648236E-6</c:v>
                </c:pt>
                <c:pt idx="655">
                  <c:v>3.6383227039596251E-6</c:v>
                </c:pt>
                <c:pt idx="656">
                  <c:v>3.5546831015697449E-6</c:v>
                </c:pt>
                <c:pt idx="657">
                  <c:v>3.4083137973874718E-6</c:v>
                </c:pt>
                <c:pt idx="658">
                  <c:v>3.3246741949975866E-6</c:v>
                </c:pt>
                <c:pt idx="659">
                  <c:v>3.2305796423089808E-6</c:v>
                </c:pt>
                <c:pt idx="660">
                  <c:v>3.1364850896203627E-6</c:v>
                </c:pt>
                <c:pt idx="661">
                  <c:v>3.0423905369317568E-6</c:v>
                </c:pt>
                <c:pt idx="662">
                  <c:v>2.9796608351393436E-6</c:v>
                </c:pt>
                <c:pt idx="663">
                  <c:v>2.8332915309570659E-6</c:v>
                </c:pt>
                <c:pt idx="664">
                  <c:v>2.7601068788659305E-6</c:v>
                </c:pt>
                <c:pt idx="665">
                  <c:v>2.7078321273722501E-6</c:v>
                </c:pt>
                <c:pt idx="666">
                  <c:v>2.6346474752811011E-6</c:v>
                </c:pt>
                <c:pt idx="667">
                  <c:v>2.5510078728912307E-6</c:v>
                </c:pt>
                <c:pt idx="668">
                  <c:v>2.4882781710988192E-6</c:v>
                </c:pt>
                <c:pt idx="669">
                  <c:v>2.4360034196051439E-6</c:v>
                </c:pt>
                <c:pt idx="670">
                  <c:v>2.3837286681114839E-6</c:v>
                </c:pt>
                <c:pt idx="671">
                  <c:v>2.3628187675140076E-6</c:v>
                </c:pt>
                <c:pt idx="672">
                  <c:v>2.3419088669165415E-6</c:v>
                </c:pt>
                <c:pt idx="673">
                  <c:v>2.3314539166177985E-6</c:v>
                </c:pt>
                <c:pt idx="674">
                  <c:v>2.3000890657216029E-6</c:v>
                </c:pt>
                <c:pt idx="675">
                  <c:v>2.2582692645266647E-6</c:v>
                </c:pt>
                <c:pt idx="676">
                  <c:v>2.2059945130329966E-6</c:v>
                </c:pt>
                <c:pt idx="677">
                  <c:v>2.1746296621367879E-6</c:v>
                </c:pt>
                <c:pt idx="678">
                  <c:v>2.1328098609418442E-6</c:v>
                </c:pt>
                <c:pt idx="679">
                  <c:v>2.0805351094481745E-6</c:v>
                </c:pt>
                <c:pt idx="680">
                  <c:v>2.0387153082532376E-6</c:v>
                </c:pt>
                <c:pt idx="681">
                  <c:v>2.0073504573570407E-6</c:v>
                </c:pt>
                <c:pt idx="682">
                  <c:v>1.9864405567595674E-6</c:v>
                </c:pt>
                <c:pt idx="683">
                  <c:v>1.9759856064608324E-6</c:v>
                </c:pt>
                <c:pt idx="684">
                  <c:v>1.9550757058633633E-6</c:v>
                </c:pt>
                <c:pt idx="685">
                  <c:v>1.9341658052658942E-6</c:v>
                </c:pt>
                <c:pt idx="686">
                  <c:v>1.8923460040709558E-6</c:v>
                </c:pt>
                <c:pt idx="687">
                  <c:v>1.8191613519798102E-6</c:v>
                </c:pt>
                <c:pt idx="688">
                  <c:v>1.7564316501874019E-6</c:v>
                </c:pt>
                <c:pt idx="689">
                  <c:v>1.7041568986937338E-6</c:v>
                </c:pt>
                <c:pt idx="690">
                  <c:v>1.6832469980962647E-6</c:v>
                </c:pt>
                <c:pt idx="691">
                  <c:v>1.6414271969013261E-6</c:v>
                </c:pt>
                <c:pt idx="692">
                  <c:v>1.5996073957063854E-6</c:v>
                </c:pt>
                <c:pt idx="693">
                  <c:v>1.5996073957063854E-6</c:v>
                </c:pt>
                <c:pt idx="694">
                  <c:v>1.5682425448101851E-6</c:v>
                </c:pt>
                <c:pt idx="695">
                  <c:v>1.55778759451145E-6</c:v>
                </c:pt>
                <c:pt idx="696">
                  <c:v>1.5368776939139785E-6</c:v>
                </c:pt>
                <c:pt idx="697">
                  <c:v>1.474147992121573E-6</c:v>
                </c:pt>
                <c:pt idx="698">
                  <c:v>1.4323281909266333E-6</c:v>
                </c:pt>
                <c:pt idx="699">
                  <c:v>1.3695984891342258E-6</c:v>
                </c:pt>
                <c:pt idx="700">
                  <c:v>1.3591435388354921E-6</c:v>
                </c:pt>
                <c:pt idx="701">
                  <c:v>1.3173237376405501E-6</c:v>
                </c:pt>
                <c:pt idx="702">
                  <c:v>1.2755039364456158E-6</c:v>
                </c:pt>
                <c:pt idx="703">
                  <c:v>1.2545940358481441E-6</c:v>
                </c:pt>
                <c:pt idx="704">
                  <c:v>1.2127742346532085E-6</c:v>
                </c:pt>
                <c:pt idx="705">
                  <c:v>1.2023192843544701E-6</c:v>
                </c:pt>
                <c:pt idx="706">
                  <c:v>1.1814093837570042E-6</c:v>
                </c:pt>
                <c:pt idx="707">
                  <c:v>1.1395895825620656E-6</c:v>
                </c:pt>
                <c:pt idx="708">
                  <c:v>1.1186796819645965E-6</c:v>
                </c:pt>
                <c:pt idx="709">
                  <c:v>1.0977697813671249E-6</c:v>
                </c:pt>
                <c:pt idx="710">
                  <c:v>1.0768598807696579E-6</c:v>
                </c:pt>
                <c:pt idx="711">
                  <c:v>1.0454950298734551E-6</c:v>
                </c:pt>
                <c:pt idx="712">
                  <c:v>1.0350400795747221E-6</c:v>
                </c:pt>
                <c:pt idx="713">
                  <c:v>1.014130178977253E-6</c:v>
                </c:pt>
                <c:pt idx="714">
                  <c:v>1.014130178977253E-6</c:v>
                </c:pt>
                <c:pt idx="715">
                  <c:v>1.014130178977253E-6</c:v>
                </c:pt>
                <c:pt idx="716">
                  <c:v>1.014130178977253E-6</c:v>
                </c:pt>
                <c:pt idx="717">
                  <c:v>1.0036752286785174E-6</c:v>
                </c:pt>
                <c:pt idx="718">
                  <c:v>9.8276532808104745E-7</c:v>
                </c:pt>
                <c:pt idx="719">
                  <c:v>9.7231037778231227E-7</c:v>
                </c:pt>
                <c:pt idx="720">
                  <c:v>9.6185542748357984E-7</c:v>
                </c:pt>
                <c:pt idx="721">
                  <c:v>9.514004771848454E-7</c:v>
                </c:pt>
                <c:pt idx="722">
                  <c:v>9.3049057658737409E-7</c:v>
                </c:pt>
                <c:pt idx="723">
                  <c:v>9.2003562628864155E-7</c:v>
                </c:pt>
                <c:pt idx="724">
                  <c:v>8.9912572569117246E-7</c:v>
                </c:pt>
                <c:pt idx="725">
                  <c:v>8.6776087479496787E-7</c:v>
                </c:pt>
                <c:pt idx="726">
                  <c:v>8.2594107360003202E-7</c:v>
                </c:pt>
                <c:pt idx="727">
                  <c:v>8.0503117300255976E-7</c:v>
                </c:pt>
                <c:pt idx="728">
                  <c:v>7.6321137180762168E-7</c:v>
                </c:pt>
                <c:pt idx="729">
                  <c:v>7.4230147121015333E-7</c:v>
                </c:pt>
                <c:pt idx="730">
                  <c:v>7.2139157061268382E-7</c:v>
                </c:pt>
                <c:pt idx="731">
                  <c:v>6.9002671971648273E-7</c:v>
                </c:pt>
                <c:pt idx="732">
                  <c:v>6.7957176941774606E-7</c:v>
                </c:pt>
                <c:pt idx="733">
                  <c:v>6.4820691852154412E-7</c:v>
                </c:pt>
                <c:pt idx="734">
                  <c:v>6.4820691852154412E-7</c:v>
                </c:pt>
                <c:pt idx="735">
                  <c:v>6.1684206762533795E-7</c:v>
                </c:pt>
                <c:pt idx="736">
                  <c:v>5.9593216702787034E-7</c:v>
                </c:pt>
                <c:pt idx="737">
                  <c:v>5.8547721672913495E-7</c:v>
                </c:pt>
                <c:pt idx="738">
                  <c:v>5.5411236583293142E-7</c:v>
                </c:pt>
                <c:pt idx="739">
                  <c:v>5.5411236583293142E-7</c:v>
                </c:pt>
                <c:pt idx="740">
                  <c:v>5.436574155341974E-7</c:v>
                </c:pt>
                <c:pt idx="741">
                  <c:v>5.1229256463799165E-7</c:v>
                </c:pt>
                <c:pt idx="742">
                  <c:v>5.0183761433925933E-7</c:v>
                </c:pt>
                <c:pt idx="743">
                  <c:v>4.8092771374179002E-7</c:v>
                </c:pt>
                <c:pt idx="744">
                  <c:v>4.3910791254685222E-7</c:v>
                </c:pt>
                <c:pt idx="745">
                  <c:v>4.3910791254685222E-7</c:v>
                </c:pt>
                <c:pt idx="746">
                  <c:v>4.2865296224811799E-7</c:v>
                </c:pt>
                <c:pt idx="747">
                  <c:v>4.2865296224811799E-7</c:v>
                </c:pt>
                <c:pt idx="748">
                  <c:v>4.1819801194938228E-7</c:v>
                </c:pt>
                <c:pt idx="749">
                  <c:v>3.9728811135191245E-7</c:v>
                </c:pt>
                <c:pt idx="750">
                  <c:v>3.8683316105317901E-7</c:v>
                </c:pt>
                <c:pt idx="751">
                  <c:v>3.5546831015697464E-7</c:v>
                </c:pt>
                <c:pt idx="752">
                  <c:v>3.4501335985824115E-7</c:v>
                </c:pt>
                <c:pt idx="753">
                  <c:v>3.3455840955950602E-7</c:v>
                </c:pt>
                <c:pt idx="754">
                  <c:v>3.1364850896203646E-7</c:v>
                </c:pt>
                <c:pt idx="755">
                  <c:v>3.0319355866330218E-7</c:v>
                </c:pt>
                <c:pt idx="756">
                  <c:v>2.8228365806583287E-7</c:v>
                </c:pt>
                <c:pt idx="757">
                  <c:v>2.7182870776709902E-7</c:v>
                </c:pt>
                <c:pt idx="758">
                  <c:v>2.5091880716962945E-7</c:v>
                </c:pt>
                <c:pt idx="759">
                  <c:v>2.4046385687089501E-7</c:v>
                </c:pt>
                <c:pt idx="760">
                  <c:v>2.4046385687089501E-7</c:v>
                </c:pt>
                <c:pt idx="761">
                  <c:v>2.3000890657216036E-7</c:v>
                </c:pt>
                <c:pt idx="762">
                  <c:v>2.3000890657216036E-7</c:v>
                </c:pt>
                <c:pt idx="763">
                  <c:v>2.1955395627342616E-7</c:v>
                </c:pt>
                <c:pt idx="764">
                  <c:v>2.0909900597469159E-7</c:v>
                </c:pt>
                <c:pt idx="765">
                  <c:v>1.9864405567595689E-7</c:v>
                </c:pt>
                <c:pt idx="766">
                  <c:v>1.9864405567595689E-7</c:v>
                </c:pt>
                <c:pt idx="767">
                  <c:v>1.8818910537722189E-7</c:v>
                </c:pt>
                <c:pt idx="768">
                  <c:v>1.7773415507848735E-7</c:v>
                </c:pt>
                <c:pt idx="769">
                  <c:v>1.7773415507848735E-7</c:v>
                </c:pt>
                <c:pt idx="770">
                  <c:v>1.7773415507848735E-7</c:v>
                </c:pt>
                <c:pt idx="771">
                  <c:v>1.7773415507848735E-7</c:v>
                </c:pt>
                <c:pt idx="772">
                  <c:v>1.7773415507848735E-7</c:v>
                </c:pt>
                <c:pt idx="773">
                  <c:v>1.4636930418228366E-7</c:v>
                </c:pt>
                <c:pt idx="774">
                  <c:v>1.3591435388354927E-7</c:v>
                </c:pt>
                <c:pt idx="775">
                  <c:v>1.2545940358481454E-7</c:v>
                </c:pt>
                <c:pt idx="776">
                  <c:v>1.2545940358481454E-7</c:v>
                </c:pt>
                <c:pt idx="777">
                  <c:v>1.2545940358481454E-7</c:v>
                </c:pt>
                <c:pt idx="778">
                  <c:v>1.2545940358481454E-7</c:v>
                </c:pt>
                <c:pt idx="779">
                  <c:v>1.0454950298734566E-7</c:v>
                </c:pt>
                <c:pt idx="780">
                  <c:v>1.0454950298734566E-7</c:v>
                </c:pt>
                <c:pt idx="781">
                  <c:v>1.0454950298734566E-7</c:v>
                </c:pt>
                <c:pt idx="782">
                  <c:v>9.4094552688611249E-8</c:v>
                </c:pt>
                <c:pt idx="783">
                  <c:v>9.4094552688611249E-8</c:v>
                </c:pt>
                <c:pt idx="784">
                  <c:v>9.4094552688611249E-8</c:v>
                </c:pt>
                <c:pt idx="785">
                  <c:v>9.4094552688611249E-8</c:v>
                </c:pt>
                <c:pt idx="786">
                  <c:v>7.3184652091141987E-8</c:v>
                </c:pt>
                <c:pt idx="787">
                  <c:v>7.3184652091141987E-8</c:v>
                </c:pt>
                <c:pt idx="788">
                  <c:v>6.2729701792407363E-8</c:v>
                </c:pt>
                <c:pt idx="789">
                  <c:v>5.2274751493672738E-8</c:v>
                </c:pt>
                <c:pt idx="790">
                  <c:v>4.1819801194938246E-8</c:v>
                </c:pt>
                <c:pt idx="791">
                  <c:v>4.1819801194938246E-8</c:v>
                </c:pt>
                <c:pt idx="792">
                  <c:v>4.1819801194938246E-8</c:v>
                </c:pt>
                <c:pt idx="793">
                  <c:v>4.1819801194938246E-8</c:v>
                </c:pt>
                <c:pt idx="794">
                  <c:v>4.1819801194938246E-8</c:v>
                </c:pt>
                <c:pt idx="795">
                  <c:v>4.1819801194938246E-8</c:v>
                </c:pt>
                <c:pt idx="796">
                  <c:v>4.1819801194938246E-8</c:v>
                </c:pt>
                <c:pt idx="797">
                  <c:v>4.1819801194938246E-8</c:v>
                </c:pt>
                <c:pt idx="798">
                  <c:v>3.1364850896203648E-8</c:v>
                </c:pt>
                <c:pt idx="799">
                  <c:v>3.1364850896203648E-8</c:v>
                </c:pt>
                <c:pt idx="800">
                  <c:v>3.1364850896203648E-8</c:v>
                </c:pt>
                <c:pt idx="801">
                  <c:v>3.1364850896203648E-8</c:v>
                </c:pt>
                <c:pt idx="802">
                  <c:v>3.1364850896203648E-8</c:v>
                </c:pt>
                <c:pt idx="803">
                  <c:v>3.1364850896203648E-8</c:v>
                </c:pt>
                <c:pt idx="804">
                  <c:v>2.0909900597469179E-8</c:v>
                </c:pt>
                <c:pt idx="805">
                  <c:v>2.0909900597469179E-8</c:v>
                </c:pt>
                <c:pt idx="806">
                  <c:v>2.0909900597469179E-8</c:v>
                </c:pt>
                <c:pt idx="807">
                  <c:v>1.0454950298734568E-8</c:v>
                </c:pt>
                <c:pt idx="808">
                  <c:v>1.0454950298734568E-8</c:v>
                </c:pt>
                <c:pt idx="809">
                  <c:v>1.0454950298734568E-8</c:v>
                </c:pt>
                <c:pt idx="810">
                  <c:v>1.0454950298734568E-8</c:v>
                </c:pt>
                <c:pt idx="811">
                  <c:v>1.0454950298734568E-8</c:v>
                </c:pt>
                <c:pt idx="812">
                  <c:v>1.0454950298734568E-8</c:v>
                </c:pt>
                <c:pt idx="813">
                  <c:v>1.0454950298734568E-8</c:v>
                </c:pt>
                <c:pt idx="814">
                  <c:v>1.0454950298734568E-8</c:v>
                </c:pt>
              </c:numCache>
            </c:numRef>
          </c:yVal>
        </c:ser>
        <c:ser>
          <c:idx val="4"/>
          <c:order val="3"/>
          <c:tx>
            <c:strRef>
              <c:f>lake_michigan!$G$9</c:f>
              <c:strCache>
                <c:ptCount val="1"/>
                <c:pt idx="0">
                  <c:v>swell</c:v>
                </c:pt>
              </c:strCache>
            </c:strRef>
          </c:tx>
          <c:spPr>
            <a:ln w="12700"/>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lake_michigan!$G$10:$G$824</c:f>
              <c:numCache>
                <c:formatCode>General</c:formatCode>
                <c:ptCount val="815"/>
                <c:pt idx="0">
                  <c:v>0.98528231408657641</c:v>
                </c:pt>
                <c:pt idx="1">
                  <c:v>0.95623162309729171</c:v>
                </c:pt>
                <c:pt idx="2">
                  <c:v>0.91760095800467201</c:v>
                </c:pt>
                <c:pt idx="3">
                  <c:v>0.87481361434728755</c:v>
                </c:pt>
                <c:pt idx="4">
                  <c:v>0.83193370805454392</c:v>
                </c:pt>
                <c:pt idx="5">
                  <c:v>0.79108329131530597</c:v>
                </c:pt>
                <c:pt idx="6">
                  <c:v>0.75249048986762157</c:v>
                </c:pt>
                <c:pt idx="7">
                  <c:v>0.71627100927460563</c:v>
                </c:pt>
                <c:pt idx="8">
                  <c:v>0.6823841996643295</c:v>
                </c:pt>
                <c:pt idx="9">
                  <c:v>0.65069993425321337</c:v>
                </c:pt>
                <c:pt idx="10">
                  <c:v>0.62099000562228046</c:v>
                </c:pt>
                <c:pt idx="11">
                  <c:v>0.59310395751415879</c:v>
                </c:pt>
                <c:pt idx="12">
                  <c:v>0.56686321728316869</c:v>
                </c:pt>
                <c:pt idx="13">
                  <c:v>0.5421722727051157</c:v>
                </c:pt>
                <c:pt idx="14">
                  <c:v>0.51887843491077545</c:v>
                </c:pt>
                <c:pt idx="15">
                  <c:v>0.49690039508063494</c:v>
                </c:pt>
                <c:pt idx="16">
                  <c:v>0.47604372539458722</c:v>
                </c:pt>
                <c:pt idx="17">
                  <c:v>0.45628054543143221</c:v>
                </c:pt>
                <c:pt idx="18">
                  <c:v>0.43752110600977512</c:v>
                </c:pt>
                <c:pt idx="19">
                  <c:v>0.41971211486617366</c:v>
                </c:pt>
                <c:pt idx="20">
                  <c:v>0.40278710188185735</c:v>
                </c:pt>
                <c:pt idx="21">
                  <c:v>0.38668442518807744</c:v>
                </c:pt>
                <c:pt idx="22">
                  <c:v>0.3713492405838848</c:v>
                </c:pt>
                <c:pt idx="23">
                  <c:v>0.35671511425314018</c:v>
                </c:pt>
                <c:pt idx="24">
                  <c:v>0.34277170902144632</c:v>
                </c:pt>
                <c:pt idx="25">
                  <c:v>0.32945667511873716</c:v>
                </c:pt>
                <c:pt idx="26">
                  <c:v>0.3167540666140049</c:v>
                </c:pt>
                <c:pt idx="27">
                  <c:v>0.29298070735659937</c:v>
                </c:pt>
                <c:pt idx="28">
                  <c:v>0.29298070735659937</c:v>
                </c:pt>
                <c:pt idx="29">
                  <c:v>0.28185849762338938</c:v>
                </c:pt>
                <c:pt idx="30">
                  <c:v>0.27120308528080894</c:v>
                </c:pt>
                <c:pt idx="31">
                  <c:v>0.260987624532662</c:v>
                </c:pt>
                <c:pt idx="32">
                  <c:v>0.25121704346121071</c:v>
                </c:pt>
                <c:pt idx="33">
                  <c:v>0.24181391762854787</c:v>
                </c:pt>
                <c:pt idx="34">
                  <c:v>0.23277164903134731</c:v>
                </c:pt>
                <c:pt idx="35">
                  <c:v>0.22410867033089088</c:v>
                </c:pt>
                <c:pt idx="36">
                  <c:v>0.21579328025398509</c:v>
                </c:pt>
                <c:pt idx="37">
                  <c:v>0.20779693585639963</c:v>
                </c:pt>
                <c:pt idx="38">
                  <c:v>0.20010618701306201</c:v>
                </c:pt>
                <c:pt idx="39">
                  <c:v>0.19272917458914884</c:v>
                </c:pt>
                <c:pt idx="40">
                  <c:v>0.18562584770615786</c:v>
                </c:pt>
                <c:pt idx="41">
                  <c:v>0.17878448968968524</c:v>
                </c:pt>
                <c:pt idx="42">
                  <c:v>0.17221509283912581</c:v>
                </c:pt>
                <c:pt idx="43">
                  <c:v>0.16587703450952684</c:v>
                </c:pt>
                <c:pt idx="44">
                  <c:v>0.1598016983260557</c:v>
                </c:pt>
                <c:pt idx="45">
                  <c:v>0.15395080316350934</c:v>
                </c:pt>
                <c:pt idx="46">
                  <c:v>0.14831330394617173</c:v>
                </c:pt>
                <c:pt idx="47">
                  <c:v>0.14288890117733019</c:v>
                </c:pt>
                <c:pt idx="48">
                  <c:v>0.13765257326803573</c:v>
                </c:pt>
                <c:pt idx="49">
                  <c:v>0.13262367859668237</c:v>
                </c:pt>
                <c:pt idx="50">
                  <c:v>0.12779225209084791</c:v>
                </c:pt>
                <c:pt idx="51">
                  <c:v>0.1231321921582887</c:v>
                </c:pt>
                <c:pt idx="52">
                  <c:v>0.11863580264106922</c:v>
                </c:pt>
                <c:pt idx="53">
                  <c:v>0.11429925361153802</c:v>
                </c:pt>
                <c:pt idx="54">
                  <c:v>0.11012799954011825</c:v>
                </c:pt>
                <c:pt idx="55">
                  <c:v>0.10223670588322027</c:v>
                </c:pt>
                <c:pt idx="56">
                  <c:v>9.8516693524715065E-2</c:v>
                </c:pt>
                <c:pt idx="57">
                  <c:v>9.8516693524715065E-2</c:v>
                </c:pt>
                <c:pt idx="58">
                  <c:v>9.4928604930066371E-2</c:v>
                </c:pt>
                <c:pt idx="59">
                  <c:v>9.1460823257106791E-2</c:v>
                </c:pt>
                <c:pt idx="60">
                  <c:v>8.8108474877521492E-2</c:v>
                </c:pt>
                <c:pt idx="61">
                  <c:v>8.4870443485383557E-2</c:v>
                </c:pt>
                <c:pt idx="62">
                  <c:v>8.1762811146567027E-2</c:v>
                </c:pt>
                <c:pt idx="63">
                  <c:v>7.8754738775382818E-2</c:v>
                </c:pt>
                <c:pt idx="64">
                  <c:v>7.5861627763359737E-2</c:v>
                </c:pt>
                <c:pt idx="65">
                  <c:v>7.3064482758423532E-2</c:v>
                </c:pt>
                <c:pt idx="66">
                  <c:v>7.0375201948137331E-2</c:v>
                </c:pt>
                <c:pt idx="67">
                  <c:v>6.7770234000139332E-2</c:v>
                </c:pt>
                <c:pt idx="68">
                  <c:v>6.5263827697399662E-2</c:v>
                </c:pt>
                <c:pt idx="69">
                  <c:v>6.2851109411603406E-2</c:v>
                </c:pt>
                <c:pt idx="70">
                  <c:v>6.0522631382832093E-2</c:v>
                </c:pt>
                <c:pt idx="71">
                  <c:v>5.8284065897299495E-2</c:v>
                </c:pt>
                <c:pt idx="72">
                  <c:v>5.6122180645725633E-2</c:v>
                </c:pt>
                <c:pt idx="73">
                  <c:v>5.404144085181814E-2</c:v>
                </c:pt>
                <c:pt idx="74">
                  <c:v>5.2027688489186034E-2</c:v>
                </c:pt>
                <c:pt idx="75">
                  <c:v>5.0090852327619007E-2</c:v>
                </c:pt>
                <c:pt idx="76">
                  <c:v>4.8226866472358645E-2</c:v>
                </c:pt>
                <c:pt idx="77">
                  <c:v>4.6426346693092001E-2</c:v>
                </c:pt>
                <c:pt idx="78">
                  <c:v>4.4695164940508431E-2</c:v>
                </c:pt>
                <c:pt idx="79">
                  <c:v>4.3027521869181913E-2</c:v>
                </c:pt>
                <c:pt idx="80">
                  <c:v>4.1420540495544847E-2</c:v>
                </c:pt>
                <c:pt idx="81">
                  <c:v>3.9873730734068552E-2</c:v>
                </c:pt>
                <c:pt idx="82">
                  <c:v>3.839005124924201E-2</c:v>
                </c:pt>
                <c:pt idx="83">
                  <c:v>3.6945950708704128E-2</c:v>
                </c:pt>
                <c:pt idx="84">
                  <c:v>3.5554616043445321E-2</c:v>
                </c:pt>
                <c:pt idx="85">
                  <c:v>3.4213379010030742E-2</c:v>
                </c:pt>
                <c:pt idx="86">
                  <c:v>3.2929427529550852E-2</c:v>
                </c:pt>
                <c:pt idx="87">
                  <c:v>3.1687523572319895E-2</c:v>
                </c:pt>
                <c:pt idx="88">
                  <c:v>3.0488828822554419E-2</c:v>
                </c:pt>
                <c:pt idx="89">
                  <c:v>2.9331255878927646E-2</c:v>
                </c:pt>
                <c:pt idx="90">
                  <c:v>2.8214804741439541E-2</c:v>
                </c:pt>
                <c:pt idx="91">
                  <c:v>2.7141444827863827E-2</c:v>
                </c:pt>
                <c:pt idx="92">
                  <c:v>2.6106511250017683E-2</c:v>
                </c:pt>
                <c:pt idx="93">
                  <c:v>2.5109150896054679E-2</c:v>
                </c:pt>
                <c:pt idx="94">
                  <c:v>2.4148919058735566E-2</c:v>
                </c:pt>
                <c:pt idx="95">
                  <c:v>2.3227222465041452E-2</c:v>
                </c:pt>
                <c:pt idx="96">
                  <c:v>2.2334994532687519E-2</c:v>
                </c:pt>
                <c:pt idx="97">
                  <c:v>2.1479777133424298E-2</c:v>
                </c:pt>
                <c:pt idx="98">
                  <c:v>2.0655553106035469E-2</c:v>
                </c:pt>
                <c:pt idx="99">
                  <c:v>1.9861469338674727E-2</c:v>
                </c:pt>
                <c:pt idx="100">
                  <c:v>1.9091808166837941E-2</c:v>
                </c:pt>
                <c:pt idx="101">
                  <c:v>1.8355908442548217E-2</c:v>
                </c:pt>
                <c:pt idx="102">
                  <c:v>1.7652581254615191E-2</c:v>
                </c:pt>
                <c:pt idx="103">
                  <c:v>1.6973976158918203E-2</c:v>
                </c:pt>
                <c:pt idx="104">
                  <c:v>1.6320828283750758E-2</c:v>
                </c:pt>
                <c:pt idx="105">
                  <c:v>1.5692420652135247E-2</c:v>
                </c:pt>
                <c:pt idx="106">
                  <c:v>1.5087155948273822E-2</c:v>
                </c:pt>
                <c:pt idx="107">
                  <c:v>1.4505914510986897E-2</c:v>
                </c:pt>
                <c:pt idx="108">
                  <c:v>1.3948306086982987E-2</c:v>
                </c:pt>
                <c:pt idx="109">
                  <c:v>1.3408585784784287E-2</c:v>
                </c:pt>
                <c:pt idx="110">
                  <c:v>1.2892008410339609E-2</c:v>
                </c:pt>
                <c:pt idx="111">
                  <c:v>1.1910376171591432E-2</c:v>
                </c:pt>
                <c:pt idx="112">
                  <c:v>1.1447835264538105E-2</c:v>
                </c:pt>
                <c:pt idx="113">
                  <c:v>1.1004262482585059E-2</c:v>
                </c:pt>
                <c:pt idx="114">
                  <c:v>1.0580765056001485E-2</c:v>
                </c:pt>
                <c:pt idx="115">
                  <c:v>1.0580765056001485E-2</c:v>
                </c:pt>
                <c:pt idx="116">
                  <c:v>1.0173603813714897E-2</c:v>
                </c:pt>
                <c:pt idx="117">
                  <c:v>9.7793209300491048E-3</c:v>
                </c:pt>
                <c:pt idx="118">
                  <c:v>9.3989873326413755E-3</c:v>
                </c:pt>
                <c:pt idx="119">
                  <c:v>9.0353983241380168E-3</c:v>
                </c:pt>
                <c:pt idx="120">
                  <c:v>8.6849417926778659E-3</c:v>
                </c:pt>
                <c:pt idx="121">
                  <c:v>8.3473726954964491E-3</c:v>
                </c:pt>
                <c:pt idx="122">
                  <c:v>8.0243064997075966E-3</c:v>
                </c:pt>
                <c:pt idx="123">
                  <c:v>7.7178396822960753E-3</c:v>
                </c:pt>
                <c:pt idx="124">
                  <c:v>7.4201490261151994E-3</c:v>
                </c:pt>
                <c:pt idx="125">
                  <c:v>7.1348647943421124E-3</c:v>
                </c:pt>
                <c:pt idx="126">
                  <c:v>6.8613970692104863E-3</c:v>
                </c:pt>
                <c:pt idx="127">
                  <c:v>6.5969051697842814E-3</c:v>
                </c:pt>
                <c:pt idx="128">
                  <c:v>6.3396556453964087E-3</c:v>
                </c:pt>
                <c:pt idx="129">
                  <c:v>6.0932424565922089E-3</c:v>
                </c:pt>
                <c:pt idx="130">
                  <c:v>5.8555328237551059E-3</c:v>
                </c:pt>
                <c:pt idx="131">
                  <c:v>5.6261001909618403E-3</c:v>
                </c:pt>
                <c:pt idx="132">
                  <c:v>5.4094733115258135E-3</c:v>
                </c:pt>
                <c:pt idx="133">
                  <c:v>5.2002793959449248E-3</c:v>
                </c:pt>
                <c:pt idx="134">
                  <c:v>4.9992535725125109E-3</c:v>
                </c:pt>
                <c:pt idx="135">
                  <c:v>4.805506426750197E-3</c:v>
                </c:pt>
                <c:pt idx="136">
                  <c:v>4.6198456922149104E-3</c:v>
                </c:pt>
                <c:pt idx="137">
                  <c:v>4.4442044840484491E-3</c:v>
                </c:pt>
                <c:pt idx="138">
                  <c:v>4.2741901838064924E-3</c:v>
                </c:pt>
                <c:pt idx="139">
                  <c:v>4.1103019526759045E-3</c:v>
                </c:pt>
                <c:pt idx="140">
                  <c:v>3.9524762610511016E-3</c:v>
                </c:pt>
                <c:pt idx="141">
                  <c:v>3.8029457207859859E-3</c:v>
                </c:pt>
                <c:pt idx="142">
                  <c:v>3.6579983877819827E-3</c:v>
                </c:pt>
                <c:pt idx="143">
                  <c:v>3.5201028409995012E-3</c:v>
                </c:pt>
                <c:pt idx="144">
                  <c:v>3.3879794126686204E-3</c:v>
                </c:pt>
                <c:pt idx="145">
                  <c:v>3.2610744876548372E-3</c:v>
                </c:pt>
                <c:pt idx="146">
                  <c:v>3.1365383093641132E-3</c:v>
                </c:pt>
                <c:pt idx="147">
                  <c:v>3.0159137396467291E-3</c:v>
                </c:pt>
                <c:pt idx="148">
                  <c:v>2.9020142324649432E-3</c:v>
                </c:pt>
                <c:pt idx="149">
                  <c:v>2.7909463305612952E-3</c:v>
                </c:pt>
                <c:pt idx="150">
                  <c:v>2.6844797872346391E-3</c:v>
                </c:pt>
                <c:pt idx="151">
                  <c:v>2.5832952768306736E-3</c:v>
                </c:pt>
                <c:pt idx="152">
                  <c:v>2.4851420361795837E-3</c:v>
                </c:pt>
                <c:pt idx="153">
                  <c:v>2.3904375455467632E-3</c:v>
                </c:pt>
                <c:pt idx="154">
                  <c:v>2.2990638213789272E-3</c:v>
                </c:pt>
                <c:pt idx="155">
                  <c:v>2.2113203603882055E-3</c:v>
                </c:pt>
                <c:pt idx="156">
                  <c:v>2.1274249783652254E-3</c:v>
                </c:pt>
                <c:pt idx="157">
                  <c:v>2.046687925306323E-3</c:v>
                </c:pt>
                <c:pt idx="158">
                  <c:v>1.9696900433198421E-3</c:v>
                </c:pt>
                <c:pt idx="159">
                  <c:v>1.8957143554283041E-3</c:v>
                </c:pt>
                <c:pt idx="160">
                  <c:v>1.8231726214917316E-3</c:v>
                </c:pt>
                <c:pt idx="161">
                  <c:v>1.7541703941528315E-3</c:v>
                </c:pt>
                <c:pt idx="162">
                  <c:v>1.6881994365668235E-3</c:v>
                </c:pt>
                <c:pt idx="163">
                  <c:v>1.6235081467507436E-3</c:v>
                </c:pt>
                <c:pt idx="164">
                  <c:v>1.561784597081946E-3</c:v>
                </c:pt>
                <c:pt idx="165">
                  <c:v>1.501776346764336E-3</c:v>
                </c:pt>
                <c:pt idx="166">
                  <c:v>1.4442911293548193E-3</c:v>
                </c:pt>
                <c:pt idx="167">
                  <c:v>1.3892472639319082E-3</c:v>
                </c:pt>
                <c:pt idx="168">
                  <c:v>1.3368534906282831E-3</c:v>
                </c:pt>
                <c:pt idx="169">
                  <c:v>1.2856032502254458E-3</c:v>
                </c:pt>
                <c:pt idx="170">
                  <c:v>1.2353876348280915E-3</c:v>
                </c:pt>
                <c:pt idx="171">
                  <c:v>1.1873501773369973E-3</c:v>
                </c:pt>
                <c:pt idx="172">
                  <c:v>1.1429429830230153E-3</c:v>
                </c:pt>
                <c:pt idx="173">
                  <c:v>1.0994252031874179E-3</c:v>
                </c:pt>
                <c:pt idx="174">
                  <c:v>1.0572052424376419E-3</c:v>
                </c:pt>
                <c:pt idx="175">
                  <c:v>1.0174357093324148E-3</c:v>
                </c:pt>
                <c:pt idx="176">
                  <c:v>9.7875525518032326E-4</c:v>
                </c:pt>
                <c:pt idx="177">
                  <c:v>9.4175379774764088E-4</c:v>
                </c:pt>
                <c:pt idx="178">
                  <c:v>9.0575973834660652E-4</c:v>
                </c:pt>
                <c:pt idx="179">
                  <c:v>8.70727698687503E-4</c:v>
                </c:pt>
                <c:pt idx="180">
                  <c:v>8.3675751100770765E-4</c:v>
                </c:pt>
                <c:pt idx="181">
                  <c:v>8.0442094175760964E-4</c:v>
                </c:pt>
                <c:pt idx="182">
                  <c:v>7.7222958303459709E-4</c:v>
                </c:pt>
                <c:pt idx="183">
                  <c:v>7.415901618197981E-4</c:v>
                </c:pt>
                <c:pt idx="184">
                  <c:v>7.1184015508339083E-4</c:v>
                </c:pt>
                <c:pt idx="185">
                  <c:v>6.8375099375051103E-4</c:v>
                </c:pt>
                <c:pt idx="186">
                  <c:v>6.572682238735019E-4</c:v>
                </c:pt>
                <c:pt idx="187">
                  <c:v>6.3123016123568939E-4</c:v>
                </c:pt>
                <c:pt idx="188">
                  <c:v>6.0668050650049092E-4</c:v>
                </c:pt>
                <c:pt idx="189">
                  <c:v>5.8295673663808412E-4</c:v>
                </c:pt>
                <c:pt idx="190">
                  <c:v>5.6001347335875556E-4</c:v>
                </c:pt>
                <c:pt idx="191">
                  <c:v>5.3789609495222073E-4</c:v>
                </c:pt>
                <c:pt idx="192">
                  <c:v>5.1660460141847778E-4</c:v>
                </c:pt>
                <c:pt idx="193">
                  <c:v>4.9558537762301738E-4</c:v>
                </c:pt>
                <c:pt idx="194">
                  <c:v>4.7631775581051078E-4</c:v>
                </c:pt>
                <c:pt idx="195">
                  <c:v>4.5817551558291036E-4</c:v>
                </c:pt>
                <c:pt idx="196">
                  <c:v>4.4065949575335903E-4</c:v>
                </c:pt>
                <c:pt idx="197">
                  <c:v>4.2406011737602993E-4</c:v>
                </c:pt>
                <c:pt idx="198">
                  <c:v>4.0716124228658892E-4</c:v>
                </c:pt>
                <c:pt idx="199">
                  <c:v>3.7576854146253812E-4</c:v>
                </c:pt>
                <c:pt idx="200">
                  <c:v>3.7576854146253812E-4</c:v>
                </c:pt>
                <c:pt idx="201">
                  <c:v>3.4672643604566821E-4</c:v>
                </c:pt>
                <c:pt idx="202">
                  <c:v>3.4672643604566821E-4</c:v>
                </c:pt>
                <c:pt idx="203">
                  <c:v>3.1956299182295071E-4</c:v>
                </c:pt>
                <c:pt idx="204">
                  <c:v>3.1956299182295071E-4</c:v>
                </c:pt>
                <c:pt idx="205">
                  <c:v>2.9472291603358327E-4</c:v>
                </c:pt>
                <c:pt idx="206">
                  <c:v>2.9472291603358327E-4</c:v>
                </c:pt>
                <c:pt idx="207">
                  <c:v>2.8335111663129012E-4</c:v>
                </c:pt>
                <c:pt idx="208">
                  <c:v>2.7214267907196648E-4</c:v>
                </c:pt>
                <c:pt idx="209">
                  <c:v>2.6127911651446794E-4</c:v>
                </c:pt>
                <c:pt idx="210">
                  <c:v>2.5078765593262292E-4</c:v>
                </c:pt>
                <c:pt idx="211">
                  <c:v>2.4071367561614716E-4</c:v>
                </c:pt>
                <c:pt idx="212">
                  <c:v>2.3092104069589471E-4</c:v>
                </c:pt>
                <c:pt idx="213">
                  <c:v>2.2196336630637847E-4</c:v>
                </c:pt>
                <c:pt idx="214">
                  <c:v>2.1302384323274812E-4</c:v>
                </c:pt>
                <c:pt idx="215">
                  <c:v>2.0418415239648784E-4</c:v>
                </c:pt>
                <c:pt idx="216">
                  <c:v>1.9558950432468312E-4</c:v>
                </c:pt>
                <c:pt idx="217">
                  <c:v>1.8782074112567036E-4</c:v>
                </c:pt>
                <c:pt idx="218">
                  <c:v>1.8084156016767854E-4</c:v>
                </c:pt>
                <c:pt idx="219">
                  <c:v>1.7411649763208396E-4</c:v>
                </c:pt>
                <c:pt idx="220">
                  <c:v>1.6790874759922811E-4</c:v>
                </c:pt>
                <c:pt idx="221">
                  <c:v>1.6161024098694415E-4</c:v>
                </c:pt>
                <c:pt idx="222">
                  <c:v>1.5531173437466033E-4</c:v>
                </c:pt>
                <c:pt idx="223">
                  <c:v>1.4963037250248463E-4</c:v>
                </c:pt>
                <c:pt idx="224">
                  <c:v>1.3932042507949525E-4</c:v>
                </c:pt>
                <c:pt idx="225">
                  <c:v>1.3932042507949525E-4</c:v>
                </c:pt>
                <c:pt idx="226">
                  <c:v>1.29654849370443E-4</c:v>
                </c:pt>
                <c:pt idx="227">
                  <c:v>1.29654849370443E-4</c:v>
                </c:pt>
                <c:pt idx="228">
                  <c:v>1.2023431642584581E-4</c:v>
                </c:pt>
                <c:pt idx="229">
                  <c:v>1.2023431642584581E-4</c:v>
                </c:pt>
                <c:pt idx="230">
                  <c:v>1.1210252690912197E-4</c:v>
                </c:pt>
                <c:pt idx="231">
                  <c:v>1.1210252690912197E-4</c:v>
                </c:pt>
                <c:pt idx="232">
                  <c:v>1.0830890188904285E-4</c:v>
                </c:pt>
                <c:pt idx="233">
                  <c:v>1.0440636897365118E-4</c:v>
                </c:pt>
                <c:pt idx="234">
                  <c:v>1.00821484086256E-4</c:v>
                </c:pt>
                <c:pt idx="235">
                  <c:v>9.731828012034568E-5</c:v>
                </c:pt>
                <c:pt idx="236">
                  <c:v>9.4087345892719207E-5</c:v>
                </c:pt>
                <c:pt idx="237">
                  <c:v>9.0983470876291022E-5</c:v>
                </c:pt>
                <c:pt idx="238">
                  <c:v>8.760732612157998E-5</c:v>
                </c:pt>
                <c:pt idx="239">
                  <c:v>8.4712191237835244E-5</c:v>
                </c:pt>
                <c:pt idx="240">
                  <c:v>8.1907812933518665E-5</c:v>
                </c:pt>
                <c:pt idx="241">
                  <c:v>7.901267804977458E-5</c:v>
                </c:pt>
                <c:pt idx="242">
                  <c:v>7.6371661588427831E-5</c:v>
                </c:pt>
                <c:pt idx="243">
                  <c:v>7.392123394387935E-5</c:v>
                </c:pt>
                <c:pt idx="244">
                  <c:v>7.1561562878758402E-5</c:v>
                </c:pt>
                <c:pt idx="245">
                  <c:v>6.9020378654782334E-5</c:v>
                </c:pt>
                <c:pt idx="246">
                  <c:v>6.6524572720519869E-5</c:v>
                </c:pt>
                <c:pt idx="247">
                  <c:v>6.4419020077796963E-5</c:v>
                </c:pt>
                <c:pt idx="248">
                  <c:v>6.2313467435073854E-5</c:v>
                </c:pt>
                <c:pt idx="249">
                  <c:v>5.8256648334654429E-5</c:v>
                </c:pt>
                <c:pt idx="250">
                  <c:v>5.8256648334654429E-5</c:v>
                </c:pt>
                <c:pt idx="251">
                  <c:v>5.4481174630461407E-5</c:v>
                </c:pt>
                <c:pt idx="252">
                  <c:v>5.4481174630461407E-5</c:v>
                </c:pt>
                <c:pt idx="253">
                  <c:v>5.0714776584210915E-5</c:v>
                </c:pt>
                <c:pt idx="254">
                  <c:v>5.0714776584210915E-5</c:v>
                </c:pt>
                <c:pt idx="255">
                  <c:v>4.8754434468572103E-5</c:v>
                </c:pt>
                <c:pt idx="256">
                  <c:v>4.7229723934186426E-5</c:v>
                </c:pt>
                <c:pt idx="257">
                  <c:v>4.5550727214773537E-5</c:v>
                </c:pt>
                <c:pt idx="258">
                  <c:v>4.3971562732731083E-5</c:v>
                </c:pt>
                <c:pt idx="259">
                  <c:v>4.2492230488059396E-5</c:v>
                </c:pt>
                <c:pt idx="260">
                  <c:v>4.1149033112528929E-5</c:v>
                </c:pt>
                <c:pt idx="261">
                  <c:v>3.9651549551971655E-5</c:v>
                </c:pt>
                <c:pt idx="262">
                  <c:v>3.842633572969738E-5</c:v>
                </c:pt>
                <c:pt idx="263">
                  <c:v>3.707406269622439E-5</c:v>
                </c:pt>
                <c:pt idx="264">
                  <c:v>3.6075740322519464E-5</c:v>
                </c:pt>
                <c:pt idx="265">
                  <c:v>3.4886829132016209E-5</c:v>
                </c:pt>
                <c:pt idx="266">
                  <c:v>3.3697917941513111E-5</c:v>
                </c:pt>
                <c:pt idx="267">
                  <c:v>3.2636065962208762E-5</c:v>
                </c:pt>
                <c:pt idx="268">
                  <c:v>3.1683121878217684E-5</c:v>
                </c:pt>
                <c:pt idx="269">
                  <c:v>3.0648496872741602E-5</c:v>
                </c:pt>
                <c:pt idx="270">
                  <c:v>2.9613871867265642E-5</c:v>
                </c:pt>
                <c:pt idx="271">
                  <c:v>2.8706306072988358E-5</c:v>
                </c:pt>
                <c:pt idx="272">
                  <c:v>2.7807815936653999E-5</c:v>
                </c:pt>
                <c:pt idx="273">
                  <c:v>2.7127141590946016E-5</c:v>
                </c:pt>
                <c:pt idx="274">
                  <c:v>2.6255878428439978E-5</c:v>
                </c:pt>
                <c:pt idx="275">
                  <c:v>2.5466296187418656E-5</c:v>
                </c:pt>
                <c:pt idx="276">
                  <c:v>2.4703940920225883E-5</c:v>
                </c:pt>
                <c:pt idx="277">
                  <c:v>2.3905283021261889E-5</c:v>
                </c:pt>
                <c:pt idx="278">
                  <c:v>2.3188306043782838E-5</c:v>
                </c:pt>
                <c:pt idx="279">
                  <c:v>2.236242117099058E-5</c:v>
                </c:pt>
                <c:pt idx="280">
                  <c:v>2.1754352088824949E-5</c:v>
                </c:pt>
                <c:pt idx="281">
                  <c:v>2.1082753401059793E-5</c:v>
                </c:pt>
                <c:pt idx="282">
                  <c:v>2.0456533003008431E-5</c:v>
                </c:pt>
                <c:pt idx="283">
                  <c:v>1.9902917868499383E-5</c:v>
                </c:pt>
                <c:pt idx="284">
                  <c:v>1.9249470496619815E-5</c:v>
                </c:pt>
                <c:pt idx="285">
                  <c:v>1.86958553621107E-5</c:v>
                </c:pt>
                <c:pt idx="286">
                  <c:v>1.8033332332288301E-5</c:v>
                </c:pt>
                <c:pt idx="287">
                  <c:v>1.7425263250122557E-5</c:v>
                </c:pt>
                <c:pt idx="288">
                  <c:v>1.6844421141785199E-5</c:v>
                </c:pt>
                <c:pt idx="289">
                  <c:v>1.6281730349333307E-5</c:v>
                </c:pt>
                <c:pt idx="290">
                  <c:v>1.5782569162480827E-5</c:v>
                </c:pt>
                <c:pt idx="291">
                  <c:v>1.5301559291513931E-5</c:v>
                </c:pt>
                <c:pt idx="292">
                  <c:v>1.4793322446718644E-5</c:v>
                </c:pt>
                <c:pt idx="293">
                  <c:v>1.438491783929386E-5</c:v>
                </c:pt>
                <c:pt idx="294">
                  <c:v>1.3940210600098062E-5</c:v>
                </c:pt>
                <c:pt idx="295">
                  <c:v>1.3441049413245592E-5</c:v>
                </c:pt>
                <c:pt idx="296">
                  <c:v>1.3068947437591899E-5</c:v>
                </c:pt>
                <c:pt idx="297">
                  <c:v>1.2624240198396061E-5</c:v>
                </c:pt>
                <c:pt idx="298">
                  <c:v>1.2233986906856858E-5</c:v>
                </c:pt>
                <c:pt idx="299">
                  <c:v>1.1998019800344782E-5</c:v>
                </c:pt>
                <c:pt idx="300">
                  <c:v>1.1689447430290549E-5</c:v>
                </c:pt>
                <c:pt idx="301">
                  <c:v>1.1399026376121821E-5</c:v>
                </c:pt>
                <c:pt idx="302">
                  <c:v>1.1190286243438104E-5</c:v>
                </c:pt>
                <c:pt idx="303">
                  <c:v>1.0727427688356722E-5</c:v>
                </c:pt>
                <c:pt idx="304">
                  <c:v>1.0473309265959102E-5</c:v>
                </c:pt>
                <c:pt idx="305">
                  <c:v>1.0155661237962077E-5</c:v>
                </c:pt>
                <c:pt idx="306">
                  <c:v>9.8561645258505885E-6</c:v>
                </c:pt>
                <c:pt idx="307">
                  <c:v>9.6383487352240241E-6</c:v>
                </c:pt>
                <c:pt idx="308">
                  <c:v>9.266246759570399E-6</c:v>
                </c:pt>
                <c:pt idx="309">
                  <c:v>9.0030526792300171E-6</c:v>
                </c:pt>
                <c:pt idx="310">
                  <c:v>8.8033882044890271E-6</c:v>
                </c:pt>
                <c:pt idx="311">
                  <c:v>8.4494375447209087E-6</c:v>
                </c:pt>
                <c:pt idx="312">
                  <c:v>8.1499408326094254E-6</c:v>
                </c:pt>
                <c:pt idx="313">
                  <c:v>7.8413684625551701E-6</c:v>
                </c:pt>
                <c:pt idx="314">
                  <c:v>7.5237204345581421E-6</c:v>
                </c:pt>
                <c:pt idx="315">
                  <c:v>7.3240559598171334E-6</c:v>
                </c:pt>
                <c:pt idx="316">
                  <c:v>7.0336349056484382E-6</c:v>
                </c:pt>
                <c:pt idx="317">
                  <c:v>6.8158191150219068E-6</c:v>
                </c:pt>
                <c:pt idx="318">
                  <c:v>6.6524572720519903E-6</c:v>
                </c:pt>
                <c:pt idx="319">
                  <c:v>6.3711118758260577E-6</c:v>
                </c:pt>
                <c:pt idx="320">
                  <c:v>6.1895987169706295E-6</c:v>
                </c:pt>
                <c:pt idx="321">
                  <c:v>5.9536316104585508E-6</c:v>
                </c:pt>
                <c:pt idx="322">
                  <c:v>5.717664503946467E-6</c:v>
                </c:pt>
                <c:pt idx="323">
                  <c:v>5.545227003033809E-6</c:v>
                </c:pt>
                <c:pt idx="324">
                  <c:v>5.35463818623558E-6</c:v>
                </c:pt>
                <c:pt idx="325">
                  <c:v>5.1277467376662673E-6</c:v>
                </c:pt>
                <c:pt idx="326">
                  <c:v>4.9734605526391608E-6</c:v>
                </c:pt>
                <c:pt idx="327">
                  <c:v>4.7284177881843034E-6</c:v>
                </c:pt>
                <c:pt idx="328">
                  <c:v>4.592282919042718E-6</c:v>
                </c:pt>
                <c:pt idx="329">
                  <c:v>4.3653914704734113E-6</c:v>
                </c:pt>
                <c:pt idx="330">
                  <c:v>4.2020296275035202E-6</c:v>
                </c:pt>
                <c:pt idx="331">
                  <c:v>3.947911205105901E-6</c:v>
                </c:pt>
                <c:pt idx="332">
                  <c:v>3.7482467303649093E-6</c:v>
                </c:pt>
                <c:pt idx="333">
                  <c:v>3.5848848873950139E-6</c:v>
                </c:pt>
                <c:pt idx="334">
                  <c:v>3.3852204126540218E-6</c:v>
                </c:pt>
                <c:pt idx="335">
                  <c:v>3.2581612014552164E-6</c:v>
                </c:pt>
                <c:pt idx="336">
                  <c:v>3.0947993584853202E-6</c:v>
                </c:pt>
                <c:pt idx="337">
                  <c:v>2.9586644893437209E-6</c:v>
                </c:pt>
                <c:pt idx="338">
                  <c:v>2.8679079099160093E-6</c:v>
                </c:pt>
                <c:pt idx="339">
                  <c:v>2.740848698717198E-6</c:v>
                </c:pt>
                <c:pt idx="340">
                  <c:v>2.6047138295756164E-6</c:v>
                </c:pt>
                <c:pt idx="341">
                  <c:v>2.5230329080906679E-6</c:v>
                </c:pt>
                <c:pt idx="342">
                  <c:v>2.4322763286629423E-6</c:v>
                </c:pt>
                <c:pt idx="343">
                  <c:v>2.3324440912924452E-6</c:v>
                </c:pt>
                <c:pt idx="344">
                  <c:v>2.2053848800936428E-6</c:v>
                </c:pt>
                <c:pt idx="345">
                  <c:v>2.0510986950665058E-6</c:v>
                </c:pt>
                <c:pt idx="346">
                  <c:v>1.9421907997532478E-6</c:v>
                </c:pt>
                <c:pt idx="347">
                  <c:v>1.8423585623827551E-6</c:v>
                </c:pt>
                <c:pt idx="348">
                  <c:v>1.7062236932411661E-6</c:v>
                </c:pt>
                <c:pt idx="349">
                  <c:v>1.6699210614700801E-6</c:v>
                </c:pt>
                <c:pt idx="350">
                  <c:v>1.5882401399851337E-6</c:v>
                </c:pt>
                <c:pt idx="351">
                  <c:v>1.5247105343857296E-6</c:v>
                </c:pt>
                <c:pt idx="352">
                  <c:v>1.4793322446718649E-6</c:v>
                </c:pt>
                <c:pt idx="353">
                  <c:v>1.3976513231869166E-6</c:v>
                </c:pt>
                <c:pt idx="354">
                  <c:v>1.3522730334730563E-6</c:v>
                </c:pt>
                <c:pt idx="355">
                  <c:v>1.3250460596447381E-6</c:v>
                </c:pt>
                <c:pt idx="356">
                  <c:v>1.2433651381597872E-6</c:v>
                </c:pt>
                <c:pt idx="357">
                  <c:v>1.2070625063886992E-6</c:v>
                </c:pt>
                <c:pt idx="358">
                  <c:v>1.1616842166748372E-6</c:v>
                </c:pt>
                <c:pt idx="359">
                  <c:v>1.1253815849037526E-6</c:v>
                </c:pt>
                <c:pt idx="360">
                  <c:v>1.0527763213615745E-6</c:v>
                </c:pt>
                <c:pt idx="361">
                  <c:v>9.801710578193969E-7</c:v>
                </c:pt>
                <c:pt idx="362">
                  <c:v>9.0756579427721759E-7</c:v>
                </c:pt>
                <c:pt idx="363">
                  <c:v>8.4403618867781003E-7</c:v>
                </c:pt>
                <c:pt idx="364">
                  <c:v>7.9865789896395254E-7</c:v>
                </c:pt>
                <c:pt idx="365">
                  <c:v>7.6235526719286246E-7</c:v>
                </c:pt>
                <c:pt idx="366">
                  <c:v>7.4420395130731969E-7</c:v>
                </c:pt>
                <c:pt idx="367">
                  <c:v>7.2605263542177428E-7</c:v>
                </c:pt>
                <c:pt idx="368">
                  <c:v>6.9882566159345934E-7</c:v>
                </c:pt>
                <c:pt idx="369">
                  <c:v>6.4437171393682512E-7</c:v>
                </c:pt>
                <c:pt idx="370">
                  <c:v>6.0806908216573631E-7</c:v>
                </c:pt>
                <c:pt idx="371">
                  <c:v>5.5361513450910368E-7</c:v>
                </c:pt>
                <c:pt idx="372">
                  <c:v>5.4453947656633161E-7</c:v>
                </c:pt>
                <c:pt idx="373">
                  <c:v>5.0823684479524238E-7</c:v>
                </c:pt>
                <c:pt idx="374">
                  <c:v>4.8100987096692532E-7</c:v>
                </c:pt>
                <c:pt idx="375">
                  <c:v>4.265559233102919E-7</c:v>
                </c:pt>
                <c:pt idx="376">
                  <c:v>4.0840460742474765E-7</c:v>
                </c:pt>
                <c:pt idx="377">
                  <c:v>3.9932894948197553E-7</c:v>
                </c:pt>
                <c:pt idx="378">
                  <c:v>3.7210197565365995E-7</c:v>
                </c:pt>
                <c:pt idx="379">
                  <c:v>3.6302631771088672E-7</c:v>
                </c:pt>
                <c:pt idx="380">
                  <c:v>2.9949671211148165E-7</c:v>
                </c:pt>
                <c:pt idx="381">
                  <c:v>2.7226973828316586E-7</c:v>
                </c:pt>
                <c:pt idx="382">
                  <c:v>2.2689144856930469E-7</c:v>
                </c:pt>
                <c:pt idx="383">
                  <c:v>1.9966447474098798E-7</c:v>
                </c:pt>
                <c:pt idx="384">
                  <c:v>1.9058881679821588E-7</c:v>
                </c:pt>
                <c:pt idx="385">
                  <c:v>1.9058881679821588E-7</c:v>
                </c:pt>
                <c:pt idx="386">
                  <c:v>1.7243750091267171E-7</c:v>
                </c:pt>
                <c:pt idx="387">
                  <c:v>1.5428618502712702E-7</c:v>
                </c:pt>
                <c:pt idx="388">
                  <c:v>1.5428618502712702E-7</c:v>
                </c:pt>
                <c:pt idx="389">
                  <c:v>1.2705921119881067E-7</c:v>
                </c:pt>
                <c:pt idx="390">
                  <c:v>1.2705921119881067E-7</c:v>
                </c:pt>
                <c:pt idx="391">
                  <c:v>1.2705921119881067E-7</c:v>
                </c:pt>
                <c:pt idx="392">
                  <c:v>1.1798355325603841E-7</c:v>
                </c:pt>
                <c:pt idx="393">
                  <c:v>1.0890789531326614E-7</c:v>
                </c:pt>
                <c:pt idx="394">
                  <c:v>1.0890789531326614E-7</c:v>
                </c:pt>
                <c:pt idx="395">
                  <c:v>9.983223737049408E-8</c:v>
                </c:pt>
                <c:pt idx="396">
                  <c:v>8.1680921484949649E-8</c:v>
                </c:pt>
                <c:pt idx="397">
                  <c:v>6.3529605599405191E-8</c:v>
                </c:pt>
                <c:pt idx="398">
                  <c:v>4.5378289713860886E-8</c:v>
                </c:pt>
                <c:pt idx="399">
                  <c:v>4.5378289713860886E-8</c:v>
                </c:pt>
                <c:pt idx="400">
                  <c:v>9.0756579427721875E-9</c:v>
                </c:pt>
                <c:pt idx="401">
                  <c:v>9.0756579427721875E-9</c:v>
                </c:pt>
                <c:pt idx="402">
                  <c:v>9.0756579427721875E-9</c:v>
                </c:pt>
              </c:numCache>
            </c:numRef>
          </c:yVal>
        </c:ser>
        <c:axId val="214509824"/>
        <c:axId val="214557056"/>
      </c:scatterChart>
      <c:valAx>
        <c:axId val="214509824"/>
        <c:scaling>
          <c:logBase val="10"/>
          <c:orientation val="minMax"/>
          <c:max val="10"/>
        </c:scaling>
        <c:axPos val="b"/>
        <c:majorGridlines>
          <c:spPr>
            <a:ln>
              <a:solidFill>
                <a:schemeClr val="bg1">
                  <a:lumMod val="85000"/>
                </a:schemeClr>
              </a:solidFill>
              <a:prstDash val="sysDot"/>
            </a:ln>
          </c:spPr>
        </c:majorGridlines>
        <c:title>
          <c:tx>
            <c:rich>
              <a:bodyPr/>
              <a:lstStyle/>
              <a:p>
                <a:pPr>
                  <a:defRPr/>
                </a:pPr>
                <a:r>
                  <a:rPr lang="en-US"/>
                  <a:t>Wave Height (m)</a:t>
                </a:r>
              </a:p>
            </c:rich>
          </c:tx>
          <c:layout/>
        </c:title>
        <c:numFmt formatCode="General" sourceLinked="1"/>
        <c:tickLblPos val="nextTo"/>
        <c:crossAx val="214557056"/>
        <c:crossesAt val="1.0000000000000085E-9"/>
        <c:crossBetween val="midCat"/>
      </c:valAx>
      <c:valAx>
        <c:axId val="214557056"/>
        <c:scaling>
          <c:orientation val="minMax"/>
          <c:max val="1"/>
          <c:min val="0"/>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182432757000511E-2"/>
              <c:y val="0.24090188085048858"/>
            </c:manualLayout>
          </c:layout>
        </c:title>
        <c:numFmt formatCode="#,##0.0" sourceLinked="0"/>
        <c:tickLblPos val="nextTo"/>
        <c:crossAx val="214509824"/>
        <c:crossesAt val="1.0000000000000005E-2"/>
        <c:crossBetween val="midCat"/>
      </c:valAx>
    </c:plotArea>
    <c:legend>
      <c:legendPos val="r"/>
      <c:layout>
        <c:manualLayout>
          <c:xMode val="edge"/>
          <c:yMode val="edge"/>
          <c:x val="0.70641776974507797"/>
          <c:y val="0.18985519286687239"/>
          <c:w val="0.21267315503943471"/>
          <c:h val="0.3909656465113272"/>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Michigan</a:t>
            </a:r>
          </a:p>
        </c:rich>
      </c:tx>
      <c:layout>
        <c:manualLayout>
          <c:xMode val="edge"/>
          <c:yMode val="edge"/>
          <c:x val="0.29868449253923796"/>
          <c:y val="0.23312155144013413"/>
        </c:manualLayout>
      </c:layout>
      <c:overlay val="1"/>
    </c:title>
    <c:plotArea>
      <c:layout>
        <c:manualLayout>
          <c:layoutTarget val="inner"/>
          <c:xMode val="edge"/>
          <c:yMode val="edge"/>
          <c:x val="0.27143018267268082"/>
          <c:y val="2.6769185497382438E-2"/>
          <c:w val="0.69057901329106841"/>
          <c:h val="0.70495918651240064"/>
        </c:manualLayout>
      </c:layout>
      <c:scatterChart>
        <c:scatterStyle val="lineMarker"/>
        <c:ser>
          <c:idx val="1"/>
          <c:order val="0"/>
          <c:tx>
            <c:strRef>
              <c:f>lake_michigan!$C$9</c:f>
              <c:strCache>
                <c:ptCount val="1"/>
                <c:pt idx="0">
                  <c:v>Model</c:v>
                </c:pt>
              </c:strCache>
            </c:strRef>
          </c:tx>
          <c:spPr>
            <a:ln>
              <a:prstDash val="sysDot"/>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lake_michigan!$C$10:$C$824</c:f>
              <c:numCache>
                <c:formatCode>General</c:formatCode>
                <c:ptCount val="815"/>
                <c:pt idx="0" formatCode="0.00E+00">
                  <c:v>0.99763687665858691</c:v>
                </c:pt>
                <c:pt idx="1">
                  <c:v>0.99220496315221196</c:v>
                </c:pt>
                <c:pt idx="2">
                  <c:v>0.98463977943464953</c:v>
                </c:pt>
                <c:pt idx="3">
                  <c:v>0.97543132408994659</c:v>
                </c:pt>
                <c:pt idx="4">
                  <c:v>0.96491337803956378</c:v>
                </c:pt>
                <c:pt idx="5">
                  <c:v>0.95333550904278386</c:v>
                </c:pt>
                <c:pt idx="6">
                  <c:v>0.94089393601073645</c:v>
                </c:pt>
                <c:pt idx="7">
                  <c:v>0.92774784887798545</c:v>
                </c:pt>
                <c:pt idx="8">
                  <c:v>0.91402916781581389</c:v>
                </c:pt>
                <c:pt idx="9">
                  <c:v>0.89984888062798085</c:v>
                </c:pt>
                <c:pt idx="10">
                  <c:v>0.88530141015296959</c:v>
                </c:pt>
                <c:pt idx="11">
                  <c:v>0.87046776247303592</c:v>
                </c:pt>
                <c:pt idx="12">
                  <c:v>0.85541787752183762</c:v>
                </c:pt>
                <c:pt idx="13">
                  <c:v>0.84021243438350079</c:v>
                </c:pt>
                <c:pt idx="14">
                  <c:v>0.82490427014401679</c:v>
                </c:pt>
                <c:pt idx="15">
                  <c:v>0.80953951658580403</c:v>
                </c:pt>
                <c:pt idx="16">
                  <c:v>0.79415852562185529</c:v>
                </c:pt>
                <c:pt idx="17">
                  <c:v>0.77879663311430491</c:v>
                </c:pt>
                <c:pt idx="18">
                  <c:v>0.76348479673921021</c:v>
                </c:pt>
                <c:pt idx="19">
                  <c:v>0.74825013409013374</c:v>
                </c:pt>
                <c:pt idx="20">
                  <c:v>0.73311638063695295</c:v>
                </c:pt>
                <c:pt idx="21">
                  <c:v>0.71810428248747571</c:v>
                </c:pt>
                <c:pt idx="22">
                  <c:v>0.7032319355182306</c:v>
                </c:pt>
                <c:pt idx="23">
                  <c:v>0.68851507994913352</c:v>
                </c:pt>
                <c:pt idx="24">
                  <c:v>0.67396735757070236</c:v>
                </c:pt>
                <c:pt idx="25">
                  <c:v>0.65960053741526858</c:v>
                </c:pt>
                <c:pt idx="26">
                  <c:v>0.64542471457278439</c:v>
                </c:pt>
                <c:pt idx="27">
                  <c:v>0.63144848600221171</c:v>
                </c:pt>
                <c:pt idx="28">
                  <c:v>0.61767910652058733</c:v>
                </c:pt>
                <c:pt idx="29">
                  <c:v>0.60412262761965962</c:v>
                </c:pt>
                <c:pt idx="30">
                  <c:v>0.59078402133297059</c:v>
                </c:pt>
                <c:pt idx="31">
                  <c:v>0.57766729103012615</c:v>
                </c:pt>
                <c:pt idx="32">
                  <c:v>0.56477557073286599</c:v>
                </c:pt>
                <c:pt idx="33">
                  <c:v>0.5521112143152066</c:v>
                </c:pt>
                <c:pt idx="34">
                  <c:v>0.5396758757577117</c:v>
                </c:pt>
                <c:pt idx="35">
                  <c:v>0.52747058146572057</c:v>
                </c:pt>
                <c:pt idx="36">
                  <c:v>0.51549579552697977</c:v>
                </c:pt>
                <c:pt idx="37">
                  <c:v>0.50375147867084524</c:v>
                </c:pt>
                <c:pt idx="38">
                  <c:v>0.49223714159518933</c:v>
                </c:pt>
                <c:pt idx="39">
                  <c:v>0.48095189324533066</c:v>
                </c:pt>
                <c:pt idx="40">
                  <c:v>0.46989448455922284</c:v>
                </c:pt>
                <c:pt idx="41">
                  <c:v>0.45906334813303229</c:v>
                </c:pt>
                <c:pt idx="42">
                  <c:v>0.44845663420916032</c:v>
                </c:pt>
                <c:pt idx="43">
                  <c:v>0.43807224334377476</c:v>
                </c:pt>
                <c:pt idx="44">
                  <c:v>0.4279078560717397</c:v>
                </c:pt>
                <c:pt idx="45">
                  <c:v>0.41796095985261988</c:v>
                </c:pt>
                <c:pt idx="46">
                  <c:v>0.40822887355147724</c:v>
                </c:pt>
                <c:pt idx="47">
                  <c:v>0.39870876968193092</c:v>
                </c:pt>
                <c:pt idx="48">
                  <c:v>0.38939769461570234</c:v>
                </c:pt>
                <c:pt idx="49">
                  <c:v>0.38029258694246948</c:v>
                </c:pt>
                <c:pt idx="50">
                  <c:v>0.37139029414567915</c:v>
                </c:pt>
                <c:pt idx="51">
                  <c:v>0.36268758774390297</c:v>
                </c:pt>
                <c:pt idx="52">
                  <c:v>0.35418117703298713</c:v>
                </c:pt>
                <c:pt idx="53">
                  <c:v>0.34586772155148432</c:v>
                </c:pt>
                <c:pt idx="54">
                  <c:v>0.33774384238044658</c:v>
                </c:pt>
                <c:pt idx="55">
                  <c:v>0.32980613237844397</c:v>
                </c:pt>
                <c:pt idx="56">
                  <c:v>0.32205116544350998</c:v>
                </c:pt>
                <c:pt idx="57">
                  <c:v>0.31447550488551096</c:v>
                </c:pt>
                <c:pt idx="58">
                  <c:v>0.30707571098497854</c:v>
                </c:pt>
                <c:pt idx="59">
                  <c:v>0.29984834780785979</c:v>
                </c:pt>
                <c:pt idx="60">
                  <c:v>0.29278998933954442</c:v>
                </c:pt>
                <c:pt idx="61">
                  <c:v>0.28589722499614456</c:v>
                </c:pt>
                <c:pt idx="62">
                  <c:v>0.27916666845056831</c:v>
                </c:pt>
                <c:pt idx="63">
                  <c:v>0.27259495319382332</c:v>
                </c:pt>
                <c:pt idx="64">
                  <c:v>0.26617873297163192</c:v>
                </c:pt>
                <c:pt idx="65">
                  <c:v>0.25991470437104691</c:v>
                </c:pt>
                <c:pt idx="66">
                  <c:v>0.25379959885254322</c:v>
                </c:pt>
                <c:pt idx="67">
                  <c:v>0.24783018557310918</c:v>
                </c:pt>
                <c:pt idx="68">
                  <c:v>0.24200327385101691</c:v>
                </c:pt>
                <c:pt idx="69">
                  <c:v>0.23631571530620829</c:v>
                </c:pt>
                <c:pt idx="70">
                  <c:v>0.23076440570661949</c:v>
                </c:pt>
                <c:pt idx="71">
                  <c:v>0.22534628654770475</c:v>
                </c:pt>
                <c:pt idx="72">
                  <c:v>0.22005834638974195</c:v>
                </c:pt>
                <c:pt idx="73">
                  <c:v>0.21489762197515916</c:v>
                </c:pt>
                <c:pt idx="74">
                  <c:v>0.20986119914603968</c:v>
                </c:pt>
                <c:pt idx="75">
                  <c:v>0.20494621358016071</c:v>
                </c:pt>
                <c:pt idx="76">
                  <c:v>0.20014985136226049</c:v>
                </c:pt>
                <c:pt idx="77">
                  <c:v>0.19546934940578573</c:v>
                </c:pt>
                <c:pt idx="78">
                  <c:v>0.19090199573904221</c:v>
                </c:pt>
                <c:pt idx="79">
                  <c:v>0.18644512966849838</c:v>
                </c:pt>
                <c:pt idx="80">
                  <c:v>0.1820961418309047</c:v>
                </c:pt>
                <c:pt idx="81">
                  <c:v>0.17785247414492891</c:v>
                </c:pt>
                <c:pt idx="82">
                  <c:v>0.17371161967210674</c:v>
                </c:pt>
                <c:pt idx="83">
                  <c:v>0.16967112239610188</c:v>
                </c:pt>
                <c:pt idx="84">
                  <c:v>0.16572857692853779</c:v>
                </c:pt>
                <c:pt idx="85">
                  <c:v>0.16188162814897167</c:v>
                </c:pt>
                <c:pt idx="86">
                  <c:v>0.15812797078596699</c:v>
                </c:pt>
                <c:pt idx="87">
                  <c:v>0.15446534894565844</c:v>
                </c:pt>
                <c:pt idx="88">
                  <c:v>0.15089155559366271</c:v>
                </c:pt>
                <c:pt idx="89">
                  <c:v>0.14740443199572545</c:v>
                </c:pt>
                <c:pt idx="90">
                  <c:v>0.14400186712203344</c:v>
                </c:pt>
                <c:pt idx="91">
                  <c:v>0.14068179701973912</c:v>
                </c:pt>
                <c:pt idx="92">
                  <c:v>0.13744220415783331</c:v>
                </c:pt>
                <c:pt idx="93">
                  <c:v>0.13428111674818827</c:v>
                </c:pt>
                <c:pt idx="94">
                  <c:v>0.1311966080462654</c:v>
                </c:pt>
                <c:pt idx="95">
                  <c:v>0.12818679563466487</c:v>
                </c:pt>
                <c:pt idx="96">
                  <c:v>0.12524984069246231</c:v>
                </c:pt>
                <c:pt idx="97">
                  <c:v>0.12238394725298822</c:v>
                </c:pt>
                <c:pt idx="98">
                  <c:v>0.11958736145251007</c:v>
                </c:pt>
                <c:pt idx="99">
                  <c:v>0.11685837077202491</c:v>
                </c:pt>
                <c:pt idx="100">
                  <c:v>0.11419530327421094</c:v>
                </c:pt>
                <c:pt idx="101">
                  <c:v>0.11159652683737777</c:v>
                </c:pt>
                <c:pt idx="102">
                  <c:v>0.10906044838810171</c:v>
                </c:pt>
                <c:pt idx="103">
                  <c:v>0.10658551313406535</c:v>
                </c:pt>
                <c:pt idx="104">
                  <c:v>0.10417020379849402</c:v>
                </c:pt>
                <c:pt idx="105">
                  <c:v>0.10181303985742882</c:v>
                </c:pt>
                <c:pt idx="106">
                  <c:v>9.951257678097622E-2</c:v>
                </c:pt>
                <c:pt idx="107">
                  <c:v>9.7267405279538213E-2</c:v>
                </c:pt>
                <c:pt idx="108">
                  <c:v>9.5076150555950645E-2</c:v>
                </c:pt>
                <c:pt idx="109">
                  <c:v>9.2937471564330895E-2</c:v>
                </c:pt>
                <c:pt idx="110">
                  <c:v>9.085006027637646E-2</c:v>
                </c:pt>
                <c:pt idx="111">
                  <c:v>8.8812640955752725E-2</c:v>
                </c:pt>
                <c:pt idx="112">
                  <c:v>8.6823969441153226E-2</c:v>
                </c:pt>
                <c:pt idx="113">
                  <c:v>8.4882832438522571E-2</c:v>
                </c:pt>
                <c:pt idx="114">
                  <c:v>8.2988046822896427E-2</c:v>
                </c:pt>
                <c:pt idx="115">
                  <c:v>8.1138458950231598E-2</c:v>
                </c:pt>
                <c:pt idx="116">
                  <c:v>7.9332943979559922E-2</c:v>
                </c:pt>
                <c:pt idx="117">
                  <c:v>7.757040520574382E-2</c:v>
                </c:pt>
                <c:pt idx="118">
                  <c:v>7.5849773403068643E-2</c:v>
                </c:pt>
                <c:pt idx="119">
                  <c:v>7.4170006179865619E-2</c:v>
                </c:pt>
                <c:pt idx="120">
                  <c:v>7.2530087344319857E-2</c:v>
                </c:pt>
                <c:pt idx="121">
                  <c:v>7.0929026281585483E-2</c:v>
                </c:pt>
                <c:pt idx="122">
                  <c:v>6.936585734229779E-2</c:v>
                </c:pt>
                <c:pt idx="123">
                  <c:v>6.7839639242538941E-2</c:v>
                </c:pt>
                <c:pt idx="124">
                  <c:v>6.6349454475296291E-2</c:v>
                </c:pt>
                <c:pt idx="125">
                  <c:v>6.4894408733421671E-2</c:v>
                </c:pt>
                <c:pt idx="126">
                  <c:v>6.3473630344075882E-2</c:v>
                </c:pt>
                <c:pt idx="127">
                  <c:v>6.2086269714634414E-2</c:v>
                </c:pt>
                <c:pt idx="128">
                  <c:v>6.0731498789998901E-2</c:v>
                </c:pt>
                <c:pt idx="129">
                  <c:v>5.9408510521250714E-2</c:v>
                </c:pt>
                <c:pt idx="130">
                  <c:v>5.8116518345568163E-2</c:v>
                </c:pt>
                <c:pt idx="131">
                  <c:v>5.6854755677311956E-2</c:v>
                </c:pt>
                <c:pt idx="132">
                  <c:v>5.5622475410175586E-2</c:v>
                </c:pt>
                <c:pt idx="133">
                  <c:v>5.4418949430284323E-2</c:v>
                </c:pt>
                <c:pt idx="134">
                  <c:v>5.3243468140119272E-2</c:v>
                </c:pt>
                <c:pt idx="135">
                  <c:v>5.2095339993133427E-2</c:v>
                </c:pt>
                <c:pt idx="136">
                  <c:v>5.0973891038918667E-2</c:v>
                </c:pt>
                <c:pt idx="137">
                  <c:v>4.9878464478780173E-2</c:v>
                </c:pt>
                <c:pt idx="138">
                  <c:v>4.8808420231563357E-2</c:v>
                </c:pt>
                <c:pt idx="139">
                  <c:v>4.7763134509578128E-2</c:v>
                </c:pt>
                <c:pt idx="140">
                  <c:v>4.6741999404461818E-2</c:v>
                </c:pt>
                <c:pt idx="141">
                  <c:v>4.5744422482814906E-2</c:v>
                </c:pt>
                <c:pt idx="142">
                  <c:v>4.4769826391443134E-2</c:v>
                </c:pt>
                <c:pt idx="143">
                  <c:v>4.3817648472038173E-2</c:v>
                </c:pt>
                <c:pt idx="144">
                  <c:v>4.2887340385127926E-2</c:v>
                </c:pt>
                <c:pt idx="145">
                  <c:v>4.1978367743121782E-2</c:v>
                </c:pt>
                <c:pt idx="146">
                  <c:v>4.1090209752280497E-2</c:v>
                </c:pt>
                <c:pt idx="147">
                  <c:v>4.0222358863438418E-2</c:v>
                </c:pt>
                <c:pt idx="148">
                  <c:v>3.9374320431303955E-2</c:v>
                </c:pt>
                <c:pt idx="149">
                  <c:v>3.8545612382166292E-2</c:v>
                </c:pt>
                <c:pt idx="150">
                  <c:v>3.7735764889837091E-2</c:v>
                </c:pt>
                <c:pt idx="151">
                  <c:v>3.6944320059654652E-2</c:v>
                </c:pt>
                <c:pt idx="152">
                  <c:v>3.6170831620381254E-2</c:v>
                </c:pt>
                <c:pt idx="153">
                  <c:v>3.5414864623825051E-2</c:v>
                </c:pt>
                <c:pt idx="154">
                  <c:v>3.4675995152017816E-2</c:v>
                </c:pt>
                <c:pt idx="155">
                  <c:v>3.3953810031784784E-2</c:v>
                </c:pt>
                <c:pt idx="156">
                  <c:v>3.3247906556539815E-2</c:v>
                </c:pt>
                <c:pt idx="157">
                  <c:v>3.2557892215146246E-2</c:v>
                </c:pt>
                <c:pt idx="158">
                  <c:v>3.1883384427682043E-2</c:v>
                </c:pt>
                <c:pt idx="159">
                  <c:v>3.1224010287950656E-2</c:v>
                </c:pt>
                <c:pt idx="160">
                  <c:v>3.0579406312584111E-2</c:v>
                </c:pt>
                <c:pt idx="161">
                  <c:v>2.9949218196581272E-2</c:v>
                </c:pt>
                <c:pt idx="162">
                  <c:v>2.9333100575133879E-2</c:v>
                </c:pt>
                <c:pt idx="163">
                  <c:v>2.8730716791588735E-2</c:v>
                </c:pt>
                <c:pt idx="164">
                  <c:v>2.814173867140209E-2</c:v>
                </c:pt>
                <c:pt idx="165">
                  <c:v>2.7565846301940231E-2</c:v>
                </c:pt>
                <c:pt idx="166">
                  <c:v>2.700272781798705E-2</c:v>
                </c:pt>
                <c:pt idx="167">
                  <c:v>2.6452079192819201E-2</c:v>
                </c:pt>
                <c:pt idx="168">
                  <c:v>2.5913604034712469E-2</c:v>
                </c:pt>
                <c:pt idx="169">
                  <c:v>2.5387013388746771E-2</c:v>
                </c:pt>
                <c:pt idx="170">
                  <c:v>2.4872025543777987E-2</c:v>
                </c:pt>
                <c:pt idx="171">
                  <c:v>2.4368365844449468E-2</c:v>
                </c:pt>
                <c:pt idx="172">
                  <c:v>2.3875766508117E-2</c:v>
                </c:pt>
                <c:pt idx="173">
                  <c:v>2.3393966446563365E-2</c:v>
                </c:pt>
                <c:pt idx="174">
                  <c:v>2.2922711092384515E-2</c:v>
                </c:pt>
                <c:pt idx="175">
                  <c:v>2.2461752229926815E-2</c:v>
                </c:pt>
                <c:pt idx="176">
                  <c:v>2.2010847830660804E-2</c:v>
                </c:pt>
                <c:pt idx="177">
                  <c:v>2.1569761892880138E-2</c:v>
                </c:pt>
                <c:pt idx="178">
                  <c:v>2.1138264285613412E-2</c:v>
                </c:pt>
                <c:pt idx="179">
                  <c:v>2.0716130596641326E-2</c:v>
                </c:pt>
                <c:pt idx="180">
                  <c:v>2.0303141984515292E-2</c:v>
                </c:pt>
                <c:pt idx="181">
                  <c:v>1.9899085034472377E-2</c:v>
                </c:pt>
                <c:pt idx="182">
                  <c:v>1.950375161814763E-2</c:v>
                </c:pt>
                <c:pt idx="183">
                  <c:v>1.9116938756984048E-2</c:v>
                </c:pt>
                <c:pt idx="184">
                  <c:v>1.8738448489245999E-2</c:v>
                </c:pt>
                <c:pt idx="185">
                  <c:v>1.8368087740539985E-2</c:v>
                </c:pt>
                <c:pt idx="186">
                  <c:v>1.8005668197753628E-2</c:v>
                </c:pt>
                <c:pt idx="187">
                  <c:v>1.7651006186321924E-2</c:v>
                </c:pt>
                <c:pt idx="188">
                  <c:v>1.7303922550734631E-2</c:v>
                </c:pt>
                <c:pt idx="189">
                  <c:v>1.6964242538199097E-2</c:v>
                </c:pt>
                <c:pt idx="190">
                  <c:v>1.6631795685375979E-2</c:v>
                </c:pt>
                <c:pt idx="191">
                  <c:v>1.6306415708106845E-2</c:v>
                </c:pt>
                <c:pt idx="192">
                  <c:v>1.5987940394055027E-2</c:v>
                </c:pt>
                <c:pt idx="193">
                  <c:v>1.5676211498182345E-2</c:v>
                </c:pt>
                <c:pt idx="194">
                  <c:v>1.5371074640986915E-2</c:v>
                </c:pt>
                <c:pt idx="195">
                  <c:v>1.5072379209429091E-2</c:v>
                </c:pt>
                <c:pt idx="196">
                  <c:v>1.4779978260474299E-2</c:v>
                </c:pt>
                <c:pt idx="197">
                  <c:v>1.4493728427182911E-2</c:v>
                </c:pt>
                <c:pt idx="198">
                  <c:v>1.4213489827279839E-2</c:v>
                </c:pt>
                <c:pt idx="199">
                  <c:v>1.3939125974137843E-2</c:v>
                </c:pt>
                <c:pt idx="200">
                  <c:v>1.3670503690110145E-2</c:v>
                </c:pt>
                <c:pt idx="201">
                  <c:v>1.3407493022149898E-2</c:v>
                </c:pt>
                <c:pt idx="202">
                  <c:v>1.3149967159655737E-2</c:v>
                </c:pt>
                <c:pt idx="203">
                  <c:v>1.2897802354483141E-2</c:v>
                </c:pt>
                <c:pt idx="204">
                  <c:v>1.2650877843064921E-2</c:v>
                </c:pt>
                <c:pt idx="205">
                  <c:v>1.2409075770583583E-2</c:v>
                </c:pt>
                <c:pt idx="206">
                  <c:v>1.2172281117141252E-2</c:v>
                </c:pt>
                <c:pt idx="207">
                  <c:v>1.1940381625873315E-2</c:v>
                </c:pt>
                <c:pt idx="208">
                  <c:v>1.1713267732953779E-2</c:v>
                </c:pt>
                <c:pt idx="209">
                  <c:v>1.1490832499442443E-2</c:v>
                </c:pt>
                <c:pt idx="210">
                  <c:v>1.1272971544923021E-2</c:v>
                </c:pt>
                <c:pt idx="211">
                  <c:v>1.1059582982885964E-2</c:v>
                </c:pt>
                <c:pt idx="212">
                  <c:v>1.0850567357807837E-2</c:v>
                </c:pt>
                <c:pt idx="213">
                  <c:v>1.0645827583882482E-2</c:v>
                </c:pt>
                <c:pt idx="214">
                  <c:v>1.0445268885359533E-2</c:v>
                </c:pt>
                <c:pt idx="215">
                  <c:v>1.0248798738447121E-2</c:v>
                </c:pt>
                <c:pt idx="216">
                  <c:v>1.0056326814736579E-2</c:v>
                </c:pt>
                <c:pt idx="217">
                  <c:v>9.8677649261088782E-3</c:v>
                </c:pt>
                <c:pt idx="218">
                  <c:v>9.6830269710823248E-3</c:v>
                </c:pt>
                <c:pt idx="219">
                  <c:v>9.5020288825637227E-3</c:v>
                </c:pt>
                <c:pt idx="220">
                  <c:v>9.3246885769643264E-3</c:v>
                </c:pt>
                <c:pt idx="221">
                  <c:v>9.1509259046446741E-3</c:v>
                </c:pt>
                <c:pt idx="222">
                  <c:v>8.9806626016527991E-3</c:v>
                </c:pt>
                <c:pt idx="223">
                  <c:v>8.8138222427201294E-3</c:v>
                </c:pt>
                <c:pt idx="224">
                  <c:v>8.6503301954827163E-3</c:v>
                </c:pt>
                <c:pt idx="225">
                  <c:v>8.4901135758935261E-3</c:v>
                </c:pt>
                <c:pt idx="226">
                  <c:v>8.3331012047953203E-3</c:v>
                </c:pt>
                <c:pt idx="227">
                  <c:v>8.179223565621549E-3</c:v>
                </c:pt>
                <c:pt idx="228">
                  <c:v>8.0284127631962392E-3</c:v>
                </c:pt>
                <c:pt idx="229">
                  <c:v>7.8806024836026913E-3</c:v>
                </c:pt>
                <c:pt idx="230">
                  <c:v>7.7357279550925931E-3</c:v>
                </c:pt>
                <c:pt idx="231">
                  <c:v>7.5937259100080194E-3</c:v>
                </c:pt>
                <c:pt idx="232">
                  <c:v>7.4545345476885287E-3</c:v>
                </c:pt>
                <c:pt idx="233">
                  <c:v>7.3180934983376068E-3</c:v>
                </c:pt>
                <c:pt idx="234">
                  <c:v>7.1843437878224411E-3</c:v>
                </c:pt>
                <c:pt idx="235">
                  <c:v>7.0532278033824192E-3</c:v>
                </c:pt>
                <c:pt idx="236">
                  <c:v>6.9246892602216814E-3</c:v>
                </c:pt>
                <c:pt idx="237">
                  <c:v>6.7986731689624672E-3</c:v>
                </c:pt>
                <c:pt idx="238">
                  <c:v>6.6751258039359027E-3</c:v>
                </c:pt>
                <c:pt idx="239">
                  <c:v>6.5539946722884693E-3</c:v>
                </c:pt>
                <c:pt idx="240">
                  <c:v>6.4352284838817189E-3</c:v>
                </c:pt>
                <c:pt idx="241">
                  <c:v>6.3187771219644848E-3</c:v>
                </c:pt>
                <c:pt idx="242">
                  <c:v>6.2045916145972539E-3</c:v>
                </c:pt>
                <c:pt idx="243">
                  <c:v>6.0926241068080412E-3</c:v>
                </c:pt>
                <c:pt idx="244">
                  <c:v>5.9828278334607471E-3</c:v>
                </c:pt>
                <c:pt idx="245">
                  <c:v>5.8751570928170758E-3</c:v>
                </c:pt>
                <c:pt idx="246">
                  <c:v>5.7695672207733594E-3</c:v>
                </c:pt>
                <c:pt idx="247">
                  <c:v>5.6660145657546094E-3</c:v>
                </c:pt>
                <c:pt idx="248">
                  <c:v>5.5644564642480868E-3</c:v>
                </c:pt>
                <c:pt idx="249">
                  <c:v>5.4648512169597485E-3</c:v>
                </c:pt>
                <c:pt idx="250">
                  <c:v>5.3671580655767718E-3</c:v>
                </c:pt>
                <c:pt idx="251">
                  <c:v>5.2713371701203372E-3</c:v>
                </c:pt>
                <c:pt idx="252">
                  <c:v>5.1773495868728961E-3</c:v>
                </c:pt>
                <c:pt idx="253">
                  <c:v>5.085157246864932E-3</c:v>
                </c:pt>
                <c:pt idx="254">
                  <c:v>4.9947229349061872E-3</c:v>
                </c:pt>
                <c:pt idx="255">
                  <c:v>4.906010269147075E-3</c:v>
                </c:pt>
                <c:pt idx="256">
                  <c:v>4.8189836811565094E-3</c:v>
                </c:pt>
                <c:pt idx="257">
                  <c:v>4.7336083965021881E-3</c:v>
                </c:pt>
                <c:pt idx="258">
                  <c:v>4.649850415820278E-3</c:v>
                </c:pt>
                <c:pt idx="259">
                  <c:v>4.5676764963618194E-3</c:v>
                </c:pt>
                <c:pt idx="260">
                  <c:v>4.487054134002892E-3</c:v>
                </c:pt>
                <c:pt idx="261">
                  <c:v>4.4079515457065895E-3</c:v>
                </c:pt>
                <c:pt idx="262">
                  <c:v>4.3303376524251964E-3</c:v>
                </c:pt>
                <c:pt idx="263">
                  <c:v>4.2541820624304857E-3</c:v>
                </c:pt>
                <c:pt idx="264">
                  <c:v>4.1794550550613794E-3</c:v>
                </c:pt>
                <c:pt idx="265">
                  <c:v>4.1061275648777628E-3</c:v>
                </c:pt>
                <c:pt idx="266">
                  <c:v>4.034171166210191E-3</c:v>
                </c:pt>
                <c:pt idx="267">
                  <c:v>3.9635580580945247E-3</c:v>
                </c:pt>
                <c:pt idx="268">
                  <c:v>3.8942610495821517E-3</c:v>
                </c:pt>
                <c:pt idx="269">
                  <c:v>3.8262535454155482E-3</c:v>
                </c:pt>
                <c:pt idx="270">
                  <c:v>3.7595095320597785E-3</c:v>
                </c:pt>
                <c:pt idx="271">
                  <c:v>3.6940035640807018E-3</c:v>
                </c:pt>
                <c:pt idx="272">
                  <c:v>3.6297107508608513E-3</c:v>
                </c:pt>
                <c:pt idx="273">
                  <c:v>3.5666067436442052E-3</c:v>
                </c:pt>
                <c:pt idx="274">
                  <c:v>3.5046677229013316E-3</c:v>
                </c:pt>
                <c:pt idx="275">
                  <c:v>3.4438703860065439E-3</c:v>
                </c:pt>
                <c:pt idx="276">
                  <c:v>3.3841919352191178E-3</c:v>
                </c:pt>
                <c:pt idx="277">
                  <c:v>3.3256100659605262E-3</c:v>
                </c:pt>
                <c:pt idx="278">
                  <c:v>3.2681029553801996E-3</c:v>
                </c:pt>
                <c:pt idx="279">
                  <c:v>3.2116492512022244E-3</c:v>
                </c:pt>
                <c:pt idx="280">
                  <c:v>3.1562280608458779E-3</c:v>
                </c:pt>
                <c:pt idx="281">
                  <c:v>3.1018189408127997E-3</c:v>
                </c:pt>
                <c:pt idx="282">
                  <c:v>3.0484018863340401E-3</c:v>
                </c:pt>
                <c:pt idx="283">
                  <c:v>2.9959573212702483E-3</c:v>
                </c:pt>
                <c:pt idx="284">
                  <c:v>2.9444660882585356E-3</c:v>
                </c:pt>
                <c:pt idx="285">
                  <c:v>2.8939094390996031E-3</c:v>
                </c:pt>
                <c:pt idx="286">
                  <c:v>2.8442690253791237E-3</c:v>
                </c:pt>
                <c:pt idx="287">
                  <c:v>2.795526889317218E-3</c:v>
                </c:pt>
                <c:pt idx="288">
                  <c:v>2.7476654548402551E-3</c:v>
                </c:pt>
                <c:pt idx="289">
                  <c:v>2.70066751886943E-3</c:v>
                </c:pt>
                <c:pt idx="290">
                  <c:v>2.6545162428202552E-3</c:v>
                </c:pt>
                <c:pt idx="291">
                  <c:v>2.6091951443079696E-3</c:v>
                </c:pt>
                <c:pt idx="292">
                  <c:v>2.5646880890533665E-3</c:v>
                </c:pt>
                <c:pt idx="293">
                  <c:v>2.5209792829840537E-3</c:v>
                </c:pt>
                <c:pt idx="294">
                  <c:v>2.4780532645260547E-3</c:v>
                </c:pt>
                <c:pt idx="295">
                  <c:v>2.4358948970811798E-3</c:v>
                </c:pt>
                <c:pt idx="296">
                  <c:v>2.3944893616851246E-3</c:v>
                </c:pt>
                <c:pt idx="297">
                  <c:v>2.3538221498420001E-3</c:v>
                </c:pt>
                <c:pt idx="298">
                  <c:v>2.3138790565306231E-3</c:v>
                </c:pt>
                <c:pt idx="299">
                  <c:v>2.2746461733783997E-3</c:v>
                </c:pt>
                <c:pt idx="300">
                  <c:v>2.2361098819984439E-3</c:v>
                </c:pt>
                <c:pt idx="301">
                  <c:v>2.198256847485874E-3</c:v>
                </c:pt>
                <c:pt idx="302">
                  <c:v>2.1610740120692785E-3</c:v>
                </c:pt>
                <c:pt idx="303">
                  <c:v>2.124548588913431E-3</c:v>
                </c:pt>
                <c:pt idx="304">
                  <c:v>2.0886680560694652E-3</c:v>
                </c:pt>
                <c:pt idx="305">
                  <c:v>2.0534201505688042E-3</c:v>
                </c:pt>
                <c:pt idx="306">
                  <c:v>2.0187928626572622E-3</c:v>
                </c:pt>
                <c:pt idx="307">
                  <c:v>1.9847744301657458E-3</c:v>
                </c:pt>
                <c:pt idx="308">
                  <c:v>1.9513533330142582E-3</c:v>
                </c:pt>
                <c:pt idx="309">
                  <c:v>1.9185182878457285E-3</c:v>
                </c:pt>
                <c:pt idx="310">
                  <c:v>1.8862582427865697E-3</c:v>
                </c:pt>
                <c:pt idx="311">
                  <c:v>1.8545623723306922E-3</c:v>
                </c:pt>
                <c:pt idx="312">
                  <c:v>1.823420072343982E-3</c:v>
                </c:pt>
                <c:pt idx="313">
                  <c:v>1.7928209551862182E-3</c:v>
                </c:pt>
                <c:pt idx="314">
                  <c:v>1.7627548449474688E-3</c:v>
                </c:pt>
                <c:pt idx="315">
                  <c:v>1.7332117727962449E-3</c:v>
                </c:pt>
                <c:pt idx="316">
                  <c:v>1.7041819724365206E-3</c:v>
                </c:pt>
                <c:pt idx="317">
                  <c:v>1.6756558756709857E-3</c:v>
                </c:pt>
                <c:pt idx="318">
                  <c:v>1.647624108067926E-3</c:v>
                </c:pt>
                <c:pt idx="319">
                  <c:v>1.6200774847291209E-3</c:v>
                </c:pt>
                <c:pt idx="320">
                  <c:v>1.5930070061562769E-3</c:v>
                </c:pt>
                <c:pt idx="321">
                  <c:v>1.5664038542136576E-3</c:v>
                </c:pt>
                <c:pt idx="322">
                  <c:v>1.5402593881844041E-3</c:v>
                </c:pt>
                <c:pt idx="323">
                  <c:v>1.514565140918371E-3</c:v>
                </c:pt>
                <c:pt idx="324">
                  <c:v>1.4893128150691359E-3</c:v>
                </c:pt>
                <c:pt idx="325">
                  <c:v>1.464494279418108E-3</c:v>
                </c:pt>
                <c:pt idx="326">
                  <c:v>1.4401015652834601E-3</c:v>
                </c:pt>
                <c:pt idx="327">
                  <c:v>1.4161268630119681E-3</c:v>
                </c:pt>
                <c:pt idx="328">
                  <c:v>1.3925625185516087E-3</c:v>
                </c:pt>
                <c:pt idx="329">
                  <c:v>1.3694010301030298E-3</c:v>
                </c:pt>
                <c:pt idx="330">
                  <c:v>1.3466350448479172E-3</c:v>
                </c:pt>
                <c:pt idx="331">
                  <c:v>1.3242573557524422E-3</c:v>
                </c:pt>
                <c:pt idx="332">
                  <c:v>1.3022608984439021E-3</c:v>
                </c:pt>
                <c:pt idx="333">
                  <c:v>1.2806387481588521E-3</c:v>
                </c:pt>
                <c:pt idx="334">
                  <c:v>1.2593841167609207E-3</c:v>
                </c:pt>
                <c:pt idx="335">
                  <c:v>1.2384903498267224E-3</c:v>
                </c:pt>
                <c:pt idx="336">
                  <c:v>1.2179509237980697E-3</c:v>
                </c:pt>
                <c:pt idx="337">
                  <c:v>1.1977594431990921E-3</c:v>
                </c:pt>
                <c:pt idx="338">
                  <c:v>1.1779096379164826E-3</c:v>
                </c:pt>
                <c:pt idx="339">
                  <c:v>1.1583953605415261E-3</c:v>
                </c:pt>
                <c:pt idx="340">
                  <c:v>1.1392105837722847E-3</c:v>
                </c:pt>
                <c:pt idx="341">
                  <c:v>1.1203493978746491E-3</c:v>
                </c:pt>
                <c:pt idx="342">
                  <c:v>1.1018060082006935E-3</c:v>
                </c:pt>
                <c:pt idx="343">
                  <c:v>1.0835747327630381E-3</c:v>
                </c:pt>
                <c:pt idx="344">
                  <c:v>1.0656499998638927E-3</c:v>
                </c:pt>
                <c:pt idx="345">
                  <c:v>1.0480263457774491E-3</c:v>
                </c:pt>
                <c:pt idx="346">
                  <c:v>1.0306984124843239E-3</c:v>
                </c:pt>
                <c:pt idx="347">
                  <c:v>1.0136609454568935E-3</c:v>
                </c:pt>
                <c:pt idx="348">
                  <c:v>9.9690879149421339E-4</c:v>
                </c:pt>
                <c:pt idx="349">
                  <c:v>9.8043689660539507E-4</c:v>
                </c:pt>
                <c:pt idx="350">
                  <c:v>9.6424030394034728E-4</c:v>
                </c:pt>
                <c:pt idx="351">
                  <c:v>9.4831415176658467E-4</c:v>
                </c:pt>
                <c:pt idx="352">
                  <c:v>9.3265367149123672E-4</c:v>
                </c:pt>
                <c:pt idx="353">
                  <c:v>9.172541857270126E-4</c:v>
                </c:pt>
                <c:pt idx="354">
                  <c:v>9.0211110640117187E-4</c:v>
                </c:pt>
                <c:pt idx="355">
                  <c:v>8.8721993290647816E-4</c:v>
                </c:pt>
                <c:pt idx="356">
                  <c:v>8.7257625029308662E-4</c:v>
                </c:pt>
                <c:pt idx="357">
                  <c:v>8.5817572750053093E-4</c:v>
                </c:pt>
                <c:pt idx="358">
                  <c:v>8.4401411562869697E-4</c:v>
                </c:pt>
                <c:pt idx="359">
                  <c:v>8.3008724624704529E-4</c:v>
                </c:pt>
                <c:pt idx="360">
                  <c:v>8.1639102974104499E-4</c:v>
                </c:pt>
                <c:pt idx="361">
                  <c:v>8.0292145369501868E-4</c:v>
                </c:pt>
                <c:pt idx="362">
                  <c:v>7.8967458131055923E-4</c:v>
                </c:pt>
                <c:pt idx="363">
                  <c:v>7.766465498596219E-4</c:v>
                </c:pt>
                <c:pt idx="364">
                  <c:v>7.6383356917157294E-4</c:v>
                </c:pt>
                <c:pt idx="365">
                  <c:v>7.5123192015331942E-4</c:v>
                </c:pt>
                <c:pt idx="366">
                  <c:v>7.3883795334180882E-4</c:v>
                </c:pt>
                <c:pt idx="367">
                  <c:v>7.2664808748813521E-4</c:v>
                </c:pt>
                <c:pt idx="368">
                  <c:v>7.1465880817249731E-4</c:v>
                </c:pt>
                <c:pt idx="369">
                  <c:v>7.0286666644930884E-4</c:v>
                </c:pt>
                <c:pt idx="370">
                  <c:v>6.9126827752179036E-4</c:v>
                </c:pt>
                <c:pt idx="371">
                  <c:v>6.7986031944531386E-4</c:v>
                </c:pt>
                <c:pt idx="372">
                  <c:v>6.686395318588553E-4</c:v>
                </c:pt>
                <c:pt idx="373">
                  <c:v>6.5760271474395735E-4</c:v>
                </c:pt>
                <c:pt idx="374">
                  <c:v>6.4674672721045908E-4</c:v>
                </c:pt>
                <c:pt idx="375">
                  <c:v>6.3606848630850957E-4</c:v>
                </c:pt>
                <c:pt idx="376">
                  <c:v>6.2556496586615171E-4</c:v>
                </c:pt>
                <c:pt idx="377">
                  <c:v>6.1523319535195962E-4</c:v>
                </c:pt>
                <c:pt idx="378">
                  <c:v>6.0507025876213908E-4</c:v>
                </c:pt>
                <c:pt idx="379">
                  <c:v>5.9507329353150444E-4</c:v>
                </c:pt>
                <c:pt idx="380">
                  <c:v>5.8523948946782704E-4</c:v>
                </c:pt>
                <c:pt idx="381">
                  <c:v>5.7556608770901584E-4</c:v>
                </c:pt>
                <c:pt idx="382">
                  <c:v>5.6605037970256682E-4</c:v>
                </c:pt>
                <c:pt idx="383">
                  <c:v>5.5668970620684731E-4</c:v>
                </c:pt>
                <c:pt idx="384">
                  <c:v>5.4748145631366442E-4</c:v>
                </c:pt>
                <c:pt idx="385">
                  <c:v>5.3842306649164228E-4</c:v>
                </c:pt>
                <c:pt idx="386">
                  <c:v>5.2951201964997522E-4</c:v>
                </c:pt>
                <c:pt idx="387">
                  <c:v>5.2074584422204511E-4</c:v>
                </c:pt>
                <c:pt idx="388">
                  <c:v>5.1212211326848622E-4</c:v>
                </c:pt>
                <c:pt idx="389">
                  <c:v>5.0363844359925601E-4</c:v>
                </c:pt>
                <c:pt idx="390">
                  <c:v>4.95292494914278E-4</c:v>
                </c:pt>
                <c:pt idx="391">
                  <c:v>4.8708196896224339E-4</c:v>
                </c:pt>
                <c:pt idx="392">
                  <c:v>4.7900460871713914E-4</c:v>
                </c:pt>
                <c:pt idx="393">
                  <c:v>4.7105819757216815E-4</c:v>
                </c:pt>
                <c:pt idx="394">
                  <c:v>4.6324055855059284E-4</c:v>
                </c:pt>
                <c:pt idx="395">
                  <c:v>4.5554955353318931E-4</c:v>
                </c:pt>
                <c:pt idx="396">
                  <c:v>4.4798308250189133E-4</c:v>
                </c:pt>
                <c:pt idx="397">
                  <c:v>4.4053908279930923E-4</c:v>
                </c:pt>
                <c:pt idx="398">
                  <c:v>4.3321552840372332E-4</c:v>
                </c:pt>
                <c:pt idx="399">
                  <c:v>4.2601042921925421E-4</c:v>
                </c:pt>
                <c:pt idx="400">
                  <c:v>4.1892183038082714E-4</c:v>
                </c:pt>
                <c:pt idx="401">
                  <c:v>4.1194781157364424E-4</c:v>
                </c:pt>
                <c:pt idx="402">
                  <c:v>4.0508648636681193E-4</c:v>
                </c:pt>
                <c:pt idx="403">
                  <c:v>3.9833600156082759E-4</c:v>
                </c:pt>
                <c:pt idx="404">
                  <c:v>3.9169453654860843E-4</c:v>
                </c:pt>
                <c:pt idx="405">
                  <c:v>3.8516030268977977E-4</c:v>
                </c:pt>
                <c:pt idx="406">
                  <c:v>3.7873154269790527E-4</c:v>
                </c:pt>
                <c:pt idx="407">
                  <c:v>3.7240653004040088E-4</c:v>
                </c:pt>
                <c:pt idx="408">
                  <c:v>3.661835683508441E-4</c:v>
                </c:pt>
                <c:pt idx="409">
                  <c:v>3.6006099085338794E-4</c:v>
                </c:pt>
                <c:pt idx="410">
                  <c:v>3.5403715979904615E-4</c:v>
                </c:pt>
                <c:pt idx="411">
                  <c:v>3.4811046591356776E-4</c:v>
                </c:pt>
                <c:pt idx="412">
                  <c:v>3.4227932785665873E-4</c:v>
                </c:pt>
                <c:pt idx="413">
                  <c:v>3.3654219169228607E-4</c:v>
                </c:pt>
                <c:pt idx="414">
                  <c:v>3.3089753036985472E-4</c:v>
                </c:pt>
                <c:pt idx="415">
                  <c:v>3.2534384321598192E-4</c:v>
                </c:pt>
                <c:pt idx="416">
                  <c:v>3.198796554366679E-4</c:v>
                </c:pt>
                <c:pt idx="417">
                  <c:v>3.1450351762961484E-4</c:v>
                </c:pt>
                <c:pt idx="418">
                  <c:v>3.0921400530650956E-4</c:v>
                </c:pt>
                <c:pt idx="419">
                  <c:v>3.0400971842500188E-4</c:v>
                </c:pt>
                <c:pt idx="420">
                  <c:v>2.9888928093021208E-4</c:v>
                </c:pt>
                <c:pt idx="421">
                  <c:v>2.9385134030554782E-4</c:v>
                </c:pt>
                <c:pt idx="422">
                  <c:v>2.8889456713262004E-4</c:v>
                </c:pt>
                <c:pt idx="423">
                  <c:v>2.8401765466007432E-4</c:v>
                </c:pt>
                <c:pt idx="424">
                  <c:v>2.7921931838114337E-4</c:v>
                </c:pt>
                <c:pt idx="425">
                  <c:v>2.7449829561973049E-4</c:v>
                </c:pt>
                <c:pt idx="426">
                  <c:v>2.6985334512483249E-4</c:v>
                </c:pt>
                <c:pt idx="427">
                  <c:v>2.6528324667314892E-4</c:v>
                </c:pt>
                <c:pt idx="428">
                  <c:v>2.6078680067967517E-4</c:v>
                </c:pt>
                <c:pt idx="429">
                  <c:v>2.5636282781611351E-4</c:v>
                </c:pt>
                <c:pt idx="430">
                  <c:v>2.52010168636954E-4</c:v>
                </c:pt>
                <c:pt idx="431">
                  <c:v>2.4772768321304072E-4</c:v>
                </c:pt>
                <c:pt idx="432">
                  <c:v>2.4351425077247512E-4</c:v>
                </c:pt>
                <c:pt idx="433">
                  <c:v>2.393687693486899E-4</c:v>
                </c:pt>
                <c:pt idx="434">
                  <c:v>2.3529015543555611E-4</c:v>
                </c:pt>
                <c:pt idx="435">
                  <c:v>2.3127734364935973E-4</c:v>
                </c:pt>
                <c:pt idx="436">
                  <c:v>2.2732928639751217E-4</c:v>
                </c:pt>
                <c:pt idx="437">
                  <c:v>2.2344495355384352E-4</c:v>
                </c:pt>
                <c:pt idx="438">
                  <c:v>2.1962333214035312E-4</c:v>
                </c:pt>
                <c:pt idx="439">
                  <c:v>2.1586342601526005E-4</c:v>
                </c:pt>
                <c:pt idx="440">
                  <c:v>2.1216425556723918E-4</c:v>
                </c:pt>
                <c:pt idx="441">
                  <c:v>2.0852485741570671E-4</c:v>
                </c:pt>
                <c:pt idx="442">
                  <c:v>2.0494428411702392E-4</c:v>
                </c:pt>
                <c:pt idx="443">
                  <c:v>2.0142160387649785E-4</c:v>
                </c:pt>
                <c:pt idx="444">
                  <c:v>1.9795590026605879E-4</c:v>
                </c:pt>
                <c:pt idx="445">
                  <c:v>1.9454627194749445E-4</c:v>
                </c:pt>
                <c:pt idx="446">
                  <c:v>1.911918324011201E-4</c:v>
                </c:pt>
                <c:pt idx="447">
                  <c:v>1.8789170965977811E-4</c:v>
                </c:pt>
                <c:pt idx="448">
                  <c:v>1.8464504604805135E-4</c:v>
                </c:pt>
                <c:pt idx="449">
                  <c:v>1.8145099792658308E-4</c:v>
                </c:pt>
                <c:pt idx="450">
                  <c:v>1.7830873544139218E-4</c:v>
                </c:pt>
                <c:pt idx="451">
                  <c:v>1.7521744227809303E-4</c:v>
                </c:pt>
                <c:pt idx="452">
                  <c:v>1.7217631542089721E-4</c:v>
                </c:pt>
                <c:pt idx="453">
                  <c:v>1.6918456491631789E-4</c:v>
                </c:pt>
                <c:pt idx="454">
                  <c:v>1.6624141364146683E-4</c:v>
                </c:pt>
                <c:pt idx="455">
                  <c:v>1.6334609707685594E-4</c:v>
                </c:pt>
                <c:pt idx="456">
                  <c:v>1.6049786308360315E-4</c:v>
                </c:pt>
                <c:pt idx="457">
                  <c:v>1.5769597168495728E-4</c:v>
                </c:pt>
                <c:pt idx="458">
                  <c:v>1.5493969485205381E-4</c:v>
                </c:pt>
                <c:pt idx="459">
                  <c:v>1.5222831629380546E-4</c:v>
                </c:pt>
                <c:pt idx="460">
                  <c:v>1.495611312508508E-4</c:v>
                </c:pt>
                <c:pt idx="461">
                  <c:v>1.4693744629347955E-4</c:v>
                </c:pt>
                <c:pt idx="462">
                  <c:v>1.4435657912343928E-4</c:v>
                </c:pt>
                <c:pt idx="463">
                  <c:v>1.4181785837956204E-4</c:v>
                </c:pt>
                <c:pt idx="464">
                  <c:v>1.3932062344711304E-4</c:v>
                </c:pt>
                <c:pt idx="465">
                  <c:v>1.3686422427080592E-4</c:v>
                </c:pt>
                <c:pt idx="466">
                  <c:v>1.3444802117139139E-4</c:v>
                </c:pt>
                <c:pt idx="467">
                  <c:v>1.320713846657541E-4</c:v>
                </c:pt>
                <c:pt idx="468">
                  <c:v>1.2973369529045362E-4</c:v>
                </c:pt>
                <c:pt idx="469">
                  <c:v>1.2743434342862094E-4</c:v>
                </c:pt>
                <c:pt idx="470">
                  <c:v>1.2517272914015423E-4</c:v>
                </c:pt>
                <c:pt idx="471">
                  <c:v>1.2294826199515848E-4</c:v>
                </c:pt>
                <c:pt idx="472">
                  <c:v>1.207603609105272E-4</c:v>
                </c:pt>
                <c:pt idx="473">
                  <c:v>1.1860845398964519E-4</c:v>
                </c:pt>
                <c:pt idx="474">
                  <c:v>1.1649197836511228E-4</c:v>
                </c:pt>
                <c:pt idx="475">
                  <c:v>1.1441038004446103E-4</c:v>
                </c:pt>
                <c:pt idx="476">
                  <c:v>1.1236311375876962E-4</c:v>
                </c:pt>
                <c:pt idx="477">
                  <c:v>1.1034964281414887E-4</c:v>
                </c:pt>
                <c:pt idx="478">
                  <c:v>1.0836943894601519E-4</c:v>
                </c:pt>
                <c:pt idx="479">
                  <c:v>1.064219821761173E-4</c:v>
                </c:pt>
                <c:pt idx="480">
                  <c:v>1.0450676067224001E-4</c:v>
                </c:pt>
                <c:pt idx="481">
                  <c:v>1.0262327061054803E-4</c:v>
                </c:pt>
                <c:pt idx="482">
                  <c:v>1.0077101604050558E-4</c:v>
                </c:pt>
                <c:pt idx="483">
                  <c:v>9.8949508752326661E-5</c:v>
                </c:pt>
                <c:pt idx="484">
                  <c:v>9.7158268146900321E-5</c:v>
                </c:pt>
                <c:pt idx="485">
                  <c:v>9.5396821108146665E-5</c:v>
                </c:pt>
                <c:pt idx="486">
                  <c:v>9.3664701877746911E-5</c:v>
                </c:pt>
                <c:pt idx="487">
                  <c:v>9.1961451932211227E-5</c:v>
                </c:pt>
                <c:pt idx="488">
                  <c:v>9.0286619862224709E-5</c:v>
                </c:pt>
                <c:pt idx="489">
                  <c:v>8.8639761254234755E-5</c:v>
                </c:pt>
                <c:pt idx="490">
                  <c:v>8.7020438574234943E-5</c:v>
                </c:pt>
                <c:pt idx="491">
                  <c:v>8.5428221053695743E-5</c:v>
                </c:pt>
                <c:pt idx="492">
                  <c:v>8.3862684577604745E-5</c:v>
                </c:pt>
                <c:pt idx="493">
                  <c:v>8.2323411574571371E-5</c:v>
                </c:pt>
                <c:pt idx="494">
                  <c:v>8.0809990908956456E-5</c:v>
                </c:pt>
                <c:pt idx="495">
                  <c:v>7.9322017774985297E-5</c:v>
                </c:pt>
                <c:pt idx="496">
                  <c:v>7.7859093592806629E-5</c:v>
                </c:pt>
                <c:pt idx="497">
                  <c:v>7.6420825906456998E-5</c:v>
                </c:pt>
                <c:pt idx="498">
                  <c:v>7.5006828283692657E-5</c:v>
                </c:pt>
                <c:pt idx="499">
                  <c:v>7.361672021765481E-5</c:v>
                </c:pt>
                <c:pt idx="500">
                  <c:v>7.225012703032557E-5</c:v>
                </c:pt>
                <c:pt idx="501">
                  <c:v>7.0906679777748741E-5</c:v>
                </c:pt>
                <c:pt idx="502">
                  <c:v>6.9586015156972649E-5</c:v>
                </c:pt>
                <c:pt idx="503">
                  <c:v>6.8287775414680753E-5</c:v>
                </c:pt>
                <c:pt idx="504">
                  <c:v>6.7011608257486953E-5</c:v>
                </c:pt>
                <c:pt idx="505">
                  <c:v>6.5757166763845152E-5</c:v>
                </c:pt>
                <c:pt idx="506">
                  <c:v>6.4524109297562328E-5</c:v>
                </c:pt>
                <c:pt idx="507">
                  <c:v>6.3312099422864208E-5</c:v>
                </c:pt>
                <c:pt idx="508">
                  <c:v>6.2120805820994562E-5</c:v>
                </c:pt>
                <c:pt idx="509">
                  <c:v>6.0949902208316413E-5</c:v>
                </c:pt>
                <c:pt idx="510">
                  <c:v>5.9799067255881651E-5</c:v>
                </c:pt>
                <c:pt idx="511">
                  <c:v>5.866798451044297E-5</c:v>
                </c:pt>
                <c:pt idx="512">
                  <c:v>5.7556342316882003E-5</c:v>
                </c:pt>
                <c:pt idx="513">
                  <c:v>5.6463833742019209E-5</c:v>
                </c:pt>
                <c:pt idx="514">
                  <c:v>5.539015649978659E-5</c:v>
                </c:pt>
                <c:pt idx="515">
                  <c:v>5.4335012877729943E-5</c:v>
                </c:pt>
                <c:pt idx="516">
                  <c:v>5.3298109664819662E-5</c:v>
                </c:pt>
                <c:pt idx="517">
                  <c:v>5.2279158080540505E-5</c:v>
                </c:pt>
                <c:pt idx="518">
                  <c:v>5.1277873705236703E-5</c:v>
                </c:pt>
                <c:pt idx="519">
                  <c:v>5.0293976411689824E-5</c:v>
                </c:pt>
                <c:pt idx="520">
                  <c:v>4.9327190297903748E-5</c:v>
                </c:pt>
                <c:pt idx="521">
                  <c:v>4.8377243621070882E-5</c:v>
                </c:pt>
                <c:pt idx="522">
                  <c:v>4.7443868732702182E-5</c:v>
                </c:pt>
                <c:pt idx="523">
                  <c:v>4.6526802014893904E-5</c:v>
                </c:pt>
                <c:pt idx="524">
                  <c:v>4.562578381770849E-5</c:v>
                </c:pt>
                <c:pt idx="525">
                  <c:v>4.4740558397652351E-5</c:v>
                </c:pt>
                <c:pt idx="526">
                  <c:v>4.3870873857226108E-5</c:v>
                </c:pt>
                <c:pt idx="527">
                  <c:v>4.3016482085524511E-5</c:v>
                </c:pt>
                <c:pt idx="528">
                  <c:v>4.2177138699872754E-5</c:v>
                </c:pt>
                <c:pt idx="529">
                  <c:v>4.1352602988469824E-5</c:v>
                </c:pt>
                <c:pt idx="530">
                  <c:v>4.0542637854026493E-5</c:v>
                </c:pt>
                <c:pt idx="531">
                  <c:v>3.9747009758375983E-5</c:v>
                </c:pt>
                <c:pt idx="532">
                  <c:v>3.896548866803976E-5</c:v>
                </c:pt>
                <c:pt idx="533">
                  <c:v>3.8197848000726856E-5</c:v>
                </c:pt>
                <c:pt idx="534">
                  <c:v>3.7443864572752407E-5</c:v>
                </c:pt>
                <c:pt idx="535">
                  <c:v>3.6703318547356276E-5</c:v>
                </c:pt>
                <c:pt idx="536">
                  <c:v>3.5975993383904175E-5</c:v>
                </c:pt>
                <c:pt idx="537">
                  <c:v>3.526167578795351E-5</c:v>
                </c:pt>
                <c:pt idx="538">
                  <c:v>3.4560155662169482E-5</c:v>
                </c:pt>
                <c:pt idx="539">
                  <c:v>3.3871226058074198E-5</c:v>
                </c:pt>
                <c:pt idx="540">
                  <c:v>3.319468312860988E-5</c:v>
                </c:pt>
                <c:pt idx="541">
                  <c:v>3.2530326081506911E-5</c:v>
                </c:pt>
                <c:pt idx="542">
                  <c:v>3.187795713343385E-5</c:v>
                </c:pt>
                <c:pt idx="543">
                  <c:v>3.1237381464920523E-5</c:v>
                </c:pt>
                <c:pt idx="544">
                  <c:v>3.0608407176035865E-5</c:v>
                </c:pt>
                <c:pt idx="545">
                  <c:v>2.9990845242807616E-5</c:v>
                </c:pt>
                <c:pt idx="546">
                  <c:v>2.9384509474368663E-5</c:v>
                </c:pt>
                <c:pt idx="547">
                  <c:v>2.8789216470817249E-5</c:v>
                </c:pt>
                <c:pt idx="548">
                  <c:v>2.8204785581775886E-5</c:v>
                </c:pt>
                <c:pt idx="549">
                  <c:v>2.7631038865638122E-5</c:v>
                </c:pt>
                <c:pt idx="550">
                  <c:v>2.7067801049487539E-5</c:v>
                </c:pt>
                <c:pt idx="551">
                  <c:v>2.6514899489677116E-5</c:v>
                </c:pt>
                <c:pt idx="552">
                  <c:v>2.5972164133056946E-5</c:v>
                </c:pt>
                <c:pt idx="553">
                  <c:v>2.5439427478837601E-5</c:v>
                </c:pt>
                <c:pt idx="554">
                  <c:v>2.4916524541075556E-5</c:v>
                </c:pt>
                <c:pt idx="555">
                  <c:v>2.4403292811773685E-5</c:v>
                </c:pt>
                <c:pt idx="556">
                  <c:v>2.3899572224577075E-5</c:v>
                </c:pt>
                <c:pt idx="557">
                  <c:v>2.3405205119062225E-5</c:v>
                </c:pt>
                <c:pt idx="558">
                  <c:v>2.2920036205600452E-5</c:v>
                </c:pt>
                <c:pt idx="559">
                  <c:v>2.2443912530790045E-5</c:v>
                </c:pt>
                <c:pt idx="560">
                  <c:v>2.1976683443443092E-5</c:v>
                </c:pt>
                <c:pt idx="561">
                  <c:v>2.1518200561119097E-5</c:v>
                </c:pt>
                <c:pt idx="562">
                  <c:v>2.1068317737192563E-5</c:v>
                </c:pt>
                <c:pt idx="563">
                  <c:v>2.0626891028446686E-5</c:v>
                </c:pt>
                <c:pt idx="564">
                  <c:v>2.019377866318226E-5</c:v>
                </c:pt>
                <c:pt idx="565">
                  <c:v>1.9768841009831344E-5</c:v>
                </c:pt>
                <c:pt idx="566">
                  <c:v>1.9351940546068585E-5</c:v>
                </c:pt>
                <c:pt idx="567">
                  <c:v>1.8942941828408827E-5</c:v>
                </c:pt>
                <c:pt idx="568">
                  <c:v>1.8541711462281413E-5</c:v>
                </c:pt>
                <c:pt idx="569">
                  <c:v>1.8148118072575595E-5</c:v>
                </c:pt>
                <c:pt idx="570">
                  <c:v>1.7762032274644085E-5</c:v>
                </c:pt>
                <c:pt idx="571">
                  <c:v>1.7383326645759502E-5</c:v>
                </c:pt>
                <c:pt idx="572">
                  <c:v>1.7011875697013411E-5</c:v>
                </c:pt>
                <c:pt idx="573">
                  <c:v>1.6647555845650328E-5</c:v>
                </c:pt>
                <c:pt idx="574">
                  <c:v>1.6290245387829348E-5</c:v>
                </c:pt>
                <c:pt idx="575">
                  <c:v>1.5939824471803926E-5</c:v>
                </c:pt>
                <c:pt idx="576">
                  <c:v>1.5596175071513545E-5</c:v>
                </c:pt>
                <c:pt idx="577">
                  <c:v>1.5259180960578747E-5</c:v>
                </c:pt>
                <c:pt idx="578">
                  <c:v>1.4928727686693306E-5</c:v>
                </c:pt>
                <c:pt idx="579">
                  <c:v>1.4604702546403793E-5</c:v>
                </c:pt>
                <c:pt idx="580">
                  <c:v>1.4286994560273061E-5</c:v>
                </c:pt>
                <c:pt idx="581">
                  <c:v>1.3975494448417071E-5</c:v>
                </c:pt>
                <c:pt idx="582">
                  <c:v>1.3670094606410304E-5</c:v>
                </c:pt>
                <c:pt idx="583">
                  <c:v>1.3370689081553039E-5</c:v>
                </c:pt>
                <c:pt idx="584">
                  <c:v>1.3077173549492555E-5</c:v>
                </c:pt>
                <c:pt idx="585">
                  <c:v>1.278944529119331E-5</c:v>
                </c:pt>
                <c:pt idx="586">
                  <c:v>1.2507403170248928E-5</c:v>
                </c:pt>
                <c:pt idx="587">
                  <c:v>1.2230947610530181E-5</c:v>
                </c:pt>
                <c:pt idx="588">
                  <c:v>1.1959980574162494E-5</c:v>
                </c:pt>
                <c:pt idx="589">
                  <c:v>1.1694405539827804E-5</c:v>
                </c:pt>
                <c:pt idx="590">
                  <c:v>1.1434127481384003E-5</c:v>
                </c:pt>
                <c:pt idx="591">
                  <c:v>1.1179052846797243E-5</c:v>
                </c:pt>
                <c:pt idx="592">
                  <c:v>1.0929089537380717E-5</c:v>
                </c:pt>
                <c:pt idx="593">
                  <c:v>1.0684146887334833E-5</c:v>
                </c:pt>
                <c:pt idx="594">
                  <c:v>1.0444135643583658E-5</c:v>
                </c:pt>
                <c:pt idx="595">
                  <c:v>1.0208967945901406E-5</c:v>
                </c:pt>
                <c:pt idx="596">
                  <c:v>9.9785573073258306E-6</c:v>
                </c:pt>
                <c:pt idx="597">
                  <c:v>9.7528185948508238E-6</c:v>
                </c:pt>
                <c:pt idx="598">
                  <c:v>9.5316680103954707E-6</c:v>
                </c:pt>
                <c:pt idx="599">
                  <c:v>9.3150230720441359E-6</c:v>
                </c:pt>
                <c:pt idx="600">
                  <c:v>9.1028025955517392E-6</c:v>
                </c:pt>
                <c:pt idx="601">
                  <c:v>8.8949266761117609E-6</c:v>
                </c:pt>
                <c:pt idx="602">
                  <c:v>8.6913166703801567E-6</c:v>
                </c:pt>
                <c:pt idx="603">
                  <c:v>8.4918951787524025E-6</c:v>
                </c:pt>
                <c:pt idx="604">
                  <c:v>8.2965860278887609E-6</c:v>
                </c:pt>
                <c:pt idx="605">
                  <c:v>8.1053142534828072E-6</c:v>
                </c:pt>
                <c:pt idx="606">
                  <c:v>7.918006083270724E-6</c:v>
                </c:pt>
                <c:pt idx="607">
                  <c:v>7.7345889202754094E-6</c:v>
                </c:pt>
                <c:pt idx="608">
                  <c:v>7.5549913262827809E-6</c:v>
                </c:pt>
                <c:pt idx="609">
                  <c:v>7.3791430055455666E-6</c:v>
                </c:pt>
                <c:pt idx="610">
                  <c:v>7.2069747887110759E-6</c:v>
                </c:pt>
                <c:pt idx="611">
                  <c:v>7.0384186169694673E-6</c:v>
                </c:pt>
                <c:pt idx="612">
                  <c:v>6.8734075264180486E-6</c:v>
                </c:pt>
                <c:pt idx="613">
                  <c:v>6.7118756326387524E-6</c:v>
                </c:pt>
                <c:pt idx="614">
                  <c:v>6.5537581154849548E-6</c:v>
                </c:pt>
                <c:pt idx="615">
                  <c:v>6.3989912040742017E-6</c:v>
                </c:pt>
                <c:pt idx="616">
                  <c:v>6.247512161983525E-6</c:v>
                </c:pt>
                <c:pt idx="617">
                  <c:v>6.0992592726440092E-6</c:v>
                </c:pt>
                <c:pt idx="618">
                  <c:v>5.9541718249312729E-6</c:v>
                </c:pt>
                <c:pt idx="619">
                  <c:v>5.8121900989488492E-6</c:v>
                </c:pt>
                <c:pt idx="620">
                  <c:v>5.6732553520014139E-6</c:v>
                </c:pt>
                <c:pt idx="621">
                  <c:v>5.5373098047544987E-6</c:v>
                </c:pt>
                <c:pt idx="622">
                  <c:v>5.4042966275779482E-6</c:v>
                </c:pt>
                <c:pt idx="623">
                  <c:v>5.2741599270704641E-6</c:v>
                </c:pt>
                <c:pt idx="624">
                  <c:v>5.1468447327616661E-6</c:v>
                </c:pt>
                <c:pt idx="625">
                  <c:v>5.0222969839896512E-6</c:v>
                </c:pt>
                <c:pt idx="626">
                  <c:v>4.9004635169507887E-6</c:v>
                </c:pt>
                <c:pt idx="627">
                  <c:v>4.7812920519193513E-6</c:v>
                </c:pt>
                <c:pt idx="628">
                  <c:v>4.6647311806342917E-6</c:v>
                </c:pt>
                <c:pt idx="629">
                  <c:v>4.5507303538504183E-6</c:v>
                </c:pt>
                <c:pt idx="630">
                  <c:v>4.4392398690518421E-6</c:v>
                </c:pt>
                <c:pt idx="631">
                  <c:v>4.3302108583247726E-6</c:v>
                </c:pt>
                <c:pt idx="632">
                  <c:v>4.2235952763877445E-6</c:v>
                </c:pt>
                <c:pt idx="633">
                  <c:v>4.1193458887765438E-6</c:v>
                </c:pt>
                <c:pt idx="634">
                  <c:v>4.0174162601814395E-6</c:v>
                </c:pt>
                <c:pt idx="635">
                  <c:v>3.91776074293521E-6</c:v>
                </c:pt>
                <c:pt idx="636">
                  <c:v>3.8203344656485042E-6</c:v>
                </c:pt>
                <c:pt idx="637">
                  <c:v>3.7250933219917624E-6</c:v>
                </c:pt>
                <c:pt idx="638">
                  <c:v>3.6319939596203884E-6</c:v>
                </c:pt>
                <c:pt idx="639">
                  <c:v>3.54099376924184E-6</c:v>
                </c:pt>
                <c:pt idx="640">
                  <c:v>3.452050873822316E-6</c:v>
                </c:pt>
                <c:pt idx="641">
                  <c:v>3.3651241179310107E-6</c:v>
                </c:pt>
                <c:pt idx="642">
                  <c:v>3.2801730572202738E-6</c:v>
                </c:pt>
                <c:pt idx="643">
                  <c:v>3.1971579480392443E-6</c:v>
                </c:pt>
                <c:pt idx="644">
                  <c:v>3.1160397371797225E-6</c:v>
                </c:pt>
                <c:pt idx="645">
                  <c:v>3.0367800517519764E-6</c:v>
                </c:pt>
                <c:pt idx="646">
                  <c:v>2.9593411891886791E-6</c:v>
                </c:pt>
                <c:pt idx="647">
                  <c:v>2.8836861073758519E-6</c:v>
                </c:pt>
                <c:pt idx="648">
                  <c:v>2.8097784149080007E-6</c:v>
                </c:pt>
                <c:pt idx="649">
                  <c:v>2.7375823614669152E-6</c:v>
                </c:pt>
                <c:pt idx="650">
                  <c:v>2.6670628283216274E-6</c:v>
                </c:pt>
                <c:pt idx="651">
                  <c:v>2.5981853189483324E-6</c:v>
                </c:pt>
                <c:pt idx="652">
                  <c:v>2.5309159497686247E-6</c:v>
                </c:pt>
                <c:pt idx="653">
                  <c:v>2.4652214410043015E-6</c:v>
                </c:pt>
                <c:pt idx="654">
                  <c:v>2.4010691076474623E-6</c:v>
                </c:pt>
                <c:pt idx="655">
                  <c:v>2.338426850544384E-6</c:v>
                </c:pt>
                <c:pt idx="656">
                  <c:v>2.277263147591434E-6</c:v>
                </c:pt>
                <c:pt idx="657">
                  <c:v>2.2175470450419508E-6</c:v>
                </c:pt>
                <c:pt idx="658">
                  <c:v>2.1592481489224508E-6</c:v>
                </c:pt>
                <c:pt idx="659">
                  <c:v>2.1023366165569081E-6</c:v>
                </c:pt>
                <c:pt idx="660">
                  <c:v>2.0467831481976233E-6</c:v>
                </c:pt>
                <c:pt idx="661">
                  <c:v>1.9925589787614778E-6</c:v>
                </c:pt>
                <c:pt idx="662">
                  <c:v>1.9396358696702978E-6</c:v>
                </c:pt>
                <c:pt idx="663">
                  <c:v>1.8879861007938674E-6</c:v>
                </c:pt>
                <c:pt idx="664">
                  <c:v>1.8375824624945566E-6</c:v>
                </c:pt>
                <c:pt idx="665">
                  <c:v>1.7883982477721906E-6</c:v>
                </c:pt>
                <c:pt idx="666">
                  <c:v>1.7404072445080755E-6</c:v>
                </c:pt>
                <c:pt idx="667">
                  <c:v>1.6935837278068284E-6</c:v>
                </c:pt>
                <c:pt idx="668">
                  <c:v>1.6479024524350788E-6</c:v>
                </c:pt>
                <c:pt idx="669">
                  <c:v>1.6033386453557211E-6</c:v>
                </c:pt>
                <c:pt idx="670">
                  <c:v>1.55986799835665E-6</c:v>
                </c:pt>
                <c:pt idx="671">
                  <c:v>1.5174666607729301E-6</c:v>
                </c:pt>
                <c:pt idx="672">
                  <c:v>1.4761112323013242E-6</c:v>
                </c:pt>
                <c:pt idx="673">
                  <c:v>1.43577875590595E-6</c:v>
                </c:pt>
                <c:pt idx="674">
                  <c:v>1.396446710814381E-6</c:v>
                </c:pt>
                <c:pt idx="675">
                  <c:v>1.3580930056027053E-6</c:v>
                </c:pt>
                <c:pt idx="676">
                  <c:v>1.320695971369036E-6</c:v>
                </c:pt>
                <c:pt idx="677">
                  <c:v>1.2842343549940184E-6</c:v>
                </c:pt>
                <c:pt idx="678">
                  <c:v>1.2486873124877384E-6</c:v>
                </c:pt>
                <c:pt idx="679">
                  <c:v>1.2140344024218474E-6</c:v>
                </c:pt>
                <c:pt idx="680">
                  <c:v>1.1802555794460718E-6</c:v>
                </c:pt>
                <c:pt idx="681">
                  <c:v>1.1473311878881197E-6</c:v>
                </c:pt>
                <c:pt idx="682">
                  <c:v>1.1152419554362042E-6</c:v>
                </c:pt>
                <c:pt idx="683">
                  <c:v>1.0839689869030587E-6</c:v>
                </c:pt>
                <c:pt idx="684">
                  <c:v>1.053493758070828E-6</c:v>
                </c:pt>
                <c:pt idx="685">
                  <c:v>1.0237981096158066E-6</c:v>
                </c:pt>
                <c:pt idx="686">
                  <c:v>9.9486424111216578E-7</c:v>
                </c:pt>
                <c:pt idx="687">
                  <c:v>9.6667470511395582E-7</c:v>
                </c:pt>
                <c:pt idx="688">
                  <c:v>9.39212401314432E-7</c:v>
                </c:pt>
                <c:pt idx="689">
                  <c:v>9.1246057078191068E-7</c:v>
                </c:pt>
                <c:pt idx="690">
                  <c:v>8.8640279027146777E-7</c:v>
                </c:pt>
                <c:pt idx="691">
                  <c:v>8.6102296661147168E-7</c:v>
                </c:pt>
                <c:pt idx="692">
                  <c:v>8.3630533116440889E-7</c:v>
                </c:pt>
                <c:pt idx="693">
                  <c:v>8.1223443436101741E-7</c:v>
                </c:pt>
                <c:pt idx="694">
                  <c:v>7.8879514030715683E-7</c:v>
                </c:pt>
                <c:pt idx="695">
                  <c:v>7.659726214625225E-7</c:v>
                </c:pt>
                <c:pt idx="696">
                  <c:v>7.4375235339053548E-7</c:v>
                </c:pt>
                <c:pt idx="697">
                  <c:v>7.2212010957866351E-7</c:v>
                </c:pt>
                <c:pt idx="698">
                  <c:v>7.0106195632843386E-7</c:v>
                </c:pt>
                <c:pt idx="699">
                  <c:v>6.8056424771446742E-7</c:v>
                </c:pt>
                <c:pt idx="700">
                  <c:v>6.6061362061177361E-7</c:v>
                </c:pt>
                <c:pt idx="701">
                  <c:v>6.4119698979068385E-7</c:v>
                </c:pt>
                <c:pt idx="702">
                  <c:v>6.2230154307862408E-7</c:v>
                </c:pt>
                <c:pt idx="703">
                  <c:v>6.0391473658820735E-7</c:v>
                </c:pt>
                <c:pt idx="704">
                  <c:v>5.8602429001079236E-7</c:v>
                </c:pt>
                <c:pt idx="705">
                  <c:v>5.6861818197500939E-7</c:v>
                </c:pt>
                <c:pt idx="706">
                  <c:v>5.5168464546948457E-7</c:v>
                </c:pt>
                <c:pt idx="707">
                  <c:v>5.3521216332913577E-7</c:v>
                </c:pt>
                <c:pt idx="708">
                  <c:v>5.1918946378447124E-7</c:v>
                </c:pt>
                <c:pt idx="709">
                  <c:v>5.0360551607312132E-7</c:v>
                </c:pt>
                <c:pt idx="710">
                  <c:v>4.8844952611307311E-7</c:v>
                </c:pt>
                <c:pt idx="711">
                  <c:v>4.7371093223698226E-7</c:v>
                </c:pt>
                <c:pt idx="712">
                  <c:v>4.5937940098686445E-7</c:v>
                </c:pt>
                <c:pt idx="713">
                  <c:v>4.4544482296864816E-7</c:v>
                </c:pt>
                <c:pt idx="714">
                  <c:v>4.3189730876590405E-7</c:v>
                </c:pt>
                <c:pt idx="715">
                  <c:v>4.1872718491219714E-7</c:v>
                </c:pt>
                <c:pt idx="716">
                  <c:v>4.0592498992145889E-7</c:v>
                </c:pt>
                <c:pt idx="717">
                  <c:v>3.9348147037573962E-7</c:v>
                </c:pt>
                <c:pt idx="718">
                  <c:v>3.8138757706985645E-7</c:v>
                </c:pt>
                <c:pt idx="719">
                  <c:v>3.6963446121222494E-7</c:v>
                </c:pt>
                <c:pt idx="720">
                  <c:v>3.5821347068140515E-7</c:v>
                </c:pt>
                <c:pt idx="721">
                  <c:v>3.4711614633771717E-7</c:v>
                </c:pt>
                <c:pt idx="722">
                  <c:v>3.3633421838943091E-7</c:v>
                </c:pt>
                <c:pt idx="723">
                  <c:v>3.2585960281286302E-7</c:v>
                </c:pt>
                <c:pt idx="724">
                  <c:v>3.1568439782592424E-7</c:v>
                </c:pt>
                <c:pt idx="725">
                  <c:v>3.0580088041451279E-7</c:v>
                </c:pt>
                <c:pt idx="726">
                  <c:v>2.9620150291116278E-7</c:v>
                </c:pt>
                <c:pt idx="727">
                  <c:v>2.8687888962551279E-7</c:v>
                </c:pt>
                <c:pt idx="728">
                  <c:v>2.7782583352590171E-7</c:v>
                </c:pt>
                <c:pt idx="729">
                  <c:v>2.6903529297169031E-7</c:v>
                </c:pt>
                <c:pt idx="730">
                  <c:v>2.6050038849567628E-7</c:v>
                </c:pt>
                <c:pt idx="731">
                  <c:v>2.5221439963609811E-7</c:v>
                </c:pt>
                <c:pt idx="732">
                  <c:v>2.4417076181772302E-7</c:v>
                </c:pt>
                <c:pt idx="733">
                  <c:v>2.3636306328144218E-7</c:v>
                </c:pt>
                <c:pt idx="734">
                  <c:v>2.2878504206189824E-7</c:v>
                </c:pt>
                <c:pt idx="735">
                  <c:v>2.2143058301258658E-7</c:v>
                </c:pt>
                <c:pt idx="736">
                  <c:v>2.1429371487793503E-7</c:v>
                </c:pt>
                <c:pt idx="737">
                  <c:v>2.0736860741182748E-7</c:v>
                </c:pt>
                <c:pt idx="738">
                  <c:v>2.0064956854209818E-7</c:v>
                </c:pt>
                <c:pt idx="739">
                  <c:v>1.9413104158043192E-7</c:v>
                </c:pt>
                <c:pt idx="740">
                  <c:v>1.8780760247721381E-7</c:v>
                </c:pt>
                <c:pt idx="741">
                  <c:v>1.8167395712079719E-7</c:v>
                </c:pt>
                <c:pt idx="742">
                  <c:v>1.7572493868070885E-7</c:v>
                </c:pt>
                <c:pt idx="743">
                  <c:v>1.6995550499426669E-7</c:v>
                </c:pt>
                <c:pt idx="744">
                  <c:v>1.6436073599615063E-7</c:v>
                </c:pt>
                <c:pt idx="745">
                  <c:v>1.5893583119040793E-7</c:v>
                </c:pt>
                <c:pt idx="746">
                  <c:v>1.5367610716441327E-7</c:v>
                </c:pt>
                <c:pt idx="747">
                  <c:v>1.4857699514429987E-7</c:v>
                </c:pt>
                <c:pt idx="748">
                  <c:v>1.436340385913748E-7</c:v>
                </c:pt>
                <c:pt idx="749">
                  <c:v>1.3884289083903364E-7</c:v>
                </c:pt>
                <c:pt idx="750">
                  <c:v>1.3419931276970468E-7</c:v>
                </c:pt>
                <c:pt idx="751">
                  <c:v>1.2969917053134367E-7</c:v>
                </c:pt>
                <c:pt idx="752">
                  <c:v>1.253384332929984E-7</c:v>
                </c:pt>
                <c:pt idx="753">
                  <c:v>1.2111317103898164E-7</c:v>
                </c:pt>
                <c:pt idx="754">
                  <c:v>1.1701955240118888E-7</c:v>
                </c:pt>
                <c:pt idx="755">
                  <c:v>1.1305384252906763E-7</c:v>
                </c:pt>
                <c:pt idx="756">
                  <c:v>1.0921240099682597E-7</c:v>
                </c:pt>
                <c:pt idx="757">
                  <c:v>1.0549167974736449E-7</c:v>
                </c:pt>
                <c:pt idx="758">
                  <c:v>1.0188822107250916E-7</c:v>
                </c:pt>
                <c:pt idx="759">
                  <c:v>9.8398655629083693E-8</c:v>
                </c:pt>
                <c:pt idx="760">
                  <c:v>9.5019700490357746E-8</c:v>
                </c:pt>
                <c:pt idx="761">
                  <c:v>9.1748157232438079E-8</c:v>
                </c:pt>
                <c:pt idx="762">
                  <c:v>8.8580910055139273E-8</c:v>
                </c:pt>
                <c:pt idx="763">
                  <c:v>8.551492393689861E-8</c:v>
                </c:pt>
                <c:pt idx="764">
                  <c:v>8.2547242823292012E-8</c:v>
                </c:pt>
                <c:pt idx="765">
                  <c:v>7.9674987848711154E-8</c:v>
                </c:pt>
                <c:pt idx="766">
                  <c:v>7.6895355590759455E-8</c:v>
                </c:pt>
                <c:pt idx="767">
                  <c:v>7.4205616356944177E-8</c:v>
                </c:pt>
                <c:pt idx="768">
                  <c:v>7.1603112503222848E-8</c:v>
                </c:pt>
                <c:pt idx="769">
                  <c:v>6.9085256783979486E-8</c:v>
                </c:pt>
                <c:pt idx="770">
                  <c:v>6.6649530733008317E-8</c:v>
                </c:pt>
                <c:pt idx="771">
                  <c:v>6.4293483075071905E-8</c:v>
                </c:pt>
                <c:pt idx="772">
                  <c:v>6.2014728167622377E-8</c:v>
                </c:pt>
                <c:pt idx="773">
                  <c:v>5.9810944472265563E-8</c:v>
                </c:pt>
                <c:pt idx="774">
                  <c:v>5.7679873055549056E-8</c:v>
                </c:pt>
                <c:pt idx="775">
                  <c:v>5.5619316118669096E-8</c:v>
                </c:pt>
                <c:pt idx="776">
                  <c:v>5.3627135555677814E-8</c:v>
                </c:pt>
                <c:pt idx="777">
                  <c:v>5.1701251539794997E-8</c:v>
                </c:pt>
                <c:pt idx="778">
                  <c:v>4.9839641137410843E-8</c:v>
                </c:pt>
                <c:pt idx="779">
                  <c:v>4.8040336949385596E-8</c:v>
                </c:pt>
                <c:pt idx="780">
                  <c:v>4.6301425779244045E-8</c:v>
                </c:pt>
                <c:pt idx="781">
                  <c:v>4.462104732787321E-8</c:v>
                </c:pt>
                <c:pt idx="782">
                  <c:v>4.2997392914329434E-8</c:v>
                </c:pt>
                <c:pt idx="783">
                  <c:v>4.1428704222364325E-8</c:v>
                </c:pt>
                <c:pt idx="784">
                  <c:v>3.9913272072288633E-8</c:v>
                </c:pt>
                <c:pt idx="785">
                  <c:v>3.8449435217783909E-8</c:v>
                </c:pt>
                <c:pt idx="786">
                  <c:v>3.7035579167288289E-8</c:v>
                </c:pt>
                <c:pt idx="787">
                  <c:v>3.5670135029576261E-8</c:v>
                </c:pt>
                <c:pt idx="788">
                  <c:v>3.4351578383157743E-8</c:v>
                </c:pt>
                <c:pt idx="789">
                  <c:v>3.3078428169129819E-8</c:v>
                </c:pt>
                <c:pt idx="790">
                  <c:v>3.1849245607107786E-8</c:v>
                </c:pt>
                <c:pt idx="791">
                  <c:v>3.0662633133874874E-8</c:v>
                </c:pt>
                <c:pt idx="792">
                  <c:v>2.9517233364390451E-8</c:v>
                </c:pt>
                <c:pt idx="793">
                  <c:v>2.8411728074791887E-8</c:v>
                </c:pt>
                <c:pt idx="794">
                  <c:v>2.7344837207043643E-8</c:v>
                </c:pt>
                <c:pt idx="795">
                  <c:v>2.6315317894875604E-8</c:v>
                </c:pt>
                <c:pt idx="796">
                  <c:v>2.5321963510663523E-8</c:v>
                </c:pt>
                <c:pt idx="797">
                  <c:v>2.43636027329086E-8</c:v>
                </c:pt>
                <c:pt idx="798">
                  <c:v>2.343909863397034E-8</c:v>
                </c:pt>
                <c:pt idx="799">
                  <c:v>2.2547347787716833E-8</c:v>
                </c:pt>
                <c:pt idx="800">
                  <c:v>2.1687279396756202E-8</c:v>
                </c:pt>
                <c:pt idx="801">
                  <c:v>2.0857854438915093E-8</c:v>
                </c:pt>
                <c:pt idx="802">
                  <c:v>2.0058064832638943E-8</c:v>
                </c:pt>
                <c:pt idx="803">
                  <c:v>1.928693262098424E-8</c:v>
                </c:pt>
                <c:pt idx="804">
                  <c:v>1.8543509173884644E-8</c:v>
                </c:pt>
                <c:pt idx="805">
                  <c:v>1.7826874408368243E-8</c:v>
                </c:pt>
                <c:pt idx="806">
                  <c:v>1.7136136026413706E-8</c:v>
                </c:pt>
                <c:pt idx="807">
                  <c:v>1.647042877013189E-8</c:v>
                </c:pt>
                <c:pt idx="808">
                  <c:v>1.582891369396177E-8</c:v>
                </c:pt>
                <c:pt idx="809">
                  <c:v>1.5210777453580887E-8</c:v>
                </c:pt>
                <c:pt idx="810">
                  <c:v>1.4615231611222301E-8</c:v>
                </c:pt>
                <c:pt idx="811">
                  <c:v>1.4041511957103898E-8</c:v>
                </c:pt>
                <c:pt idx="812">
                  <c:v>1.3488877846672175E-8</c:v>
                </c:pt>
                <c:pt idx="813">
                  <c:v>1.2956611553370304E-8</c:v>
                </c:pt>
                <c:pt idx="814">
                  <c:v>1.2444017636641991E-8</c:v>
                </c:pt>
              </c:numCache>
            </c:numRef>
          </c:yVal>
        </c:ser>
        <c:ser>
          <c:idx val="2"/>
          <c:order val="1"/>
          <c:tx>
            <c:strRef>
              <c:f>lake_michigan!$E$9</c:f>
              <c:strCache>
                <c:ptCount val="1"/>
                <c:pt idx="0">
                  <c:v>RMS</c:v>
                </c:pt>
              </c:strCache>
            </c:strRef>
          </c:tx>
          <c:spPr>
            <a:ln>
              <a:prstDash val="dash"/>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lake_michigan!$E$10:$E$824</c:f>
              <c:numCache>
                <c:formatCode>General</c:formatCode>
                <c:ptCount val="815"/>
                <c:pt idx="0">
                  <c:v>0.99641276551652691</c:v>
                </c:pt>
                <c:pt idx="1">
                  <c:v>0.98994214718909568</c:v>
                </c:pt>
                <c:pt idx="2">
                  <c:v>0.9809855229414155</c:v>
                </c:pt>
                <c:pt idx="3">
                  <c:v>0.97046330800368708</c:v>
                </c:pt>
                <c:pt idx="4">
                  <c:v>0.95928072781296336</c:v>
                </c:pt>
                <c:pt idx="5">
                  <c:v>0.94772976594469061</c:v>
                </c:pt>
                <c:pt idx="6">
                  <c:v>0.93569837184910065</c:v>
                </c:pt>
                <c:pt idx="7">
                  <c:v>0.92313246950330141</c:v>
                </c:pt>
                <c:pt idx="8">
                  <c:v>0.90993264705590349</c:v>
                </c:pt>
                <c:pt idx="9">
                  <c:v>0.89612802651126422</c:v>
                </c:pt>
                <c:pt idx="10">
                  <c:v>0.88178777487540849</c:v>
                </c:pt>
                <c:pt idx="11">
                  <c:v>0.86709796936000461</c:v>
                </c:pt>
                <c:pt idx="12">
                  <c:v>0.85220144432386258</c:v>
                </c:pt>
                <c:pt idx="13">
                  <c:v>0.83728536388874153</c:v>
                </c:pt>
                <c:pt idx="14">
                  <c:v>0.82238151792923331</c:v>
                </c:pt>
                <c:pt idx="15">
                  <c:v>0.80743731257257312</c:v>
                </c:pt>
                <c:pt idx="16">
                  <c:v>0.79247415365971385</c:v>
                </c:pt>
                <c:pt idx="17">
                  <c:v>0.77744153131080485</c:v>
                </c:pt>
                <c:pt idx="18">
                  <c:v>0.7623918956749568</c:v>
                </c:pt>
                <c:pt idx="19">
                  <c:v>0.74739609352834524</c:v>
                </c:pt>
                <c:pt idx="20">
                  <c:v>0.73246723067120167</c:v>
                </c:pt>
                <c:pt idx="21">
                  <c:v>0.71773775742870605</c:v>
                </c:pt>
                <c:pt idx="22">
                  <c:v>0.7032061826679965</c:v>
                </c:pt>
                <c:pt idx="23">
                  <c:v>0.68885470262207305</c:v>
                </c:pt>
                <c:pt idx="24">
                  <c:v>0.674751460265959</c:v>
                </c:pt>
                <c:pt idx="25">
                  <c:v>0.66086944453639396</c:v>
                </c:pt>
                <c:pt idx="26">
                  <c:v>0.64723753490407465</c:v>
                </c:pt>
                <c:pt idx="27">
                  <c:v>0.62063594031713865</c:v>
                </c:pt>
                <c:pt idx="28">
                  <c:v>0.62063594031713865</c:v>
                </c:pt>
                <c:pt idx="29">
                  <c:v>0.60767191448119784</c:v>
                </c:pt>
                <c:pt idx="30">
                  <c:v>0.59493967895999411</c:v>
                </c:pt>
                <c:pt idx="31">
                  <c:v>0.58241939090725792</c:v>
                </c:pt>
                <c:pt idx="32">
                  <c:v>0.57016390469487321</c:v>
                </c:pt>
                <c:pt idx="33">
                  <c:v>0.55814143943096961</c:v>
                </c:pt>
                <c:pt idx="34">
                  <c:v>0.54634009300087971</c:v>
                </c:pt>
                <c:pt idx="35">
                  <c:v>0.534763853735856</c:v>
                </c:pt>
                <c:pt idx="36">
                  <c:v>0.52341535357522229</c:v>
                </c:pt>
                <c:pt idx="37">
                  <c:v>0.51228411865806489</c:v>
                </c:pt>
                <c:pt idx="38">
                  <c:v>0.50138709040949603</c:v>
                </c:pt>
                <c:pt idx="39">
                  <c:v>0.49069548816882641</c:v>
                </c:pt>
                <c:pt idx="40">
                  <c:v>0.48022750196036867</c:v>
                </c:pt>
                <c:pt idx="41">
                  <c:v>0.46997598153258974</c:v>
                </c:pt>
                <c:pt idx="42">
                  <c:v>0.45992241348296786</c:v>
                </c:pt>
                <c:pt idx="43">
                  <c:v>0.45009097931542785</c:v>
                </c:pt>
                <c:pt idx="44">
                  <c:v>0.44046600416951287</c:v>
                </c:pt>
                <c:pt idx="45">
                  <c:v>0.43107124736093116</c:v>
                </c:pt>
                <c:pt idx="46">
                  <c:v>0.42184460230790627</c:v>
                </c:pt>
                <c:pt idx="47">
                  <c:v>0.41283101858162624</c:v>
                </c:pt>
                <c:pt idx="48">
                  <c:v>0.40399082845500089</c:v>
                </c:pt>
                <c:pt idx="49">
                  <c:v>0.3953460755426782</c:v>
                </c:pt>
                <c:pt idx="50">
                  <c:v>0.38691804891014647</c:v>
                </c:pt>
                <c:pt idx="51">
                  <c:v>0.37866304758541802</c:v>
                </c:pt>
                <c:pt idx="52">
                  <c:v>0.37058386519691966</c:v>
                </c:pt>
                <c:pt idx="53">
                  <c:v>0.36270217706744673</c:v>
                </c:pt>
                <c:pt idx="54">
                  <c:v>0.35500757221518281</c:v>
                </c:pt>
                <c:pt idx="55">
                  <c:v>0.34009696226144925</c:v>
                </c:pt>
                <c:pt idx="56">
                  <c:v>0.332900638317148</c:v>
                </c:pt>
                <c:pt idx="57">
                  <c:v>0.332900638317148</c:v>
                </c:pt>
                <c:pt idx="58">
                  <c:v>0.32585336477946997</c:v>
                </c:pt>
                <c:pt idx="59">
                  <c:v>0.31897114886980976</c:v>
                </c:pt>
                <c:pt idx="60">
                  <c:v>0.31223620478661734</c:v>
                </c:pt>
                <c:pt idx="61">
                  <c:v>0.30566233000018728</c:v>
                </c:pt>
                <c:pt idx="62">
                  <c:v>0.29922179482901234</c:v>
                </c:pt>
                <c:pt idx="63">
                  <c:v>0.29294314638285146</c:v>
                </c:pt>
                <c:pt idx="64">
                  <c:v>0.2868103864230378</c:v>
                </c:pt>
                <c:pt idx="65">
                  <c:v>0.28078867094744669</c:v>
                </c:pt>
                <c:pt idx="66">
                  <c:v>0.27491881747235891</c:v>
                </c:pt>
                <c:pt idx="67">
                  <c:v>0.26917203635435832</c:v>
                </c:pt>
                <c:pt idx="68">
                  <c:v>0.26353976705360832</c:v>
                </c:pt>
                <c:pt idx="69">
                  <c:v>0.25802625840047883</c:v>
                </c:pt>
                <c:pt idx="70">
                  <c:v>0.25263010908939343</c:v>
                </c:pt>
                <c:pt idx="71">
                  <c:v>0.24735615182804579</c:v>
                </c:pt>
                <c:pt idx="72">
                  <c:v>0.24219229586447374</c:v>
                </c:pt>
                <c:pt idx="73">
                  <c:v>0.23714146956802229</c:v>
                </c:pt>
                <c:pt idx="74">
                  <c:v>0.23219548069070556</c:v>
                </c:pt>
                <c:pt idx="75">
                  <c:v>0.22735519157441691</c:v>
                </c:pt>
                <c:pt idx="76">
                  <c:v>0.2226240336212732</c:v>
                </c:pt>
                <c:pt idx="77">
                  <c:v>0.21799286241411472</c:v>
                </c:pt>
                <c:pt idx="78">
                  <c:v>0.21345232693303479</c:v>
                </c:pt>
                <c:pt idx="79">
                  <c:v>0.20901597313194203</c:v>
                </c:pt>
                <c:pt idx="80">
                  <c:v>0.2046662667256712</c:v>
                </c:pt>
                <c:pt idx="81">
                  <c:v>0.20042276311319976</c:v>
                </c:pt>
                <c:pt idx="82">
                  <c:v>0.19625623249743573</c:v>
                </c:pt>
                <c:pt idx="83">
                  <c:v>0.19218361630348937</c:v>
                </c:pt>
                <c:pt idx="84">
                  <c:v>0.18820380067308479</c:v>
                </c:pt>
                <c:pt idx="85">
                  <c:v>0.18429550552345728</c:v>
                </c:pt>
                <c:pt idx="86">
                  <c:v>0.18046756985901294</c:v>
                </c:pt>
                <c:pt idx="87">
                  <c:v>0.17673232696537289</c:v>
                </c:pt>
                <c:pt idx="88">
                  <c:v>0.17306396048210518</c:v>
                </c:pt>
                <c:pt idx="89">
                  <c:v>0.16947386050838378</c:v>
                </c:pt>
                <c:pt idx="90">
                  <c:v>0.1659564847009998</c:v>
                </c:pt>
                <c:pt idx="91">
                  <c:v>0.16251104257988286</c:v>
                </c:pt>
                <c:pt idx="92">
                  <c:v>0.15914286988549903</c:v>
                </c:pt>
                <c:pt idx="93">
                  <c:v>0.15584810404478341</c:v>
                </c:pt>
                <c:pt idx="94">
                  <c:v>0.15262493054666981</c:v>
                </c:pt>
                <c:pt idx="95">
                  <c:v>0.14947307990931577</c:v>
                </c:pt>
                <c:pt idx="96">
                  <c:v>0.14638760264956338</c:v>
                </c:pt>
                <c:pt idx="97">
                  <c:v>0.14336023465760184</c:v>
                </c:pt>
                <c:pt idx="98">
                  <c:v>0.14040417156094379</c:v>
                </c:pt>
                <c:pt idx="99">
                  <c:v>0.13750382832641311</c:v>
                </c:pt>
                <c:pt idx="100">
                  <c:v>0.13468214684146429</c:v>
                </c:pt>
                <c:pt idx="101">
                  <c:v>0.13191490967125871</c:v>
                </c:pt>
                <c:pt idx="102">
                  <c:v>0.12919923336009168</c:v>
                </c:pt>
                <c:pt idx="103">
                  <c:v>0.12653580957802243</c:v>
                </c:pt>
                <c:pt idx="104">
                  <c:v>0.12393906458630877</c:v>
                </c:pt>
                <c:pt idx="105">
                  <c:v>0.12139041312060377</c:v>
                </c:pt>
                <c:pt idx="106">
                  <c:v>0.11889308896300753</c:v>
                </c:pt>
                <c:pt idx="107">
                  <c:v>0.11645058639473292</c:v>
                </c:pt>
                <c:pt idx="108">
                  <c:v>0.11405271001943815</c:v>
                </c:pt>
                <c:pt idx="109">
                  <c:v>0.11170825392788873</c:v>
                </c:pt>
                <c:pt idx="110">
                  <c:v>0.10940466026626358</c:v>
                </c:pt>
                <c:pt idx="111">
                  <c:v>0.10496007828627181</c:v>
                </c:pt>
                <c:pt idx="112">
                  <c:v>0.10280748428325757</c:v>
                </c:pt>
                <c:pt idx="113">
                  <c:v>0.10069948952503871</c:v>
                </c:pt>
                <c:pt idx="114">
                  <c:v>9.8631881112157066E-2</c:v>
                </c:pt>
                <c:pt idx="115">
                  <c:v>9.8631881112157066E-2</c:v>
                </c:pt>
                <c:pt idx="116">
                  <c:v>9.6604614130972211E-2</c:v>
                </c:pt>
                <c:pt idx="117">
                  <c:v>9.4617976028781733E-2</c:v>
                </c:pt>
                <c:pt idx="118">
                  <c:v>9.2678290646137029E-2</c:v>
                </c:pt>
                <c:pt idx="119">
                  <c:v>9.0776404583149728E-2</c:v>
                </c:pt>
                <c:pt idx="120">
                  <c:v>8.8916629549285794E-2</c:v>
                </c:pt>
                <c:pt idx="121">
                  <c:v>8.7093252529502535E-2</c:v>
                </c:pt>
                <c:pt idx="122">
                  <c:v>8.5308016173042567E-2</c:v>
                </c:pt>
                <c:pt idx="123">
                  <c:v>8.3558863435181499E-2</c:v>
                </c:pt>
                <c:pt idx="124">
                  <c:v>8.1853339807484854E-2</c:v>
                </c:pt>
                <c:pt idx="125">
                  <c:v>8.0179983328954985E-2</c:v>
                </c:pt>
                <c:pt idx="126">
                  <c:v>7.8542126591700109E-2</c:v>
                </c:pt>
                <c:pt idx="127">
                  <c:v>7.6936832243646197E-2</c:v>
                </c:pt>
                <c:pt idx="128">
                  <c:v>7.5365636331290509E-2</c:v>
                </c:pt>
                <c:pt idx="129">
                  <c:v>7.3833173942309593E-2</c:v>
                </c:pt>
                <c:pt idx="130">
                  <c:v>7.2318892594912962E-2</c:v>
                </c:pt>
                <c:pt idx="131">
                  <c:v>7.0851087882475031E-2</c:v>
                </c:pt>
                <c:pt idx="132">
                  <c:v>6.9413707669960814E-2</c:v>
                </c:pt>
                <c:pt idx="133">
                  <c:v>6.8005215910872663E-2</c:v>
                </c:pt>
                <c:pt idx="134">
                  <c:v>6.662233390947056E-2</c:v>
                </c:pt>
                <c:pt idx="135">
                  <c:v>6.5262681242819892E-2</c:v>
                </c:pt>
                <c:pt idx="136">
                  <c:v>6.3938276801058333E-2</c:v>
                </c:pt>
                <c:pt idx="137">
                  <c:v>6.2629610098849986E-2</c:v>
                </c:pt>
                <c:pt idx="138">
                  <c:v>6.1357673771660223E-2</c:v>
                </c:pt>
                <c:pt idx="139">
                  <c:v>6.0115856531640283E-2</c:v>
                </c:pt>
                <c:pt idx="140">
                  <c:v>5.8897484211845028E-2</c:v>
                </c:pt>
                <c:pt idx="141">
                  <c:v>5.7701604643100431E-2</c:v>
                </c:pt>
                <c:pt idx="142">
                  <c:v>5.6532116329382452E-2</c:v>
                </c:pt>
                <c:pt idx="143">
                  <c:v>5.5389306717989147E-2</c:v>
                </c:pt>
                <c:pt idx="144">
                  <c:v>5.426362716899772E-2</c:v>
                </c:pt>
                <c:pt idx="145">
                  <c:v>5.3168641601771323E-2</c:v>
                </c:pt>
                <c:pt idx="146">
                  <c:v>5.2093229398977876E-2</c:v>
                </c:pt>
                <c:pt idx="147">
                  <c:v>5.1038252902510323E-2</c:v>
                </c:pt>
                <c:pt idx="148">
                  <c:v>5.0010143745656571E-2</c:v>
                </c:pt>
                <c:pt idx="149">
                  <c:v>4.9000440198588423E-2</c:v>
                </c:pt>
                <c:pt idx="150">
                  <c:v>4.8011387943319599E-2</c:v>
                </c:pt>
                <c:pt idx="151">
                  <c:v>4.7044406250882832E-2</c:v>
                </c:pt>
                <c:pt idx="152">
                  <c:v>4.6097186560168042E-2</c:v>
                </c:pt>
                <c:pt idx="153">
                  <c:v>4.5174229217930913E-2</c:v>
                </c:pt>
                <c:pt idx="154">
                  <c:v>4.4270494913732493E-2</c:v>
                </c:pt>
                <c:pt idx="155">
                  <c:v>4.3382318694525773E-2</c:v>
                </c:pt>
                <c:pt idx="156">
                  <c:v>4.2518970735664324E-2</c:v>
                </c:pt>
                <c:pt idx="157">
                  <c:v>4.1663806042061373E-2</c:v>
                </c:pt>
                <c:pt idx="158">
                  <c:v>4.0828097937426588E-2</c:v>
                </c:pt>
                <c:pt idx="159">
                  <c:v>4.0010606805287924E-2</c:v>
                </c:pt>
                <c:pt idx="160">
                  <c:v>3.9214512531377241E-2</c:v>
                </c:pt>
                <c:pt idx="161">
                  <c:v>3.8429395151150382E-2</c:v>
                </c:pt>
                <c:pt idx="162">
                  <c:v>3.7659737045906888E-2</c:v>
                </c:pt>
                <c:pt idx="163">
                  <c:v>3.6909230116877488E-2</c:v>
                </c:pt>
                <c:pt idx="164">
                  <c:v>3.6171891867177251E-2</c:v>
                </c:pt>
                <c:pt idx="165">
                  <c:v>3.5449563756057671E-2</c:v>
                </c:pt>
                <c:pt idx="166">
                  <c:v>3.4742739833561728E-2</c:v>
                </c:pt>
                <c:pt idx="167">
                  <c:v>3.4049138486763462E-2</c:v>
                </c:pt>
                <c:pt idx="168">
                  <c:v>3.3366451154552182E-2</c:v>
                </c:pt>
                <c:pt idx="169">
                  <c:v>3.2701055573847899E-2</c:v>
                </c:pt>
                <c:pt idx="170">
                  <c:v>3.2050750976276611E-2</c:v>
                </c:pt>
                <c:pt idx="171">
                  <c:v>3.1415483465470052E-2</c:v>
                </c:pt>
                <c:pt idx="172">
                  <c:v>3.0790303558269741E-2</c:v>
                </c:pt>
                <c:pt idx="173">
                  <c:v>3.017841808859139E-2</c:v>
                </c:pt>
                <c:pt idx="174">
                  <c:v>2.9584390282287171E-2</c:v>
                </c:pt>
                <c:pt idx="175">
                  <c:v>2.8996201249219009E-2</c:v>
                </c:pt>
                <c:pt idx="176">
                  <c:v>2.8417219512407652E-2</c:v>
                </c:pt>
                <c:pt idx="177">
                  <c:v>2.7856086456242372E-2</c:v>
                </c:pt>
                <c:pt idx="178">
                  <c:v>2.7309280851325526E-2</c:v>
                </c:pt>
                <c:pt idx="179">
                  <c:v>2.6767523539575736E-2</c:v>
                </c:pt>
                <c:pt idx="180">
                  <c:v>2.6238539667120812E-2</c:v>
                </c:pt>
                <c:pt idx="181">
                  <c:v>2.5719553570991465E-2</c:v>
                </c:pt>
                <c:pt idx="182">
                  <c:v>2.521264026136864E-2</c:v>
                </c:pt>
                <c:pt idx="183">
                  <c:v>2.4714736627985394E-2</c:v>
                </c:pt>
                <c:pt idx="184">
                  <c:v>2.4231510772244766E-2</c:v>
                </c:pt>
                <c:pt idx="185">
                  <c:v>2.3754456050677983E-2</c:v>
                </c:pt>
                <c:pt idx="186">
                  <c:v>2.3287722483647102E-2</c:v>
                </c:pt>
                <c:pt idx="187">
                  <c:v>2.2827752910841801E-2</c:v>
                </c:pt>
                <c:pt idx="188">
                  <c:v>2.2378113475300342E-2</c:v>
                </c:pt>
                <c:pt idx="189">
                  <c:v>2.1938956883399412E-2</c:v>
                </c:pt>
                <c:pt idx="190">
                  <c:v>2.1505127049235392E-2</c:v>
                </c:pt>
                <c:pt idx="191">
                  <c:v>2.1083208312472863E-2</c:v>
                </c:pt>
                <c:pt idx="192">
                  <c:v>2.0666831918920471E-2</c:v>
                </c:pt>
                <c:pt idx="193">
                  <c:v>2.0258144740583531E-2</c:v>
                </c:pt>
                <c:pt idx="194">
                  <c:v>1.9859634993133382E-2</c:v>
                </c:pt>
                <c:pt idx="195">
                  <c:v>1.946840125540816E-2</c:v>
                </c:pt>
                <c:pt idx="196">
                  <c:v>1.9089482837846804E-2</c:v>
                </c:pt>
                <c:pt idx="197">
                  <c:v>1.8714983922488757E-2</c:v>
                </c:pt>
                <c:pt idx="198">
                  <c:v>1.8348102360521701E-2</c:v>
                </c:pt>
                <c:pt idx="199">
                  <c:v>1.7640164579746886E-2</c:v>
                </c:pt>
                <c:pt idx="200">
                  <c:v>1.7640164579746886E-2</c:v>
                </c:pt>
                <c:pt idx="201">
                  <c:v>1.6956084924687243E-2</c:v>
                </c:pt>
                <c:pt idx="202">
                  <c:v>1.6956084924687243E-2</c:v>
                </c:pt>
                <c:pt idx="203">
                  <c:v>1.6295180708010577E-2</c:v>
                </c:pt>
                <c:pt idx="204">
                  <c:v>1.6295180708010577E-2</c:v>
                </c:pt>
                <c:pt idx="205">
                  <c:v>1.5659266440783994E-2</c:v>
                </c:pt>
                <c:pt idx="206">
                  <c:v>1.5659266440783994E-2</c:v>
                </c:pt>
                <c:pt idx="207">
                  <c:v>1.5349335374688241E-2</c:v>
                </c:pt>
                <c:pt idx="208">
                  <c:v>1.5046249147370679E-2</c:v>
                </c:pt>
                <c:pt idx="209">
                  <c:v>1.4750313171585238E-2</c:v>
                </c:pt>
                <c:pt idx="210">
                  <c:v>1.4461787946445521E-2</c:v>
                </c:pt>
                <c:pt idx="211">
                  <c:v>1.4176397693397125E-2</c:v>
                </c:pt>
                <c:pt idx="212">
                  <c:v>1.3897888210039218E-2</c:v>
                </c:pt>
                <c:pt idx="213">
                  <c:v>1.36260528936264E-2</c:v>
                </c:pt>
                <c:pt idx="214">
                  <c:v>1.335826878756661E-2</c:v>
                </c:pt>
                <c:pt idx="215">
                  <c:v>1.3095164682823689E-2</c:v>
                </c:pt>
                <c:pt idx="216">
                  <c:v>1.2836003995697093E-2</c:v>
                </c:pt>
                <c:pt idx="217">
                  <c:v>1.2583230028217901E-2</c:v>
                </c:pt>
                <c:pt idx="218">
                  <c:v>1.2335333682072779E-2</c:v>
                </c:pt>
                <c:pt idx="219">
                  <c:v>1.2095881100299738E-2</c:v>
                </c:pt>
                <c:pt idx="220">
                  <c:v>1.1859320956960561E-2</c:v>
                </c:pt>
                <c:pt idx="221">
                  <c:v>1.1625500545678309E-2</c:v>
                </c:pt>
                <c:pt idx="222">
                  <c:v>1.139720451215006E-2</c:v>
                </c:pt>
                <c:pt idx="223">
                  <c:v>1.1172600379852621E-2</c:v>
                </c:pt>
                <c:pt idx="224">
                  <c:v>1.0736713500963908E-2</c:v>
                </c:pt>
                <c:pt idx="225">
                  <c:v>1.0736713500963908E-2</c:v>
                </c:pt>
                <c:pt idx="226">
                  <c:v>1.0319313076413239E-2</c:v>
                </c:pt>
                <c:pt idx="227">
                  <c:v>1.0319313076413239E-2</c:v>
                </c:pt>
                <c:pt idx="228">
                  <c:v>9.9193391442900548E-3</c:v>
                </c:pt>
                <c:pt idx="229">
                  <c:v>9.9193391442900548E-3</c:v>
                </c:pt>
                <c:pt idx="230">
                  <c:v>9.5363066372793747E-3</c:v>
                </c:pt>
                <c:pt idx="231">
                  <c:v>9.5363066372793747E-3</c:v>
                </c:pt>
                <c:pt idx="232">
                  <c:v>9.3500407883224355E-3</c:v>
                </c:pt>
                <c:pt idx="233">
                  <c:v>9.1664877232382185E-3</c:v>
                </c:pt>
                <c:pt idx="234">
                  <c:v>8.987282298532814E-3</c:v>
                </c:pt>
                <c:pt idx="235">
                  <c:v>8.8100890049118193E-3</c:v>
                </c:pt>
                <c:pt idx="236">
                  <c:v>8.6403244273926313E-3</c:v>
                </c:pt>
                <c:pt idx="237">
                  <c:v>8.4720509827306747E-3</c:v>
                </c:pt>
                <c:pt idx="238">
                  <c:v>8.3079006102461227E-3</c:v>
                </c:pt>
                <c:pt idx="239">
                  <c:v>8.145564748828776E-3</c:v>
                </c:pt>
                <c:pt idx="240">
                  <c:v>7.9862291185819612E-3</c:v>
                </c:pt>
                <c:pt idx="241">
                  <c:v>7.8294356003747803E-3</c:v>
                </c:pt>
                <c:pt idx="242">
                  <c:v>7.6765405861436813E-3</c:v>
                </c:pt>
                <c:pt idx="243">
                  <c:v>7.5257475302775234E-3</c:v>
                </c:pt>
                <c:pt idx="244">
                  <c:v>7.3770923636885758E-3</c:v>
                </c:pt>
                <c:pt idx="245">
                  <c:v>7.2335214211789794E-3</c:v>
                </c:pt>
                <c:pt idx="246">
                  <c:v>7.0933818807865333E-3</c:v>
                </c:pt>
                <c:pt idx="247">
                  <c:v>6.953008789464689E-3</c:v>
                </c:pt>
                <c:pt idx="248">
                  <c:v>6.8153394992874752E-3</c:v>
                </c:pt>
                <c:pt idx="249">
                  <c:v>6.552262342728727E-3</c:v>
                </c:pt>
                <c:pt idx="250">
                  <c:v>6.552262342728727E-3</c:v>
                </c:pt>
                <c:pt idx="251">
                  <c:v>6.2996410816264729E-3</c:v>
                </c:pt>
                <c:pt idx="252">
                  <c:v>6.2996410816264729E-3</c:v>
                </c:pt>
                <c:pt idx="253">
                  <c:v>6.0540982102318674E-3</c:v>
                </c:pt>
                <c:pt idx="254">
                  <c:v>6.0540982102318674E-3</c:v>
                </c:pt>
                <c:pt idx="255">
                  <c:v>5.935885509022687E-3</c:v>
                </c:pt>
                <c:pt idx="256">
                  <c:v>5.8195771461612474E-3</c:v>
                </c:pt>
                <c:pt idx="257">
                  <c:v>5.7070684772672527E-3</c:v>
                </c:pt>
                <c:pt idx="258">
                  <c:v>5.5966168530979478E-3</c:v>
                </c:pt>
                <c:pt idx="259">
                  <c:v>5.4878629645311316E-3</c:v>
                </c:pt>
                <c:pt idx="260">
                  <c:v>5.3798007460245552E-3</c:v>
                </c:pt>
                <c:pt idx="261">
                  <c:v>5.2732835567435134E-3</c:v>
                </c:pt>
                <c:pt idx="262">
                  <c:v>5.1703145450443634E-3</c:v>
                </c:pt>
                <c:pt idx="263">
                  <c:v>5.0689624243951924E-3</c:v>
                </c:pt>
                <c:pt idx="264">
                  <c:v>4.9685085765515495E-3</c:v>
                </c:pt>
                <c:pt idx="265">
                  <c:v>4.8698063606787186E-3</c:v>
                </c:pt>
                <c:pt idx="266">
                  <c:v>4.7747601151244589E-3</c:v>
                </c:pt>
                <c:pt idx="267">
                  <c:v>4.6789144067732281E-3</c:v>
                </c:pt>
                <c:pt idx="268">
                  <c:v>4.5861228259608724E-3</c:v>
                </c:pt>
                <c:pt idx="269">
                  <c:v>4.4958014953637437E-3</c:v>
                </c:pt>
                <c:pt idx="270">
                  <c:v>4.4065760575893514E-3</c:v>
                </c:pt>
                <c:pt idx="271">
                  <c:v>4.3196232500129911E-3</c:v>
                </c:pt>
                <c:pt idx="272">
                  <c:v>4.2327333215330396E-3</c:v>
                </c:pt>
                <c:pt idx="273">
                  <c:v>4.1486370214782863E-3</c:v>
                </c:pt>
                <c:pt idx="274">
                  <c:v>4.0663552324907426E-3</c:v>
                </c:pt>
                <c:pt idx="275">
                  <c:v>3.985160353597912E-3</c:v>
                </c:pt>
                <c:pt idx="276">
                  <c:v>3.906085398526141E-3</c:v>
                </c:pt>
                <c:pt idx="277">
                  <c:v>3.8292112118279635E-3</c:v>
                </c:pt>
                <c:pt idx="278">
                  <c:v>3.7543671216702934E-3</c:v>
                </c:pt>
                <c:pt idx="279">
                  <c:v>3.6788133959962492E-3</c:v>
                </c:pt>
                <c:pt idx="280">
                  <c:v>3.6055412832482802E-3</c:v>
                </c:pt>
                <c:pt idx="281">
                  <c:v>3.5335896315244601E-3</c:v>
                </c:pt>
                <c:pt idx="282">
                  <c:v>3.4625991317025636E-3</c:v>
                </c:pt>
                <c:pt idx="283">
                  <c:v>3.3940249857275719E-3</c:v>
                </c:pt>
                <c:pt idx="284">
                  <c:v>3.3269599380658867E-3</c:v>
                </c:pt>
                <c:pt idx="285">
                  <c:v>3.2600296313250424E-3</c:v>
                </c:pt>
                <c:pt idx="286">
                  <c:v>3.1955695747994252E-3</c:v>
                </c:pt>
                <c:pt idx="287">
                  <c:v>3.1318730501585243E-3</c:v>
                </c:pt>
                <c:pt idx="288">
                  <c:v>3.070161708417873E-3</c:v>
                </c:pt>
                <c:pt idx="289">
                  <c:v>3.0088456067116432E-3</c:v>
                </c:pt>
                <c:pt idx="290">
                  <c:v>2.9493979124409586E-3</c:v>
                </c:pt>
                <c:pt idx="291">
                  <c:v>2.8900310627227609E-3</c:v>
                </c:pt>
                <c:pt idx="292">
                  <c:v>2.8323080522386955E-3</c:v>
                </c:pt>
                <c:pt idx="293">
                  <c:v>2.7760312609715703E-3</c:v>
                </c:pt>
                <c:pt idx="294">
                  <c:v>2.7193412642138792E-3</c:v>
                </c:pt>
                <c:pt idx="295">
                  <c:v>2.6641603657695063E-3</c:v>
                </c:pt>
                <c:pt idx="296">
                  <c:v>2.6120156294078527E-3</c:v>
                </c:pt>
                <c:pt idx="297">
                  <c:v>2.559700221213157E-3</c:v>
                </c:pt>
                <c:pt idx="298">
                  <c:v>2.5088310322353819E-3</c:v>
                </c:pt>
                <c:pt idx="299">
                  <c:v>2.4590667188084132E-3</c:v>
                </c:pt>
                <c:pt idx="300">
                  <c:v>2.4116558801319608E-3</c:v>
                </c:pt>
                <c:pt idx="301">
                  <c:v>2.3642270759994099E-3</c:v>
                </c:pt>
                <c:pt idx="302">
                  <c:v>2.3185229556534842E-3</c:v>
                </c:pt>
                <c:pt idx="303">
                  <c:v>2.2729895071406212E-3</c:v>
                </c:pt>
                <c:pt idx="304">
                  <c:v>2.227788419565801E-3</c:v>
                </c:pt>
                <c:pt idx="305">
                  <c:v>2.1847521694523427E-3</c:v>
                </c:pt>
                <c:pt idx="306">
                  <c:v>2.1413655929447199E-3</c:v>
                </c:pt>
                <c:pt idx="307">
                  <c:v>2.0989940647073617E-3</c:v>
                </c:pt>
                <c:pt idx="308">
                  <c:v>2.0575477574597029E-3</c:v>
                </c:pt>
                <c:pt idx="309">
                  <c:v>2.0176554621656254E-3</c:v>
                </c:pt>
                <c:pt idx="310">
                  <c:v>1.978652456949045E-3</c:v>
                </c:pt>
                <c:pt idx="311">
                  <c:v>1.9392901426102439E-3</c:v>
                </c:pt>
                <c:pt idx="312">
                  <c:v>1.9012572720236423E-3</c:v>
                </c:pt>
                <c:pt idx="313">
                  <c:v>1.8641316569706361E-3</c:v>
                </c:pt>
                <c:pt idx="314">
                  <c:v>1.8278234701706731E-3</c:v>
                </c:pt>
                <c:pt idx="315">
                  <c:v>1.7920183161418191E-3</c:v>
                </c:pt>
                <c:pt idx="316">
                  <c:v>1.7573988822162708E-3</c:v>
                </c:pt>
                <c:pt idx="317">
                  <c:v>1.721620676371576E-3</c:v>
                </c:pt>
                <c:pt idx="318">
                  <c:v>1.6881510316371277E-3</c:v>
                </c:pt>
                <c:pt idx="319">
                  <c:v>1.6560826924793164E-3</c:v>
                </c:pt>
                <c:pt idx="320">
                  <c:v>1.6230262532354099E-3</c:v>
                </c:pt>
                <c:pt idx="321">
                  <c:v>1.5917214459623109E-3</c:v>
                </c:pt>
                <c:pt idx="322">
                  <c:v>1.5603986732331007E-3</c:v>
                </c:pt>
                <c:pt idx="323">
                  <c:v>1.5286896431975102E-3</c:v>
                </c:pt>
                <c:pt idx="324">
                  <c:v>1.4982202296335647E-3</c:v>
                </c:pt>
                <c:pt idx="325">
                  <c:v>1.4680382633673885E-3</c:v>
                </c:pt>
                <c:pt idx="326">
                  <c:v>1.438790500818978E-3</c:v>
                </c:pt>
                <c:pt idx="327">
                  <c:v>1.4106206656372162E-3</c:v>
                </c:pt>
                <c:pt idx="328">
                  <c:v>1.3833131723487769E-3</c:v>
                </c:pt>
                <c:pt idx="329">
                  <c:v>1.3562661781739409E-3</c:v>
                </c:pt>
                <c:pt idx="330">
                  <c:v>1.3290125812538329E-3</c:v>
                </c:pt>
                <c:pt idx="331">
                  <c:v>1.3028728426125911E-3</c:v>
                </c:pt>
                <c:pt idx="332">
                  <c:v>1.2772002058302307E-3</c:v>
                </c:pt>
                <c:pt idx="333">
                  <c:v>1.2526863409670203E-3</c:v>
                </c:pt>
                <c:pt idx="334">
                  <c:v>1.2281814588318677E-3</c:v>
                </c:pt>
                <c:pt idx="335">
                  <c:v>1.2045299358619743E-3</c:v>
                </c:pt>
                <c:pt idx="336">
                  <c:v>1.1814712729437422E-3</c:v>
                </c:pt>
                <c:pt idx="337">
                  <c:v>1.1576850090530217E-3</c:v>
                </c:pt>
                <c:pt idx="338">
                  <c:v>1.1340155206270217E-3</c:v>
                </c:pt>
                <c:pt idx="339">
                  <c:v>1.1115137868482196E-3</c:v>
                </c:pt>
                <c:pt idx="340">
                  <c:v>1.0900630322519032E-3</c:v>
                </c:pt>
                <c:pt idx="341">
                  <c:v>1.0689626040497461E-3</c:v>
                </c:pt>
                <c:pt idx="342">
                  <c:v>1.0475926940059289E-3</c:v>
                </c:pt>
                <c:pt idx="343">
                  <c:v>1.0267886958296019E-3</c:v>
                </c:pt>
                <c:pt idx="344">
                  <c:v>1.0067392468099299E-3</c:v>
                </c:pt>
                <c:pt idx="345">
                  <c:v>9.8618676501915502E-4</c:v>
                </c:pt>
                <c:pt idx="346">
                  <c:v>9.6657746967420148E-4</c:v>
                </c:pt>
                <c:pt idx="347">
                  <c:v>9.4758798256506713E-4</c:v>
                </c:pt>
                <c:pt idx="348">
                  <c:v>9.2904763185870393E-4</c:v>
                </c:pt>
                <c:pt idx="349">
                  <c:v>9.1047135024011506E-4</c:v>
                </c:pt>
                <c:pt idx="350">
                  <c:v>8.9212861955097298E-4</c:v>
                </c:pt>
                <c:pt idx="351">
                  <c:v>8.7489974714069702E-4</c:v>
                </c:pt>
                <c:pt idx="352">
                  <c:v>8.5694327375793905E-4</c:v>
                </c:pt>
                <c:pt idx="353">
                  <c:v>8.4037014049570568E-4</c:v>
                </c:pt>
                <c:pt idx="354">
                  <c:v>8.2307838898904376E-4</c:v>
                </c:pt>
                <c:pt idx="355">
                  <c:v>8.0716997760291718E-4</c:v>
                </c:pt>
                <c:pt idx="356">
                  <c:v>7.9072260253346485E-4</c:v>
                </c:pt>
                <c:pt idx="357">
                  <c:v>7.745087783934514E-4</c:v>
                </c:pt>
                <c:pt idx="358">
                  <c:v>7.5939084707619747E-4</c:v>
                </c:pt>
                <c:pt idx="359">
                  <c:v>7.4447053577616378E-4</c:v>
                </c:pt>
                <c:pt idx="360">
                  <c:v>7.2873279622308817E-4</c:v>
                </c:pt>
                <c:pt idx="361">
                  <c:v>7.1320165941528594E-4</c:v>
                </c:pt>
                <c:pt idx="362">
                  <c:v>6.9903589727190638E-4</c:v>
                </c:pt>
                <c:pt idx="363">
                  <c:v>6.8504978968963472E-4</c:v>
                </c:pt>
                <c:pt idx="364">
                  <c:v>6.7142299122957983E-4</c:v>
                </c:pt>
                <c:pt idx="365">
                  <c:v>6.5785907186591351E-4</c:v>
                </c:pt>
                <c:pt idx="366">
                  <c:v>6.4480716800140528E-4</c:v>
                </c:pt>
                <c:pt idx="367">
                  <c:v>6.3174628140883914E-4</c:v>
                </c:pt>
                <c:pt idx="368">
                  <c:v>6.1913453121904523E-4</c:v>
                </c:pt>
                <c:pt idx="369">
                  <c:v>6.0591195552148441E-4</c:v>
                </c:pt>
                <c:pt idx="370">
                  <c:v>5.9315648168280384E-4</c:v>
                </c:pt>
                <c:pt idx="371">
                  <c:v>5.8094895425550303E-4</c:v>
                </c:pt>
                <c:pt idx="372">
                  <c:v>5.6866956500375911E-4</c:v>
                </c:pt>
                <c:pt idx="373">
                  <c:v>5.5700100125978395E-4</c:v>
                </c:pt>
                <c:pt idx="374">
                  <c:v>5.4549412662080411E-4</c:v>
                </c:pt>
                <c:pt idx="375">
                  <c:v>5.3396928652571659E-4</c:v>
                </c:pt>
                <c:pt idx="376">
                  <c:v>5.2254325643923529E-4</c:v>
                </c:pt>
                <c:pt idx="377">
                  <c:v>5.1171906913246863E-4</c:v>
                </c:pt>
                <c:pt idx="378">
                  <c:v>5.0067031362431677E-4</c:v>
                </c:pt>
                <c:pt idx="379">
                  <c:v>4.9040305545698312E-4</c:v>
                </c:pt>
                <c:pt idx="380">
                  <c:v>4.7996512545659824E-4</c:v>
                </c:pt>
                <c:pt idx="381">
                  <c:v>4.6999429731509404E-4</c:v>
                </c:pt>
                <c:pt idx="382">
                  <c:v>4.5993364189303779E-4</c:v>
                </c:pt>
                <c:pt idx="383">
                  <c:v>4.4966638372570539E-4</c:v>
                </c:pt>
                <c:pt idx="384">
                  <c:v>4.4000995106614093E-4</c:v>
                </c:pt>
                <c:pt idx="385">
                  <c:v>4.3088349936184453E-4</c:v>
                </c:pt>
                <c:pt idx="386">
                  <c:v>4.2174806492949391E-4</c:v>
                </c:pt>
                <c:pt idx="387">
                  <c:v>4.1282821597047323E-4</c:v>
                </c:pt>
                <c:pt idx="388">
                  <c:v>4.0393531519562016E-4</c:v>
                </c:pt>
                <c:pt idx="389">
                  <c:v>3.9585984267380609E-4</c:v>
                </c:pt>
                <c:pt idx="390">
                  <c:v>3.8729032010894666E-4</c:v>
                </c:pt>
                <c:pt idx="391">
                  <c:v>3.7964601853379405E-4</c:v>
                </c:pt>
                <c:pt idx="392">
                  <c:v>3.713639432667073E-4</c:v>
                </c:pt>
                <c:pt idx="393">
                  <c:v>3.6345015984989263E-4</c:v>
                </c:pt>
                <c:pt idx="394">
                  <c:v>3.5625499467750981E-4</c:v>
                </c:pt>
                <c:pt idx="395">
                  <c:v>3.494550695395649E-4</c:v>
                </c:pt>
                <c:pt idx="396">
                  <c:v>3.4214312890246259E-4</c:v>
                </c:pt>
                <c:pt idx="397">
                  <c:v>3.350198255545236E-4</c:v>
                </c:pt>
                <c:pt idx="398">
                  <c:v>3.2821091768852392E-4</c:v>
                </c:pt>
                <c:pt idx="399">
                  <c:v>3.2129421708585842E-4</c:v>
                </c:pt>
                <c:pt idx="400">
                  <c:v>3.0819739958107251E-4</c:v>
                </c:pt>
                <c:pt idx="401">
                  <c:v>3.0819739958107251E-4</c:v>
                </c:pt>
                <c:pt idx="402">
                  <c:v>3.014064571711842E-4</c:v>
                </c:pt>
                <c:pt idx="403">
                  <c:v>2.9540599483017104E-4</c:v>
                </c:pt>
                <c:pt idx="404">
                  <c:v>2.8347693197258776E-4</c:v>
                </c:pt>
                <c:pt idx="405">
                  <c:v>2.8347693197258776E-4</c:v>
                </c:pt>
                <c:pt idx="406">
                  <c:v>2.7750341781574236E-4</c:v>
                </c:pt>
                <c:pt idx="407">
                  <c:v>2.716466791236145E-4</c:v>
                </c:pt>
                <c:pt idx="408">
                  <c:v>2.604631826946321E-4</c:v>
                </c:pt>
                <c:pt idx="409">
                  <c:v>2.604631826946321E-4</c:v>
                </c:pt>
                <c:pt idx="410">
                  <c:v>2.5509151131749625E-4</c:v>
                </c:pt>
                <c:pt idx="411">
                  <c:v>2.5007914906257874E-4</c:v>
                </c:pt>
                <c:pt idx="412">
                  <c:v>2.3979392543913627E-4</c:v>
                </c:pt>
                <c:pt idx="413">
                  <c:v>2.3979392543913627E-4</c:v>
                </c:pt>
                <c:pt idx="414">
                  <c:v>2.3488037319282671E-4</c:v>
                </c:pt>
                <c:pt idx="415">
                  <c:v>2.301285100515155E-4</c:v>
                </c:pt>
                <c:pt idx="416">
                  <c:v>2.2520597507715218E-4</c:v>
                </c:pt>
                <c:pt idx="417">
                  <c:v>2.2095714470694427E-4</c:v>
                </c:pt>
                <c:pt idx="418">
                  <c:v>2.1674424524895696E-4</c:v>
                </c:pt>
                <c:pt idx="419">
                  <c:v>2.123157603176408E-4</c:v>
                </c:pt>
                <c:pt idx="420">
                  <c:v>2.0830048087687301E-4</c:v>
                </c:pt>
                <c:pt idx="421">
                  <c:v>2.0422232233971682E-4</c:v>
                </c:pt>
                <c:pt idx="422">
                  <c:v>2.0009925016228495E-4</c:v>
                </c:pt>
                <c:pt idx="423">
                  <c:v>1.9655107258039831E-4</c:v>
                </c:pt>
                <c:pt idx="424">
                  <c:v>1.9283222316545905E-4</c:v>
                </c:pt>
                <c:pt idx="425">
                  <c:v>1.8534961069530359E-4</c:v>
                </c:pt>
                <c:pt idx="426">
                  <c:v>1.8534961069530359E-4</c:v>
                </c:pt>
                <c:pt idx="427">
                  <c:v>1.8155889945592111E-4</c:v>
                </c:pt>
                <c:pt idx="428">
                  <c:v>1.780915664265334E-4</c:v>
                </c:pt>
                <c:pt idx="429">
                  <c:v>1.7125571037636744E-4</c:v>
                </c:pt>
                <c:pt idx="430">
                  <c:v>1.7125571037636744E-4</c:v>
                </c:pt>
                <c:pt idx="431">
                  <c:v>1.6789617008364428E-4</c:v>
                </c:pt>
                <c:pt idx="432">
                  <c:v>1.6482407708869482E-4</c:v>
                </c:pt>
                <c:pt idx="433">
                  <c:v>1.5835651288880048E-4</c:v>
                </c:pt>
                <c:pt idx="434">
                  <c:v>1.5835651288880048E-4</c:v>
                </c:pt>
                <c:pt idx="435">
                  <c:v>1.5525747170968407E-4</c:v>
                </c:pt>
                <c:pt idx="436">
                  <c:v>1.5245486055639671E-4</c:v>
                </c:pt>
                <c:pt idx="437">
                  <c:v>1.4679574188148901E-4</c:v>
                </c:pt>
                <c:pt idx="438">
                  <c:v>1.4679574188148901E-4</c:v>
                </c:pt>
                <c:pt idx="439">
                  <c:v>1.4406499255264506E-4</c:v>
                </c:pt>
                <c:pt idx="440">
                  <c:v>1.4154084596907501E-4</c:v>
                </c:pt>
                <c:pt idx="441">
                  <c:v>1.3884602755245243E-4</c:v>
                </c:pt>
                <c:pt idx="442">
                  <c:v>1.3603443367110973E-4</c:v>
                </c:pt>
                <c:pt idx="443">
                  <c:v>1.334653734472629E-4</c:v>
                </c:pt>
                <c:pt idx="444">
                  <c:v>1.3117477779313357E-4</c:v>
                </c:pt>
                <c:pt idx="445">
                  <c:v>1.2871351030595141E-4</c:v>
                </c:pt>
                <c:pt idx="446">
                  <c:v>1.264768110201548E-4</c:v>
                </c:pt>
                <c:pt idx="447">
                  <c:v>1.2397062989269548E-4</c:v>
                </c:pt>
                <c:pt idx="448">
                  <c:v>1.2153631058967996E-4</c:v>
                </c:pt>
                <c:pt idx="449">
                  <c:v>1.1940740404054807E-4</c:v>
                </c:pt>
                <c:pt idx="450">
                  <c:v>1.1504179820561964E-4</c:v>
                </c:pt>
                <c:pt idx="451">
                  <c:v>1.1504179820561964E-4</c:v>
                </c:pt>
                <c:pt idx="452">
                  <c:v>1.1284102983204421E-4</c:v>
                </c:pt>
                <c:pt idx="453">
                  <c:v>1.1098160512457482E-4</c:v>
                </c:pt>
                <c:pt idx="454">
                  <c:v>1.0690344658741894E-4</c:v>
                </c:pt>
                <c:pt idx="455">
                  <c:v>1.0690344658741894E-4</c:v>
                </c:pt>
                <c:pt idx="456">
                  <c:v>1.0497216005550608E-4</c:v>
                </c:pt>
                <c:pt idx="457">
                  <c:v>1.0303189079553808E-4</c:v>
                </c:pt>
                <c:pt idx="458">
                  <c:v>9.9519644125873415E-5</c:v>
                </c:pt>
                <c:pt idx="459">
                  <c:v>9.9519644125873415E-5</c:v>
                </c:pt>
                <c:pt idx="460">
                  <c:v>9.7768012155068621E-5</c:v>
                </c:pt>
                <c:pt idx="461">
                  <c:v>9.5971466543986881E-5</c:v>
                </c:pt>
                <c:pt idx="462">
                  <c:v>9.2378375321823373E-5</c:v>
                </c:pt>
                <c:pt idx="463">
                  <c:v>9.2378375321823373E-5</c:v>
                </c:pt>
                <c:pt idx="464">
                  <c:v>9.062674335101877E-5</c:v>
                </c:pt>
                <c:pt idx="465">
                  <c:v>8.9135610493820759E-5</c:v>
                </c:pt>
                <c:pt idx="466">
                  <c:v>8.7590581268290492E-5</c:v>
                </c:pt>
                <c:pt idx="467">
                  <c:v>8.5955724762206169E-5</c:v>
                </c:pt>
                <c:pt idx="468">
                  <c:v>8.4347816440287797E-5</c:v>
                </c:pt>
                <c:pt idx="469">
                  <c:v>8.2874649039200768E-5</c:v>
                </c:pt>
                <c:pt idx="470">
                  <c:v>8.1383516182002825E-5</c:v>
                </c:pt>
                <c:pt idx="471">
                  <c:v>7.9874417868694414E-5</c:v>
                </c:pt>
                <c:pt idx="472">
                  <c:v>7.8176682266222066E-5</c:v>
                </c:pt>
                <c:pt idx="473">
                  <c:v>7.7044858531240433E-5</c:v>
                </c:pt>
                <c:pt idx="474">
                  <c:v>7.5652535682652072E-5</c:v>
                </c:pt>
                <c:pt idx="475">
                  <c:v>7.2760097248810799E-5</c:v>
                </c:pt>
                <c:pt idx="476">
                  <c:v>7.2760097248810799E-5</c:v>
                </c:pt>
                <c:pt idx="477">
                  <c:v>7.1565394417441331E-5</c:v>
                </c:pt>
                <c:pt idx="478">
                  <c:v>7.0505432506903017E-5</c:v>
                </c:pt>
                <c:pt idx="479">
                  <c:v>6.8080095931942768E-5</c:v>
                </c:pt>
                <c:pt idx="480">
                  <c:v>6.8080095931942768E-5</c:v>
                </c:pt>
                <c:pt idx="481">
                  <c:v>6.6795565820019216E-5</c:v>
                </c:pt>
                <c:pt idx="482">
                  <c:v>6.5520018436151094E-5</c:v>
                </c:pt>
                <c:pt idx="483">
                  <c:v>6.3058750948969124E-5</c:v>
                </c:pt>
                <c:pt idx="484">
                  <c:v>6.3058750948969124E-5</c:v>
                </c:pt>
                <c:pt idx="485">
                  <c:v>6.1944892670098392E-5</c:v>
                </c:pt>
                <c:pt idx="486">
                  <c:v>6.0920861671781832E-5</c:v>
                </c:pt>
                <c:pt idx="487">
                  <c:v>5.8845851490982395E-5</c:v>
                </c:pt>
                <c:pt idx="488">
                  <c:v>5.8845851490982395E-5</c:v>
                </c:pt>
                <c:pt idx="489">
                  <c:v>5.7839785948776865E-5</c:v>
                </c:pt>
                <c:pt idx="490">
                  <c:v>5.6618134933241249E-5</c:v>
                </c:pt>
                <c:pt idx="491">
                  <c:v>5.5719862127700291E-5</c:v>
                </c:pt>
                <c:pt idx="492">
                  <c:v>5.4695831129383785E-5</c:v>
                </c:pt>
                <c:pt idx="493">
                  <c:v>5.3662817403011748E-5</c:v>
                </c:pt>
                <c:pt idx="494">
                  <c:v>5.2809458237747886E-5</c:v>
                </c:pt>
                <c:pt idx="495">
                  <c:v>5.1812375423597488E-5</c:v>
                </c:pt>
                <c:pt idx="496">
                  <c:v>5.0932068074167403E-5</c:v>
                </c:pt>
                <c:pt idx="497">
                  <c:v>5.0006847084460324E-5</c:v>
                </c:pt>
                <c:pt idx="498">
                  <c:v>4.9216367015584425E-5</c:v>
                </c:pt>
                <c:pt idx="499">
                  <c:v>4.8452835130874533E-5</c:v>
                </c:pt>
                <c:pt idx="500">
                  <c:v>4.6988650457843015E-5</c:v>
                </c:pt>
                <c:pt idx="501">
                  <c:v>4.6988650457843015E-5</c:v>
                </c:pt>
                <c:pt idx="502">
                  <c:v>4.6180204932856304E-5</c:v>
                </c:pt>
                <c:pt idx="503">
                  <c:v>4.5335828495647797E-5</c:v>
                </c:pt>
                <c:pt idx="504">
                  <c:v>4.3754868357895804E-5</c:v>
                </c:pt>
                <c:pt idx="505">
                  <c:v>4.3754868357895804E-5</c:v>
                </c:pt>
                <c:pt idx="506">
                  <c:v>4.294642283290916E-5</c:v>
                </c:pt>
                <c:pt idx="507">
                  <c:v>4.2299666412919574E-5</c:v>
                </c:pt>
                <c:pt idx="508">
                  <c:v>4.1086998125439517E-5</c:v>
                </c:pt>
                <c:pt idx="509">
                  <c:v>4.1086998125439517E-5</c:v>
                </c:pt>
                <c:pt idx="510">
                  <c:v>4.0404310793228414E-5</c:v>
                </c:pt>
                <c:pt idx="511">
                  <c:v>3.9595865268241642E-5</c:v>
                </c:pt>
                <c:pt idx="512">
                  <c:v>3.8931143392141392E-5</c:v>
                </c:pt>
                <c:pt idx="513">
                  <c:v>3.8365231524650664E-5</c:v>
                </c:pt>
                <c:pt idx="514">
                  <c:v>3.7772371472993733E-5</c:v>
                </c:pt>
                <c:pt idx="515">
                  <c:v>3.7197476877447493E-5</c:v>
                </c:pt>
                <c:pt idx="516">
                  <c:v>3.6586651369679696E-5</c:v>
                </c:pt>
                <c:pt idx="517">
                  <c:v>3.5877015853302478E-5</c:v>
                </c:pt>
                <c:pt idx="518">
                  <c:v>3.5320086713867011E-5</c:v>
                </c:pt>
                <c:pt idx="519">
                  <c:v>3.4879933039152087E-5</c:v>
                </c:pt>
                <c:pt idx="520">
                  <c:v>3.4394865724160013E-5</c:v>
                </c:pt>
                <c:pt idx="521">
                  <c:v>3.3945729321389496E-5</c:v>
                </c:pt>
                <c:pt idx="522">
                  <c:v>3.3433713822231301E-5</c:v>
                </c:pt>
                <c:pt idx="523">
                  <c:v>3.2840853770574343E-5</c:v>
                </c:pt>
                <c:pt idx="524">
                  <c:v>3.2256976446972761E-5</c:v>
                </c:pt>
                <c:pt idx="525">
                  <c:v>3.1816822772257689E-5</c:v>
                </c:pt>
                <c:pt idx="526">
                  <c:v>3.1241928176711584E-5</c:v>
                </c:pt>
                <c:pt idx="527">
                  <c:v>3.0783809045885651E-5</c:v>
                </c:pt>
                <c:pt idx="528">
                  <c:v>3.0262810818672019E-5</c:v>
                </c:pt>
                <c:pt idx="529">
                  <c:v>2.9930449880621864E-5</c:v>
                </c:pt>
                <c:pt idx="530">
                  <c:v>2.942741710951899E-5</c:v>
                </c:pt>
                <c:pt idx="531">
                  <c:v>2.8951332522582316E-5</c:v>
                </c:pt>
                <c:pt idx="532">
                  <c:v>2.8475247935645682E-5</c:v>
                </c:pt>
                <c:pt idx="533">
                  <c:v>2.7954249708431935E-5</c:v>
                </c:pt>
                <c:pt idx="534">
                  <c:v>2.7585957858160249E-5</c:v>
                </c:pt>
                <c:pt idx="535">
                  <c:v>2.7091907815112768E-5</c:v>
                </c:pt>
                <c:pt idx="536">
                  <c:v>2.6732598692896292E-5</c:v>
                </c:pt>
                <c:pt idx="537">
                  <c:v>2.6436168667067911E-5</c:v>
                </c:pt>
                <c:pt idx="538">
                  <c:v>2.6040928632629935E-5</c:v>
                </c:pt>
                <c:pt idx="539">
                  <c:v>2.5708567694579786E-5</c:v>
                </c:pt>
                <c:pt idx="540">
                  <c:v>2.5214517651532268E-5</c:v>
                </c:pt>
                <c:pt idx="541">
                  <c:v>2.4828260345149651E-5</c:v>
                </c:pt>
                <c:pt idx="542">
                  <c:v>2.4585726687653698E-5</c:v>
                </c:pt>
                <c:pt idx="543">
                  <c:v>2.4235400293492676E-5</c:v>
                </c:pt>
                <c:pt idx="544">
                  <c:v>2.3867108443221007E-5</c:v>
                </c:pt>
                <c:pt idx="545">
                  <c:v>2.3480851136838339E-5</c:v>
                </c:pt>
                <c:pt idx="546">
                  <c:v>2.3139507470732855E-5</c:v>
                </c:pt>
                <c:pt idx="547">
                  <c:v>2.2789181076571948E-5</c:v>
                </c:pt>
                <c:pt idx="548">
                  <c:v>2.2465802866577263E-5</c:v>
                </c:pt>
                <c:pt idx="549">
                  <c:v>2.2025649191862201E-5</c:v>
                </c:pt>
                <c:pt idx="550">
                  <c:v>2.166634006964586E-5</c:v>
                </c:pt>
                <c:pt idx="551">
                  <c:v>2.128008276326331E-5</c:v>
                </c:pt>
                <c:pt idx="552">
                  <c:v>2.0947721825213169E-5</c:v>
                </c:pt>
                <c:pt idx="553">
                  <c:v>2.0588412702996791E-5</c:v>
                </c:pt>
                <c:pt idx="554">
                  <c:v>2.0282999949112851E-5</c:v>
                </c:pt>
                <c:pt idx="555">
                  <c:v>2.0049449019672292E-5</c:v>
                </c:pt>
                <c:pt idx="556">
                  <c:v>1.983386354634247E-5</c:v>
                </c:pt>
                <c:pt idx="557">
                  <c:v>1.9564381704680224E-5</c:v>
                </c:pt>
                <c:pt idx="558">
                  <c:v>1.9348796231350403E-5</c:v>
                </c:pt>
                <c:pt idx="559">
                  <c:v>1.9052366205521883E-5</c:v>
                </c:pt>
                <c:pt idx="560">
                  <c:v>1.8764918907748804E-5</c:v>
                </c:pt>
                <c:pt idx="561">
                  <c:v>1.8468488881920339E-5</c:v>
                </c:pt>
                <c:pt idx="562">
                  <c:v>1.8082231575537765E-5</c:v>
                </c:pt>
                <c:pt idx="563">
                  <c:v>1.7803767005820092E-5</c:v>
                </c:pt>
                <c:pt idx="564">
                  <c:v>1.7534285164157823E-5</c:v>
                </c:pt>
                <c:pt idx="565">
                  <c:v>1.725582059444015E-5</c:v>
                </c:pt>
                <c:pt idx="566">
                  <c:v>1.7049217849165752E-5</c:v>
                </c:pt>
                <c:pt idx="567">
                  <c:v>1.6770753279448102E-5</c:v>
                </c:pt>
                <c:pt idx="568">
                  <c:v>1.6510254165841222E-5</c:v>
                </c:pt>
                <c:pt idx="569">
                  <c:v>1.6159927771680281E-5</c:v>
                </c:pt>
                <c:pt idx="570">
                  <c:v>1.5899428658073441E-5</c:v>
                </c:pt>
                <c:pt idx="571">
                  <c:v>1.5674860456688224E-5</c:v>
                </c:pt>
                <c:pt idx="572">
                  <c:v>1.5450292255302982E-5</c:v>
                </c:pt>
                <c:pt idx="573">
                  <c:v>1.5198775869751559E-5</c:v>
                </c:pt>
                <c:pt idx="574">
                  <c:v>1.4929294028089261E-5</c:v>
                </c:pt>
                <c:pt idx="575">
                  <c:v>1.4641846730316212E-5</c:v>
                </c:pt>
                <c:pt idx="576">
                  <c:v>1.4345416704487724E-5</c:v>
                </c:pt>
                <c:pt idx="577">
                  <c:v>1.416576214337952E-5</c:v>
                </c:pt>
                <c:pt idx="578">
                  <c:v>1.3950176670049743E-5</c:v>
                </c:pt>
                <c:pt idx="579">
                  <c:v>1.3698660284498293E-5</c:v>
                </c:pt>
                <c:pt idx="580">
                  <c:v>1.3492057539223893E-5</c:v>
                </c:pt>
                <c:pt idx="581">
                  <c:v>1.3267489337838713E-5</c:v>
                </c:pt>
                <c:pt idx="582">
                  <c:v>1.2980042040065617E-5</c:v>
                </c:pt>
                <c:pt idx="583">
                  <c:v>1.2827335663123664E-5</c:v>
                </c:pt>
                <c:pt idx="584">
                  <c:v>1.2602767461738443E-5</c:v>
                </c:pt>
                <c:pt idx="585">
                  <c:v>1.2378199260353225E-5</c:v>
                </c:pt>
                <c:pt idx="586">
                  <c:v>1.216261378702338E-5</c:v>
                </c:pt>
                <c:pt idx="587">
                  <c:v>1.1938045585638191E-5</c:v>
                </c:pt>
                <c:pt idx="588">
                  <c:v>1.1695511928142154E-5</c:v>
                </c:pt>
                <c:pt idx="589">
                  <c:v>1.1533822823144771E-5</c:v>
                </c:pt>
                <c:pt idx="590">
                  <c:v>1.1372133718147463E-5</c:v>
                </c:pt>
                <c:pt idx="591">
                  <c:v>1.1066720964263557E-5</c:v>
                </c:pt>
                <c:pt idx="592">
                  <c:v>1.0922997315377002E-5</c:v>
                </c:pt>
                <c:pt idx="593">
                  <c:v>1.0716394570102579E-5</c:v>
                </c:pt>
                <c:pt idx="594">
                  <c:v>1.0545722737049825E-5</c:v>
                </c:pt>
                <c:pt idx="595">
                  <c:v>1.036606817594164E-5</c:v>
                </c:pt>
                <c:pt idx="596">
                  <c:v>1.0186413614833498E-5</c:v>
                </c:pt>
                <c:pt idx="597">
                  <c:v>1.0033707237891523E-5</c:v>
                </c:pt>
                <c:pt idx="598">
                  <c:v>9.8989663170604274E-6</c:v>
                </c:pt>
                <c:pt idx="599">
                  <c:v>9.7732081242846837E-6</c:v>
                </c:pt>
                <c:pt idx="600">
                  <c:v>9.629484475398166E-6</c:v>
                </c:pt>
                <c:pt idx="601">
                  <c:v>9.4857608265116213E-6</c:v>
                </c:pt>
                <c:pt idx="602">
                  <c:v>9.3600026337358996E-6</c:v>
                </c:pt>
                <c:pt idx="603">
                  <c:v>9.1893308006831289E-6</c:v>
                </c:pt>
                <c:pt idx="604">
                  <c:v>9.0366244237411693E-6</c:v>
                </c:pt>
                <c:pt idx="605">
                  <c:v>8.9108662309654729E-6</c:v>
                </c:pt>
                <c:pt idx="606">
                  <c:v>8.830021678466773E-6</c:v>
                </c:pt>
                <c:pt idx="607">
                  <c:v>8.7312116698572569E-6</c:v>
                </c:pt>
                <c:pt idx="608">
                  <c:v>8.5425743806936768E-6</c:v>
                </c:pt>
                <c:pt idx="609">
                  <c:v>8.407833459862574E-6</c:v>
                </c:pt>
                <c:pt idx="610">
                  <c:v>8.3000407231976718E-6</c:v>
                </c:pt>
                <c:pt idx="611">
                  <c:v>8.1473343462557122E-6</c:v>
                </c:pt>
                <c:pt idx="612">
                  <c:v>7.9586970570921406E-6</c:v>
                </c:pt>
                <c:pt idx="613">
                  <c:v>7.8329388643163934E-6</c:v>
                </c:pt>
                <c:pt idx="614">
                  <c:v>7.7161633995961001E-6</c:v>
                </c:pt>
                <c:pt idx="615">
                  <c:v>7.5814224787649711E-6</c:v>
                </c:pt>
                <c:pt idx="616">
                  <c:v>7.4826124701554626E-6</c:v>
                </c:pt>
                <c:pt idx="617">
                  <c:v>7.2939751809918935E-6</c:v>
                </c:pt>
                <c:pt idx="618">
                  <c:v>7.1771997162715714E-6</c:v>
                </c:pt>
                <c:pt idx="619">
                  <c:v>7.0514415234958521E-6</c:v>
                </c:pt>
                <c:pt idx="620">
                  <c:v>6.9346660587755393E-6</c:v>
                </c:pt>
                <c:pt idx="621">
                  <c:v>6.7550114976673614E-6</c:v>
                </c:pt>
                <c:pt idx="622">
                  <c:v>6.6651842171132559E-6</c:v>
                </c:pt>
                <c:pt idx="623">
                  <c:v>6.5484087523929626E-6</c:v>
                </c:pt>
                <c:pt idx="624">
                  <c:v>6.4495987437834769E-6</c:v>
                </c:pt>
                <c:pt idx="625">
                  <c:v>6.341806007118557E-6</c:v>
                </c:pt>
                <c:pt idx="626">
                  <c:v>6.2609614546198867E-6</c:v>
                </c:pt>
                <c:pt idx="627">
                  <c:v>6.1621514460103714E-6</c:v>
                </c:pt>
                <c:pt idx="628">
                  <c:v>6.0274105251792424E-6</c:v>
                </c:pt>
                <c:pt idx="629">
                  <c:v>6.0004623410130359E-6</c:v>
                </c:pt>
                <c:pt idx="630">
                  <c:v>5.8477559640710746E-6</c:v>
                </c:pt>
                <c:pt idx="631">
                  <c:v>5.6770841310182988E-6</c:v>
                </c:pt>
                <c:pt idx="632">
                  <c:v>5.5692913943534238E-6</c:v>
                </c:pt>
                <c:pt idx="633">
                  <c:v>5.4525159296330813E-6</c:v>
                </c:pt>
                <c:pt idx="634">
                  <c:v>5.3716713771344203E-6</c:v>
                </c:pt>
                <c:pt idx="635">
                  <c:v>5.1830340879708343E-6</c:v>
                </c:pt>
                <c:pt idx="636">
                  <c:v>5.0482931671397104E-6</c:v>
                </c:pt>
                <c:pt idx="637">
                  <c:v>4.9315177024193975E-6</c:v>
                </c:pt>
                <c:pt idx="638">
                  <c:v>4.814742237699072E-6</c:v>
                </c:pt>
                <c:pt idx="639">
                  <c:v>4.6710185888125425E-6</c:v>
                </c:pt>
                <c:pt idx="640">
                  <c:v>4.5901740363138494E-6</c:v>
                </c:pt>
                <c:pt idx="641">
                  <c:v>4.437467659371911E-6</c:v>
                </c:pt>
                <c:pt idx="642">
                  <c:v>4.3206921946516108E-6</c:v>
                </c:pt>
                <c:pt idx="643">
                  <c:v>4.2128994579866917E-6</c:v>
                </c:pt>
                <c:pt idx="644">
                  <c:v>4.0871412652109589E-6</c:v>
                </c:pt>
                <c:pt idx="645">
                  <c:v>4.0332448968785172E-6</c:v>
                </c:pt>
                <c:pt idx="646">
                  <c:v>3.9254521602136082E-6</c:v>
                </c:pt>
                <c:pt idx="647">
                  <c:v>3.862573063825749E-6</c:v>
                </c:pt>
                <c:pt idx="648">
                  <c:v>3.8176594235486975E-6</c:v>
                </c:pt>
                <c:pt idx="649">
                  <c:v>3.7278321429946268E-6</c:v>
                </c:pt>
                <c:pt idx="650">
                  <c:v>3.6290221343851217E-6</c:v>
                </c:pt>
                <c:pt idx="651">
                  <c:v>3.5032639416094067E-6</c:v>
                </c:pt>
                <c:pt idx="652">
                  <c:v>3.4403848452215505E-6</c:v>
                </c:pt>
                <c:pt idx="653">
                  <c:v>3.3775057488336854E-6</c:v>
                </c:pt>
                <c:pt idx="654">
                  <c:v>3.3146266524458198E-6</c:v>
                </c:pt>
                <c:pt idx="655">
                  <c:v>3.2607302841133738E-6</c:v>
                </c:pt>
                <c:pt idx="656">
                  <c:v>3.2158166438363261E-6</c:v>
                </c:pt>
                <c:pt idx="657">
                  <c:v>3.1259893632822384E-6</c:v>
                </c:pt>
                <c:pt idx="658">
                  <c:v>2.9822657143956937E-6</c:v>
                </c:pt>
                <c:pt idx="659">
                  <c:v>2.8744729777307852E-6</c:v>
                </c:pt>
                <c:pt idx="660">
                  <c:v>2.8026111532875221E-6</c:v>
                </c:pt>
                <c:pt idx="661">
                  <c:v>2.7576975130104829E-6</c:v>
                </c:pt>
                <c:pt idx="662">
                  <c:v>2.6499047763455812E-6</c:v>
                </c:pt>
                <c:pt idx="663">
                  <c:v>2.5780429519023033E-6</c:v>
                </c:pt>
                <c:pt idx="664">
                  <c:v>2.4882156713482143E-6</c:v>
                </c:pt>
                <c:pt idx="665">
                  <c:v>2.4343193030157611E-6</c:v>
                </c:pt>
                <c:pt idx="666">
                  <c:v>2.3444920224616789E-6</c:v>
                </c:pt>
                <c:pt idx="667">
                  <c:v>2.3175438382954508E-6</c:v>
                </c:pt>
                <c:pt idx="668">
                  <c:v>2.2097511016305491E-6</c:v>
                </c:pt>
                <c:pt idx="669">
                  <c:v>2.1648374613535065E-6</c:v>
                </c:pt>
                <c:pt idx="670">
                  <c:v>2.146872005242684E-6</c:v>
                </c:pt>
                <c:pt idx="671">
                  <c:v>2.0750101807994154E-6</c:v>
                </c:pt>
                <c:pt idx="672">
                  <c:v>2.0480619966331852E-6</c:v>
                </c:pt>
                <c:pt idx="673">
                  <c:v>2.0390792685777835E-6</c:v>
                </c:pt>
                <c:pt idx="674">
                  <c:v>2.0211138124669694E-6</c:v>
                </c:pt>
                <c:pt idx="675">
                  <c:v>1.9762001721899209E-6</c:v>
                </c:pt>
                <c:pt idx="676">
                  <c:v>1.940269259968286E-6</c:v>
                </c:pt>
                <c:pt idx="677">
                  <c:v>1.9133210758020575E-6</c:v>
                </c:pt>
                <c:pt idx="678">
                  <c:v>1.9043383477466509E-6</c:v>
                </c:pt>
                <c:pt idx="679">
                  <c:v>1.8414592513587889E-6</c:v>
                </c:pt>
                <c:pt idx="680">
                  <c:v>1.8234937952479681E-6</c:v>
                </c:pt>
                <c:pt idx="681">
                  <c:v>1.7785801549709297E-6</c:v>
                </c:pt>
                <c:pt idx="682">
                  <c:v>1.7336665146938833E-6</c:v>
                </c:pt>
                <c:pt idx="683">
                  <c:v>1.7246837866384748E-6</c:v>
                </c:pt>
                <c:pt idx="684">
                  <c:v>1.7067183305276576E-6</c:v>
                </c:pt>
                <c:pt idx="685">
                  <c:v>1.6887528744168461E-6</c:v>
                </c:pt>
                <c:pt idx="686">
                  <c:v>1.6528219621952067E-6</c:v>
                </c:pt>
                <c:pt idx="687">
                  <c:v>1.6168910499735712E-6</c:v>
                </c:pt>
                <c:pt idx="688">
                  <c:v>1.5719774096965299E-6</c:v>
                </c:pt>
                <c:pt idx="689">
                  <c:v>1.5001155852532596E-6</c:v>
                </c:pt>
                <c:pt idx="690">
                  <c:v>1.4731674010870307E-6</c:v>
                </c:pt>
                <c:pt idx="691">
                  <c:v>1.4462192169208045E-6</c:v>
                </c:pt>
                <c:pt idx="692">
                  <c:v>1.4372364888653941E-6</c:v>
                </c:pt>
                <c:pt idx="693">
                  <c:v>1.4102883046991689E-6</c:v>
                </c:pt>
                <c:pt idx="694">
                  <c:v>1.3743573924775362E-6</c:v>
                </c:pt>
                <c:pt idx="695">
                  <c:v>1.3563919363667208E-6</c:v>
                </c:pt>
                <c:pt idx="696">
                  <c:v>1.3474092083113083E-6</c:v>
                </c:pt>
                <c:pt idx="697">
                  <c:v>1.3024955680342657E-6</c:v>
                </c:pt>
                <c:pt idx="698">
                  <c:v>1.2755473838680397E-6</c:v>
                </c:pt>
                <c:pt idx="699">
                  <c:v>1.2396164716464048E-6</c:v>
                </c:pt>
                <c:pt idx="700">
                  <c:v>1.2126682874801746E-6</c:v>
                </c:pt>
                <c:pt idx="701">
                  <c:v>1.1947028313693631E-6</c:v>
                </c:pt>
                <c:pt idx="702">
                  <c:v>1.167754647203132E-6</c:v>
                </c:pt>
                <c:pt idx="703">
                  <c:v>1.1408064630369099E-6</c:v>
                </c:pt>
                <c:pt idx="704">
                  <c:v>1.0958928227598639E-6</c:v>
                </c:pt>
                <c:pt idx="705">
                  <c:v>1.0779273666490467E-6</c:v>
                </c:pt>
                <c:pt idx="706">
                  <c:v>1.0509791824828203E-6</c:v>
                </c:pt>
                <c:pt idx="707">
                  <c:v>1.0330137263720045E-6</c:v>
                </c:pt>
                <c:pt idx="708">
                  <c:v>1.0060655422057783E-6</c:v>
                </c:pt>
                <c:pt idx="709">
                  <c:v>9.6115190192873617E-7</c:v>
                </c:pt>
                <c:pt idx="710">
                  <c:v>9.5216917387332511E-7</c:v>
                </c:pt>
                <c:pt idx="711">
                  <c:v>9.2522098970710063E-7</c:v>
                </c:pt>
                <c:pt idx="712">
                  <c:v>8.9827280554087444E-7</c:v>
                </c:pt>
                <c:pt idx="713">
                  <c:v>8.892900774854654E-7</c:v>
                </c:pt>
                <c:pt idx="714">
                  <c:v>8.8030734943005265E-7</c:v>
                </c:pt>
                <c:pt idx="715">
                  <c:v>8.8030734943005265E-7</c:v>
                </c:pt>
                <c:pt idx="716">
                  <c:v>8.7132462137464837E-7</c:v>
                </c:pt>
                <c:pt idx="717">
                  <c:v>8.7132462137464837E-7</c:v>
                </c:pt>
                <c:pt idx="718">
                  <c:v>8.6234189331923773E-7</c:v>
                </c:pt>
                <c:pt idx="719">
                  <c:v>8.5335916526383038E-7</c:v>
                </c:pt>
                <c:pt idx="720">
                  <c:v>8.2641098109760378E-7</c:v>
                </c:pt>
                <c:pt idx="721">
                  <c:v>8.1742825304219632E-7</c:v>
                </c:pt>
                <c:pt idx="722">
                  <c:v>8.1742825304219632E-7</c:v>
                </c:pt>
                <c:pt idx="723">
                  <c:v>7.9946279693137675E-7</c:v>
                </c:pt>
                <c:pt idx="724">
                  <c:v>7.7251461276515025E-7</c:v>
                </c:pt>
                <c:pt idx="725">
                  <c:v>7.4556642859892565E-7</c:v>
                </c:pt>
                <c:pt idx="726">
                  <c:v>7.2760097248810894E-7</c:v>
                </c:pt>
                <c:pt idx="727">
                  <c:v>7.0065278832188127E-7</c:v>
                </c:pt>
                <c:pt idx="728">
                  <c:v>6.6472187610024562E-7</c:v>
                </c:pt>
                <c:pt idx="729">
                  <c:v>6.5573914804483827E-7</c:v>
                </c:pt>
                <c:pt idx="730">
                  <c:v>6.2879096387861029E-7</c:v>
                </c:pt>
                <c:pt idx="731">
                  <c:v>6.1082550776779273E-7</c:v>
                </c:pt>
                <c:pt idx="732">
                  <c:v>6.018427797123858E-7</c:v>
                </c:pt>
                <c:pt idx="733">
                  <c:v>5.7489459554615909E-7</c:v>
                </c:pt>
                <c:pt idx="734">
                  <c:v>5.6591186749074814E-7</c:v>
                </c:pt>
                <c:pt idx="735">
                  <c:v>5.4794641137993428E-7</c:v>
                </c:pt>
                <c:pt idx="736">
                  <c:v>5.1201549915829599E-7</c:v>
                </c:pt>
                <c:pt idx="737">
                  <c:v>5.1201549915829599E-7</c:v>
                </c:pt>
                <c:pt idx="738">
                  <c:v>4.9405004304748044E-7</c:v>
                </c:pt>
                <c:pt idx="739">
                  <c:v>4.9405004304748044E-7</c:v>
                </c:pt>
                <c:pt idx="740">
                  <c:v>4.9405004304748044E-7</c:v>
                </c:pt>
                <c:pt idx="741">
                  <c:v>4.6710185888125436E-7</c:v>
                </c:pt>
                <c:pt idx="742">
                  <c:v>4.4913640277043765E-7</c:v>
                </c:pt>
                <c:pt idx="743">
                  <c:v>4.3117094665961913E-7</c:v>
                </c:pt>
                <c:pt idx="744">
                  <c:v>3.9524003443798353E-7</c:v>
                </c:pt>
                <c:pt idx="745">
                  <c:v>3.7727457832716645E-7</c:v>
                </c:pt>
                <c:pt idx="746">
                  <c:v>3.7727457832716645E-7</c:v>
                </c:pt>
                <c:pt idx="747">
                  <c:v>3.6829185027175852E-7</c:v>
                </c:pt>
                <c:pt idx="748">
                  <c:v>3.6829185027175852E-7</c:v>
                </c:pt>
                <c:pt idx="749">
                  <c:v>3.503263941609409E-7</c:v>
                </c:pt>
                <c:pt idx="750">
                  <c:v>3.4134366610553207E-7</c:v>
                </c:pt>
                <c:pt idx="751">
                  <c:v>3.3236093805012281E-7</c:v>
                </c:pt>
                <c:pt idx="752">
                  <c:v>3.0541275388389732E-7</c:v>
                </c:pt>
                <c:pt idx="753">
                  <c:v>2.9643002582848864E-7</c:v>
                </c:pt>
                <c:pt idx="754">
                  <c:v>2.9643002582848864E-7</c:v>
                </c:pt>
                <c:pt idx="755">
                  <c:v>2.6948184166226188E-7</c:v>
                </c:pt>
                <c:pt idx="756">
                  <c:v>2.4253365749603622E-7</c:v>
                </c:pt>
                <c:pt idx="757">
                  <c:v>2.4253365749603622E-7</c:v>
                </c:pt>
                <c:pt idx="758">
                  <c:v>2.1558547332980882E-7</c:v>
                </c:pt>
                <c:pt idx="759">
                  <c:v>2.0660274527440097E-7</c:v>
                </c:pt>
                <c:pt idx="760">
                  <c:v>2.0660274527440097E-7</c:v>
                </c:pt>
                <c:pt idx="761">
                  <c:v>1.9762001721899219E-7</c:v>
                </c:pt>
                <c:pt idx="762">
                  <c:v>1.9762001721899219E-7</c:v>
                </c:pt>
                <c:pt idx="763">
                  <c:v>1.9762001721899219E-7</c:v>
                </c:pt>
                <c:pt idx="764">
                  <c:v>1.9762001721899219E-7</c:v>
                </c:pt>
                <c:pt idx="765">
                  <c:v>1.7965456110817479E-7</c:v>
                </c:pt>
                <c:pt idx="766">
                  <c:v>1.7067183305276585E-7</c:v>
                </c:pt>
                <c:pt idx="767">
                  <c:v>1.7067183305276585E-7</c:v>
                </c:pt>
                <c:pt idx="768">
                  <c:v>1.6168910499735728E-7</c:v>
                </c:pt>
                <c:pt idx="769">
                  <c:v>1.6168910499735728E-7</c:v>
                </c:pt>
                <c:pt idx="770">
                  <c:v>1.6168910499735728E-7</c:v>
                </c:pt>
                <c:pt idx="771">
                  <c:v>1.5270637694194829E-7</c:v>
                </c:pt>
                <c:pt idx="772">
                  <c:v>1.5270637694194829E-7</c:v>
                </c:pt>
                <c:pt idx="773">
                  <c:v>1.4372364888653948E-7</c:v>
                </c:pt>
                <c:pt idx="774">
                  <c:v>1.2575819277572229E-7</c:v>
                </c:pt>
                <c:pt idx="775">
                  <c:v>1.1677546472031323E-7</c:v>
                </c:pt>
                <c:pt idx="776">
                  <c:v>1.0779273666490468E-7</c:v>
                </c:pt>
                <c:pt idx="777">
                  <c:v>1.0779273666490468E-7</c:v>
                </c:pt>
                <c:pt idx="778">
                  <c:v>1.0779273666490468E-7</c:v>
                </c:pt>
                <c:pt idx="779">
                  <c:v>9.8810008609496161E-8</c:v>
                </c:pt>
                <c:pt idx="780">
                  <c:v>9.8810008609496161E-8</c:v>
                </c:pt>
                <c:pt idx="781">
                  <c:v>8.98272805540875E-8</c:v>
                </c:pt>
                <c:pt idx="782">
                  <c:v>8.98272805540875E-8</c:v>
                </c:pt>
                <c:pt idx="783">
                  <c:v>8.0844552498678746E-8</c:v>
                </c:pt>
                <c:pt idx="784">
                  <c:v>8.0844552498678746E-8</c:v>
                </c:pt>
                <c:pt idx="785">
                  <c:v>8.0844552498678746E-8</c:v>
                </c:pt>
                <c:pt idx="786">
                  <c:v>8.0844552498678746E-8</c:v>
                </c:pt>
                <c:pt idx="787">
                  <c:v>6.2879096387861079E-8</c:v>
                </c:pt>
                <c:pt idx="788">
                  <c:v>6.2879096387861079E-8</c:v>
                </c:pt>
                <c:pt idx="789">
                  <c:v>5.3896368332452391E-8</c:v>
                </c:pt>
                <c:pt idx="790">
                  <c:v>4.4913640277043783E-8</c:v>
                </c:pt>
                <c:pt idx="791">
                  <c:v>3.5930912221634989E-8</c:v>
                </c:pt>
                <c:pt idx="792">
                  <c:v>3.5930912221634989E-8</c:v>
                </c:pt>
                <c:pt idx="793">
                  <c:v>3.5930912221634989E-8</c:v>
                </c:pt>
                <c:pt idx="794">
                  <c:v>3.5930912221634989E-8</c:v>
                </c:pt>
                <c:pt idx="795">
                  <c:v>3.5930912221634989E-8</c:v>
                </c:pt>
                <c:pt idx="796">
                  <c:v>3.5930912221634989E-8</c:v>
                </c:pt>
                <c:pt idx="797">
                  <c:v>3.5930912221634989E-8</c:v>
                </c:pt>
                <c:pt idx="798">
                  <c:v>2.6948184166226199E-8</c:v>
                </c:pt>
                <c:pt idx="799">
                  <c:v>2.6948184166226199E-8</c:v>
                </c:pt>
                <c:pt idx="800">
                  <c:v>2.6948184166226199E-8</c:v>
                </c:pt>
                <c:pt idx="801">
                  <c:v>2.6948184166226199E-8</c:v>
                </c:pt>
                <c:pt idx="802">
                  <c:v>2.6948184166226199E-8</c:v>
                </c:pt>
                <c:pt idx="803">
                  <c:v>2.6948184166226199E-8</c:v>
                </c:pt>
                <c:pt idx="804">
                  <c:v>2.6948184166226199E-8</c:v>
                </c:pt>
                <c:pt idx="805">
                  <c:v>1.7965456110817488E-8</c:v>
                </c:pt>
                <c:pt idx="806">
                  <c:v>1.7965456110817488E-8</c:v>
                </c:pt>
                <c:pt idx="807">
                  <c:v>1.7965456110817488E-8</c:v>
                </c:pt>
                <c:pt idx="808">
                  <c:v>8.9827280554087523E-9</c:v>
                </c:pt>
                <c:pt idx="809">
                  <c:v>8.9827280554087523E-9</c:v>
                </c:pt>
                <c:pt idx="810">
                  <c:v>8.9827280554087523E-9</c:v>
                </c:pt>
                <c:pt idx="811">
                  <c:v>8.9827280554087523E-9</c:v>
                </c:pt>
                <c:pt idx="812">
                  <c:v>8.9827280554087523E-9</c:v>
                </c:pt>
                <c:pt idx="813">
                  <c:v>8.9827280554087523E-9</c:v>
                </c:pt>
                <c:pt idx="814">
                  <c:v>8.9827280554087523E-9</c:v>
                </c:pt>
              </c:numCache>
            </c:numRef>
          </c:yVal>
        </c:ser>
        <c:axId val="214705280"/>
        <c:axId val="214707200"/>
      </c:scatterChart>
      <c:valAx>
        <c:axId val="214705280"/>
        <c:scaling>
          <c:logBase val="10"/>
          <c:orientation val="minMax"/>
          <c:max val="10"/>
          <c:min val="1.0000000000000005E-2"/>
        </c:scaling>
        <c:axPos val="b"/>
        <c:majorGridlines>
          <c:spPr>
            <a:ln>
              <a:solidFill>
                <a:schemeClr val="bg1">
                  <a:lumMod val="85000"/>
                </a:schemeClr>
              </a:solidFill>
              <a:prstDash val="sysDot"/>
            </a:ln>
          </c:spPr>
        </c:majorGridlines>
        <c:title>
          <c:tx>
            <c:rich>
              <a:bodyPr/>
              <a:lstStyle/>
              <a:p>
                <a:pPr>
                  <a:defRPr/>
                </a:pPr>
                <a:r>
                  <a:rPr lang="en-US"/>
                  <a:t>Wave Height (m)</a:t>
                </a:r>
              </a:p>
            </c:rich>
          </c:tx>
          <c:layout/>
        </c:title>
        <c:numFmt formatCode="General" sourceLinked="1"/>
        <c:tickLblPos val="nextTo"/>
        <c:crossAx val="214707200"/>
        <c:crossesAt val="1.0000000000000065E-8"/>
        <c:crossBetween val="midCat"/>
      </c:valAx>
      <c:valAx>
        <c:axId val="214707200"/>
        <c:scaling>
          <c:logBase val="10"/>
          <c:orientation val="minMax"/>
          <c:min val="1.0000000000000065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1.0910007446603021E-2"/>
              <c:y val="0.19491279518146695"/>
            </c:manualLayout>
          </c:layout>
        </c:title>
        <c:numFmt formatCode="0.E+00" sourceLinked="0"/>
        <c:tickLblPos val="nextTo"/>
        <c:crossAx val="214705280"/>
        <c:crossesAt val="1.0000000000000005E-2"/>
        <c:crossBetween val="midCat"/>
      </c:valAx>
    </c:plotArea>
    <c:legend>
      <c:legendPos val="r"/>
      <c:layout>
        <c:manualLayout>
          <c:xMode val="edge"/>
          <c:yMode val="edge"/>
          <c:x val="0.30031576144428596"/>
          <c:y val="0.38571008016214914"/>
          <c:w val="0.20069489030469151"/>
          <c:h val="0.22423133291133668"/>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Superior</a:t>
            </a:r>
          </a:p>
        </c:rich>
      </c:tx>
      <c:layout>
        <c:manualLayout>
          <c:xMode val="edge"/>
          <c:yMode val="edge"/>
          <c:x val="0.31050260351922426"/>
          <c:y val="0.29007416011300047"/>
        </c:manualLayout>
      </c:layout>
      <c:overlay val="1"/>
    </c:title>
    <c:plotArea>
      <c:layout>
        <c:manualLayout>
          <c:layoutTarget val="inner"/>
          <c:xMode val="edge"/>
          <c:yMode val="edge"/>
          <c:x val="0.29184348573448915"/>
          <c:y val="2.6769185497382438E-2"/>
          <c:w val="0.67591493154569982"/>
          <c:h val="0.6578487576995784"/>
        </c:manualLayout>
      </c:layout>
      <c:scatterChart>
        <c:scatterStyle val="lineMarker"/>
        <c:ser>
          <c:idx val="1"/>
          <c:order val="0"/>
          <c:tx>
            <c:strRef>
              <c:f>lake_superior!$C$9</c:f>
              <c:strCache>
                <c:ptCount val="1"/>
                <c:pt idx="0">
                  <c:v>Model</c:v>
                </c:pt>
              </c:strCache>
            </c:strRef>
          </c:tx>
          <c:spPr>
            <a:ln>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lake_superior!$C$10:$C$2000</c:f>
              <c:numCache>
                <c:formatCode>General</c:formatCode>
                <c:ptCount val="1991"/>
                <c:pt idx="0">
                  <c:v>0.99890971474615808</c:v>
                </c:pt>
                <c:pt idx="1">
                  <c:v>0.99632730131612757</c:v>
                </c:pt>
                <c:pt idx="2">
                  <c:v>0.99264316063253066</c:v>
                </c:pt>
                <c:pt idx="3">
                  <c:v>0.98806411291642249</c:v>
                </c:pt>
                <c:pt idx="4">
                  <c:v>0.98273306593610055</c:v>
                </c:pt>
                <c:pt idx="5">
                  <c:v>0.97675865370060133</c:v>
                </c:pt>
                <c:pt idx="6">
                  <c:v>0.97022787601402793</c:v>
                </c:pt>
                <c:pt idx="7">
                  <c:v>0.96321274517355049</c:v>
                </c:pt>
                <c:pt idx="8">
                  <c:v>0.95577423812125861</c:v>
                </c:pt>
                <c:pt idx="9">
                  <c:v>0.9479648483182026</c:v>
                </c:pt>
                <c:pt idx="10">
                  <c:v>0.93983033470632649</c:v>
                </c:pt>
                <c:pt idx="11">
                  <c:v>0.93141097594345257</c:v>
                </c:pt>
                <c:pt idx="12">
                  <c:v>0.92274250250498413</c:v>
                </c:pt>
                <c:pt idx="13">
                  <c:v>0.9138568096352796</c:v>
                </c:pt>
                <c:pt idx="14">
                  <c:v>0.90478251578649227</c:v>
                </c:pt>
                <c:pt idx="15">
                  <c:v>0.89554540883206157</c:v>
                </c:pt>
                <c:pt idx="16">
                  <c:v>0.88616880869460579</c:v>
                </c:pt>
                <c:pt idx="17">
                  <c:v>0.87667386636352207</c:v>
                </c:pt>
                <c:pt idx="18">
                  <c:v>0.86707981359130237</c:v>
                </c:pt>
                <c:pt idx="19">
                  <c:v>0.85740417371739253</c:v>
                </c:pt>
                <c:pt idx="20">
                  <c:v>0.8476629414093565</c:v>
                </c:pt>
                <c:pt idx="21">
                  <c:v>0.83787073722911776</c:v>
                </c:pt>
                <c:pt idx="22">
                  <c:v>0.82804094157374863</c:v>
                </c:pt>
                <c:pt idx="23">
                  <c:v>0.81818581154265169</c:v>
                </c:pt>
                <c:pt idx="24">
                  <c:v>0.8083165835386944</c:v>
                </c:pt>
                <c:pt idx="25">
                  <c:v>0.79844356384779658</c:v>
                </c:pt>
                <c:pt idx="26">
                  <c:v>0.7885762090096613</c:v>
                </c:pt>
                <c:pt idx="27">
                  <c:v>0.77872319745760665</c:v>
                </c:pt>
                <c:pt idx="28">
                  <c:v>0.76889249364285095</c:v>
                </c:pt>
                <c:pt idx="29">
                  <c:v>0.75909140565081856</c:v>
                </c:pt>
                <c:pt idx="30">
                  <c:v>0.74932663715077175</c:v>
                </c:pt>
                <c:pt idx="31">
                  <c:v>0.73960433438623663</c:v>
                </c:pt>
                <c:pt idx="32">
                  <c:v>0.7299301288048422</c:v>
                </c:pt>
                <c:pt idx="33">
                  <c:v>0.72030917583712251</c:v>
                </c:pt>
                <c:pt idx="34">
                  <c:v>0.71074619026047692</c:v>
                </c:pt>
                <c:pt idx="35">
                  <c:v>0.70124547852353392</c:v>
                </c:pt>
                <c:pt idx="36">
                  <c:v>0.69181096835541489</c:v>
                </c:pt>
                <c:pt idx="37">
                  <c:v>0.68244623594170528</c:v>
                </c:pt>
                <c:pt idx="38">
                  <c:v>0.67315453091293542</c:v>
                </c:pt>
                <c:pt idx="39">
                  <c:v>0.66393879936092381</c:v>
                </c:pt>
                <c:pt idx="40">
                  <c:v>0.65480170507223767</c:v>
                </c:pt>
                <c:pt idx="41">
                  <c:v>0.64574564914580856</c:v>
                </c:pt>
                <c:pt idx="42">
                  <c:v>0.63677278814256277</c:v>
                </c:pt>
                <c:pt idx="43">
                  <c:v>0.62788505089845104</c:v>
                </c:pt>
                <c:pt idx="44">
                  <c:v>0.6190841541178268</c:v>
                </c:pt>
                <c:pt idx="45">
                  <c:v>0.61037161685181818</c:v>
                </c:pt>
                <c:pt idx="46">
                  <c:v>0.60174877395529158</c:v>
                </c:pt>
                <c:pt idx="47">
                  <c:v>0.5932167886066293</c:v>
                </c:pt>
                <c:pt idx="48">
                  <c:v>0.58477666396607531</c:v>
                </c:pt>
                <c:pt idx="49">
                  <c:v>0.57642925404101664</c:v>
                </c:pt>
                <c:pt idx="50">
                  <c:v>0.56817527382017885</c:v>
                </c:pt>
                <c:pt idx="51">
                  <c:v>0.56001530873274352</c:v>
                </c:pt>
                <c:pt idx="52">
                  <c:v>0.55194982348343624</c:v>
                </c:pt>
                <c:pt idx="53">
                  <c:v>0.54397917030987875</c:v>
                </c:pt>
                <c:pt idx="54">
                  <c:v>0.53610359670464036</c:v>
                </c:pt>
                <c:pt idx="55">
                  <c:v>0.52832325264050994</c:v>
                </c:pt>
                <c:pt idx="56">
                  <c:v>0.52063819733439964</c:v>
                </c:pt>
                <c:pt idx="57">
                  <c:v>0.51304840558230869</c:v>
                </c:pt>
                <c:pt idx="58">
                  <c:v>0.50555377369503851</c:v>
                </c:pt>
                <c:pt idx="59">
                  <c:v>0.49815412506204554</c:v>
                </c:pt>
                <c:pt idx="60">
                  <c:v>0.49084921536856968</c:v>
                </c:pt>
                <c:pt idx="61">
                  <c:v>0.48363873748926745</c:v>
                </c:pt>
                <c:pt idx="62">
                  <c:v>0.47652232607972689</c:v>
                </c:pt>
                <c:pt idx="63">
                  <c:v>0.46949956188567427</c:v>
                </c:pt>
                <c:pt idx="64">
                  <c:v>0.46256997578815884</c:v>
                </c:pt>
                <c:pt idx="65">
                  <c:v>0.45573305260167946</c:v>
                </c:pt>
                <c:pt idx="66">
                  <c:v>0.44898823464096232</c:v>
                </c:pt>
                <c:pt idx="67">
                  <c:v>0.44233492507096306</c:v>
                </c:pt>
                <c:pt idx="68">
                  <c:v>0.43577249105367577</c:v>
                </c:pt>
                <c:pt idx="69">
                  <c:v>0.42930026670431837</c:v>
                </c:pt>
                <c:pt idx="70">
                  <c:v>0.42291755586863544</c:v>
                </c:pt>
                <c:pt idx="71">
                  <c:v>0.41662363473224412</c:v>
                </c:pt>
                <c:pt idx="72">
                  <c:v>0.41041775427219845</c:v>
                </c:pt>
                <c:pt idx="73">
                  <c:v>0.40429914256028987</c:v>
                </c:pt>
                <c:pt idx="74">
                  <c:v>0.39826700692694378</c:v>
                </c:pt>
                <c:pt idx="75">
                  <c:v>0.39232053599400585</c:v>
                </c:pt>
                <c:pt idx="76">
                  <c:v>0.38645890158418206</c:v>
                </c:pt>
                <c:pt idx="77">
                  <c:v>0.38068126051438173</c:v>
                </c:pt>
                <c:pt idx="78">
                  <c:v>0.37498675627974803</c:v>
                </c:pt>
                <c:pt idx="79">
                  <c:v>0.3693745206347514</c:v>
                </c:pt>
                <c:pt idx="80">
                  <c:v>0.36384367507731824</c:v>
                </c:pt>
                <c:pt idx="81">
                  <c:v>0.35839333224157915</c:v>
                </c:pt>
                <c:pt idx="82">
                  <c:v>0.35302259720449936</c:v>
                </c:pt>
                <c:pt idx="83">
                  <c:v>0.34773056871131364</c:v>
                </c:pt>
                <c:pt idx="84">
                  <c:v>0.34251634032443334</c:v>
                </c:pt>
                <c:pt idx="85">
                  <c:v>0.3373790015001305</c:v>
                </c:pt>
                <c:pt idx="86">
                  <c:v>0.33231763859715208</c:v>
                </c:pt>
                <c:pt idx="87">
                  <c:v>0.32733133582108231</c:v>
                </c:pt>
                <c:pt idx="88">
                  <c:v>0.322419176108105</c:v>
                </c:pt>
                <c:pt idx="89">
                  <c:v>0.31758024195157186</c:v>
                </c:pt>
                <c:pt idx="90">
                  <c:v>0.31281361617461068</c:v>
                </c:pt>
                <c:pt idx="91">
                  <c:v>0.30811838265179931</c:v>
                </c:pt>
                <c:pt idx="92">
                  <c:v>0.30349362698278282</c:v>
                </c:pt>
                <c:pt idx="93">
                  <c:v>0.29893843712051482</c:v>
                </c:pt>
                <c:pt idx="94">
                  <c:v>0.29445190395669785</c:v>
                </c:pt>
                <c:pt idx="95">
                  <c:v>0.29003312186681218</c:v>
                </c:pt>
                <c:pt idx="96">
                  <c:v>0.28568118921702085</c:v>
                </c:pt>
                <c:pt idx="97">
                  <c:v>0.28139520883508234</c:v>
                </c:pt>
                <c:pt idx="98">
                  <c:v>0.27717429513575847</c:v>
                </c:pt>
                <c:pt idx="99">
                  <c:v>0.27301755143267092</c:v>
                </c:pt>
                <c:pt idx="100">
                  <c:v>0.2689240967120704</c:v>
                </c:pt>
                <c:pt idx="101">
                  <c:v>0.2648930560011632</c:v>
                </c:pt>
                <c:pt idx="102">
                  <c:v>0.26092356058652233</c:v>
                </c:pt>
                <c:pt idx="103">
                  <c:v>0.25701474831795584</c:v>
                </c:pt>
                <c:pt idx="104">
                  <c:v>0.25316576388648732</c:v>
                </c:pt>
                <c:pt idx="105">
                  <c:v>0.24937575907806092</c:v>
                </c:pt>
                <c:pt idx="106">
                  <c:v>0.24564389300449976</c:v>
                </c:pt>
                <c:pt idx="107">
                  <c:v>0.24196933231314646</c:v>
                </c:pt>
                <c:pt idx="108">
                  <c:v>0.23835125137649882</c:v>
                </c:pt>
                <c:pt idx="109">
                  <c:v>0.23478883246307791</c:v>
                </c:pt>
                <c:pt idx="110">
                  <c:v>0.23128126589067596</c:v>
                </c:pt>
                <c:pt idx="111">
                  <c:v>0.22782775016306919</c:v>
                </c:pt>
                <c:pt idx="112">
                  <c:v>0.22442749209120103</c:v>
                </c:pt>
                <c:pt idx="113">
                  <c:v>0.22107970689978537</c:v>
                </c:pt>
                <c:pt idx="114">
                  <c:v>0.21778361832022622</c:v>
                </c:pt>
                <c:pt idx="115">
                  <c:v>0.214538458670676</c:v>
                </c:pt>
                <c:pt idx="116">
                  <c:v>0.21134346892403791</c:v>
                </c:pt>
                <c:pt idx="117">
                  <c:v>0.2081978987646402</c:v>
                </c:pt>
                <c:pt idx="118">
                  <c:v>0.20510100663428618</c:v>
                </c:pt>
                <c:pt idx="119">
                  <c:v>0.20205205976833754</c:v>
                </c:pt>
                <c:pt idx="120">
                  <c:v>0.19905033422244994</c:v>
                </c:pt>
                <c:pt idx="121">
                  <c:v>0.19609511489054998</c:v>
                </c:pt>
                <c:pt idx="122">
                  <c:v>0.19318569551460288</c:v>
                </c:pt>
                <c:pt idx="123">
                  <c:v>0.19032137868669388</c:v>
                </c:pt>
                <c:pt idx="124">
                  <c:v>0.18750147584391771</c:v>
                </c:pt>
                <c:pt idx="125">
                  <c:v>0.18472530725654021</c:v>
                </c:pt>
                <c:pt idx="126">
                  <c:v>0.18199220200987345</c:v>
                </c:pt>
                <c:pt idx="127">
                  <c:v>0.17930149798027933</c:v>
                </c:pt>
                <c:pt idx="128">
                  <c:v>0.17665254180569745</c:v>
                </c:pt>
                <c:pt idx="129">
                  <c:v>0.17404468885106658</c:v>
                </c:pt>
                <c:pt idx="130">
                  <c:v>0.1714773031689884</c:v>
                </c:pt>
                <c:pt idx="131">
                  <c:v>0.16894975745597995</c:v>
                </c:pt>
                <c:pt idx="132">
                  <c:v>0.16646143300460556</c:v>
                </c:pt>
                <c:pt idx="133">
                  <c:v>0.16401171965181158</c:v>
                </c:pt>
                <c:pt idx="134">
                  <c:v>0.16160001572372587</c:v>
                </c:pt>
                <c:pt idx="135">
                  <c:v>0.159225727977197</c:v>
                </c:pt>
                <c:pt idx="136">
                  <c:v>0.15688827153831994</c:v>
                </c:pt>
                <c:pt idx="137">
                  <c:v>0.15458706983819548</c:v>
                </c:pt>
                <c:pt idx="138">
                  <c:v>0.15232155454613144</c:v>
                </c:pt>
                <c:pt idx="139">
                  <c:v>0.1500911655005169</c:v>
                </c:pt>
                <c:pt idx="140">
                  <c:v>0.14789535063755554</c:v>
                </c:pt>
                <c:pt idx="141">
                  <c:v>0.14573356591805467</c:v>
                </c:pt>
                <c:pt idx="142">
                  <c:v>0.14360527525245043</c:v>
                </c:pt>
                <c:pt idx="143">
                  <c:v>0.14150995042423242</c:v>
                </c:pt>
                <c:pt idx="144">
                  <c:v>0.13944707101193357</c:v>
                </c:pt>
                <c:pt idx="145">
                  <c:v>0.13741612430983424</c:v>
                </c:pt>
                <c:pt idx="146">
                  <c:v>0.13541660524752241</c:v>
                </c:pt>
                <c:pt idx="147">
                  <c:v>0.13344801630844141</c:v>
                </c:pt>
                <c:pt idx="148">
                  <c:v>0.13150986744756074</c:v>
                </c:pt>
                <c:pt idx="149">
                  <c:v>0.12960167600828013</c:v>
                </c:pt>
                <c:pt idx="150">
                  <c:v>0.12772296663868529</c:v>
                </c:pt>
                <c:pt idx="151">
                  <c:v>0.12587327120725667</c:v>
                </c:pt>
                <c:pt idx="152">
                  <c:v>0.1240521287181381</c:v>
                </c:pt>
                <c:pt idx="153">
                  <c:v>0.12225908522605117</c:v>
                </c:pt>
                <c:pt idx="154">
                  <c:v>0.12049369375095215</c:v>
                </c:pt>
                <c:pt idx="155">
                  <c:v>0.11875551419250605</c:v>
                </c:pt>
                <c:pt idx="156">
                  <c:v>0.11704411324446368</c:v>
                </c:pt>
                <c:pt idx="157">
                  <c:v>0.11535906430900937</c:v>
                </c:pt>
                <c:pt idx="158">
                  <c:v>0.11369994741115204</c:v>
                </c:pt>
                <c:pt idx="159">
                  <c:v>0.11206634911322012</c:v>
                </c:pt>
                <c:pt idx="160">
                  <c:v>0.11045786242952779</c:v>
                </c:pt>
                <c:pt idx="161">
                  <c:v>0.10887408674126094</c:v>
                </c:pt>
                <c:pt idx="162">
                  <c:v>0.10731462771163736</c:v>
                </c:pt>
                <c:pt idx="163">
                  <c:v>0.10577909720139994</c:v>
                </c:pt>
                <c:pt idx="164">
                  <c:v>0.10426711318467427</c:v>
                </c:pt>
                <c:pt idx="165">
                  <c:v>0.10277829966524539</c:v>
                </c:pt>
                <c:pt idx="166">
                  <c:v>0.10131228659328709</c:v>
                </c:pt>
                <c:pt idx="167">
                  <c:v>9.9868709782584761E-2</c:v>
                </c:pt>
                <c:pt idx="168">
                  <c:v>9.8447210828283838E-2</c:v>
                </c:pt>
                <c:pt idx="169">
                  <c:v>9.7047437025197122E-2</c:v>
                </c:pt>
                <c:pt idx="170">
                  <c:v>9.5669041286700063E-2</c:v>
                </c:pt>
                <c:pt idx="171">
                  <c:v>9.4311682064241495E-2</c:v>
                </c:pt>
                <c:pt idx="172">
                  <c:v>9.2975023267495044E-2</c:v>
                </c:pt>
                <c:pt idx="173">
                  <c:v>9.1658734185173327E-2</c:v>
                </c:pt>
                <c:pt idx="174">
                  <c:v>9.0362489406529301E-2</c:v>
                </c:pt>
                <c:pt idx="175">
                  <c:v>8.9085968743558591E-2</c:v>
                </c:pt>
                <c:pt idx="176">
                  <c:v>8.7828857153925091E-2</c:v>
                </c:pt>
                <c:pt idx="177">
                  <c:v>8.6590844664626576E-2</c:v>
                </c:pt>
                <c:pt idx="178">
                  <c:v>8.537162629640678E-2</c:v>
                </c:pt>
                <c:pt idx="179">
                  <c:v>8.41709019889397E-2</c:v>
                </c:pt>
                <c:pt idx="180">
                  <c:v>8.2988376526783716E-2</c:v>
                </c:pt>
                <c:pt idx="181">
                  <c:v>8.1823759466127952E-2</c:v>
                </c:pt>
                <c:pt idx="182">
                  <c:v>8.0676765062331207E-2</c:v>
                </c:pt>
                <c:pt idx="183">
                  <c:v>7.9547112198265685E-2</c:v>
                </c:pt>
                <c:pt idx="184">
                  <c:v>7.8434524313472032E-2</c:v>
                </c:pt>
                <c:pt idx="185">
                  <c:v>7.7338729334129067E-2</c:v>
                </c:pt>
                <c:pt idx="186">
                  <c:v>7.6259459603844476E-2</c:v>
                </c:pt>
                <c:pt idx="187">
                  <c:v>7.5196451815272597E-2</c:v>
                </c:pt>
                <c:pt idx="188">
                  <c:v>7.4149446942554889E-2</c:v>
                </c:pt>
                <c:pt idx="189">
                  <c:v>7.311819017459599E-2</c:v>
                </c:pt>
                <c:pt idx="190">
                  <c:v>7.2102430849165525E-2</c:v>
                </c:pt>
                <c:pt idx="191">
                  <c:v>7.110192238783361E-2</c:v>
                </c:pt>
                <c:pt idx="192">
                  <c:v>7.0116422231739833E-2</c:v>
                </c:pt>
                <c:pt idx="193">
                  <c:v>6.9145691778187718E-2</c:v>
                </c:pt>
                <c:pt idx="194">
                  <c:v>6.8189496318074402E-2</c:v>
                </c:pt>
                <c:pt idx="195">
                  <c:v>6.7247604974143421E-2</c:v>
                </c:pt>
                <c:pt idx="196">
                  <c:v>6.6319790640063964E-2</c:v>
                </c:pt>
                <c:pt idx="197">
                  <c:v>6.540582992033353E-2</c:v>
                </c:pt>
                <c:pt idx="198">
                  <c:v>6.450550307099695E-2</c:v>
                </c:pt>
                <c:pt idx="199">
                  <c:v>6.3618593941182022E-2</c:v>
                </c:pt>
                <c:pt idx="200">
                  <c:v>6.274488991544451E-2</c:v>
                </c:pt>
                <c:pt idx="201">
                  <c:v>6.1884181856921065E-2</c:v>
                </c:pt>
                <c:pt idx="202">
                  <c:v>6.103626405128057E-2</c:v>
                </c:pt>
                <c:pt idx="203">
                  <c:v>6.0200934151474379E-2</c:v>
                </c:pt>
                <c:pt idx="204">
                  <c:v>5.9377993123274339E-2</c:v>
                </c:pt>
                <c:pt idx="205">
                  <c:v>5.8567245191596382E-2</c:v>
                </c:pt>
                <c:pt idx="206">
                  <c:v>5.7768497787603422E-2</c:v>
                </c:pt>
                <c:pt idx="207">
                  <c:v>5.6981561496577085E-2</c:v>
                </c:pt>
                <c:pt idx="208">
                  <c:v>5.6206250006559495E-2</c:v>
                </c:pt>
                <c:pt idx="209">
                  <c:v>5.5442380057749804E-2</c:v>
                </c:pt>
                <c:pt idx="210">
                  <c:v>5.4689771392653908E-2</c:v>
                </c:pt>
                <c:pt idx="211">
                  <c:v>5.3948246706980646E-2</c:v>
                </c:pt>
                <c:pt idx="212">
                  <c:v>5.3217631601272103E-2</c:v>
                </c:pt>
                <c:pt idx="213">
                  <c:v>5.2497754533266688E-2</c:v>
                </c:pt>
                <c:pt idx="214">
                  <c:v>5.1788446770983557E-2</c:v>
                </c:pt>
                <c:pt idx="215">
                  <c:v>5.1089542346523062E-2</c:v>
                </c:pt>
                <c:pt idx="216">
                  <c:v>5.0400878010572775E-2</c:v>
                </c:pt>
                <c:pt idx="217">
                  <c:v>4.9722293187615098E-2</c:v>
                </c:pt>
                <c:pt idx="218">
                  <c:v>4.9053629931824543E-2</c:v>
                </c:pt>
                <c:pt idx="219">
                  <c:v>4.8394732883650593E-2</c:v>
                </c:pt>
                <c:pt idx="220">
                  <c:v>4.7745449227075389E-2</c:v>
                </c:pt>
                <c:pt idx="221">
                  <c:v>4.7105628647538984E-2</c:v>
                </c:pt>
                <c:pt idx="222">
                  <c:v>4.647512329052448E-2</c:v>
                </c:pt>
                <c:pt idx="223">
                  <c:v>4.585378772079627E-2</c:v>
                </c:pt>
                <c:pt idx="224">
                  <c:v>4.5241478882278377E-2</c:v>
                </c:pt>
                <c:pt idx="225">
                  <c:v>4.4638056058572982E-2</c:v>
                </c:pt>
                <c:pt idx="226">
                  <c:v>4.4043380834102197E-2</c:v>
                </c:pt>
                <c:pt idx="227">
                  <c:v>4.3457317055871122E-2</c:v>
                </c:pt>
                <c:pt idx="228">
                  <c:v>4.2879730795842071E-2</c:v>
                </c:pt>
                <c:pt idx="229">
                  <c:v>4.2310490313911576E-2</c:v>
                </c:pt>
                <c:pt idx="230">
                  <c:v>4.1749466021481427E-2</c:v>
                </c:pt>
                <c:pt idx="231">
                  <c:v>4.1196530445619814E-2</c:v>
                </c:pt>
                <c:pt idx="232">
                  <c:v>4.0651558193797059E-2</c:v>
                </c:pt>
                <c:pt idx="233">
                  <c:v>4.0114425919197345E-2</c:v>
                </c:pt>
                <c:pt idx="234">
                  <c:v>3.95850122865882E-2</c:v>
                </c:pt>
                <c:pt idx="235">
                  <c:v>3.90631979387508E-2</c:v>
                </c:pt>
                <c:pt idx="236">
                  <c:v>3.8548865463453402E-2</c:v>
                </c:pt>
                <c:pt idx="237">
                  <c:v>3.8041899360966414E-2</c:v>
                </c:pt>
                <c:pt idx="238">
                  <c:v>3.7542186012109006E-2</c:v>
                </c:pt>
                <c:pt idx="239">
                  <c:v>3.7049613646819898E-2</c:v>
                </c:pt>
                <c:pt idx="240">
                  <c:v>3.6564072313244156E-2</c:v>
                </c:pt>
                <c:pt idx="241">
                  <c:v>3.6085453847330508E-2</c:v>
                </c:pt>
                <c:pt idx="242">
                  <c:v>3.5613651842928473E-2</c:v>
                </c:pt>
                <c:pt idx="243">
                  <c:v>3.514856162238042E-2</c:v>
                </c:pt>
                <c:pt idx="244">
                  <c:v>3.4690080207600366E-2</c:v>
                </c:pt>
                <c:pt idx="245">
                  <c:v>3.4238106291632021E-2</c:v>
                </c:pt>
                <c:pt idx="246">
                  <c:v>3.3792540210678942E-2</c:v>
                </c:pt>
                <c:pt idx="247">
                  <c:v>3.3353283916599794E-2</c:v>
                </c:pt>
                <c:pt idx="248">
                  <c:v>3.2920240949861408E-2</c:v>
                </c:pt>
                <c:pt idx="249">
                  <c:v>3.2493316412943202E-2</c:v>
                </c:pt>
                <c:pt idx="250">
                  <c:v>3.2072416944184258E-2</c:v>
                </c:pt>
                <c:pt idx="251">
                  <c:v>3.1657450692069815E-2</c:v>
                </c:pt>
                <c:pt idx="252">
                  <c:v>3.1248327289945459E-2</c:v>
                </c:pt>
                <c:pt idx="253">
                  <c:v>3.0844957831156396E-2</c:v>
                </c:pt>
                <c:pt idx="254">
                  <c:v>3.0447254844603852E-2</c:v>
                </c:pt>
                <c:pt idx="255">
                  <c:v>3.0055132270710754E-2</c:v>
                </c:pt>
                <c:pt idx="256">
                  <c:v>2.9668505437792175E-2</c:v>
                </c:pt>
                <c:pt idx="257">
                  <c:v>2.9287291038823399E-2</c:v>
                </c:pt>
                <c:pt idx="258">
                  <c:v>2.8911407108597936E-2</c:v>
                </c:pt>
                <c:pt idx="259">
                  <c:v>2.8540773001272453E-2</c:v>
                </c:pt>
                <c:pt idx="260">
                  <c:v>2.8175309368288586E-2</c:v>
                </c:pt>
                <c:pt idx="261">
                  <c:v>2.7814938136668545E-2</c:v>
                </c:pt>
                <c:pt idx="262">
                  <c:v>2.7459582487677048E-2</c:v>
                </c:pt>
                <c:pt idx="263">
                  <c:v>2.7109166835843954E-2</c:v>
                </c:pt>
                <c:pt idx="264">
                  <c:v>2.6763616808342203E-2</c:v>
                </c:pt>
                <c:pt idx="265">
                  <c:v>2.642285922471441E-2</c:v>
                </c:pt>
                <c:pt idx="266">
                  <c:v>2.6086822076942972E-2</c:v>
                </c:pt>
                <c:pt idx="267">
                  <c:v>2.5755434509858208E-2</c:v>
                </c:pt>
                <c:pt idx="268">
                  <c:v>2.5428626801878983E-2</c:v>
                </c:pt>
                <c:pt idx="269">
                  <c:v>2.5106330346079446E-2</c:v>
                </c:pt>
                <c:pt idx="270">
                  <c:v>2.4788477631577998E-2</c:v>
                </c:pt>
                <c:pt idx="271">
                  <c:v>2.4475002225242161E-2</c:v>
                </c:pt>
                <c:pt idx="272">
                  <c:v>2.4165838753703806E-2</c:v>
                </c:pt>
                <c:pt idx="273">
                  <c:v>2.3860922885681458E-2</c:v>
                </c:pt>
                <c:pt idx="274">
                  <c:v>2.3560191314601825E-2</c:v>
                </c:pt>
                <c:pt idx="275">
                  <c:v>2.3263581741518137E-2</c:v>
                </c:pt>
                <c:pt idx="276">
                  <c:v>2.2971032858318405E-2</c:v>
                </c:pt>
                <c:pt idx="277">
                  <c:v>2.268248433122013E-2</c:v>
                </c:pt>
                <c:pt idx="278">
                  <c:v>2.2397876784546498E-2</c:v>
                </c:pt>
                <c:pt idx="279">
                  <c:v>2.2117151784777602E-2</c:v>
                </c:pt>
                <c:pt idx="280">
                  <c:v>2.1840251824875007E-2</c:v>
                </c:pt>
                <c:pt idx="281">
                  <c:v>2.1567120308872447E-2</c:v>
                </c:pt>
                <c:pt idx="282">
                  <c:v>2.1297701536730006E-2</c:v>
                </c:pt>
                <c:pt idx="283">
                  <c:v>2.1031940689445684E-2</c:v>
                </c:pt>
                <c:pt idx="284">
                  <c:v>2.0769783814421332E-2</c:v>
                </c:pt>
                <c:pt idx="285">
                  <c:v>2.0511177811079265E-2</c:v>
                </c:pt>
                <c:pt idx="286">
                  <c:v>2.025607041672161E-2</c:v>
                </c:pt>
                <c:pt idx="287">
                  <c:v>2.0004410192633701E-2</c:v>
                </c:pt>
                <c:pt idx="288">
                  <c:v>1.975614651042314E-2</c:v>
                </c:pt>
                <c:pt idx="289">
                  <c:v>1.9511229538591877E-2</c:v>
                </c:pt>
                <c:pt idx="290">
                  <c:v>1.9269610229338093E-2</c:v>
                </c:pt>
                <c:pt idx="291">
                  <c:v>1.9031240305582765E-2</c:v>
                </c:pt>
                <c:pt idx="292">
                  <c:v>1.8796072248218131E-2</c:v>
                </c:pt>
                <c:pt idx="293">
                  <c:v>1.8564059283573093E-2</c:v>
                </c:pt>
                <c:pt idx="294">
                  <c:v>1.8335155371093193E-2</c:v>
                </c:pt>
                <c:pt idx="295">
                  <c:v>1.8109315191230442E-2</c:v>
                </c:pt>
                <c:pt idx="296">
                  <c:v>1.7886494133539731E-2</c:v>
                </c:pt>
                <c:pt idx="297">
                  <c:v>1.7666648284978537E-2</c:v>
                </c:pt>
                <c:pt idx="298">
                  <c:v>1.7449734418406183E-2</c:v>
                </c:pt>
                <c:pt idx="299">
                  <c:v>1.7235709981279178E-2</c:v>
                </c:pt>
                <c:pt idx="300">
                  <c:v>1.7024533084539557E-2</c:v>
                </c:pt>
                <c:pt idx="301">
                  <c:v>1.6816162491692484E-2</c:v>
                </c:pt>
                <c:pt idx="302">
                  <c:v>1.6610557608070276E-2</c:v>
                </c:pt>
                <c:pt idx="303">
                  <c:v>1.6407678470279283E-2</c:v>
                </c:pt>
                <c:pt idx="304">
                  <c:v>1.6207485735827146E-2</c:v>
                </c:pt>
                <c:pt idx="305">
                  <c:v>1.600994067292582E-2</c:v>
                </c:pt>
                <c:pt idx="306">
                  <c:v>1.5815005150469665E-2</c:v>
                </c:pt>
                <c:pt idx="307">
                  <c:v>1.5622641628183038E-2</c:v>
                </c:pt>
                <c:pt idx="308">
                  <c:v>1.5432813146936383E-2</c:v>
                </c:pt>
                <c:pt idx="309">
                  <c:v>1.5245483319227232E-2</c:v>
                </c:pt>
                <c:pt idx="310">
                  <c:v>1.5060616319822641E-2</c:v>
                </c:pt>
                <c:pt idx="311">
                  <c:v>1.4878176876561724E-2</c:v>
                </c:pt>
                <c:pt idx="312">
                  <c:v>1.4698130261313901E-2</c:v>
                </c:pt>
                <c:pt idx="313">
                  <c:v>1.4520442281091379E-2</c:v>
                </c:pt>
                <c:pt idx="314">
                  <c:v>1.4345079269312732E-2</c:v>
                </c:pt>
                <c:pt idx="315">
                  <c:v>1.4172008077214386E-2</c:v>
                </c:pt>
                <c:pt idx="316">
                  <c:v>1.4001196065409399E-2</c:v>
                </c:pt>
                <c:pt idx="317">
                  <c:v>1.383261109558794E-2</c:v>
                </c:pt>
                <c:pt idx="318">
                  <c:v>1.3666221522359842E-2</c:v>
                </c:pt>
                <c:pt idx="319">
                  <c:v>1.3501996185235459E-2</c:v>
                </c:pt>
                <c:pt idx="320">
                  <c:v>1.3339904400742154E-2</c:v>
                </c:pt>
                <c:pt idx="321">
                  <c:v>1.3179915954674933E-2</c:v>
                </c:pt>
                <c:pt idx="322">
                  <c:v>1.3022001094478474E-2</c:v>
                </c:pt>
                <c:pt idx="323">
                  <c:v>1.2866130521757701E-2</c:v>
                </c:pt>
                <c:pt idx="324">
                  <c:v>1.2712275384916238E-2</c:v>
                </c:pt>
                <c:pt idx="325">
                  <c:v>1.2560407271918544E-2</c:v>
                </c:pt>
                <c:pt idx="326">
                  <c:v>1.2410498203175141E-2</c:v>
                </c:pt>
                <c:pt idx="327">
                  <c:v>1.2262520624548171E-2</c:v>
                </c:pt>
                <c:pt idx="328">
                  <c:v>1.2116447400474914E-2</c:v>
                </c:pt>
                <c:pt idx="329">
                  <c:v>1.1972251807208236E-2</c:v>
                </c:pt>
                <c:pt idx="330">
                  <c:v>1.1829907526170139E-2</c:v>
                </c:pt>
                <c:pt idx="331">
                  <c:v>1.1689388637419003E-2</c:v>
                </c:pt>
                <c:pt idx="332">
                  <c:v>1.1550669613225747E-2</c:v>
                </c:pt>
                <c:pt idx="333">
                  <c:v>1.141372531175943E-2</c:v>
                </c:pt>
                <c:pt idx="334">
                  <c:v>1.1278530970878586E-2</c:v>
                </c:pt>
                <c:pt idx="335">
                  <c:v>1.1145062202027881E-2</c:v>
                </c:pt>
                <c:pt idx="336">
                  <c:v>1.1013294984236859E-2</c:v>
                </c:pt>
                <c:pt idx="337">
                  <c:v>1.0883205658220515E-2</c:v>
                </c:pt>
                <c:pt idx="338">
                  <c:v>1.0754770920578506E-2</c:v>
                </c:pt>
                <c:pt idx="339">
                  <c:v>1.0627967818092479E-2</c:v>
                </c:pt>
                <c:pt idx="340">
                  <c:v>1.0502773742118917E-2</c:v>
                </c:pt>
                <c:pt idx="341">
                  <c:v>1.0379166423076118E-2</c:v>
                </c:pt>
                <c:pt idx="342">
                  <c:v>1.0257123925024474E-2</c:v>
                </c:pt>
                <c:pt idx="343">
                  <c:v>1.0136624640336761E-2</c:v>
                </c:pt>
                <c:pt idx="344">
                  <c:v>1.0017647284458338E-2</c:v>
                </c:pt>
                <c:pt idx="345">
                  <c:v>9.9001708907554224E-3</c:v>
                </c:pt>
                <c:pt idx="346">
                  <c:v>9.7841748054491272E-3</c:v>
                </c:pt>
                <c:pt idx="347">
                  <c:v>9.6696386826348197E-3</c:v>
                </c:pt>
                <c:pt idx="348">
                  <c:v>9.5565424793845697E-3</c:v>
                </c:pt>
                <c:pt idx="349">
                  <c:v>9.4448664509315054E-3</c:v>
                </c:pt>
                <c:pt idx="350">
                  <c:v>9.3345911459350346E-3</c:v>
                </c:pt>
                <c:pt idx="351">
                  <c:v>9.2256974018246705E-3</c:v>
                </c:pt>
                <c:pt idx="352">
                  <c:v>9.118166340221865E-3</c:v>
                </c:pt>
                <c:pt idx="353">
                  <c:v>9.0119793624382875E-3</c:v>
                </c:pt>
                <c:pt idx="354">
                  <c:v>8.9071181450490321E-3</c:v>
                </c:pt>
                <c:pt idx="355">
                  <c:v>8.8035646355396936E-3</c:v>
                </c:pt>
                <c:pt idx="356">
                  <c:v>8.7013010480257013E-3</c:v>
                </c:pt>
                <c:pt idx="357">
                  <c:v>8.6003098590435728E-3</c:v>
                </c:pt>
                <c:pt idx="358">
                  <c:v>8.5005738034111405E-3</c:v>
                </c:pt>
                <c:pt idx="359">
                  <c:v>8.4020758701575868E-3</c:v>
                </c:pt>
                <c:pt idx="360">
                  <c:v>8.3047992985204131E-3</c:v>
                </c:pt>
                <c:pt idx="361">
                  <c:v>8.2087275740091361E-3</c:v>
                </c:pt>
                <c:pt idx="362">
                  <c:v>8.1138444245344946E-3</c:v>
                </c:pt>
                <c:pt idx="363">
                  <c:v>8.0201338166012489E-3</c:v>
                </c:pt>
                <c:pt idx="364">
                  <c:v>7.9275799515645534E-3</c:v>
                </c:pt>
                <c:pt idx="365">
                  <c:v>7.8361672619482823E-3</c:v>
                </c:pt>
                <c:pt idx="366">
                  <c:v>7.7458804078239024E-3</c:v>
                </c:pt>
                <c:pt idx="367">
                  <c:v>7.6567042732496393E-3</c:v>
                </c:pt>
                <c:pt idx="368">
                  <c:v>7.5686239627682011E-3</c:v>
                </c:pt>
                <c:pt idx="369">
                  <c:v>7.4816247979624679E-3</c:v>
                </c:pt>
                <c:pt idx="370">
                  <c:v>7.3956923140678582E-3</c:v>
                </c:pt>
                <c:pt idx="371">
                  <c:v>7.3108122566408239E-3</c:v>
                </c:pt>
                <c:pt idx="372">
                  <c:v>7.2269705782819294E-3</c:v>
                </c:pt>
                <c:pt idx="373">
                  <c:v>7.1441534354130332E-3</c:v>
                </c:pt>
                <c:pt idx="374">
                  <c:v>7.0623471851074694E-3</c:v>
                </c:pt>
                <c:pt idx="375">
                  <c:v>6.9815383819723789E-3</c:v>
                </c:pt>
                <c:pt idx="376">
                  <c:v>6.901713775082155E-3</c:v>
                </c:pt>
                <c:pt idx="377">
                  <c:v>6.8228603049623835E-3</c:v>
                </c:pt>
                <c:pt idx="378">
                  <c:v>6.7449651006231326E-3</c:v>
                </c:pt>
                <c:pt idx="379">
                  <c:v>6.6680154766408485E-3</c:v>
                </c:pt>
                <c:pt idx="380">
                  <c:v>6.5919989302882743E-3</c:v>
                </c:pt>
                <c:pt idx="381">
                  <c:v>6.5169031387109734E-3</c:v>
                </c:pt>
                <c:pt idx="382">
                  <c:v>6.4427159561504244E-3</c:v>
                </c:pt>
                <c:pt idx="383">
                  <c:v>6.3694254112122593E-3</c:v>
                </c:pt>
                <c:pt idx="384">
                  <c:v>6.2970197041791439E-3</c:v>
                </c:pt>
                <c:pt idx="385">
                  <c:v>6.2254872043675585E-3</c:v>
                </c:pt>
                <c:pt idx="386">
                  <c:v>6.1548164475277046E-3</c:v>
                </c:pt>
                <c:pt idx="387">
                  <c:v>6.0849961332856634E-3</c:v>
                </c:pt>
                <c:pt idx="388">
                  <c:v>6.0160151226273124E-3</c:v>
                </c:pt>
                <c:pt idx="389">
                  <c:v>5.947862435423109E-3</c:v>
                </c:pt>
                <c:pt idx="390">
                  <c:v>5.8805272479930835E-3</c:v>
                </c:pt>
                <c:pt idx="391">
                  <c:v>5.8139988907116198E-3</c:v>
                </c:pt>
                <c:pt idx="392">
                  <c:v>5.7482668456506755E-3</c:v>
                </c:pt>
                <c:pt idx="393">
                  <c:v>5.6833207442616024E-3</c:v>
                </c:pt>
                <c:pt idx="394">
                  <c:v>5.6191503650944424E-3</c:v>
                </c:pt>
                <c:pt idx="395">
                  <c:v>5.5557456315540434E-3</c:v>
                </c:pt>
                <c:pt idx="396">
                  <c:v>5.4930966096925701E-3</c:v>
                </c:pt>
                <c:pt idx="397">
                  <c:v>5.431193506037657E-3</c:v>
                </c:pt>
                <c:pt idx="398">
                  <c:v>5.3700266654557564E-3</c:v>
                </c:pt>
                <c:pt idx="399">
                  <c:v>5.3095865690498106E-3</c:v>
                </c:pt>
                <c:pt idx="400">
                  <c:v>5.2498638320909565E-3</c:v>
                </c:pt>
                <c:pt idx="401">
                  <c:v>5.1908492019834421E-3</c:v>
                </c:pt>
                <c:pt idx="402">
                  <c:v>5.1325335562624865E-3</c:v>
                </c:pt>
                <c:pt idx="403">
                  <c:v>5.0749079006241916E-3</c:v>
                </c:pt>
                <c:pt idx="404">
                  <c:v>5.0179633669871163E-3</c:v>
                </c:pt>
                <c:pt idx="405">
                  <c:v>4.9616912115852023E-3</c:v>
                </c:pt>
                <c:pt idx="406">
                  <c:v>4.9060828130910311E-3</c:v>
                </c:pt>
                <c:pt idx="407">
                  <c:v>4.8511296707693134E-3</c:v>
                </c:pt>
                <c:pt idx="408">
                  <c:v>4.7968234026600455E-3</c:v>
                </c:pt>
                <c:pt idx="409">
                  <c:v>4.7431557437905194E-3</c:v>
                </c:pt>
                <c:pt idx="410">
                  <c:v>4.690118544416211E-3</c:v>
                </c:pt>
                <c:pt idx="411">
                  <c:v>4.6377037682895994E-3</c:v>
                </c:pt>
                <c:pt idx="412">
                  <c:v>4.5859034909566318E-3</c:v>
                </c:pt>
                <c:pt idx="413">
                  <c:v>4.5347098980804412E-3</c:v>
                </c:pt>
                <c:pt idx="414">
                  <c:v>4.4841152837918835E-3</c:v>
                </c:pt>
                <c:pt idx="415">
                  <c:v>4.4341120490660468E-3</c:v>
                </c:pt>
                <c:pt idx="416">
                  <c:v>4.3846927001249944E-3</c:v>
                </c:pt>
                <c:pt idx="417">
                  <c:v>4.3358498468655006E-3</c:v>
                </c:pt>
                <c:pt idx="418">
                  <c:v>4.2875762013121687E-3</c:v>
                </c:pt>
                <c:pt idx="419">
                  <c:v>4.2398645760947503E-3</c:v>
                </c:pt>
                <c:pt idx="420">
                  <c:v>4.1927078829499115E-3</c:v>
                </c:pt>
                <c:pt idx="421">
                  <c:v>4.1460991312465391E-3</c:v>
                </c:pt>
                <c:pt idx="422">
                  <c:v>4.1000314265344454E-3</c:v>
                </c:pt>
                <c:pt idx="423">
                  <c:v>4.0544979691162081E-3</c:v>
                </c:pt>
                <c:pt idx="424">
                  <c:v>4.0094920526412923E-3</c:v>
                </c:pt>
                <c:pt idx="425">
                  <c:v>3.9650070627226114E-3</c:v>
                </c:pt>
                <c:pt idx="426">
                  <c:v>3.9210364755747932E-3</c:v>
                </c:pt>
                <c:pt idx="427">
                  <c:v>3.8775738566740421E-3</c:v>
                </c:pt>
                <c:pt idx="428">
                  <c:v>3.8346128594389452E-3</c:v>
                </c:pt>
                <c:pt idx="429">
                  <c:v>3.7921472239322218E-3</c:v>
                </c:pt>
                <c:pt idx="430">
                  <c:v>3.7501707755827254E-3</c:v>
                </c:pt>
                <c:pt idx="431">
                  <c:v>3.7086774239276444E-3</c:v>
                </c:pt>
                <c:pt idx="432">
                  <c:v>3.667661161374462E-3</c:v>
                </c:pt>
                <c:pt idx="433">
                  <c:v>3.6271160619821725E-3</c:v>
                </c:pt>
                <c:pt idx="434">
                  <c:v>3.5870362802618008E-3</c:v>
                </c:pt>
                <c:pt idx="435">
                  <c:v>3.5474160499956034E-3</c:v>
                </c:pt>
                <c:pt idx="436">
                  <c:v>3.5082496830747103E-3</c:v>
                </c:pt>
                <c:pt idx="437">
                  <c:v>3.4695315683550801E-3</c:v>
                </c:pt>
                <c:pt idx="438">
                  <c:v>3.4312561705310443E-3</c:v>
                </c:pt>
                <c:pt idx="439">
                  <c:v>3.3934180290268326E-3</c:v>
                </c:pt>
                <c:pt idx="440">
                  <c:v>3.3560117569049908E-3</c:v>
                </c:pt>
                <c:pt idx="441">
                  <c:v>3.3190320397919952E-3</c:v>
                </c:pt>
                <c:pt idx="442">
                  <c:v>3.2824736348206211E-3</c:v>
                </c:pt>
                <c:pt idx="443">
                  <c:v>3.2463313695886269E-3</c:v>
                </c:pt>
                <c:pt idx="444">
                  <c:v>3.2106001411337012E-3</c:v>
                </c:pt>
                <c:pt idx="445">
                  <c:v>3.1752749149243226E-3</c:v>
                </c:pt>
                <c:pt idx="446">
                  <c:v>3.1403507238661919E-3</c:v>
                </c:pt>
                <c:pt idx="447">
                  <c:v>3.1058226673241684E-3</c:v>
                </c:pt>
                <c:pt idx="448">
                  <c:v>3.0716859101592507E-3</c:v>
                </c:pt>
                <c:pt idx="449">
                  <c:v>3.0379356817805381E-3</c:v>
                </c:pt>
                <c:pt idx="450">
                  <c:v>3.0045672752117055E-3</c:v>
                </c:pt>
                <c:pt idx="451">
                  <c:v>2.9715760461720788E-3</c:v>
                </c:pt>
                <c:pt idx="452">
                  <c:v>2.9389574121717202E-3</c:v>
                </c:pt>
                <c:pt idx="453">
                  <c:v>2.9067068516205712E-3</c:v>
                </c:pt>
                <c:pt idx="454">
                  <c:v>2.8748199029512006E-3</c:v>
                </c:pt>
                <c:pt idx="455">
                  <c:v>2.8432921637551842E-3</c:v>
                </c:pt>
                <c:pt idx="456">
                  <c:v>2.8121192899326296E-3</c:v>
                </c:pt>
                <c:pt idx="457">
                  <c:v>2.7812969948548482E-3</c:v>
                </c:pt>
                <c:pt idx="458">
                  <c:v>2.7508210485398176E-3</c:v>
                </c:pt>
                <c:pt idx="459">
                  <c:v>2.720687276840307E-3</c:v>
                </c:pt>
                <c:pt idx="460">
                  <c:v>2.6908915606444804E-3</c:v>
                </c:pt>
                <c:pt idx="461">
                  <c:v>2.6614298350886166E-3</c:v>
                </c:pt>
                <c:pt idx="462">
                  <c:v>2.6322980887819852E-3</c:v>
                </c:pt>
                <c:pt idx="463">
                  <c:v>2.6034923630434809E-3</c:v>
                </c:pt>
                <c:pt idx="464">
                  <c:v>2.5750087511499436E-3</c:v>
                </c:pt>
                <c:pt idx="465">
                  <c:v>2.5468433975959072E-3</c:v>
                </c:pt>
                <c:pt idx="466">
                  <c:v>2.5189924973646866E-3</c:v>
                </c:pt>
                <c:pt idx="467">
                  <c:v>2.491452295210468E-3</c:v>
                </c:pt>
                <c:pt idx="468">
                  <c:v>2.4642190849513872E-3</c:v>
                </c:pt>
                <c:pt idx="469">
                  <c:v>2.4372892087732882E-3</c:v>
                </c:pt>
                <c:pt idx="470">
                  <c:v>2.4106590565441278E-3</c:v>
                </c:pt>
                <c:pt idx="471">
                  <c:v>2.3843250651386831E-3</c:v>
                </c:pt>
                <c:pt idx="472">
                  <c:v>2.3582837177735442E-3</c:v>
                </c:pt>
                <c:pt idx="473">
                  <c:v>2.3325315433521412E-3</c:v>
                </c:pt>
                <c:pt idx="474">
                  <c:v>2.3070651158197349E-3</c:v>
                </c:pt>
                <c:pt idx="475">
                  <c:v>2.2818810535280647E-3</c:v>
                </c:pt>
                <c:pt idx="476">
                  <c:v>2.2569760186096442E-3</c:v>
                </c:pt>
                <c:pt idx="477">
                  <c:v>2.2323467163614967E-3</c:v>
                </c:pt>
                <c:pt idx="478">
                  <c:v>2.2079898946381076E-3</c:v>
                </c:pt>
                <c:pt idx="479">
                  <c:v>2.1839023432536154E-3</c:v>
                </c:pt>
                <c:pt idx="480">
                  <c:v>2.1600808933929208E-3</c:v>
                </c:pt>
                <c:pt idx="481">
                  <c:v>2.1365224170316311E-3</c:v>
                </c:pt>
                <c:pt idx="482">
                  <c:v>2.1132238263648082E-3</c:v>
                </c:pt>
                <c:pt idx="483">
                  <c:v>2.0901820732441481E-3</c:v>
                </c:pt>
                <c:pt idx="484">
                  <c:v>2.0673941486237164E-3</c:v>
                </c:pt>
                <c:pt idx="485">
                  <c:v>2.0448570820138681E-3</c:v>
                </c:pt>
                <c:pt idx="486">
                  <c:v>2.0225679409434823E-3</c:v>
                </c:pt>
                <c:pt idx="487">
                  <c:v>2.0005238304300556E-3</c:v>
                </c:pt>
                <c:pt idx="488">
                  <c:v>1.9787218924578465E-3</c:v>
                </c:pt>
                <c:pt idx="489">
                  <c:v>1.957159305463735E-3</c:v>
                </c:pt>
                <c:pt idx="490">
                  <c:v>1.9358332838307498E-3</c:v>
                </c:pt>
                <c:pt idx="491">
                  <c:v>1.9147410773891649E-3</c:v>
                </c:pt>
                <c:pt idx="492">
                  <c:v>1.8938799709249919E-3</c:v>
                </c:pt>
                <c:pt idx="493">
                  <c:v>1.8732472836957587E-3</c:v>
                </c:pt>
                <c:pt idx="494">
                  <c:v>1.8528403689535269E-3</c:v>
                </c:pt>
                <c:pt idx="495">
                  <c:v>1.8326566134749349E-3</c:v>
                </c:pt>
                <c:pt idx="496">
                  <c:v>1.8126934370982647E-3</c:v>
                </c:pt>
                <c:pt idx="497">
                  <c:v>1.7929482922672639E-3</c:v>
                </c:pt>
                <c:pt idx="498">
                  <c:v>1.7734186635818393E-3</c:v>
                </c:pt>
                <c:pt idx="499">
                  <c:v>1.7541020673552737E-3</c:v>
                </c:pt>
                <c:pt idx="500">
                  <c:v>1.7349960511780741E-3</c:v>
                </c:pt>
                <c:pt idx="501">
                  <c:v>1.7160981934882084E-3</c:v>
                </c:pt>
                <c:pt idx="502">
                  <c:v>1.6974061031476506E-3</c:v>
                </c:pt>
                <c:pt idx="503">
                  <c:v>1.6789174190252327E-3</c:v>
                </c:pt>
                <c:pt idx="504">
                  <c:v>1.660629809585554E-3</c:v>
                </c:pt>
                <c:pt idx="505">
                  <c:v>1.6425409724840033E-3</c:v>
                </c:pt>
                <c:pt idx="506">
                  <c:v>1.6246486341676787E-3</c:v>
                </c:pt>
                <c:pt idx="507">
                  <c:v>1.6069505494821774E-3</c:v>
                </c:pt>
                <c:pt idx="508">
                  <c:v>1.5894445012841483E-3</c:v>
                </c:pt>
                <c:pt idx="509">
                  <c:v>1.5721283000595351E-3</c:v>
                </c:pt>
                <c:pt idx="510">
                  <c:v>1.5549997835473579E-3</c:v>
                </c:pt>
                <c:pt idx="511">
                  <c:v>1.5380568163690642E-3</c:v>
                </c:pt>
                <c:pt idx="512">
                  <c:v>1.5212972896632079E-3</c:v>
                </c:pt>
                <c:pt idx="513">
                  <c:v>1.5047191207255436E-3</c:v>
                </c:pt>
                <c:pt idx="514">
                  <c:v>1.4883202526542994E-3</c:v>
                </c:pt>
                <c:pt idx="515">
                  <c:v>1.4720986540006601E-3</c:v>
                </c:pt>
                <c:pt idx="516">
                  <c:v>1.4560523184243071E-3</c:v>
                </c:pt>
                <c:pt idx="517">
                  <c:v>1.4401792643539753E-3</c:v>
                </c:pt>
                <c:pt idx="518">
                  <c:v>1.4244775346529505E-3</c:v>
                </c:pt>
                <c:pt idx="519">
                  <c:v>1.408945196289402E-3</c:v>
                </c:pt>
                <c:pt idx="520">
                  <c:v>1.3935803400115237E-3</c:v>
                </c:pt>
                <c:pt idx="521">
                  <c:v>1.3783810800273193E-3</c:v>
                </c:pt>
                <c:pt idx="522">
                  <c:v>1.3633455536890961E-3</c:v>
                </c:pt>
                <c:pt idx="523">
                  <c:v>1.3484719211824816E-3</c:v>
                </c:pt>
                <c:pt idx="524">
                  <c:v>1.3337583652199205E-3</c:v>
                </c:pt>
                <c:pt idx="525">
                  <c:v>1.3192030907386244E-3</c:v>
                </c:pt>
                <c:pt idx="526">
                  <c:v>1.3048043246028501E-3</c:v>
                </c:pt>
                <c:pt idx="527">
                  <c:v>1.2905603153104835E-3</c:v>
                </c:pt>
                <c:pt idx="528">
                  <c:v>1.276469332703842E-3</c:v>
                </c:pt>
                <c:pt idx="529">
                  <c:v>1.2625296676846338E-3</c:v>
                </c:pt>
                <c:pt idx="530">
                  <c:v>1.2487396319330081E-3</c:v>
                </c:pt>
                <c:pt idx="531">
                  <c:v>1.2350975576306353E-3</c:v>
                </c:pt>
                <c:pt idx="532">
                  <c:v>1.2216017971877773E-3</c:v>
                </c:pt>
                <c:pt idx="533">
                  <c:v>1.2082507229742526E-3</c:v>
                </c:pt>
                <c:pt idx="534">
                  <c:v>1.1950427270542257E-3</c:v>
                </c:pt>
                <c:pt idx="535">
                  <c:v>1.1819762209248569E-3</c:v>
                </c:pt>
                <c:pt idx="536">
                  <c:v>1.169049635258624E-3</c:v>
                </c:pt>
                <c:pt idx="537">
                  <c:v>1.15626141964934E-3</c:v>
                </c:pt>
                <c:pt idx="538">
                  <c:v>1.1436100423618081E-3</c:v>
                </c:pt>
                <c:pt idx="539">
                  <c:v>1.131093990085018E-3</c:v>
                </c:pt>
                <c:pt idx="540">
                  <c:v>1.1187117676888974E-3</c:v>
                </c:pt>
                <c:pt idx="541">
                  <c:v>1.1064618979844526E-3</c:v>
                </c:pt>
                <c:pt idx="542">
                  <c:v>1.0943429214874077E-3</c:v>
                </c:pt>
                <c:pt idx="543">
                  <c:v>1.0823533961851041E-3</c:v>
                </c:pt>
                <c:pt idx="544">
                  <c:v>1.0704918973067933E-3</c:v>
                </c:pt>
                <c:pt idx="545">
                  <c:v>1.0587570170971301E-3</c:v>
                </c:pt>
                <c:pt idx="546">
                  <c:v>1.0471473645928852E-3</c:v>
                </c:pt>
                <c:pt idx="547">
                  <c:v>1.0356615654028122E-3</c:v>
                </c:pt>
                <c:pt idx="548">
                  <c:v>1.0242982614906695E-3</c:v>
                </c:pt>
                <c:pt idx="549">
                  <c:v>1.0130561109612168E-3</c:v>
                </c:pt>
                <c:pt idx="550">
                  <c:v>1.0019337878493144E-3</c:v>
                </c:pt>
                <c:pt idx="551">
                  <c:v>9.909299819119892E-4</c:v>
                </c:pt>
                <c:pt idx="552">
                  <c:v>9.8004339842333653E-4</c:v>
                </c:pt>
                <c:pt idx="553">
                  <c:v>9.6927275797243696E-4</c:v>
                </c:pt>
                <c:pt idx="554">
                  <c:v>9.586167962640172E-4</c:v>
                </c:pt>
                <c:pt idx="555">
                  <c:v>9.4807426392197578E-4</c:v>
                </c:pt>
                <c:pt idx="556">
                  <c:v>9.3764392629559854E-4</c:v>
                </c:pt>
                <c:pt idx="557">
                  <c:v>9.2732456326855147E-4</c:v>
                </c:pt>
                <c:pt idx="558">
                  <c:v>9.1711496907053043E-4</c:v>
                </c:pt>
                <c:pt idx="559">
                  <c:v>9.0701395209152695E-4</c:v>
                </c:pt>
                <c:pt idx="560">
                  <c:v>8.9702033469871265E-4</c:v>
                </c:pt>
                <c:pt idx="561">
                  <c:v>8.871329530558763E-4</c:v>
                </c:pt>
                <c:pt idx="562">
                  <c:v>8.7735065694538117E-4</c:v>
                </c:pt>
                <c:pt idx="563">
                  <c:v>8.6767230959260079E-4</c:v>
                </c:pt>
                <c:pt idx="564">
                  <c:v>8.5809678749280797E-4</c:v>
                </c:pt>
                <c:pt idx="565">
                  <c:v>8.4862298024046773E-4</c:v>
                </c:pt>
                <c:pt idx="566">
                  <c:v>8.3924979036091238E-4</c:v>
                </c:pt>
                <c:pt idx="567">
                  <c:v>8.2997613314433568E-4</c:v>
                </c:pt>
                <c:pt idx="568">
                  <c:v>8.2080093648214021E-4</c:v>
                </c:pt>
                <c:pt idx="569">
                  <c:v>8.1172314070547709E-4</c:v>
                </c:pt>
                <c:pt idx="570">
                  <c:v>8.0274169842610248E-4</c:v>
                </c:pt>
                <c:pt idx="571">
                  <c:v>7.9385557437938617E-4</c:v>
                </c:pt>
                <c:pt idx="572">
                  <c:v>7.850637452695117E-4</c:v>
                </c:pt>
                <c:pt idx="573">
                  <c:v>7.7636519961682567E-4</c:v>
                </c:pt>
                <c:pt idx="574">
                  <c:v>7.6775893760726722E-4</c:v>
                </c:pt>
                <c:pt idx="575">
                  <c:v>7.5924397094390215E-4</c:v>
                </c:pt>
                <c:pt idx="576">
                  <c:v>7.5081932270049372E-4</c:v>
                </c:pt>
                <c:pt idx="577">
                  <c:v>7.4248402717708129E-4</c:v>
                </c:pt>
                <c:pt idx="578">
                  <c:v>7.3423712975757393E-4</c:v>
                </c:pt>
                <c:pt idx="579">
                  <c:v>7.2607768676926732E-4</c:v>
                </c:pt>
                <c:pt idx="580">
                  <c:v>7.1800476534431804E-4</c:v>
                </c:pt>
                <c:pt idx="581">
                  <c:v>7.1001744328309802E-4</c:v>
                </c:pt>
                <c:pt idx="582">
                  <c:v>7.0211480891945908E-4</c:v>
                </c:pt>
                <c:pt idx="583">
                  <c:v>6.9429596098779004E-4</c:v>
                </c:pt>
                <c:pt idx="584">
                  <c:v>6.8656000849194804E-4</c:v>
                </c:pt>
                <c:pt idx="585">
                  <c:v>6.78906070575945E-4</c:v>
                </c:pt>
                <c:pt idx="586">
                  <c:v>6.7133327639641387E-4</c:v>
                </c:pt>
                <c:pt idx="587">
                  <c:v>6.6384076499682919E-4</c:v>
                </c:pt>
                <c:pt idx="588">
                  <c:v>6.5642768518343192E-4</c:v>
                </c:pt>
                <c:pt idx="589">
                  <c:v>6.4909319540283541E-4</c:v>
                </c:pt>
                <c:pt idx="590">
                  <c:v>6.4183646362131941E-4</c:v>
                </c:pt>
                <c:pt idx="591">
                  <c:v>6.3465666720575347E-4</c:v>
                </c:pt>
                <c:pt idx="592">
                  <c:v>6.2755299280615388E-4</c:v>
                </c:pt>
                <c:pt idx="593">
                  <c:v>6.2052463623980879E-4</c:v>
                </c:pt>
                <c:pt idx="594">
                  <c:v>6.1357080237701229E-4</c:v>
                </c:pt>
                <c:pt idx="595">
                  <c:v>6.0669070502831503E-4</c:v>
                </c:pt>
                <c:pt idx="596">
                  <c:v>5.998835668333312E-4</c:v>
                </c:pt>
                <c:pt idx="597">
                  <c:v>5.9314861915103301E-4</c:v>
                </c:pt>
                <c:pt idx="598">
                  <c:v>5.8648510195152088E-4</c:v>
                </c:pt>
                <c:pt idx="599">
                  <c:v>5.7989226370929999E-4</c:v>
                </c:pt>
                <c:pt idx="600">
                  <c:v>5.7336936129794578E-4</c:v>
                </c:pt>
                <c:pt idx="601">
                  <c:v>5.6691565988621314E-4</c:v>
                </c:pt>
                <c:pt idx="602">
                  <c:v>5.6053043283556194E-4</c:v>
                </c:pt>
                <c:pt idx="603">
                  <c:v>5.5421296159904312E-4</c:v>
                </c:pt>
                <c:pt idx="604">
                  <c:v>5.4796253562154032E-4</c:v>
                </c:pt>
                <c:pt idx="605">
                  <c:v>5.417784522413799E-4</c:v>
                </c:pt>
                <c:pt idx="606">
                  <c:v>5.3566001659324433E-4</c:v>
                </c:pt>
                <c:pt idx="607">
                  <c:v>5.2960654151237851E-4</c:v>
                </c:pt>
                <c:pt idx="608">
                  <c:v>5.2361734744011713E-4</c:v>
                </c:pt>
                <c:pt idx="609">
                  <c:v>5.1769176233064059E-4</c:v>
                </c:pt>
                <c:pt idx="610">
                  <c:v>5.1182912155900591E-4</c:v>
                </c:pt>
                <c:pt idx="611">
                  <c:v>5.0602876783038819E-4</c:v>
                </c:pt>
                <c:pt idx="612">
                  <c:v>5.0029005109055705E-4</c:v>
                </c:pt>
                <c:pt idx="613">
                  <c:v>4.9461232843753386E-4</c:v>
                </c:pt>
                <c:pt idx="614">
                  <c:v>4.8899496403442344E-4</c:v>
                </c:pt>
                <c:pt idx="615">
                  <c:v>4.8343732902343678E-4</c:v>
                </c:pt>
                <c:pt idx="616">
                  <c:v>4.7793880144102473E-4</c:v>
                </c:pt>
                <c:pt idx="617">
                  <c:v>4.7249876613415895E-4</c:v>
                </c:pt>
                <c:pt idx="618">
                  <c:v>4.6711661467773889E-4</c:v>
                </c:pt>
                <c:pt idx="619">
                  <c:v>4.617917452930641E-4</c:v>
                </c:pt>
                <c:pt idx="620">
                  <c:v>4.5652356276742312E-4</c:v>
                </c:pt>
                <c:pt idx="621">
                  <c:v>4.5131147837472696E-4</c:v>
                </c:pt>
                <c:pt idx="622">
                  <c:v>4.4615490979720674E-4</c:v>
                </c:pt>
                <c:pt idx="623">
                  <c:v>4.4105328104814391E-4</c:v>
                </c:pt>
                <c:pt idx="624">
                  <c:v>4.3600602239563104E-4</c:v>
                </c:pt>
                <c:pt idx="625">
                  <c:v>4.3101257028732321E-4</c:v>
                </c:pt>
                <c:pt idx="626">
                  <c:v>4.2607236727620494E-4</c:v>
                </c:pt>
                <c:pt idx="627">
                  <c:v>4.21184861947327E-4</c:v>
                </c:pt>
                <c:pt idx="628">
                  <c:v>4.1634950884550788E-4</c:v>
                </c:pt>
                <c:pt idx="629">
                  <c:v>4.1156576840399833E-4</c:v>
                </c:pt>
                <c:pt idx="630">
                  <c:v>4.0683310687407052E-4</c:v>
                </c:pt>
                <c:pt idx="631">
                  <c:v>4.0215099625555152E-4</c:v>
                </c:pt>
                <c:pt idx="632">
                  <c:v>3.9751891422825752E-4</c:v>
                </c:pt>
                <c:pt idx="633">
                  <c:v>3.929363440843298E-4</c:v>
                </c:pt>
                <c:pt idx="634">
                  <c:v>3.8840277466147476E-4</c:v>
                </c:pt>
                <c:pt idx="635">
                  <c:v>3.8391770027705044E-4</c:v>
                </c:pt>
                <c:pt idx="636">
                  <c:v>3.7948062066305238E-4</c:v>
                </c:pt>
                <c:pt idx="637">
                  <c:v>3.7509104090191882E-4</c:v>
                </c:pt>
                <c:pt idx="638">
                  <c:v>3.7074847136320363E-4</c:v>
                </c:pt>
                <c:pt idx="639">
                  <c:v>3.6645242764104857E-4</c:v>
                </c:pt>
                <c:pt idx="640">
                  <c:v>3.6220243049250064E-4</c:v>
                </c:pt>
                <c:pt idx="641">
                  <c:v>3.5799800577661844E-4</c:v>
                </c:pt>
                <c:pt idx="642">
                  <c:v>3.5383868439437427E-4</c:v>
                </c:pt>
                <c:pt idx="643">
                  <c:v>3.4972400222934815E-4</c:v>
                </c:pt>
                <c:pt idx="644">
                  <c:v>3.4565350008917799E-4</c:v>
                </c:pt>
                <c:pt idx="645">
                  <c:v>3.4162672364779315E-4</c:v>
                </c:pt>
                <c:pt idx="646">
                  <c:v>3.3764322338837338E-4</c:v>
                </c:pt>
                <c:pt idx="647">
                  <c:v>3.3370255454707814E-4</c:v>
                </c:pt>
                <c:pt idx="648">
                  <c:v>3.2980427705748367E-4</c:v>
                </c:pt>
                <c:pt idx="649">
                  <c:v>3.2594795549574257E-4</c:v>
                </c:pt>
                <c:pt idx="650">
                  <c:v>3.2213315902647054E-4</c:v>
                </c:pt>
                <c:pt idx="651">
                  <c:v>3.1835946134931286E-4</c:v>
                </c:pt>
                <c:pt idx="652">
                  <c:v>3.1462644064622077E-4</c:v>
                </c:pt>
                <c:pt idx="653">
                  <c:v>3.1093367952939364E-4</c:v>
                </c:pt>
                <c:pt idx="654">
                  <c:v>3.0728076498989982E-4</c:v>
                </c:pt>
                <c:pt idx="655">
                  <c:v>3.0366728834697198E-4</c:v>
                </c:pt>
                <c:pt idx="656">
                  <c:v>3.0009284519793233E-4</c:v>
                </c:pt>
                <c:pt idx="657">
                  <c:v>2.9655703536877911E-4</c:v>
                </c:pt>
                <c:pt idx="658">
                  <c:v>2.9305946286541372E-4</c:v>
                </c:pt>
                <c:pt idx="659">
                  <c:v>2.8959973582547686E-4</c:v>
                </c:pt>
                <c:pt idx="660">
                  <c:v>2.861774664708224E-4</c:v>
                </c:pt>
                <c:pt idx="661">
                  <c:v>2.8279227106059137E-4</c:v>
                </c:pt>
                <c:pt idx="662">
                  <c:v>2.7944376984488189E-4</c:v>
                </c:pt>
                <c:pt idx="663">
                  <c:v>2.7613158701903472E-4</c:v>
                </c:pt>
                <c:pt idx="664">
                  <c:v>2.7285535067847943E-4</c:v>
                </c:pt>
                <c:pt idx="665">
                  <c:v>2.6961469277417391E-4</c:v>
                </c:pt>
                <c:pt idx="666">
                  <c:v>2.6640924906860976E-4</c:v>
                </c:pt>
                <c:pt idx="667">
                  <c:v>2.6323865909237622E-4</c:v>
                </c:pt>
                <c:pt idx="668">
                  <c:v>2.6010256610128402E-4</c:v>
                </c:pt>
                <c:pt idx="669">
                  <c:v>2.5700061703403206E-4</c:v>
                </c:pt>
                <c:pt idx="670">
                  <c:v>2.5393246247041142E-4</c:v>
                </c:pt>
                <c:pt idx="671">
                  <c:v>2.5089775659005404E-4</c:v>
                </c:pt>
                <c:pt idx="672">
                  <c:v>2.4789615713168445E-4</c:v>
                </c:pt>
                <c:pt idx="673">
                  <c:v>2.4492732535291099E-4</c:v>
                </c:pt>
                <c:pt idx="674">
                  <c:v>2.4199092599051685E-4</c:v>
                </c:pt>
                <c:pt idx="675">
                  <c:v>2.390866272212514E-4</c:v>
                </c:pt>
                <c:pt idx="676">
                  <c:v>2.3621410062312691E-4</c:v>
                </c:pt>
                <c:pt idx="677">
                  <c:v>2.3337302113720428E-4</c:v>
                </c:pt>
                <c:pt idx="678">
                  <c:v>2.3056306702984956E-4</c:v>
                </c:pt>
                <c:pt idx="679">
                  <c:v>2.2778391985549398E-4</c:v>
                </c:pt>
                <c:pt idx="680">
                  <c:v>2.2503526441983182E-4</c:v>
                </c:pt>
                <c:pt idx="681">
                  <c:v>2.2231678874351144E-4</c:v>
                </c:pt>
                <c:pt idx="682">
                  <c:v>2.1962818402626106E-4</c:v>
                </c:pt>
                <c:pt idx="683">
                  <c:v>2.1696914461148608E-4</c:v>
                </c:pt>
                <c:pt idx="684">
                  <c:v>2.1433936795129727E-4</c:v>
                </c:pt>
                <c:pt idx="685">
                  <c:v>2.1173855457198526E-4</c:v>
                </c:pt>
                <c:pt idx="686">
                  <c:v>2.0916640803992709E-4</c:v>
                </c:pt>
                <c:pt idx="687">
                  <c:v>2.0662263492792366E-4</c:v>
                </c:pt>
                <c:pt idx="688">
                  <c:v>2.0410694478195372E-4</c:v>
                </c:pt>
                <c:pt idx="689">
                  <c:v>2.016190500883452E-4</c:v>
                </c:pt>
                <c:pt idx="690">
                  <c:v>1.9915866624136517E-4</c:v>
                </c:pt>
                <c:pt idx="691">
                  <c:v>1.9672551151120492E-4</c:v>
                </c:pt>
                <c:pt idx="692">
                  <c:v>1.9431930701237031E-4</c:v>
                </c:pt>
                <c:pt idx="693">
                  <c:v>1.9193977667246508E-4</c:v>
                </c:pt>
                <c:pt idx="694">
                  <c:v>1.8958664720136273E-4</c:v>
                </c:pt>
                <c:pt idx="695">
                  <c:v>1.8725964806076483E-4</c:v>
                </c:pt>
                <c:pt idx="696">
                  <c:v>1.8495851143413678E-4</c:v>
                </c:pt>
                <c:pt idx="697">
                  <c:v>1.8268297219701222E-4</c:v>
                </c:pt>
                <c:pt idx="698">
                  <c:v>1.8043276788767932E-4</c:v>
                </c:pt>
                <c:pt idx="699">
                  <c:v>1.7820763867821375E-4</c:v>
                </c:pt>
                <c:pt idx="700">
                  <c:v>1.7600732734588501E-4</c:v>
                </c:pt>
                <c:pt idx="701">
                  <c:v>1.7383157924490681E-4</c:v>
                </c:pt>
                <c:pt idx="702">
                  <c:v>1.7168014227854505E-4</c:v>
                </c:pt>
                <c:pt idx="703">
                  <c:v>1.6955276687156265E-4</c:v>
                </c:pt>
                <c:pt idx="704">
                  <c:v>1.6744920594301057E-4</c:v>
                </c:pt>
                <c:pt idx="705">
                  <c:v>1.6536921487934883E-4</c:v>
                </c:pt>
                <c:pt idx="706">
                  <c:v>1.6331255150790601E-4</c:v>
                </c:pt>
                <c:pt idx="707">
                  <c:v>1.6127897607065851E-4</c:v>
                </c:pt>
                <c:pt idx="708">
                  <c:v>1.5926825119833368E-4</c:v>
                </c:pt>
                <c:pt idx="709">
                  <c:v>1.5728014188483161E-4</c:v>
                </c:pt>
                <c:pt idx="710">
                  <c:v>1.5531441546196541E-4</c:v>
                </c:pt>
                <c:pt idx="711">
                  <c:v>1.5337084157449892E-4</c:v>
                </c:pt>
                <c:pt idx="712">
                  <c:v>1.5144919215550384E-4</c:v>
                </c:pt>
                <c:pt idx="713">
                  <c:v>1.4954924140200663E-4</c:v>
                </c:pt>
                <c:pt idx="714">
                  <c:v>1.476707657509419E-4</c:v>
                </c:pt>
                <c:pt idx="715">
                  <c:v>1.4581354385539194E-4</c:v>
                </c:pt>
                <c:pt idx="716">
                  <c:v>1.4397735656111963E-4</c:v>
                </c:pt>
                <c:pt idx="717">
                  <c:v>1.4216198688338648E-4</c:v>
                </c:pt>
                <c:pt idx="718">
                  <c:v>1.4036721998405223E-4</c:v>
                </c:pt>
                <c:pt idx="719">
                  <c:v>1.3859284314895055E-4</c:v>
                </c:pt>
                <c:pt idx="720">
                  <c:v>1.3683864576554341E-4</c:v>
                </c:pt>
                <c:pt idx="721">
                  <c:v>1.3510441930084227E-4</c:v>
                </c:pt>
                <c:pt idx="722">
                  <c:v>1.3338995727959607E-4</c:v>
                </c:pt>
                <c:pt idx="723">
                  <c:v>1.31695055262749E-4</c:v>
                </c:pt>
                <c:pt idx="724">
                  <c:v>1.3001951082614949E-4</c:v>
                </c:pt>
                <c:pt idx="725">
                  <c:v>1.2836312353952124E-4</c:v>
                </c:pt>
                <c:pt idx="726">
                  <c:v>1.2672569494568818E-4</c:v>
                </c:pt>
                <c:pt idx="727">
                  <c:v>1.2510702854004479E-4</c:v>
                </c:pt>
                <c:pt idx="728">
                  <c:v>1.2350692975027878E-4</c:v>
                </c:pt>
                <c:pt idx="729">
                  <c:v>1.2192520591633094E-4</c:v>
                </c:pt>
                <c:pt idx="730">
                  <c:v>1.2036166627059906E-4</c:v>
                </c:pt>
                <c:pt idx="731">
                  <c:v>1.188161219183797E-4</c:v>
                </c:pt>
                <c:pt idx="732">
                  <c:v>1.1728838581853736E-4</c:v>
                </c:pt>
                <c:pt idx="733">
                  <c:v>1.1577827276441338E-4</c:v>
                </c:pt>
                <c:pt idx="734">
                  <c:v>1.1428559936495434E-4</c:v>
                </c:pt>
                <c:pt idx="735">
                  <c:v>1.1281018402606901E-4</c:v>
                </c:pt>
                <c:pt idx="736">
                  <c:v>1.1135184693220954E-4</c:v>
                </c:pt>
                <c:pt idx="737">
                  <c:v>1.0991041002816105E-4</c:v>
                </c:pt>
                <c:pt idx="738">
                  <c:v>1.084856970010617E-4</c:v>
                </c:pt>
                <c:pt idx="739">
                  <c:v>1.0707753326262281E-4</c:v>
                </c:pt>
                <c:pt idx="740">
                  <c:v>1.0568574593156577E-4</c:v>
                </c:pt>
                <c:pt idx="741">
                  <c:v>1.0431016381626537E-4</c:v>
                </c:pt>
                <c:pt idx="742">
                  <c:v>1.0295061739759721E-4</c:v>
                </c:pt>
                <c:pt idx="743">
                  <c:v>1.0160693881198556E-4</c:v>
                </c:pt>
                <c:pt idx="744">
                  <c:v>1.0027896183465221E-4</c:v>
                </c:pt>
                <c:pt idx="745">
                  <c:v>9.8966521863062584E-5</c:v>
                </c:pt>
                <c:pt idx="746">
                  <c:v>9.7669455900563411E-5</c:v>
                </c:pt>
                <c:pt idx="747">
                  <c:v>9.6387602540214728E-5</c:v>
                </c:pt>
                <c:pt idx="748">
                  <c:v>9.5120801948807691E-5</c:v>
                </c:pt>
                <c:pt idx="749">
                  <c:v>9.3868895851070982E-5</c:v>
                </c:pt>
                <c:pt idx="750">
                  <c:v>9.263172751405944E-5</c:v>
                </c:pt>
                <c:pt idx="751">
                  <c:v>9.1409141731728423E-5</c:v>
                </c:pt>
                <c:pt idx="752">
                  <c:v>9.0200984809682706E-5</c:v>
                </c:pt>
                <c:pt idx="753">
                  <c:v>8.9007104550100033E-5</c:v>
                </c:pt>
                <c:pt idx="754">
                  <c:v>8.7827350236838051E-5</c:v>
                </c:pt>
                <c:pt idx="755">
                  <c:v>8.666157262070651E-5</c:v>
                </c:pt>
                <c:pt idx="756">
                  <c:v>8.5509623904909314E-5</c:v>
                </c:pt>
                <c:pt idx="757">
                  <c:v>8.4371357730657267E-5</c:v>
                </c:pt>
                <c:pt idx="758">
                  <c:v>8.3246629162944341E-5</c:v>
                </c:pt>
                <c:pt idx="759">
                  <c:v>8.2135294676487867E-5</c:v>
                </c:pt>
                <c:pt idx="760">
                  <c:v>8.103721214182985E-5</c:v>
                </c:pt>
                <c:pt idx="761">
                  <c:v>7.9952240811596625E-5</c:v>
                </c:pt>
                <c:pt idx="762">
                  <c:v>7.8880241306915141E-5</c:v>
                </c:pt>
                <c:pt idx="763">
                  <c:v>7.7821075603987371E-5</c:v>
                </c:pt>
                <c:pt idx="764">
                  <c:v>7.6774607020811797E-5</c:v>
                </c:pt>
                <c:pt idx="765">
                  <c:v>7.5740700204060765E-5</c:v>
                </c:pt>
                <c:pt idx="766">
                  <c:v>7.4719221116104187E-5</c:v>
                </c:pt>
                <c:pt idx="767">
                  <c:v>7.3710037022179699E-5</c:v>
                </c:pt>
                <c:pt idx="768">
                  <c:v>7.2713016477710885E-5</c:v>
                </c:pt>
                <c:pt idx="769">
                  <c:v>7.1728029315763401E-5</c:v>
                </c:pt>
                <c:pt idx="770">
                  <c:v>7.0754946634647345E-5</c:v>
                </c:pt>
                <c:pt idx="771">
                  <c:v>6.9793640785655481E-5</c:v>
                </c:pt>
                <c:pt idx="772">
                  <c:v>6.8843985360940389E-5</c:v>
                </c:pt>
                <c:pt idx="773">
                  <c:v>6.7905855181527123E-5</c:v>
                </c:pt>
                <c:pt idx="774">
                  <c:v>6.6979126285458989E-5</c:v>
                </c:pt>
                <c:pt idx="775">
                  <c:v>6.6063675916077212E-5</c:v>
                </c:pt>
                <c:pt idx="776">
                  <c:v>6.5159382510427782E-5</c:v>
                </c:pt>
                <c:pt idx="777">
                  <c:v>6.4266125687801202E-5</c:v>
                </c:pt>
                <c:pt idx="778">
                  <c:v>6.3383786238395542E-5</c:v>
                </c:pt>
                <c:pt idx="779">
                  <c:v>6.2512246112106498E-5</c:v>
                </c:pt>
                <c:pt idx="780">
                  <c:v>6.1651388407441094E-5</c:v>
                </c:pt>
                <c:pt idx="781">
                  <c:v>6.0801097360553901E-5</c:v>
                </c:pt>
                <c:pt idx="782">
                  <c:v>5.9961258334401347E-5</c:v>
                </c:pt>
                <c:pt idx="783">
                  <c:v>5.9131757808018018E-5</c:v>
                </c:pt>
                <c:pt idx="784">
                  <c:v>5.8312483365908666E-5</c:v>
                </c:pt>
                <c:pt idx="785">
                  <c:v>5.7503323687555229E-5</c:v>
                </c:pt>
                <c:pt idx="786">
                  <c:v>5.6704168537041193E-5</c:v>
                </c:pt>
                <c:pt idx="787">
                  <c:v>5.5914908752784239E-5</c:v>
                </c:pt>
                <c:pt idx="788">
                  <c:v>5.5135436237384317E-5</c:v>
                </c:pt>
                <c:pt idx="789">
                  <c:v>5.4365643947579266E-5</c:v>
                </c:pt>
                <c:pt idx="790">
                  <c:v>5.3605425884309033E-5</c:v>
                </c:pt>
                <c:pt idx="791">
                  <c:v>5.2854677082888948E-5</c:v>
                </c:pt>
                <c:pt idx="792">
                  <c:v>5.2113293603284928E-5</c:v>
                </c:pt>
                <c:pt idx="793">
                  <c:v>5.1381172520496812E-5</c:v>
                </c:pt>
                <c:pt idx="794">
                  <c:v>5.0658211915041682E-5</c:v>
                </c:pt>
                <c:pt idx="795">
                  <c:v>4.9944310863539678E-5</c:v>
                </c:pt>
                <c:pt idx="796">
                  <c:v>4.923936942940133E-5</c:v>
                </c:pt>
                <c:pt idx="797">
                  <c:v>4.8543288653611449E-5</c:v>
                </c:pt>
                <c:pt idx="798">
                  <c:v>4.7855970545612589E-5</c:v>
                </c:pt>
                <c:pt idx="799">
                  <c:v>4.7177318074283233E-5</c:v>
                </c:pt>
                <c:pt idx="800">
                  <c:v>4.6507235159013438E-5</c:v>
                </c:pt>
                <c:pt idx="801">
                  <c:v>4.5845626660870804E-5</c:v>
                </c:pt>
                <c:pt idx="802">
                  <c:v>4.5192398373863184E-5</c:v>
                </c:pt>
                <c:pt idx="803">
                  <c:v>4.4547457016289523E-5</c:v>
                </c:pt>
                <c:pt idx="804">
                  <c:v>4.3910710222182834E-5</c:v>
                </c:pt>
                <c:pt idx="805">
                  <c:v>4.3282066532841407E-5</c:v>
                </c:pt>
                <c:pt idx="806">
                  <c:v>4.2661435388447894E-5</c:v>
                </c:pt>
                <c:pt idx="807">
                  <c:v>4.2048727119777028E-5</c:v>
                </c:pt>
                <c:pt idx="808">
                  <c:v>4.1443852939985774E-5</c:v>
                </c:pt>
                <c:pt idx="809">
                  <c:v>4.0846724936490904E-5</c:v>
                </c:pt>
                <c:pt idx="810">
                  <c:v>4.0257256062927925E-5</c:v>
                </c:pt>
                <c:pt idx="811">
                  <c:v>3.9675360131195504E-5</c:v>
                </c:pt>
                <c:pt idx="812">
                  <c:v>3.910095180357684E-5</c:v>
                </c:pt>
                <c:pt idx="813">
                  <c:v>3.8533946584945273E-5</c:v>
                </c:pt>
                <c:pt idx="814">
                  <c:v>3.7974260815046771E-5</c:v>
                </c:pt>
                <c:pt idx="815">
                  <c:v>3.7421811660862015E-5</c:v>
                </c:pt>
                <c:pt idx="816">
                  <c:v>3.6876517109045163E-5</c:v>
                </c:pt>
                <c:pt idx="817">
                  <c:v>3.6338295958438302E-5</c:v>
                </c:pt>
                <c:pt idx="818">
                  <c:v>3.5807067812662703E-5</c:v>
                </c:pt>
                <c:pt idx="819">
                  <c:v>3.528275307278228E-5</c:v>
                </c:pt>
                <c:pt idx="820">
                  <c:v>3.4765272930043037E-5</c:v>
                </c:pt>
                <c:pt idx="821">
                  <c:v>3.4254549358682176E-5</c:v>
                </c:pt>
                <c:pt idx="822">
                  <c:v>3.375050510881083E-5</c:v>
                </c:pt>
                <c:pt idx="823">
                  <c:v>3.3253063699366259E-5</c:v>
                </c:pt>
                <c:pt idx="824">
                  <c:v>3.2762149411134122E-5</c:v>
                </c:pt>
                <c:pt idx="825">
                  <c:v>3.2277687279839312E-5</c:v>
                </c:pt>
                <c:pt idx="826">
                  <c:v>3.1799603089305192E-5</c:v>
                </c:pt>
                <c:pt idx="827">
                  <c:v>3.1327823364679591E-5</c:v>
                </c:pt>
                <c:pt idx="828">
                  <c:v>3.0862275365726671E-5</c:v>
                </c:pt>
                <c:pt idx="829">
                  <c:v>3.0402887080184944E-5</c:v>
                </c:pt>
                <c:pt idx="830">
                  <c:v>2.9949587217188951E-5</c:v>
                </c:pt>
                <c:pt idx="831">
                  <c:v>2.9502305200756079E-5</c:v>
                </c:pt>
                <c:pt idx="832">
                  <c:v>2.9060971163334189E-5</c:v>
                </c:pt>
                <c:pt idx="833">
                  <c:v>2.862551593941342E-5</c:v>
                </c:pt>
                <c:pt idx="834">
                  <c:v>2.8195871059198312E-5</c:v>
                </c:pt>
                <c:pt idx="835">
                  <c:v>2.7771968742341098E-5</c:v>
                </c:pt>
                <c:pt idx="836">
                  <c:v>2.7353741891733455E-5</c:v>
                </c:pt>
                <c:pt idx="837">
                  <c:v>2.6941124087360106E-5</c:v>
                </c:pt>
                <c:pt idx="838">
                  <c:v>2.6534049580207046E-5</c:v>
                </c:pt>
                <c:pt idx="839">
                  <c:v>2.613245328623088E-5</c:v>
                </c:pt>
                <c:pt idx="840">
                  <c:v>2.5736270780383534E-5</c:v>
                </c:pt>
                <c:pt idx="841">
                  <c:v>2.5345438290691848E-5</c:v>
                </c:pt>
                <c:pt idx="842">
                  <c:v>2.4959892692396054E-5</c:v>
                </c:pt>
                <c:pt idx="843">
                  <c:v>2.4579571502139419E-5</c:v>
                </c:pt>
                <c:pt idx="844">
                  <c:v>2.4204412872214516E-5</c:v>
                </c:pt>
                <c:pt idx="845">
                  <c:v>2.3834355584862047E-5</c:v>
                </c:pt>
                <c:pt idx="846">
                  <c:v>2.3469339046622288E-5</c:v>
                </c:pt>
                <c:pt idx="847">
                  <c:v>2.3109303282739792E-5</c:v>
                </c:pt>
                <c:pt idx="848">
                  <c:v>2.275418893161783E-5</c:v>
                </c:pt>
                <c:pt idx="849">
                  <c:v>2.2403937239325688E-5</c:v>
                </c:pt>
                <c:pt idx="850">
                  <c:v>2.2058490054154315E-5</c:v>
                </c:pt>
                <c:pt idx="851">
                  <c:v>2.1717789821223861E-5</c:v>
                </c:pt>
                <c:pt idx="852">
                  <c:v>2.1381779577138294E-5</c:v>
                </c:pt>
                <c:pt idx="853">
                  <c:v>2.1050402944689442E-5</c:v>
                </c:pt>
                <c:pt idx="854">
                  <c:v>2.0723604127608885E-5</c:v>
                </c:pt>
                <c:pt idx="855">
                  <c:v>2.0401327905367267E-5</c:v>
                </c:pt>
                <c:pt idx="856">
                  <c:v>2.0083519628019528E-5</c:v>
                </c:pt>
                <c:pt idx="857">
                  <c:v>1.977012521109763E-5</c:v>
                </c:pt>
                <c:pt idx="858">
                  <c:v>1.9461091130548073E-5</c:v>
                </c:pt>
                <c:pt idx="859">
                  <c:v>1.9156364417714749E-5</c:v>
                </c:pt>
                <c:pt idx="860">
                  <c:v>1.8855892654366086E-5</c:v>
                </c:pt>
                <c:pt idx="861">
                  <c:v>1.8559623967766713E-5</c:v>
                </c:pt>
                <c:pt idx="862">
                  <c:v>1.826750702579239E-5</c:v>
                </c:pt>
                <c:pt idx="863">
                  <c:v>1.7979491032087751E-5</c:v>
                </c:pt>
                <c:pt idx="864">
                  <c:v>1.7695525721267093E-5</c:v>
                </c:pt>
                <c:pt idx="865">
                  <c:v>1.7415561354156428E-5</c:v>
                </c:pt>
                <c:pt idx="866">
                  <c:v>1.7139548713077958E-5</c:v>
                </c:pt>
                <c:pt idx="867">
                  <c:v>1.6867439097174754E-5</c:v>
                </c:pt>
                <c:pt idx="868">
                  <c:v>1.6599184317776416E-5</c:v>
                </c:pt>
                <c:pt idx="869">
                  <c:v>1.6334736693804629E-5</c:v>
                </c:pt>
                <c:pt idx="870">
                  <c:v>1.6074049047218963E-5</c:v>
                </c:pt>
                <c:pt idx="871">
                  <c:v>1.5817074698500652E-5</c:v>
                </c:pt>
                <c:pt idx="872">
                  <c:v>1.5563767462176411E-5</c:v>
                </c:pt>
                <c:pt idx="873">
                  <c:v>1.5314081642379769E-5</c:v>
                </c:pt>
                <c:pt idx="874">
                  <c:v>1.5067972028450404E-5</c:v>
                </c:pt>
                <c:pt idx="875">
                  <c:v>1.4825393890571021E-5</c:v>
                </c:pt>
                <c:pt idx="876">
                  <c:v>1.4586302975441296E-5</c:v>
                </c:pt>
                <c:pt idx="877">
                  <c:v>1.4350655501988208E-5</c:v>
                </c:pt>
                <c:pt idx="878">
                  <c:v>1.4118408157112528E-5</c:v>
                </c:pt>
                <c:pt idx="879">
                  <c:v>1.3889518091471522E-5</c:v>
                </c:pt>
                <c:pt idx="880">
                  <c:v>1.3663942915296789E-5</c:v>
                </c:pt>
                <c:pt idx="881">
                  <c:v>1.3441640694246943E-5</c:v>
                </c:pt>
                <c:pt idx="882">
                  <c:v>1.3222569945295001E-5</c:v>
                </c:pt>
                <c:pt idx="883">
                  <c:v>1.3006689632650294E-5</c:v>
                </c:pt>
                <c:pt idx="884">
                  <c:v>1.2793959163714048E-5</c:v>
                </c:pt>
                <c:pt idx="885">
                  <c:v>1.2584338385068364E-5</c:v>
                </c:pt>
                <c:pt idx="886">
                  <c:v>1.2377787578498415E-5</c:v>
                </c:pt>
                <c:pt idx="887">
                  <c:v>1.2174267457047755E-5</c:v>
                </c:pt>
                <c:pt idx="888">
                  <c:v>1.1973739161105589E-5</c:v>
                </c:pt>
                <c:pt idx="889">
                  <c:v>1.1776164254526273E-5</c:v>
                </c:pt>
                <c:pt idx="890">
                  <c:v>1.1581504720781037E-5</c:v>
                </c:pt>
                <c:pt idx="891">
                  <c:v>1.138972295914036E-5</c:v>
                </c:pt>
                <c:pt idx="892">
                  <c:v>1.1200781780888301E-5</c:v>
                </c:pt>
                <c:pt idx="893">
                  <c:v>1.1014644405566549E-5</c:v>
                </c:pt>
                <c:pt idx="894">
                  <c:v>1.0831274457250365E-5</c:v>
                </c:pt>
                <c:pt idx="895">
                  <c:v>1.0650635960853081E-5</c:v>
                </c:pt>
                <c:pt idx="896">
                  <c:v>1.0472693338461785E-5</c:v>
                </c:pt>
                <c:pt idx="897">
                  <c:v>1.0297411405701635E-5</c:v>
                </c:pt>
                <c:pt idx="898">
                  <c:v>1.0124755368130057E-5</c:v>
                </c:pt>
                <c:pt idx="899">
                  <c:v>9.9546908176592498E-6</c:v>
                </c:pt>
                <c:pt idx="900">
                  <c:v>9.7871837290079611E-6</c:v>
                </c:pt>
                <c:pt idx="901">
                  <c:v>9.6222004561814242E-6</c:v>
                </c:pt>
                <c:pt idx="902">
                  <c:v>9.4597077289789697E-6</c:v>
                </c:pt>
                <c:pt idx="903">
                  <c:v>9.2996726495300803E-6</c:v>
                </c:pt>
                <c:pt idx="904">
                  <c:v>9.1420626888577872E-6</c:v>
                </c:pt>
                <c:pt idx="905">
                  <c:v>8.9868456834689978E-6</c:v>
                </c:pt>
                <c:pt idx="906">
                  <c:v>8.8339898319723528E-6</c:v>
                </c:pt>
                <c:pt idx="907">
                  <c:v>8.6834636917225052E-6</c:v>
                </c:pt>
                <c:pt idx="908">
                  <c:v>8.5352361754910992E-6</c:v>
                </c:pt>
                <c:pt idx="909">
                  <c:v>8.3892765481637047E-6</c:v>
                </c:pt>
                <c:pt idx="910">
                  <c:v>8.2455544234630804E-6</c:v>
                </c:pt>
                <c:pt idx="911">
                  <c:v>8.1040397606980746E-6</c:v>
                </c:pt>
                <c:pt idx="912">
                  <c:v>7.9647028615381144E-6</c:v>
                </c:pt>
                <c:pt idx="913">
                  <c:v>7.8275143668125382E-6</c:v>
                </c:pt>
                <c:pt idx="914">
                  <c:v>7.6924452533358494E-6</c:v>
                </c:pt>
                <c:pt idx="915">
                  <c:v>7.5594668307569878E-6</c:v>
                </c:pt>
                <c:pt idx="916">
                  <c:v>7.4285507384334921E-6</c:v>
                </c:pt>
                <c:pt idx="917">
                  <c:v>7.2996689423302903E-6</c:v>
                </c:pt>
                <c:pt idx="918">
                  <c:v>7.1727937319421272E-6</c:v>
                </c:pt>
                <c:pt idx="919">
                  <c:v>7.0478977172404599E-6</c:v>
                </c:pt>
                <c:pt idx="920">
                  <c:v>6.9249538256438834E-6</c:v>
                </c:pt>
                <c:pt idx="921">
                  <c:v>6.8039352990118055E-6</c:v>
                </c:pt>
                <c:pt idx="922">
                  <c:v>6.684815690662112E-6</c:v>
                </c:pt>
                <c:pt idx="923">
                  <c:v>6.5675688624112179E-6</c:v>
                </c:pt>
                <c:pt idx="924">
                  <c:v>6.452168981637592E-6</c:v>
                </c:pt>
                <c:pt idx="925">
                  <c:v>6.3385905183677524E-6</c:v>
                </c:pt>
                <c:pt idx="926">
                  <c:v>6.2268082423849251E-6</c:v>
                </c:pt>
                <c:pt idx="927">
                  <c:v>6.1167972203598858E-6</c:v>
                </c:pt>
                <c:pt idx="928">
                  <c:v>6.0085328130042458E-6</c:v>
                </c:pt>
                <c:pt idx="929">
                  <c:v>5.9019906722453901E-6</c:v>
                </c:pt>
                <c:pt idx="930">
                  <c:v>5.7971467384236078E-6</c:v>
                </c:pt>
                <c:pt idx="931">
                  <c:v>5.6939772375104004E-6</c:v>
                </c:pt>
                <c:pt idx="932">
                  <c:v>5.5924586783487121E-6</c:v>
                </c:pt>
                <c:pt idx="933">
                  <c:v>5.4925678499140522E-6</c:v>
                </c:pt>
                <c:pt idx="934">
                  <c:v>5.3942818185968889E-6</c:v>
                </c:pt>
                <c:pt idx="935">
                  <c:v>5.2975779255062032E-6</c:v>
                </c:pt>
                <c:pt idx="936">
                  <c:v>5.2024337837933046E-6</c:v>
                </c:pt>
                <c:pt idx="937">
                  <c:v>5.1088272759967723E-6</c:v>
                </c:pt>
                <c:pt idx="938">
                  <c:v>5.0167365514077573E-6</c:v>
                </c:pt>
                <c:pt idx="939">
                  <c:v>4.926140023455194E-6</c:v>
                </c:pt>
                <c:pt idx="940">
                  <c:v>4.8370163671116823E-6</c:v>
                </c:pt>
                <c:pt idx="941">
                  <c:v>4.7493445163191973E-6</c:v>
                </c:pt>
                <c:pt idx="942">
                  <c:v>4.6631036614344084E-6</c:v>
                </c:pt>
                <c:pt idx="943">
                  <c:v>4.5782732466940973E-6</c:v>
                </c:pt>
                <c:pt idx="944">
                  <c:v>4.4948329676997233E-6</c:v>
                </c:pt>
                <c:pt idx="945">
                  <c:v>4.4127627689217988E-6</c:v>
                </c:pt>
                <c:pt idx="946">
                  <c:v>4.3320428412232703E-6</c:v>
                </c:pt>
                <c:pt idx="947">
                  <c:v>4.2526536194020539E-6</c:v>
                </c:pt>
                <c:pt idx="948">
                  <c:v>4.1745757797527143E-6</c:v>
                </c:pt>
                <c:pt idx="949">
                  <c:v>4.097790237646896E-6</c:v>
                </c:pt>
                <c:pt idx="950">
                  <c:v>4.0222781451324499E-6</c:v>
                </c:pt>
                <c:pt idx="951">
                  <c:v>3.9480208885512081E-6</c:v>
                </c:pt>
                <c:pt idx="952">
                  <c:v>3.8750000861752882E-6</c:v>
                </c:pt>
                <c:pt idx="953">
                  <c:v>3.8031975858616721E-6</c:v>
                </c:pt>
                <c:pt idx="954">
                  <c:v>3.7325954627248971E-6</c:v>
                </c:pt>
                <c:pt idx="955">
                  <c:v>3.6631760168280867E-6</c:v>
                </c:pt>
                <c:pt idx="956">
                  <c:v>3.5949217708916323E-6</c:v>
                </c:pt>
                <c:pt idx="957">
                  <c:v>3.5278154680200913E-6</c:v>
                </c:pt>
                <c:pt idx="958">
                  <c:v>3.4618400694464643E-6</c:v>
                </c:pt>
                <c:pt idx="959">
                  <c:v>3.396978752294304E-6</c:v>
                </c:pt>
                <c:pt idx="960">
                  <c:v>3.333214907357246E-6</c:v>
                </c:pt>
                <c:pt idx="961">
                  <c:v>3.2705321368958529E-6</c:v>
                </c:pt>
                <c:pt idx="962">
                  <c:v>3.2089142524519763E-6</c:v>
                </c:pt>
                <c:pt idx="963">
                  <c:v>3.1483452726798391E-6</c:v>
                </c:pt>
                <c:pt idx="964">
                  <c:v>3.0888094211946517E-6</c:v>
                </c:pt>
                <c:pt idx="965">
                  <c:v>3.0302911244378618E-6</c:v>
                </c:pt>
                <c:pt idx="966">
                  <c:v>2.9727750095592501E-6</c:v>
                </c:pt>
                <c:pt idx="967">
                  <c:v>2.9162459023158798E-6</c:v>
                </c:pt>
                <c:pt idx="968">
                  <c:v>2.860688824987621E-6</c:v>
                </c:pt>
                <c:pt idx="969">
                  <c:v>2.8060889943090351E-6</c:v>
                </c:pt>
                <c:pt idx="970">
                  <c:v>2.7524318194180129E-6</c:v>
                </c:pt>
                <c:pt idx="971">
                  <c:v>2.6997028998203656E-6</c:v>
                </c:pt>
                <c:pt idx="972">
                  <c:v>2.6478880233708471E-6</c:v>
                </c:pt>
                <c:pt idx="973">
                  <c:v>2.5969731642702538E-6</c:v>
                </c:pt>
                <c:pt idx="974">
                  <c:v>2.5469444810784831E-6</c:v>
                </c:pt>
                <c:pt idx="975">
                  <c:v>2.4977883147435943E-6</c:v>
                </c:pt>
                <c:pt idx="976">
                  <c:v>2.4494911866466601E-6</c:v>
                </c:pt>
                <c:pt idx="977">
                  <c:v>2.4020397966622811E-6</c:v>
                </c:pt>
                <c:pt idx="978">
                  <c:v>2.3554210212349426E-6</c:v>
                </c:pt>
                <c:pt idx="979">
                  <c:v>2.3096219114706702E-6</c:v>
                </c:pt>
                <c:pt idx="980">
                  <c:v>2.26462969124432E-6</c:v>
                </c:pt>
                <c:pt idx="981">
                  <c:v>2.2204317553221788E-6</c:v>
                </c:pt>
                <c:pt idx="982">
                  <c:v>2.1770156674997751E-6</c:v>
                </c:pt>
                <c:pt idx="983">
                  <c:v>2.1343691587550579E-6</c:v>
                </c:pt>
                <c:pt idx="984">
                  <c:v>2.092480125416457E-6</c:v>
                </c:pt>
                <c:pt idx="985">
                  <c:v>2.0513366273461342E-6</c:v>
                </c:pt>
                <c:pt idx="986">
                  <c:v>2.0109268861380452E-6</c:v>
                </c:pt>
                <c:pt idx="987">
                  <c:v>1.9712392833309266E-6</c:v>
                </c:pt>
                <c:pt idx="988">
                  <c:v>1.932262358635997E-6</c:v>
                </c:pt>
                <c:pt idx="989">
                  <c:v>1.8939848081793446E-6</c:v>
                </c:pt>
                <c:pt idx="990">
                  <c:v>1.8563954827588979E-6</c:v>
                </c:pt>
                <c:pt idx="991">
                  <c:v>1.8194833861159474E-6</c:v>
                </c:pt>
                <c:pt idx="992">
                  <c:v>1.7832376732210588E-6</c:v>
                </c:pt>
                <c:pt idx="993">
                  <c:v>1.7476476485742869E-6</c:v>
                </c:pt>
                <c:pt idx="994">
                  <c:v>1.7127027645198207E-6</c:v>
                </c:pt>
                <c:pt idx="995">
                  <c:v>1.6783926195745949E-6</c:v>
                </c:pt>
                <c:pt idx="996">
                  <c:v>1.6447069567712162E-6</c:v>
                </c:pt>
                <c:pt idx="997">
                  <c:v>1.6116356620147565E-6</c:v>
                </c:pt>
                <c:pt idx="998">
                  <c:v>1.5791687624536345E-6</c:v>
                </c:pt>
                <c:pt idx="999">
                  <c:v>1.5472964248642613E-6</c:v>
                </c:pt>
                <c:pt idx="1000">
                  <c:v>1.5160089540495765E-6</c:v>
                </c:pt>
                <c:pt idx="1001">
                  <c:v>1.4852967912512212E-6</c:v>
                </c:pt>
                <c:pt idx="1002">
                  <c:v>1.4551505125754527E-6</c:v>
                </c:pt>
                <c:pt idx="1003">
                  <c:v>1.4255608274325262E-6</c:v>
                </c:pt>
                <c:pt idx="1004">
                  <c:v>1.3965185769896883E-6</c:v>
                </c:pt>
                <c:pt idx="1005">
                  <c:v>1.368014732637463E-6</c:v>
                </c:pt>
                <c:pt idx="1006">
                  <c:v>1.3400403944694243E-6</c:v>
                </c:pt>
                <c:pt idx="1007">
                  <c:v>1.3125867897751423E-6</c:v>
                </c:pt>
                <c:pt idx="1008">
                  <c:v>1.285645271546363E-6</c:v>
                </c:pt>
                <c:pt idx="1009">
                  <c:v>1.2592073169963344E-6</c:v>
                </c:pt>
                <c:pt idx="1010">
                  <c:v>1.2332645260921601E-6</c:v>
                </c:pt>
                <c:pt idx="1011">
                  <c:v>1.2078086201001829E-6</c:v>
                </c:pt>
                <c:pt idx="1012">
                  <c:v>1.1828314401442275E-6</c:v>
                </c:pt>
                <c:pt idx="1013">
                  <c:v>1.1583249457767226E-6</c:v>
                </c:pt>
                <c:pt idx="1014">
                  <c:v>1.1342812135625584E-6</c:v>
                </c:pt>
                <c:pt idx="1015">
                  <c:v>1.1106924356757233E-6</c:v>
                </c:pt>
                <c:pt idx="1016">
                  <c:v>1.0875509185084688E-6</c:v>
                </c:pt>
                <c:pt idx="1017">
                  <c:v>1.0648490812931109E-6</c:v>
                </c:pt>
                <c:pt idx="1018">
                  <c:v>1.0425794547362794E-6</c:v>
                </c:pt>
                <c:pt idx="1019">
                  <c:v>1.0207346796656077E-6</c:v>
                </c:pt>
                <c:pt idx="1020">
                  <c:v>9.9930750568878657E-7</c:v>
                </c:pt>
                <c:pt idx="1021">
                  <c:v>9.7829078986485935E-7</c:v>
                </c:pt>
                <c:pt idx="1022">
                  <c:v>9.5767749538775956E-7</c:v>
                </c:pt>
                <c:pt idx="1023">
                  <c:v>9.3746069028203555E-7</c:v>
                </c:pt>
                <c:pt idx="1024">
                  <c:v>9.1763354611053583E-7</c:v>
                </c:pt>
                <c:pt idx="1025">
                  <c:v>8.9818933669423138E-7</c:v>
                </c:pt>
                <c:pt idx="1026">
                  <c:v>8.7912143684389768E-7</c:v>
                </c:pt>
                <c:pt idx="1027">
                  <c:v>8.6042332110371172E-7</c:v>
                </c:pt>
                <c:pt idx="1028">
                  <c:v>8.4208856250660846E-7</c:v>
                </c:pt>
                <c:pt idx="1029">
                  <c:v>8.2411083134144521E-7</c:v>
                </c:pt>
                <c:pt idx="1030">
                  <c:v>8.0648389393176636E-7</c:v>
                </c:pt>
                <c:pt idx="1031">
                  <c:v>7.8920161142620879E-7</c:v>
                </c:pt>
                <c:pt idx="1032">
                  <c:v>7.7225793860045519E-7</c:v>
                </c:pt>
                <c:pt idx="1033">
                  <c:v>7.556469226706238E-7</c:v>
                </c:pt>
                <c:pt idx="1034">
                  <c:v>7.3936270211808304E-7</c:v>
                </c:pt>
                <c:pt idx="1035">
                  <c:v>7.2339950552559372E-7</c:v>
                </c:pt>
                <c:pt idx="1036">
                  <c:v>7.0775165042474337E-7</c:v>
                </c:pt>
                <c:pt idx="1037">
                  <c:v>6.9241354215455474E-7</c:v>
                </c:pt>
                <c:pt idx="1038">
                  <c:v>6.7737967273124039E-7</c:v>
                </c:pt>
                <c:pt idx="1039">
                  <c:v>6.6264461972905892E-7</c:v>
                </c:pt>
                <c:pt idx="1040">
                  <c:v>6.4820304517212718E-7</c:v>
                </c:pt>
                <c:pt idx="1041">
                  <c:v>6.3404969443722035E-7</c:v>
                </c:pt>
                <c:pt idx="1042">
                  <c:v>6.2017939516741354E-7</c:v>
                </c:pt>
                <c:pt idx="1043">
                  <c:v>6.0658705619654531E-7</c:v>
                </c:pt>
                <c:pt idx="1044">
                  <c:v>5.9326766648443712E-7</c:v>
                </c:pt>
                <c:pt idx="1045">
                  <c:v>5.8021629406275486E-7</c:v>
                </c:pt>
                <c:pt idx="1046">
                  <c:v>5.674280849915233E-7</c:v>
                </c:pt>
                <c:pt idx="1047">
                  <c:v>5.5489826232616456E-7</c:v>
                </c:pt>
                <c:pt idx="1048">
                  <c:v>5.4262212509501995E-7</c:v>
                </c:pt>
                <c:pt idx="1049">
                  <c:v>5.3059504728729132E-7</c:v>
                </c:pt>
                <c:pt idx="1050">
                  <c:v>5.1881247685134493E-7</c:v>
                </c:pt>
                <c:pt idx="1051">
                  <c:v>5.0726993470328001E-7</c:v>
                </c:pt>
                <c:pt idx="1052">
                  <c:v>4.9596301374572894E-7</c:v>
                </c:pt>
                <c:pt idx="1053">
                  <c:v>4.8488737789682881E-7</c:v>
                </c:pt>
                <c:pt idx="1054">
                  <c:v>4.7403876112925139E-7</c:v>
                </c:pt>
                <c:pt idx="1055">
                  <c:v>4.6341296651929838E-7</c:v>
                </c:pt>
                <c:pt idx="1056">
                  <c:v>4.5300586530592801E-7</c:v>
                </c:pt>
                <c:pt idx="1057">
                  <c:v>4.428133959596848E-7</c:v>
                </c:pt>
                <c:pt idx="1058">
                  <c:v>4.3283156326149034E-7</c:v>
                </c:pt>
                <c:pt idx="1059">
                  <c:v>4.2305643739115915E-7</c:v>
                </c:pt>
                <c:pt idx="1060">
                  <c:v>4.1348415302563503E-7</c:v>
                </c:pt>
                <c:pt idx="1061">
                  <c:v>4.0411090844689913E-7</c:v>
                </c:pt>
                <c:pt idx="1062">
                  <c:v>3.9493296465937974E-7</c:v>
                </c:pt>
                <c:pt idx="1063">
                  <c:v>3.8594664451695605E-7</c:v>
                </c:pt>
                <c:pt idx="1064">
                  <c:v>3.7714833185935118E-7</c:v>
                </c:pt>
                <c:pt idx="1065">
                  <c:v>3.6853447065790727E-7</c:v>
                </c:pt>
                <c:pt idx="1066">
                  <c:v>3.6010156417072686E-7</c:v>
                </c:pt>
                <c:pt idx="1067">
                  <c:v>3.5184617410700637E-7</c:v>
                </c:pt>
                <c:pt idx="1068">
                  <c:v>3.4376491980059728E-7</c:v>
                </c:pt>
                <c:pt idx="1069">
                  <c:v>3.3585447739268741E-7</c:v>
                </c:pt>
                <c:pt idx="1070">
                  <c:v>3.2811157902352269E-7</c:v>
                </c:pt>
                <c:pt idx="1071">
                  <c:v>3.2053301203315498E-7</c:v>
                </c:pt>
                <c:pt idx="1072">
                  <c:v>3.1311561817109592E-7</c:v>
                </c:pt>
                <c:pt idx="1073">
                  <c:v>3.0585629281486275E-7</c:v>
                </c:pt>
                <c:pt idx="1074">
                  <c:v>2.9875198419731791E-7</c:v>
                </c:pt>
                <c:pt idx="1075">
                  <c:v>2.9179969264273935E-7</c:v>
                </c:pt>
                <c:pt idx="1076">
                  <c:v>2.8499646981160053E-7</c:v>
                </c:pt>
                <c:pt idx="1077">
                  <c:v>2.7833941795393411E-7</c:v>
                </c:pt>
                <c:pt idx="1078">
                  <c:v>2.718256891712572E-7</c:v>
                </c:pt>
                <c:pt idx="1079">
                  <c:v>2.6545248468699046E-7</c:v>
                </c:pt>
                <c:pt idx="1080">
                  <c:v>2.5921705412529509E-7</c:v>
                </c:pt>
                <c:pt idx="1081">
                  <c:v>2.5311669479826662E-7</c:v>
                </c:pt>
                <c:pt idx="1082">
                  <c:v>2.4714875100143917E-7</c:v>
                </c:pt>
                <c:pt idx="1083">
                  <c:v>2.4131061331750859E-7</c:v>
                </c:pt>
                <c:pt idx="1084">
                  <c:v>2.3559971792823916E-7</c:v>
                </c:pt>
                <c:pt idx="1085">
                  <c:v>2.300135459344701E-7</c:v>
                </c:pt>
                <c:pt idx="1086">
                  <c:v>2.2454962268417343E-7</c:v>
                </c:pt>
                <c:pt idx="1087">
                  <c:v>2.1920551710849389E-7</c:v>
                </c:pt>
                <c:pt idx="1088">
                  <c:v>2.1397884106570569E-7</c:v>
                </c:pt>
                <c:pt idx="1089">
                  <c:v>2.0886724869302199E-7</c:v>
                </c:pt>
                <c:pt idx="1090">
                  <c:v>2.0386843576621976E-7</c:v>
                </c:pt>
                <c:pt idx="1091">
                  <c:v>1.9898013906696351E-7</c:v>
                </c:pt>
                <c:pt idx="1092">
                  <c:v>1.942001357578341E-7</c:v>
                </c:pt>
                <c:pt idx="1093">
                  <c:v>1.8952624276493651E-7</c:v>
                </c:pt>
                <c:pt idx="1094">
                  <c:v>1.8495631616807178E-7</c:v>
                </c:pt>
                <c:pt idx="1095">
                  <c:v>1.8048825059838648E-7</c:v>
                </c:pt>
                <c:pt idx="1096">
                  <c:v>1.7611997864343801E-7</c:v>
                </c:pt>
                <c:pt idx="1097">
                  <c:v>1.7184947025963275E-7</c:v>
                </c:pt>
                <c:pt idx="1098">
                  <c:v>1.6767473219194969E-7</c:v>
                </c:pt>
                <c:pt idx="1099">
                  <c:v>1.6359380740090725E-7</c:v>
                </c:pt>
                <c:pt idx="1100">
                  <c:v>1.5960477449670375E-7</c:v>
                </c:pt>
                <c:pt idx="1101">
                  <c:v>1.5570574718047478E-7</c:v>
                </c:pt>
                <c:pt idx="1102">
                  <c:v>1.5189487369259884E-7</c:v>
                </c:pt>
                <c:pt idx="1103">
                  <c:v>1.4817033626799951E-7</c:v>
                </c:pt>
                <c:pt idx="1104">
                  <c:v>1.4453035059837569E-7</c:v>
                </c:pt>
                <c:pt idx="1105">
                  <c:v>1.4097316530129816E-7</c:v>
                </c:pt>
                <c:pt idx="1106">
                  <c:v>1.3749706139613371E-7</c:v>
                </c:pt>
                <c:pt idx="1107">
                  <c:v>1.3410035178669119E-7</c:v>
                </c:pt>
                <c:pt idx="1108">
                  <c:v>1.3078138075058129E-7</c:v>
                </c:pt>
                <c:pt idx="1109">
                  <c:v>1.2753852343519426E-7</c:v>
                </c:pt>
                <c:pt idx="1110">
                  <c:v>1.2437018536024542E-7</c:v>
                </c:pt>
                <c:pt idx="1111">
                  <c:v>1.2127480192683719E-7</c:v>
                </c:pt>
                <c:pt idx="1112">
                  <c:v>1.1825083793296629E-7</c:v>
                </c:pt>
                <c:pt idx="1113">
                  <c:v>1.1529678709542015E-7</c:v>
                </c:pt>
                <c:pt idx="1114">
                  <c:v>1.1241117157801123E-7</c:v>
                </c:pt>
                <c:pt idx="1115">
                  <c:v>1.0959254152607702E-7</c:v>
                </c:pt>
                <c:pt idx="1116">
                  <c:v>1.0683947460719662E-7</c:v>
                </c:pt>
                <c:pt idx="1117">
                  <c:v>1.0415057555806322E-7</c:v>
                </c:pt>
                <c:pt idx="1118">
                  <c:v>1.0152447573745025E-7</c:v>
                </c:pt>
                <c:pt idx="1119">
                  <c:v>9.8959832685217527E-8</c:v>
                </c:pt>
                <c:pt idx="1120">
                  <c:v>9.6455329687296908E-8</c:v>
                </c:pt>
                <c:pt idx="1121">
                  <c:v>9.4009675346601864E-8</c:v>
                </c:pt>
                <c:pt idx="1122">
                  <c:v>9.1621603159799039E-8</c:v>
                </c:pt>
                <c:pt idx="1123">
                  <c:v>8.9289871099890486E-8</c:v>
                </c:pt>
                <c:pt idx="1124">
                  <c:v>8.7013261204541285E-8</c:v>
                </c:pt>
                <c:pt idx="1125">
                  <c:v>8.4790579170105434E-8</c:v>
                </c:pt>
                <c:pt idx="1126">
                  <c:v>8.2620653951283335E-8</c:v>
                </c:pt>
                <c:pt idx="1127">
                  <c:v>8.0502337366362906E-8</c:v>
                </c:pt>
                <c:pt idx="1128">
                  <c:v>7.8434503707982706E-8</c:v>
                </c:pt>
                <c:pt idx="1129">
                  <c:v>7.641604935936104E-8</c:v>
                </c:pt>
                <c:pt idx="1130">
                  <c:v>7.4445892415940395E-8</c:v>
                </c:pt>
                <c:pt idx="1131">
                  <c:v>7.2522972312382149E-8</c:v>
                </c:pt>
                <c:pt idx="1132">
                  <c:v>7.0646249454868312E-8</c:v>
                </c:pt>
                <c:pt idx="1133">
                  <c:v>6.8814704858644362E-8</c:v>
                </c:pt>
                <c:pt idx="1134">
                  <c:v>6.7027339790754193E-8</c:v>
                </c:pt>
                <c:pt idx="1135">
                  <c:v>6.5283175417913433E-8</c:v>
                </c:pt>
                <c:pt idx="1136">
                  <c:v>6.3581252459457822E-8</c:v>
                </c:pt>
                <c:pt idx="1137">
                  <c:v>6.192063084532972E-8</c:v>
                </c:pt>
                <c:pt idx="1138">
                  <c:v>6.030038937902788E-8</c:v>
                </c:pt>
                <c:pt idx="1139">
                  <c:v>5.8719625405485738E-8</c:v>
                </c:pt>
                <c:pt idx="1140">
                  <c:v>5.7177454483810954E-8</c:v>
                </c:pt>
                <c:pt idx="1141">
                  <c:v>5.5673010064844417E-8</c:v>
                </c:pt>
                <c:pt idx="1142">
                  <c:v>5.4205443173474922E-8</c:v>
                </c:pt>
                <c:pt idx="1143">
                  <c:v>5.2773922095668614E-8</c:v>
                </c:pt>
                <c:pt idx="1144">
                  <c:v>5.1377632070149317E-8</c:v>
                </c:pt>
                <c:pt idx="1145">
                  <c:v>5.0015774984690065E-8</c:v>
                </c:pt>
                <c:pt idx="1146">
                  <c:v>4.8687569076951524E-8</c:v>
                </c:pt>
                <c:pt idx="1147">
                  <c:v>4.73922486398281E-8</c:v>
                </c:pt>
                <c:pt idx="1148">
                  <c:v>4.6129063731239724E-8</c:v>
                </c:pt>
                <c:pt idx="1149">
                  <c:v>4.489727988833094E-8</c:v>
                </c:pt>
                <c:pt idx="1150">
                  <c:v>4.3696177846009496E-8</c:v>
                </c:pt>
                <c:pt idx="1151">
                  <c:v>4.2525053259796968E-8</c:v>
                </c:pt>
                <c:pt idx="1152">
                  <c:v>4.1383216432918496E-8</c:v>
                </c:pt>
                <c:pt idx="1153">
                  <c:v>4.026999204759983E-8</c:v>
                </c:pt>
                <c:pt idx="1154">
                  <c:v>3.9184718900513164E-8</c:v>
                </c:pt>
                <c:pt idx="1155">
                  <c:v>3.8126749642323385E-8</c:v>
                </c:pt>
                <c:pt idx="1156">
                  <c:v>3.709545052129316E-8</c:v>
                </c:pt>
                <c:pt idx="1157">
                  <c:v>3.6090201130887523E-8</c:v>
                </c:pt>
                <c:pt idx="1158">
                  <c:v>3.5110394161340594E-8</c:v>
                </c:pt>
                <c:pt idx="1159">
                  <c:v>3.4155435155129188E-8</c:v>
                </c:pt>
                <c:pt idx="1160">
                  <c:v>3.3224742266310453E-8</c:v>
                </c:pt>
                <c:pt idx="1161">
                  <c:v>3.2317746023675514E-8</c:v>
                </c:pt>
                <c:pt idx="1162">
                  <c:v>3.1433889097669744E-8</c:v>
                </c:pt>
                <c:pt idx="1163">
                  <c:v>3.05726260710377E-8</c:v>
                </c:pt>
                <c:pt idx="1164">
                  <c:v>2.9733423213143868E-8</c:v>
                </c:pt>
                <c:pt idx="1165">
                  <c:v>2.8915758257924339E-8</c:v>
                </c:pt>
                <c:pt idx="1166">
                  <c:v>2.8119120185422451E-8</c:v>
                </c:pt>
                <c:pt idx="1167">
                  <c:v>2.7343009006867649E-8</c:v>
                </c:pt>
                <c:pt idx="1168">
                  <c:v>2.6586935553247012E-8</c:v>
                </c:pt>
                <c:pt idx="1169">
                  <c:v>2.5850421267330661E-8</c:v>
                </c:pt>
                <c:pt idx="1170">
                  <c:v>2.5132997999102681E-8</c:v>
                </c:pt>
                <c:pt idx="1171">
                  <c:v>2.4434207804555948E-8</c:v>
                </c:pt>
                <c:pt idx="1172">
                  <c:v>2.3753602747807919E-8</c:v>
                </c:pt>
                <c:pt idx="1173">
                  <c:v>2.3090744706492892E-8</c:v>
                </c:pt>
                <c:pt idx="1174">
                  <c:v>2.2445205180389542E-8</c:v>
                </c:pt>
                <c:pt idx="1175">
                  <c:v>2.181656510323799E-8</c:v>
                </c:pt>
                <c:pt idx="1176">
                  <c:v>2.120441465771238E-8</c:v>
                </c:pt>
                <c:pt idx="1177">
                  <c:v>2.0608353093495819E-8</c:v>
                </c:pt>
                <c:pt idx="1178">
                  <c:v>2.0027988548426681E-8</c:v>
                </c:pt>
                <c:pt idx="1179">
                  <c:v>1.9462937872669448E-8</c:v>
                </c:pt>
                <c:pt idx="1180">
                  <c:v>1.8912826455871421E-8</c:v>
                </c:pt>
                <c:pt idx="1181">
                  <c:v>1.8377288057264991E-8</c:v>
                </c:pt>
                <c:pt idx="1182">
                  <c:v>1.7855964638674264E-8</c:v>
                </c:pt>
                <c:pt idx="1183">
                  <c:v>1.7348506200389202E-8</c:v>
                </c:pt>
                <c:pt idx="1184">
                  <c:v>1.6854570619864564E-8</c:v>
                </c:pt>
                <c:pt idx="1185">
                  <c:v>1.6373823493206832E-8</c:v>
                </c:pt>
                <c:pt idx="1186">
                  <c:v>1.5905937979411621E-8</c:v>
                </c:pt>
                <c:pt idx="1187">
                  <c:v>1.5450594647309646E-8</c:v>
                </c:pt>
                <c:pt idx="1188">
                  <c:v>1.5007481325187196E-8</c:v>
                </c:pt>
                <c:pt idx="1189">
                  <c:v>1.4576292953041928E-8</c:v>
                </c:pt>
                <c:pt idx="1190">
                  <c:v>1.4156731437436725E-8</c:v>
                </c:pt>
                <c:pt idx="1191">
                  <c:v>1.37485055089144E-8</c:v>
                </c:pt>
                <c:pt idx="1192">
                  <c:v>1.335133058193877E-8</c:v>
                </c:pt>
                <c:pt idx="1193">
                  <c:v>1.2964928617323744E-8</c:v>
                </c:pt>
                <c:pt idx="1194">
                  <c:v>1.2589027987115317E-8</c:v>
                </c:pt>
                <c:pt idx="1195">
                  <c:v>1.2223363341891984E-8</c:v>
                </c:pt>
                <c:pt idx="1196">
                  <c:v>1.1867675480447376E-8</c:v>
                </c:pt>
                <c:pt idx="1197">
                  <c:v>1.1521711221820417E-8</c:v>
                </c:pt>
                <c:pt idx="1198">
                  <c:v>1.1185223279639378E-8</c:v>
                </c:pt>
                <c:pt idx="1199">
                  <c:v>1.0857970138745452E-8</c:v>
                </c:pt>
                <c:pt idx="1200">
                  <c:v>1.0539715934061727E-8</c:v>
                </c:pt>
                <c:pt idx="1201">
                  <c:v>1.02302303316742E-8</c:v>
                </c:pt>
                <c:pt idx="1202">
                  <c:v>9.929288412093106E-9</c:v>
                </c:pt>
                <c:pt idx="1203">
                  <c:v>9.6366705556596348E-9</c:v>
                </c:pt>
                <c:pt idx="1204">
                  <c:v>9.3521623300682771E-9</c:v>
                </c:pt>
                <c:pt idx="1205">
                  <c:v>9.075554379970326E-9</c:v>
                </c:pt>
                <c:pt idx="1206">
                  <c:v>8.8066423186286939E-9</c:v>
                </c:pt>
                <c:pt idx="1207">
                  <c:v>8.5452266215920271E-9</c:v>
                </c:pt>
                <c:pt idx="1208">
                  <c:v>8.2911125223570946E-9</c:v>
                </c:pt>
                <c:pt idx="1209">
                  <c:v>8.0441099099888538E-9</c:v>
                </c:pt>
                <c:pt idx="1210">
                  <c:v>7.8040332286679399E-9</c:v>
                </c:pt>
                <c:pt idx="1211">
                  <c:v>7.570701379135884E-9</c:v>
                </c:pt>
                <c:pt idx="1212">
                  <c:v>7.343937622007798E-9</c:v>
                </c:pt>
                <c:pt idx="1213">
                  <c:v>7.1235694829240092E-9</c:v>
                </c:pt>
                <c:pt idx="1214">
                  <c:v>6.9094286595106027E-9</c:v>
                </c:pt>
                <c:pt idx="1215">
                  <c:v>6.701350930121797E-9</c:v>
                </c:pt>
                <c:pt idx="1216">
                  <c:v>6.4991760643339116E-9</c:v>
                </c:pt>
                <c:pt idx="1217">
                  <c:v>6.3027477351646754E-9</c:v>
                </c:pt>
                <c:pt idx="1218">
                  <c:v>6.1119134329893096E-9</c:v>
                </c:pt>
                <c:pt idx="1219">
                  <c:v>5.9265243811260178E-9</c:v>
                </c:pt>
                <c:pt idx="1220">
                  <c:v>5.7464354530645152E-9</c:v>
                </c:pt>
                <c:pt idx="1221">
                  <c:v>5.571505091309827E-9</c:v>
                </c:pt>
                <c:pt idx="1222">
                  <c:v>5.4015952278163744E-9</c:v>
                </c:pt>
                <c:pt idx="1223">
                  <c:v>5.2365712059850933E-9</c:v>
                </c:pt>
                <c:pt idx="1224">
                  <c:v>5.0763017041984963E-9</c:v>
                </c:pt>
                <c:pt idx="1225">
                  <c:v>4.920658660867787E-9</c:v>
                </c:pt>
                <c:pt idx="1226">
                  <c:v>4.7695172009678971E-9</c:v>
                </c:pt>
                <c:pt idx="1227">
                  <c:v>4.6227555640340994E-9</c:v>
                </c:pt>
                <c:pt idx="1228">
                  <c:v>4.4802550335973373E-9</c:v>
                </c:pt>
                <c:pt idx="1229">
                  <c:v>4.3418998680327471E-9</c:v>
                </c:pt>
                <c:pt idx="1230">
                  <c:v>4.2075772327985174E-9</c:v>
                </c:pt>
                <c:pt idx="1231">
                  <c:v>4.0771771340410474E-9</c:v>
                </c:pt>
                <c:pt idx="1232">
                  <c:v>3.9505923535427468E-9</c:v>
                </c:pt>
                <c:pt idx="1233">
                  <c:v>3.8277183849906101E-9</c:v>
                </c:pt>
                <c:pt idx="1234">
                  <c:v>3.7084533715418108E-9</c:v>
                </c:pt>
                <c:pt idx="1235">
                  <c:v>3.5926980446645713E-9</c:v>
                </c:pt>
                <c:pt idx="1236">
                  <c:v>3.4803556642318774E-9</c:v>
                </c:pt>
                <c:pt idx="1237">
                  <c:v>3.3713319598467328E-9</c:v>
                </c:pt>
                <c:pt idx="1238">
                  <c:v>3.2655350733768081E-9</c:v>
                </c:pt>
                <c:pt idx="1239">
                  <c:v>3.1628755026779289E-9</c:v>
                </c:pt>
                <c:pt idx="1240">
                  <c:v>3.063266046485101E-9</c:v>
                </c:pt>
                <c:pt idx="1241">
                  <c:v>2.9666217504504689E-9</c:v>
                </c:pt>
                <c:pt idx="1242">
                  <c:v>2.8728598543080492E-9</c:v>
                </c:pt>
                <c:pt idx="1243">
                  <c:v>2.7818997401450794E-9</c:v>
                </c:pt>
                <c:pt idx="1244">
                  <c:v>2.6936628817599107E-9</c:v>
                </c:pt>
                <c:pt idx="1245">
                  <c:v>2.608072795087664E-9</c:v>
                </c:pt>
                <c:pt idx="1246">
                  <c:v>2.5250549896734657E-9</c:v>
                </c:pt>
                <c:pt idx="1247">
                  <c:v>2.444536921175141E-9</c:v>
                </c:pt>
                <c:pt idx="1248">
                  <c:v>2.36644794487604E-9</c:v>
                </c:pt>
                <c:pt idx="1249">
                  <c:v>2.2907192701899541E-9</c:v>
                </c:pt>
                <c:pt idx="1250">
                  <c:v>2.2172839161397947E-9</c:v>
                </c:pt>
                <c:pt idx="1251">
                  <c:v>2.1460766677922309E-9</c:v>
                </c:pt>
                <c:pt idx="1252">
                  <c:v>2.0770340336304446E-9</c:v>
                </c:pt>
                <c:pt idx="1253">
                  <c:v>2.0100942038477987E-9</c:v>
                </c:pt>
                <c:pt idx="1254">
                  <c:v>1.9451970095453091E-9</c:v>
                </c:pt>
                <c:pt idx="1255">
                  <c:v>1.8822838828159231E-9</c:v>
                </c:pt>
                <c:pt idx="1256">
                  <c:v>1.8212978176989379E-9</c:v>
                </c:pt>
                <c:pt idx="1257">
                  <c:v>1.7621833319884253E-9</c:v>
                </c:pt>
                <c:pt idx="1258">
                  <c:v>1.7048864298792638E-9</c:v>
                </c:pt>
                <c:pt idx="1259">
                  <c:v>1.649354565435065E-9</c:v>
                </c:pt>
                <c:pt idx="1260">
                  <c:v>1.5955366068622447E-9</c:v>
                </c:pt>
                <c:pt idx="1261">
                  <c:v>1.5433828015749549E-9</c:v>
                </c:pt>
                <c:pt idx="1262">
                  <c:v>1.4928447420354599E-9</c:v>
                </c:pt>
                <c:pt idx="1263">
                  <c:v>1.4438753323554864E-9</c:v>
                </c:pt>
                <c:pt idx="1264">
                  <c:v>1.3964287556432076E-9</c:v>
                </c:pt>
                <c:pt idx="1265">
                  <c:v>1.3504604420819507E-9</c:v>
                </c:pt>
                <c:pt idx="1266">
                  <c:v>1.3059270377261834E-9</c:v>
                </c:pt>
                <c:pt idx="1267">
                  <c:v>1.2627863740005764E-9</c:v>
                </c:pt>
                <c:pt idx="1268">
                  <c:v>1.2209974378886411E-9</c:v>
                </c:pt>
                <c:pt idx="1269">
                  <c:v>1.1805203427972112E-9</c:v>
                </c:pt>
                <c:pt idx="1270">
                  <c:v>1.1413163000833862E-9</c:v>
                </c:pt>
                <c:pt idx="1271">
                  <c:v>1.1033475912309113E-9</c:v>
                </c:pt>
                <c:pt idx="1272">
                  <c:v>1.0665775406628987E-9</c:v>
                </c:pt>
                <c:pt idx="1273">
                  <c:v>1.0309704891783552E-9</c:v>
                </c:pt>
                <c:pt idx="1274">
                  <c:v>9.9649176799987435E-10</c:v>
                </c:pt>
                <c:pt idx="1275">
                  <c:v>9.6310767342020133E-10</c:v>
                </c:pt>
                <c:pt idx="1276">
                  <c:v>9.3078544203564848E-10</c:v>
                </c:pt>
                <c:pt idx="1277">
                  <c:v>8.9949322655436952E-10</c:v>
                </c:pt>
                <c:pt idx="1278">
                  <c:v>8.6920007216784678E-10</c:v>
                </c:pt>
                <c:pt idx="1279">
                  <c:v>8.3987589347410935E-10</c:v>
                </c:pt>
                <c:pt idx="1280">
                  <c:v>8.1149145194124349E-10</c:v>
                </c:pt>
                <c:pt idx="1281">
                  <c:v>7.8401833390025621E-10</c:v>
                </c:pt>
                <c:pt idx="1282">
                  <c:v>7.5742892905627556E-10</c:v>
                </c:pt>
                <c:pt idx="1283">
                  <c:v>7.3169640950725999E-10</c:v>
                </c:pt>
                <c:pt idx="1284">
                  <c:v>7.0679470925987383E-10</c:v>
                </c:pt>
                <c:pt idx="1285">
                  <c:v>6.8269850423195979E-10</c:v>
                </c:pt>
                <c:pt idx="1286">
                  <c:v>6.5938319273148945E-10</c:v>
                </c:pt>
                <c:pt idx="1287">
                  <c:v>6.3682487640201715E-10</c:v>
                </c:pt>
                <c:pt idx="1288">
                  <c:v>6.1500034162474021E-10</c:v>
                </c:pt>
                <c:pt idx="1289">
                  <c:v>5.9388704136750031E-10</c:v>
                </c:pt>
                <c:pt idx="1290">
                  <c:v>5.7346307747131794E-10</c:v>
                </c:pt>
                <c:pt idx="1291">
                  <c:v>5.5370718336498572E-10</c:v>
                </c:pt>
                <c:pt idx="1292">
                  <c:v>5.3459870719872818E-10</c:v>
                </c:pt>
                <c:pt idx="1293">
                  <c:v>5.1611759538783264E-10</c:v>
                </c:pt>
                <c:pt idx="1294">
                  <c:v>4.9824437655742401E-10</c:v>
                </c:pt>
                <c:pt idx="1295">
                  <c:v>4.8096014587976592E-10</c:v>
                </c:pt>
                <c:pt idx="1296">
                  <c:v>4.6424654979554107E-10</c:v>
                </c:pt>
                <c:pt idx="1297">
                  <c:v>4.4808577111077331E-10</c:v>
                </c:pt>
                <c:pt idx="1298">
                  <c:v>4.324605144611597E-10</c:v>
                </c:pt>
                <c:pt idx="1299">
                  <c:v>4.1735399213578572E-10</c:v>
                </c:pt>
                <c:pt idx="1300">
                  <c:v>4.0274991025235403E-10</c:v>
                </c:pt>
                <c:pt idx="1301">
                  <c:v>3.8863245527608617E-10</c:v>
                </c:pt>
                <c:pt idx="1302">
                  <c:v>3.7498628087480087E-10</c:v>
                </c:pt>
                <c:pt idx="1303">
                  <c:v>3.6179649510260372E-10</c:v>
                </c:pt>
                <c:pt idx="1304">
                  <c:v>3.4904864790493052E-10</c:v>
                </c:pt>
                <c:pt idx="1305">
                  <c:v>3.367287189377383E-10</c:v>
                </c:pt>
                <c:pt idx="1306">
                  <c:v>3.2482310569379774E-10</c:v>
                </c:pt>
                <c:pt idx="1307">
                  <c:v>3.1331861192916285E-10</c:v>
                </c:pt>
                <c:pt idx="1308">
                  <c:v>3.02202436383071E-10</c:v>
                </c:pt>
                <c:pt idx="1309">
                  <c:v>2.9146216178459073E-10</c:v>
                </c:pt>
                <c:pt idx="1310">
                  <c:v>2.8108574413952369E-10</c:v>
                </c:pt>
                <c:pt idx="1311">
                  <c:v>2.7106150229115263E-10</c:v>
                </c:pt>
                <c:pt idx="1312">
                  <c:v>2.6137810774857266E-10</c:v>
                </c:pt>
                <c:pt idx="1313">
                  <c:v>2.520245747764766E-10</c:v>
                </c:pt>
                <c:pt idx="1314">
                  <c:v>2.4299025074035796E-10</c:v>
                </c:pt>
                <c:pt idx="1315">
                  <c:v>2.3426480670121757E-10</c:v>
                </c:pt>
                <c:pt idx="1316">
                  <c:v>2.2583822825402743E-10</c:v>
                </c:pt>
                <c:pt idx="1317">
                  <c:v>2.1770080660423814E-10</c:v>
                </c:pt>
                <c:pt idx="1318">
                  <c:v>2.0984312987681332E-10</c:v>
                </c:pt>
                <c:pt idx="1319">
                  <c:v>2.0225607465231156E-10</c:v>
                </c:pt>
                <c:pt idx="1320">
                  <c:v>1.9493079772471982E-10</c:v>
                </c:pt>
                <c:pt idx="1321">
                  <c:v>1.8785872807577561E-10</c:v>
                </c:pt>
                <c:pt idx="1322">
                  <c:v>1.8103155906070402E-10</c:v>
                </c:pt>
                <c:pt idx="1323">
                  <c:v>1.7444124080030687E-10</c:v>
                </c:pt>
                <c:pt idx="1324">
                  <c:v>1.6807997277453528E-10</c:v>
                </c:pt>
                <c:pt idx="1325">
                  <c:v>1.6194019661272509E-10</c:v>
                </c:pt>
                <c:pt idx="1326">
                  <c:v>1.5601458907576614E-10</c:v>
                </c:pt>
                <c:pt idx="1327">
                  <c:v>1.5029605522563726E-10</c:v>
                </c:pt>
                <c:pt idx="1328">
                  <c:v>1.4477772177774516E-10</c:v>
                </c:pt>
                <c:pt idx="1329">
                  <c:v>1.3945293063168991E-10</c:v>
                </c:pt>
                <c:pt idx="1330">
                  <c:v>1.3431523257610671E-10</c:v>
                </c:pt>
                <c:pt idx="1331">
                  <c:v>1.2935838116335488E-10</c:v>
                </c:pt>
                <c:pt idx="1332">
                  <c:v>1.2457632674991381E-10</c:v>
                </c:pt>
                <c:pt idx="1333">
                  <c:v>1.199632106984375E-10</c:v>
                </c:pt>
                <c:pt idx="1334">
                  <c:v>1.1551335973746775E-10</c:v>
                </c:pt>
                <c:pt idx="1335">
                  <c:v>1.1122128047497372E-10</c:v>
                </c:pt>
                <c:pt idx="1336">
                  <c:v>1.070816540618652E-10</c:v>
                </c:pt>
                <c:pt idx="1337">
                  <c:v>1.0308933100180365E-10</c:v>
                </c:pt>
                <c:pt idx="1338">
                  <c:v>9.9239326103652552E-11</c:v>
                </c:pt>
                <c:pt idx="1339">
                  <c:v>9.5526813573012923E-11</c:v>
                </c:pt>
                <c:pt idx="1340">
                  <c:v>9.1947122239374524E-11</c:v>
                </c:pt>
                <c:pt idx="1341">
                  <c:v>8.8495730915478196E-11</c:v>
                </c:pt>
                <c:pt idx="1342">
                  <c:v>8.5168263885548881E-11</c:v>
                </c:pt>
                <c:pt idx="1343">
                  <c:v>8.1960486519167585E-11</c:v>
                </c:pt>
                <c:pt idx="1344">
                  <c:v>7.886830100758459E-11</c:v>
                </c:pt>
                <c:pt idx="1345">
                  <c:v>7.5887742219374875E-11</c:v>
                </c:pt>
                <c:pt idx="1346">
                  <c:v>7.3014973672393468E-11</c:v>
                </c:pt>
                <c:pt idx="1347">
                  <c:v>7.0246283619051252E-11</c:v>
                </c:pt>
                <c:pt idx="1348">
                  <c:v>6.757808124202361E-11</c:v>
                </c:pt>
                <c:pt idx="1349">
                  <c:v>6.5006892957540225E-11</c:v>
                </c:pt>
                <c:pt idx="1350">
                  <c:v>6.2529358823486134E-11</c:v>
                </c:pt>
                <c:pt idx="1351">
                  <c:v>6.01422290496069E-11</c:v>
                </c:pt>
                <c:pt idx="1352">
                  <c:v>5.7842360607167594E-11</c:v>
                </c:pt>
                <c:pt idx="1353">
                  <c:v>5.5626713935478661E-11</c:v>
                </c:pt>
                <c:pt idx="1354">
                  <c:v>5.3492349742763845E-11</c:v>
                </c:pt>
                <c:pt idx="1355">
                  <c:v>5.143642589889607E-11</c:v>
                </c:pt>
                <c:pt idx="1356">
                  <c:v>4.9456194417599266E-11</c:v>
                </c:pt>
                <c:pt idx="1357">
                  <c:v>4.7548998525753732E-11</c:v>
                </c:pt>
                <c:pt idx="1358">
                  <c:v>4.5712269817506943E-11</c:v>
                </c:pt>
                <c:pt idx="1359">
                  <c:v>4.394352549094852E-11</c:v>
                </c:pt>
                <c:pt idx="1360">
                  <c:v>4.2240365665154825E-11</c:v>
                </c:pt>
                <c:pt idx="1361">
                  <c:v>4.0600470775459775E-11</c:v>
                </c:pt>
                <c:pt idx="1362">
                  <c:v>3.9021599044867094E-11</c:v>
                </c:pt>
                <c:pt idx="1363">
                  <c:v>3.7501584029562165E-11</c:v>
                </c:pt>
                <c:pt idx="1364">
                  <c:v>3.6038332236534072E-11</c:v>
                </c:pt>
                <c:pt idx="1365">
                  <c:v>3.4629820811364157E-11</c:v>
                </c:pt>
                <c:pt idx="1366">
                  <c:v>3.3274095294284486E-11</c:v>
                </c:pt>
                <c:pt idx="1367">
                  <c:v>3.196926744265756E-11</c:v>
                </c:pt>
                <c:pt idx="1368">
                  <c:v>3.0713513118072687E-11</c:v>
                </c:pt>
                <c:pt idx="1369">
                  <c:v>2.950507023629635E-11</c:v>
                </c:pt>
                <c:pt idx="1370">
                  <c:v>2.8342236778359182E-11</c:v>
                </c:pt>
                <c:pt idx="1371">
                  <c:v>2.7223368861103554E-11</c:v>
                </c:pt>
                <c:pt idx="1372">
                  <c:v>2.6146878865559485E-11</c:v>
                </c:pt>
                <c:pt idx="1373">
                  <c:v>2.5111233621551366E-11</c:v>
                </c:pt>
                <c:pt idx="1374">
                  <c:v>2.4114952646982438E-11</c:v>
                </c:pt>
                <c:pt idx="1375">
                  <c:v>2.3156606440282794E-11</c:v>
                </c:pt>
                <c:pt idx="1376">
                  <c:v>2.2234814824539076E-11</c:v>
                </c:pt>
                <c:pt idx="1377">
                  <c:v>2.134824534186948E-11</c:v>
                </c:pt>
                <c:pt idx="1378">
                  <c:v>2.0495611696635744E-11</c:v>
                </c:pt>
                <c:pt idx="1379">
                  <c:v>1.9675672246124318E-11</c:v>
                </c:pt>
                <c:pt idx="1380">
                  <c:v>1.8887228537361566E-11</c:v>
                </c:pt>
                <c:pt idx="1381">
                  <c:v>1.8129123888763932E-11</c:v>
                </c:pt>
                <c:pt idx="1382">
                  <c:v>1.7400242015351629E-11</c:v>
                </c:pt>
                <c:pt idx="1383">
                  <c:v>1.6699505696295278E-11</c:v>
                </c:pt>
                <c:pt idx="1384">
                  <c:v>1.6025875483588794E-11</c:v>
                </c:pt>
                <c:pt idx="1385">
                  <c:v>1.5378348450676903E-11</c:v>
                </c:pt>
                <c:pt idx="1386">
                  <c:v>1.4755956979895836E-11</c:v>
                </c:pt>
                <c:pt idx="1387">
                  <c:v>1.4157767587612646E-11</c:v>
                </c:pt>
                <c:pt idx="1388">
                  <c:v>1.3582879785981087E-11</c:v>
                </c:pt>
                <c:pt idx="1389">
                  <c:v>1.3030424980258754E-11</c:v>
                </c:pt>
                <c:pt idx="1390">
                  <c:v>1.2499565400655227E-11</c:v>
                </c:pt>
                <c:pt idx="1391">
                  <c:v>1.198949306771316E-11</c:v>
                </c:pt>
                <c:pt idx="1392">
                  <c:v>1.1499428790245958E-11</c:v>
                </c:pt>
                <c:pt idx="1393">
                  <c:v>1.1028621194884016E-11</c:v>
                </c:pt>
                <c:pt idx="1394">
                  <c:v>1.057634578630547E-11</c:v>
                </c:pt>
                <c:pt idx="1395">
                  <c:v>1.0141904037252364E-11</c:v>
                </c:pt>
                <c:pt idx="1396">
                  <c:v>9.7246225074575091E-12</c:v>
                </c:pt>
                <c:pt idx="1397">
                  <c:v>9.3238519906301153E-12</c:v>
                </c:pt>
                <c:pt idx="1398">
                  <c:v>8.9389666886703381E-12</c:v>
                </c:pt>
                <c:pt idx="1399">
                  <c:v>8.56936341230832E-12</c:v>
                </c:pt>
                <c:pt idx="1400">
                  <c:v>8.2144608073810988E-12</c:v>
                </c:pt>
                <c:pt idx="1401">
                  <c:v>7.8736986059843741E-12</c:v>
                </c:pt>
                <c:pt idx="1402">
                  <c:v>7.5465369017571256E-12</c:v>
                </c:pt>
                <c:pt idx="1403">
                  <c:v>7.2324554485754886E-12</c:v>
                </c:pt>
                <c:pt idx="1404">
                  <c:v>6.9309529819538834E-12</c:v>
                </c:pt>
                <c:pt idx="1405">
                  <c:v>6.6415465624700104E-12</c:v>
                </c:pt>
                <c:pt idx="1406">
                  <c:v>6.3637709405482977E-12</c:v>
                </c:pt>
                <c:pt idx="1407">
                  <c:v>6.0971779419565092E-12</c:v>
                </c:pt>
                <c:pt idx="1408">
                  <c:v>5.8413358733864104E-12</c:v>
                </c:pt>
                <c:pt idx="1409">
                  <c:v>5.5958289475077038E-12</c:v>
                </c:pt>
                <c:pt idx="1410">
                  <c:v>5.3602567269017207E-12</c:v>
                </c:pt>
                <c:pt idx="1411">
                  <c:v>5.134233586297004E-12</c:v>
                </c:pt>
                <c:pt idx="1412">
                  <c:v>4.917388192545902E-12</c:v>
                </c:pt>
                <c:pt idx="1413">
                  <c:v>4.7093630017969244E-12</c:v>
                </c:pt>
                <c:pt idx="1414">
                  <c:v>4.5098137733326082E-12</c:v>
                </c:pt>
                <c:pt idx="1415">
                  <c:v>4.3184090995582462E-12</c:v>
                </c:pt>
                <c:pt idx="1416">
                  <c:v>4.1348299516411013E-12</c:v>
                </c:pt>
                <c:pt idx="1417">
                  <c:v>3.9587692403133455E-12</c:v>
                </c:pt>
                <c:pt idx="1418">
                  <c:v>3.7899313913674403E-12</c:v>
                </c:pt>
                <c:pt idx="1419">
                  <c:v>3.6280319353846695E-12</c:v>
                </c:pt>
                <c:pt idx="1420">
                  <c:v>3.4727971112513618E-12</c:v>
                </c:pt>
                <c:pt idx="1421">
                  <c:v>3.3239634830300568E-12</c:v>
                </c:pt>
                <c:pt idx="1422">
                  <c:v>3.181277569765497E-12</c:v>
                </c:pt>
                <c:pt idx="1423">
                  <c:v>3.0444954878175562E-12</c:v>
                </c:pt>
                <c:pt idx="1424">
                  <c:v>2.9133826053245121E-12</c:v>
                </c:pt>
                <c:pt idx="1425">
                  <c:v>2.7877132084123378E-12</c:v>
                </c:pt>
                <c:pt idx="1426">
                  <c:v>2.6672701787767349E-12</c:v>
                </c:pt>
                <c:pt idx="1427">
                  <c:v>2.5518446822750624E-12</c:v>
                </c:pt>
                <c:pt idx="1428">
                  <c:v>2.4412358681768802E-12</c:v>
                </c:pt>
                <c:pt idx="1429">
                  <c:v>2.3352505787311986E-12</c:v>
                </c:pt>
                <c:pt idx="1430">
                  <c:v>2.2337030687195801E-12</c:v>
                </c:pt>
                <c:pt idx="1431">
                  <c:v>2.1364147346732457E-12</c:v>
                </c:pt>
                <c:pt idx="1432">
                  <c:v>2.043213853442781E-12</c:v>
                </c:pt>
                <c:pt idx="1433">
                  <c:v>1.9539353298169702E-12</c:v>
                </c:pt>
                <c:pt idx="1434">
                  <c:v>1.8684204528982596E-12</c:v>
                </c:pt>
                <c:pt idx="1435">
                  <c:v>1.7865166609492173E-12</c:v>
                </c:pt>
                <c:pt idx="1436">
                  <c:v>1.7080773144344172E-12</c:v>
                </c:pt>
                <c:pt idx="1437">
                  <c:v>1.6329614769895459E-12</c:v>
                </c:pt>
                <c:pt idx="1438">
                  <c:v>1.5610337040581119E-12</c:v>
                </c:pt>
                <c:pt idx="1439">
                  <c:v>1.4921638389440808E-12</c:v>
                </c:pt>
                <c:pt idx="1440">
                  <c:v>1.4262268160359062E-12</c:v>
                </c:pt>
                <c:pt idx="1441">
                  <c:v>1.3631024709655582E-12</c:v>
                </c:pt>
                <c:pt idx="1442">
                  <c:v>1.3026753574728607E-12</c:v>
                </c:pt>
                <c:pt idx="1443">
                  <c:v>1.2448345707528287E-12</c:v>
                </c:pt>
                <c:pt idx="1444">
                  <c:v>1.1894735770703311E-12</c:v>
                </c:pt>
                <c:pt idx="1445">
                  <c:v>1.1364900494331587E-12</c:v>
                </c:pt>
                <c:pt idx="1446">
                  <c:v>1.0857857091210877E-12</c:v>
                </c:pt>
                <c:pt idx="1447">
                  <c:v>1.0372661728746875E-12</c:v>
                </c:pt>
                <c:pt idx="1448">
                  <c:v>9.908408055539355E-13</c:v>
                </c:pt>
                <c:pt idx="1449">
                  <c:v>9.4642257808218764E-13</c:v>
                </c:pt>
                <c:pt idx="1450">
                  <c:v>9.0392793049762499E-13</c:v>
                </c:pt>
                <c:pt idx="1451">
                  <c:v>8.6327663993889196E-13</c:v>
                </c:pt>
                <c:pt idx="1452">
                  <c:v>8.2439169339794463E-13</c:v>
                </c:pt>
                <c:pt idx="1453">
                  <c:v>7.8719916507790751E-13</c:v>
                </c:pt>
                <c:pt idx="1454">
                  <c:v>7.5162809819899639E-13</c:v>
                </c:pt>
                <c:pt idx="1455">
                  <c:v>7.1761039110070764E-13</c:v>
                </c:pt>
                <c:pt idx="1456">
                  <c:v>6.8508068749293063E-13</c:v>
                </c:pt>
                <c:pt idx="1457">
                  <c:v>6.5397627071382409E-13</c:v>
                </c:pt>
                <c:pt idx="1458">
                  <c:v>6.2423696185639829E-13</c:v>
                </c:pt>
                <c:pt idx="1459">
                  <c:v>5.9580502163051715E-13</c:v>
                </c:pt>
                <c:pt idx="1460">
                  <c:v>5.6862505583104286E-13</c:v>
                </c:pt>
                <c:pt idx="1461">
                  <c:v>5.4264392428729297E-13</c:v>
                </c:pt>
                <c:pt idx="1462">
                  <c:v>5.1781065317274652E-13</c:v>
                </c:pt>
                <c:pt idx="1463">
                  <c:v>4.9407635055809353E-13</c:v>
                </c:pt>
                <c:pt idx="1464">
                  <c:v>4.7139412509434739E-13</c:v>
                </c:pt>
                <c:pt idx="1465">
                  <c:v>4.4971900771655852E-13</c:v>
                </c:pt>
                <c:pt idx="1466">
                  <c:v>4.2900787626218355E-13</c:v>
                </c:pt>
                <c:pt idx="1467">
                  <c:v>4.0921938290161447E-13</c:v>
                </c:pt>
                <c:pt idx="1468">
                  <c:v>3.9031388428185115E-13</c:v>
                </c:pt>
                <c:pt idx="1469">
                  <c:v>3.7225337428741428E-13</c:v>
                </c:pt>
                <c:pt idx="1470">
                  <c:v>3.5500141932589074E-13</c:v>
                </c:pt>
                <c:pt idx="1471">
                  <c:v>3.3852309604852073E-13</c:v>
                </c:pt>
                <c:pt idx="1472">
                  <c:v>3.2278493141914595E-13</c:v>
                </c:pt>
                <c:pt idx="1473">
                  <c:v>3.0775484504790666E-13</c:v>
                </c:pt>
                <c:pt idx="1474">
                  <c:v>2.9340209370865979E-13</c:v>
                </c:pt>
                <c:pt idx="1475">
                  <c:v>2.7969721796193201E-13</c:v>
                </c:pt>
                <c:pt idx="1476">
                  <c:v>2.6661199080780914E-13</c:v>
                </c:pt>
                <c:pt idx="1477">
                  <c:v>2.541193682957213E-13</c:v>
                </c:pt>
                <c:pt idx="1478">
                  <c:v>2.421934420205047E-13</c:v>
                </c:pt>
                <c:pt idx="1479">
                  <c:v>2.308093934365859E-13</c:v>
                </c:pt>
                <c:pt idx="1480">
                  <c:v>2.1994344992436002E-13</c:v>
                </c:pt>
                <c:pt idx="1481">
                  <c:v>2.0957284254514226E-13</c:v>
                </c:pt>
                <c:pt idx="1482">
                  <c:v>1.9967576542322722E-13</c:v>
                </c:pt>
                <c:pt idx="1483">
                  <c:v>1.9023133669564945E-13</c:v>
                </c:pt>
                <c:pt idx="1484">
                  <c:v>1.8121956097234085E-13</c:v>
                </c:pt>
                <c:pt idx="1485">
                  <c:v>1.7262129325129737E-13</c:v>
                </c:pt>
                <c:pt idx="1486">
                  <c:v>1.6441820423529602E-13</c:v>
                </c:pt>
                <c:pt idx="1487">
                  <c:v>1.5659274699856395E-13</c:v>
                </c:pt>
                <c:pt idx="1488">
                  <c:v>1.4912812495354096E-13</c:v>
                </c:pt>
                <c:pt idx="1489">
                  <c:v>1.4200826106966651E-13</c:v>
                </c:pt>
                <c:pt idx="1490">
                  <c:v>1.352177682977597E-13</c:v>
                </c:pt>
                <c:pt idx="1491">
                  <c:v>1.2874192115517325E-13</c:v>
                </c:pt>
                <c:pt idx="1492">
                  <c:v>1.2256662842850041E-13</c:v>
                </c:pt>
                <c:pt idx="1493">
                  <c:v>1.16678406952114E-13</c:v>
                </c:pt>
                <c:pt idx="1494">
                  <c:v>1.110643564222616E-13</c:v>
                </c:pt>
              </c:numCache>
            </c:numRef>
          </c:yVal>
        </c:ser>
        <c:ser>
          <c:idx val="2"/>
          <c:order val="1"/>
          <c:tx>
            <c:strRef>
              <c:f>lake_superior!$E$9</c:f>
              <c:strCache>
                <c:ptCount val="1"/>
                <c:pt idx="0">
                  <c:v>RMS</c:v>
                </c:pt>
              </c:strCache>
            </c:strRef>
          </c:tx>
          <c:spPr>
            <a:ln w="50800">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lake_superior!$E$10:$E$2000</c:f>
              <c:numCache>
                <c:formatCode>General</c:formatCode>
                <c:ptCount val="1991"/>
                <c:pt idx="0">
                  <c:v>1</c:v>
                </c:pt>
                <c:pt idx="1">
                  <c:v>1</c:v>
                </c:pt>
                <c:pt idx="2">
                  <c:v>1</c:v>
                </c:pt>
                <c:pt idx="3">
                  <c:v>1</c:v>
                </c:pt>
                <c:pt idx="4">
                  <c:v>1</c:v>
                </c:pt>
                <c:pt idx="5">
                  <c:v>1</c:v>
                </c:pt>
                <c:pt idx="6">
                  <c:v>1</c:v>
                </c:pt>
                <c:pt idx="7">
                  <c:v>1</c:v>
                </c:pt>
                <c:pt idx="8">
                  <c:v>1</c:v>
                </c:pt>
                <c:pt idx="9">
                  <c:v>0.97813220487049268</c:v>
                </c:pt>
                <c:pt idx="10">
                  <c:v>0.97813220487049268</c:v>
                </c:pt>
                <c:pt idx="11">
                  <c:v>0.97813220487049268</c:v>
                </c:pt>
                <c:pt idx="12">
                  <c:v>0.97813220487049268</c:v>
                </c:pt>
                <c:pt idx="13">
                  <c:v>0.97813220487049268</c:v>
                </c:pt>
                <c:pt idx="14">
                  <c:v>0.97813220487049268</c:v>
                </c:pt>
                <c:pt idx="15">
                  <c:v>0.97813220487049268</c:v>
                </c:pt>
                <c:pt idx="16">
                  <c:v>0.97813220487049268</c:v>
                </c:pt>
                <c:pt idx="17">
                  <c:v>0.97813220487049268</c:v>
                </c:pt>
                <c:pt idx="18">
                  <c:v>0.97813220487049268</c:v>
                </c:pt>
                <c:pt idx="19">
                  <c:v>0.91083195990489574</c:v>
                </c:pt>
                <c:pt idx="20">
                  <c:v>0.91083195990489574</c:v>
                </c:pt>
                <c:pt idx="21">
                  <c:v>0.91083195990489574</c:v>
                </c:pt>
                <c:pt idx="22">
                  <c:v>0.91083195990489574</c:v>
                </c:pt>
                <c:pt idx="23">
                  <c:v>0.91083195990489574</c:v>
                </c:pt>
                <c:pt idx="24">
                  <c:v>0.91083195990489574</c:v>
                </c:pt>
                <c:pt idx="25">
                  <c:v>0.91083195990489574</c:v>
                </c:pt>
                <c:pt idx="26">
                  <c:v>0.91083195990489574</c:v>
                </c:pt>
                <c:pt idx="27">
                  <c:v>0.91083195990489574</c:v>
                </c:pt>
                <c:pt idx="28">
                  <c:v>0.91083195990489574</c:v>
                </c:pt>
                <c:pt idx="29">
                  <c:v>0.81816910731654602</c:v>
                </c:pt>
                <c:pt idx="30">
                  <c:v>0.81816910731654602</c:v>
                </c:pt>
                <c:pt idx="31">
                  <c:v>0.81816910731654602</c:v>
                </c:pt>
                <c:pt idx="32">
                  <c:v>0.81816910731654602</c:v>
                </c:pt>
                <c:pt idx="33">
                  <c:v>0.81816910731654602</c:v>
                </c:pt>
                <c:pt idx="34">
                  <c:v>0.81816910731654602</c:v>
                </c:pt>
                <c:pt idx="35">
                  <c:v>0.81816910731654602</c:v>
                </c:pt>
                <c:pt idx="36">
                  <c:v>0.81816910731654602</c:v>
                </c:pt>
                <c:pt idx="37">
                  <c:v>0.81816910731654602</c:v>
                </c:pt>
                <c:pt idx="38">
                  <c:v>0.81816910731654602</c:v>
                </c:pt>
                <c:pt idx="39">
                  <c:v>0.71633242822147769</c:v>
                </c:pt>
                <c:pt idx="40">
                  <c:v>0.71633242822147769</c:v>
                </c:pt>
                <c:pt idx="41">
                  <c:v>0.71633242822147769</c:v>
                </c:pt>
                <c:pt idx="42">
                  <c:v>0.71633242822147769</c:v>
                </c:pt>
                <c:pt idx="43">
                  <c:v>0.71633242822147769</c:v>
                </c:pt>
                <c:pt idx="44">
                  <c:v>0.71633242822147769</c:v>
                </c:pt>
                <c:pt idx="45">
                  <c:v>0.71633242822147769</c:v>
                </c:pt>
                <c:pt idx="46">
                  <c:v>0.71633242822147769</c:v>
                </c:pt>
                <c:pt idx="47">
                  <c:v>0.71633242822147769</c:v>
                </c:pt>
                <c:pt idx="48">
                  <c:v>0.71633242822147769</c:v>
                </c:pt>
                <c:pt idx="49">
                  <c:v>0.63171032367880875</c:v>
                </c:pt>
                <c:pt idx="50">
                  <c:v>0.63171032367880875</c:v>
                </c:pt>
                <c:pt idx="51">
                  <c:v>0.63171032367880875</c:v>
                </c:pt>
                <c:pt idx="52">
                  <c:v>0.63171032367880875</c:v>
                </c:pt>
                <c:pt idx="53">
                  <c:v>0.63171032367880875</c:v>
                </c:pt>
                <c:pt idx="54">
                  <c:v>0.63171032367880875</c:v>
                </c:pt>
                <c:pt idx="55">
                  <c:v>0.63171032367880875</c:v>
                </c:pt>
                <c:pt idx="56">
                  <c:v>0.63171032367880875</c:v>
                </c:pt>
                <c:pt idx="57">
                  <c:v>0.63171032367880875</c:v>
                </c:pt>
                <c:pt idx="58">
                  <c:v>0.63171032367880875</c:v>
                </c:pt>
                <c:pt idx="59">
                  <c:v>0.53281244371194758</c:v>
                </c:pt>
                <c:pt idx="60">
                  <c:v>0.53281244371194758</c:v>
                </c:pt>
                <c:pt idx="61">
                  <c:v>0.53281244371194758</c:v>
                </c:pt>
                <c:pt idx="62">
                  <c:v>0.53281244371194758</c:v>
                </c:pt>
                <c:pt idx="63">
                  <c:v>0.53281244371194758</c:v>
                </c:pt>
                <c:pt idx="64">
                  <c:v>0.53281244371194758</c:v>
                </c:pt>
                <c:pt idx="65">
                  <c:v>0.53281244371194758</c:v>
                </c:pt>
                <c:pt idx="66">
                  <c:v>0.53281244371194758</c:v>
                </c:pt>
                <c:pt idx="67">
                  <c:v>0.53281244371194758</c:v>
                </c:pt>
                <c:pt idx="68">
                  <c:v>0.53281244371194758</c:v>
                </c:pt>
                <c:pt idx="69">
                  <c:v>0.41933224359667137</c:v>
                </c:pt>
                <c:pt idx="70">
                  <c:v>0.41933224359667137</c:v>
                </c:pt>
                <c:pt idx="71">
                  <c:v>0.41933224359667137</c:v>
                </c:pt>
                <c:pt idx="72">
                  <c:v>0.41933224359667137</c:v>
                </c:pt>
                <c:pt idx="73">
                  <c:v>0.41933224359667137</c:v>
                </c:pt>
                <c:pt idx="74">
                  <c:v>0.41933224359667137</c:v>
                </c:pt>
                <c:pt idx="75">
                  <c:v>0.41933224359667137</c:v>
                </c:pt>
                <c:pt idx="76">
                  <c:v>0.41933224359667137</c:v>
                </c:pt>
                <c:pt idx="77">
                  <c:v>0.41933224359667137</c:v>
                </c:pt>
                <c:pt idx="78">
                  <c:v>0.41933224359667137</c:v>
                </c:pt>
                <c:pt idx="79">
                  <c:v>0.35350775874491158</c:v>
                </c:pt>
                <c:pt idx="80">
                  <c:v>0.35350775874491158</c:v>
                </c:pt>
                <c:pt idx="81">
                  <c:v>0.35350775874491158</c:v>
                </c:pt>
                <c:pt idx="82">
                  <c:v>0.35350775874491158</c:v>
                </c:pt>
                <c:pt idx="83">
                  <c:v>0.35350775874491158</c:v>
                </c:pt>
                <c:pt idx="84">
                  <c:v>0.35350775874491158</c:v>
                </c:pt>
                <c:pt idx="85">
                  <c:v>0.35350775874491158</c:v>
                </c:pt>
                <c:pt idx="86">
                  <c:v>0.35350775874491158</c:v>
                </c:pt>
                <c:pt idx="87">
                  <c:v>0.35350775874491158</c:v>
                </c:pt>
                <c:pt idx="88">
                  <c:v>0.35350775874491158</c:v>
                </c:pt>
                <c:pt idx="89">
                  <c:v>0.29883798948088974</c:v>
                </c:pt>
                <c:pt idx="90">
                  <c:v>0.29883798948088974</c:v>
                </c:pt>
                <c:pt idx="91">
                  <c:v>0.29883798948088974</c:v>
                </c:pt>
                <c:pt idx="92">
                  <c:v>0.29883798948088974</c:v>
                </c:pt>
                <c:pt idx="93">
                  <c:v>0.29883798948088974</c:v>
                </c:pt>
                <c:pt idx="94">
                  <c:v>0.29883798948088974</c:v>
                </c:pt>
                <c:pt idx="95">
                  <c:v>0.29883798948088974</c:v>
                </c:pt>
                <c:pt idx="96">
                  <c:v>0.29883798948088974</c:v>
                </c:pt>
                <c:pt idx="97">
                  <c:v>0.29883798948088974</c:v>
                </c:pt>
                <c:pt idx="98">
                  <c:v>0.29883798948088974</c:v>
                </c:pt>
                <c:pt idx="99">
                  <c:v>0.26273156904067152</c:v>
                </c:pt>
                <c:pt idx="100">
                  <c:v>0.26273156904067152</c:v>
                </c:pt>
                <c:pt idx="101">
                  <c:v>0.26273156904067152</c:v>
                </c:pt>
                <c:pt idx="102">
                  <c:v>0.26273156904067152</c:v>
                </c:pt>
                <c:pt idx="103">
                  <c:v>0.26273156904067152</c:v>
                </c:pt>
                <c:pt idx="104">
                  <c:v>0.26273156904067152</c:v>
                </c:pt>
                <c:pt idx="105">
                  <c:v>0.26273156904067152</c:v>
                </c:pt>
                <c:pt idx="106">
                  <c:v>0.26273156904067152</c:v>
                </c:pt>
                <c:pt idx="107">
                  <c:v>0.26273156904067152</c:v>
                </c:pt>
                <c:pt idx="108">
                  <c:v>0.26273156904067152</c:v>
                </c:pt>
                <c:pt idx="109">
                  <c:v>0.22804462066356837</c:v>
                </c:pt>
                <c:pt idx="110">
                  <c:v>0.22804462066356837</c:v>
                </c:pt>
                <c:pt idx="111">
                  <c:v>0.22804462066356837</c:v>
                </c:pt>
                <c:pt idx="112">
                  <c:v>0.22804462066356837</c:v>
                </c:pt>
                <c:pt idx="113">
                  <c:v>0.22804462066356837</c:v>
                </c:pt>
                <c:pt idx="114">
                  <c:v>0.22804462066356837</c:v>
                </c:pt>
                <c:pt idx="115">
                  <c:v>0.22804462066356837</c:v>
                </c:pt>
                <c:pt idx="116">
                  <c:v>0.22804462066356837</c:v>
                </c:pt>
                <c:pt idx="117">
                  <c:v>0.22804462066356837</c:v>
                </c:pt>
                <c:pt idx="118">
                  <c:v>0.22804462066356837</c:v>
                </c:pt>
                <c:pt idx="119">
                  <c:v>0.19201891728808668</c:v>
                </c:pt>
                <c:pt idx="120">
                  <c:v>0.19201891728808668</c:v>
                </c:pt>
                <c:pt idx="121">
                  <c:v>0.19201891728808668</c:v>
                </c:pt>
                <c:pt idx="122">
                  <c:v>0.19201891728808668</c:v>
                </c:pt>
                <c:pt idx="123">
                  <c:v>0.19201891728808668</c:v>
                </c:pt>
                <c:pt idx="124">
                  <c:v>0.19201891728808668</c:v>
                </c:pt>
                <c:pt idx="125">
                  <c:v>0.19201891728808668</c:v>
                </c:pt>
                <c:pt idx="126">
                  <c:v>0.19201891728808668</c:v>
                </c:pt>
                <c:pt idx="127">
                  <c:v>0.19201891728808668</c:v>
                </c:pt>
                <c:pt idx="128">
                  <c:v>0.19201891728808668</c:v>
                </c:pt>
                <c:pt idx="129">
                  <c:v>0.16611054072553047</c:v>
                </c:pt>
                <c:pt idx="130">
                  <c:v>0.16611054072553047</c:v>
                </c:pt>
                <c:pt idx="131">
                  <c:v>0.16611054072553047</c:v>
                </c:pt>
                <c:pt idx="132">
                  <c:v>0.16611054072553047</c:v>
                </c:pt>
                <c:pt idx="133">
                  <c:v>0.16611054072553047</c:v>
                </c:pt>
                <c:pt idx="134">
                  <c:v>0.16611054072553047</c:v>
                </c:pt>
                <c:pt idx="135">
                  <c:v>0.16611054072553047</c:v>
                </c:pt>
                <c:pt idx="136">
                  <c:v>0.16611054072553047</c:v>
                </c:pt>
                <c:pt idx="137">
                  <c:v>0.16611054072553047</c:v>
                </c:pt>
                <c:pt idx="138">
                  <c:v>0.16611054072553047</c:v>
                </c:pt>
                <c:pt idx="139">
                  <c:v>0.1433190586836702</c:v>
                </c:pt>
                <c:pt idx="140">
                  <c:v>0.1433190586836702</c:v>
                </c:pt>
                <c:pt idx="141">
                  <c:v>0.1433190586836702</c:v>
                </c:pt>
                <c:pt idx="142">
                  <c:v>0.1433190586836702</c:v>
                </c:pt>
                <c:pt idx="143">
                  <c:v>0.1433190586836702</c:v>
                </c:pt>
                <c:pt idx="144">
                  <c:v>0.1433190586836702</c:v>
                </c:pt>
                <c:pt idx="145">
                  <c:v>0.1433190586836702</c:v>
                </c:pt>
                <c:pt idx="146">
                  <c:v>0.1433190586836702</c:v>
                </c:pt>
                <c:pt idx="147">
                  <c:v>0.1433190586836702</c:v>
                </c:pt>
                <c:pt idx="148">
                  <c:v>0.1433190586836702</c:v>
                </c:pt>
                <c:pt idx="149">
                  <c:v>0.12335143557044558</c:v>
                </c:pt>
                <c:pt idx="150">
                  <c:v>0.12335143557044558</c:v>
                </c:pt>
                <c:pt idx="151">
                  <c:v>0.12335143557044558</c:v>
                </c:pt>
                <c:pt idx="152">
                  <c:v>0.12335143557044558</c:v>
                </c:pt>
                <c:pt idx="153">
                  <c:v>0.12335143557044558</c:v>
                </c:pt>
                <c:pt idx="154">
                  <c:v>0.12335143557044558</c:v>
                </c:pt>
                <c:pt idx="155">
                  <c:v>0.12335143557044558</c:v>
                </c:pt>
                <c:pt idx="156">
                  <c:v>0.12335143557044558</c:v>
                </c:pt>
                <c:pt idx="157">
                  <c:v>0.12335143557044558</c:v>
                </c:pt>
                <c:pt idx="158">
                  <c:v>0.12335143557044558</c:v>
                </c:pt>
                <c:pt idx="159">
                  <c:v>0.10650554775027953</c:v>
                </c:pt>
                <c:pt idx="160">
                  <c:v>0.10650554775027953</c:v>
                </c:pt>
                <c:pt idx="161">
                  <c:v>0.10650554775027953</c:v>
                </c:pt>
                <c:pt idx="162">
                  <c:v>0.10650554775027953</c:v>
                </c:pt>
                <c:pt idx="163">
                  <c:v>0.10650554775027953</c:v>
                </c:pt>
                <c:pt idx="164">
                  <c:v>0.10650554775027953</c:v>
                </c:pt>
                <c:pt idx="165">
                  <c:v>0.10650554775027953</c:v>
                </c:pt>
                <c:pt idx="166">
                  <c:v>0.10650554775027953</c:v>
                </c:pt>
                <c:pt idx="167">
                  <c:v>0.10650554775027953</c:v>
                </c:pt>
                <c:pt idx="168">
                  <c:v>0.10650554775027953</c:v>
                </c:pt>
                <c:pt idx="169">
                  <c:v>9.2615795777945945E-2</c:v>
                </c:pt>
                <c:pt idx="170">
                  <c:v>9.2615795777945945E-2</c:v>
                </c:pt>
                <c:pt idx="171">
                  <c:v>9.2615795777945945E-2</c:v>
                </c:pt>
                <c:pt idx="172">
                  <c:v>9.2615795777945945E-2</c:v>
                </c:pt>
                <c:pt idx="173">
                  <c:v>9.2615795777945945E-2</c:v>
                </c:pt>
                <c:pt idx="174">
                  <c:v>9.2615795777945945E-2</c:v>
                </c:pt>
                <c:pt idx="175">
                  <c:v>9.2615795777945945E-2</c:v>
                </c:pt>
                <c:pt idx="176">
                  <c:v>9.2615795777945945E-2</c:v>
                </c:pt>
                <c:pt idx="177">
                  <c:v>9.2615795777945945E-2</c:v>
                </c:pt>
                <c:pt idx="178">
                  <c:v>9.2615795777945945E-2</c:v>
                </c:pt>
                <c:pt idx="179">
                  <c:v>7.9736752044382145E-2</c:v>
                </c:pt>
                <c:pt idx="180">
                  <c:v>7.9736752044382145E-2</c:v>
                </c:pt>
                <c:pt idx="181">
                  <c:v>7.9736752044382145E-2</c:v>
                </c:pt>
                <c:pt idx="182">
                  <c:v>7.9736752044382145E-2</c:v>
                </c:pt>
                <c:pt idx="183">
                  <c:v>7.9736752044382145E-2</c:v>
                </c:pt>
                <c:pt idx="184">
                  <c:v>7.9736752044382145E-2</c:v>
                </c:pt>
                <c:pt idx="185">
                  <c:v>7.9736752044382145E-2</c:v>
                </c:pt>
                <c:pt idx="186">
                  <c:v>7.9736752044382145E-2</c:v>
                </c:pt>
                <c:pt idx="187">
                  <c:v>7.9736752044382145E-2</c:v>
                </c:pt>
                <c:pt idx="188">
                  <c:v>7.9736752044382145E-2</c:v>
                </c:pt>
                <c:pt idx="189">
                  <c:v>7.0168233725998813E-2</c:v>
                </c:pt>
                <c:pt idx="190">
                  <c:v>7.0168233725998813E-2</c:v>
                </c:pt>
                <c:pt idx="191">
                  <c:v>7.0168233725998813E-2</c:v>
                </c:pt>
                <c:pt idx="192">
                  <c:v>7.0168233725998813E-2</c:v>
                </c:pt>
                <c:pt idx="193">
                  <c:v>7.0168233725998813E-2</c:v>
                </c:pt>
                <c:pt idx="194">
                  <c:v>7.0168233725998813E-2</c:v>
                </c:pt>
                <c:pt idx="195">
                  <c:v>7.0168233725998813E-2</c:v>
                </c:pt>
                <c:pt idx="196">
                  <c:v>7.0168233725998813E-2</c:v>
                </c:pt>
                <c:pt idx="197">
                  <c:v>7.0168233725998813E-2</c:v>
                </c:pt>
                <c:pt idx="198">
                  <c:v>7.0168233725998813E-2</c:v>
                </c:pt>
                <c:pt idx="199">
                  <c:v>6.2103056666306423E-2</c:v>
                </c:pt>
                <c:pt idx="200">
                  <c:v>6.2103056666306423E-2</c:v>
                </c:pt>
                <c:pt idx="201">
                  <c:v>6.2103056666306423E-2</c:v>
                </c:pt>
                <c:pt idx="202">
                  <c:v>6.2103056666306423E-2</c:v>
                </c:pt>
                <c:pt idx="203">
                  <c:v>6.2103056666306423E-2</c:v>
                </c:pt>
                <c:pt idx="204">
                  <c:v>6.2103056666306423E-2</c:v>
                </c:pt>
                <c:pt idx="205">
                  <c:v>6.2103056666306423E-2</c:v>
                </c:pt>
                <c:pt idx="206">
                  <c:v>6.2103056666306423E-2</c:v>
                </c:pt>
                <c:pt idx="207">
                  <c:v>6.2103056666306423E-2</c:v>
                </c:pt>
                <c:pt idx="208">
                  <c:v>6.2103056666306423E-2</c:v>
                </c:pt>
                <c:pt idx="209">
                  <c:v>5.4911695306027006E-2</c:v>
                </c:pt>
                <c:pt idx="210">
                  <c:v>5.4911695306027006E-2</c:v>
                </c:pt>
                <c:pt idx="211">
                  <c:v>5.4911695306027006E-2</c:v>
                </c:pt>
                <c:pt idx="212">
                  <c:v>5.4911695306027006E-2</c:v>
                </c:pt>
                <c:pt idx="213">
                  <c:v>5.4911695306027006E-2</c:v>
                </c:pt>
                <c:pt idx="214">
                  <c:v>5.4911695306027006E-2</c:v>
                </c:pt>
                <c:pt idx="215">
                  <c:v>5.4911695306027006E-2</c:v>
                </c:pt>
                <c:pt idx="216">
                  <c:v>5.4911695306027006E-2</c:v>
                </c:pt>
                <c:pt idx="217">
                  <c:v>5.4911695306027006E-2</c:v>
                </c:pt>
                <c:pt idx="218">
                  <c:v>5.4911695306027006E-2</c:v>
                </c:pt>
                <c:pt idx="219">
                  <c:v>4.8713818040995734E-2</c:v>
                </c:pt>
                <c:pt idx="220">
                  <c:v>4.8713818040995734E-2</c:v>
                </c:pt>
                <c:pt idx="221">
                  <c:v>4.8713818040995734E-2</c:v>
                </c:pt>
                <c:pt idx="222">
                  <c:v>4.8713818040995734E-2</c:v>
                </c:pt>
                <c:pt idx="223">
                  <c:v>4.8713818040995734E-2</c:v>
                </c:pt>
                <c:pt idx="224">
                  <c:v>4.8713818040995734E-2</c:v>
                </c:pt>
                <c:pt idx="225">
                  <c:v>4.8713818040995734E-2</c:v>
                </c:pt>
                <c:pt idx="226">
                  <c:v>4.8713818040995734E-2</c:v>
                </c:pt>
                <c:pt idx="227">
                  <c:v>4.8713818040995734E-2</c:v>
                </c:pt>
                <c:pt idx="228">
                  <c:v>4.3444918765085071E-2</c:v>
                </c:pt>
                <c:pt idx="229">
                  <c:v>4.3444918765085071E-2</c:v>
                </c:pt>
                <c:pt idx="230">
                  <c:v>4.3444918765085071E-2</c:v>
                </c:pt>
                <c:pt idx="231">
                  <c:v>4.3444918765085071E-2</c:v>
                </c:pt>
                <c:pt idx="232">
                  <c:v>4.3444918765085071E-2</c:v>
                </c:pt>
                <c:pt idx="233">
                  <c:v>4.3444918765085071E-2</c:v>
                </c:pt>
                <c:pt idx="234">
                  <c:v>4.3444918765085071E-2</c:v>
                </c:pt>
                <c:pt idx="235">
                  <c:v>4.3444918765085071E-2</c:v>
                </c:pt>
                <c:pt idx="236">
                  <c:v>4.3444918765085071E-2</c:v>
                </c:pt>
                <c:pt idx="237">
                  <c:v>4.3444918765085071E-2</c:v>
                </c:pt>
                <c:pt idx="238">
                  <c:v>4.3444918765085071E-2</c:v>
                </c:pt>
                <c:pt idx="239">
                  <c:v>3.893365665189668E-2</c:v>
                </c:pt>
                <c:pt idx="240">
                  <c:v>3.893365665189668E-2</c:v>
                </c:pt>
                <c:pt idx="241">
                  <c:v>3.893365665189668E-2</c:v>
                </c:pt>
                <c:pt idx="242">
                  <c:v>3.893365665189668E-2</c:v>
                </c:pt>
                <c:pt idx="243">
                  <c:v>3.893365665189668E-2</c:v>
                </c:pt>
                <c:pt idx="244">
                  <c:v>3.893365665189668E-2</c:v>
                </c:pt>
                <c:pt idx="245">
                  <c:v>3.893365665189668E-2</c:v>
                </c:pt>
                <c:pt idx="246">
                  <c:v>3.893365665189668E-2</c:v>
                </c:pt>
                <c:pt idx="247">
                  <c:v>3.893365665189668E-2</c:v>
                </c:pt>
                <c:pt idx="248">
                  <c:v>3.893365665189668E-2</c:v>
                </c:pt>
                <c:pt idx="249">
                  <c:v>3.4870672574660574E-2</c:v>
                </c:pt>
                <c:pt idx="250">
                  <c:v>3.4870672574660574E-2</c:v>
                </c:pt>
                <c:pt idx="251">
                  <c:v>3.4870672574660574E-2</c:v>
                </c:pt>
                <c:pt idx="252">
                  <c:v>3.4870672574660574E-2</c:v>
                </c:pt>
                <c:pt idx="253">
                  <c:v>3.4870672574660574E-2</c:v>
                </c:pt>
                <c:pt idx="254">
                  <c:v>3.4870672574660574E-2</c:v>
                </c:pt>
                <c:pt idx="255">
                  <c:v>3.4870672574660574E-2</c:v>
                </c:pt>
                <c:pt idx="256">
                  <c:v>3.4870672574660574E-2</c:v>
                </c:pt>
                <c:pt idx="257">
                  <c:v>3.4870672574660574E-2</c:v>
                </c:pt>
                <c:pt idx="258">
                  <c:v>3.4870672574660574E-2</c:v>
                </c:pt>
                <c:pt idx="259">
                  <c:v>3.1056369105515392E-2</c:v>
                </c:pt>
                <c:pt idx="260">
                  <c:v>3.1056369105515392E-2</c:v>
                </c:pt>
                <c:pt idx="261">
                  <c:v>3.1056369105515392E-2</c:v>
                </c:pt>
                <c:pt idx="262">
                  <c:v>3.1056369105515392E-2</c:v>
                </c:pt>
                <c:pt idx="263">
                  <c:v>3.1056369105515392E-2</c:v>
                </c:pt>
                <c:pt idx="264">
                  <c:v>3.1056369105515392E-2</c:v>
                </c:pt>
                <c:pt idx="265">
                  <c:v>3.1056369105515392E-2</c:v>
                </c:pt>
                <c:pt idx="266">
                  <c:v>3.1056369105515392E-2</c:v>
                </c:pt>
                <c:pt idx="267">
                  <c:v>3.1056369105515392E-2</c:v>
                </c:pt>
                <c:pt idx="268">
                  <c:v>3.1056369105515392E-2</c:v>
                </c:pt>
                <c:pt idx="269">
                  <c:v>2.7670755430671212E-2</c:v>
                </c:pt>
                <c:pt idx="270">
                  <c:v>2.7670755430671212E-2</c:v>
                </c:pt>
                <c:pt idx="271">
                  <c:v>2.7670755430671212E-2</c:v>
                </c:pt>
                <c:pt idx="272">
                  <c:v>2.7670755430671212E-2</c:v>
                </c:pt>
                <c:pt idx="273">
                  <c:v>2.7670755430671212E-2</c:v>
                </c:pt>
                <c:pt idx="274">
                  <c:v>2.7670755430671212E-2</c:v>
                </c:pt>
                <c:pt idx="275">
                  <c:v>2.7670755430671212E-2</c:v>
                </c:pt>
                <c:pt idx="276">
                  <c:v>2.7670755430671212E-2</c:v>
                </c:pt>
                <c:pt idx="277">
                  <c:v>2.7670755430671212E-2</c:v>
                </c:pt>
                <c:pt idx="278">
                  <c:v>2.7670755430671212E-2</c:v>
                </c:pt>
                <c:pt idx="279">
                  <c:v>2.4589434958031575E-2</c:v>
                </c:pt>
                <c:pt idx="280">
                  <c:v>2.4589434958031575E-2</c:v>
                </c:pt>
                <c:pt idx="281">
                  <c:v>2.4589434958031575E-2</c:v>
                </c:pt>
                <c:pt idx="282">
                  <c:v>2.4589434958031575E-2</c:v>
                </c:pt>
                <c:pt idx="283">
                  <c:v>2.4589434958031575E-2</c:v>
                </c:pt>
                <c:pt idx="284">
                  <c:v>2.4589434958031575E-2</c:v>
                </c:pt>
                <c:pt idx="285">
                  <c:v>2.4589434958031575E-2</c:v>
                </c:pt>
                <c:pt idx="286">
                  <c:v>2.4589434958031575E-2</c:v>
                </c:pt>
                <c:pt idx="287">
                  <c:v>2.4589434958031575E-2</c:v>
                </c:pt>
                <c:pt idx="288">
                  <c:v>2.4589434958031575E-2</c:v>
                </c:pt>
                <c:pt idx="289">
                  <c:v>2.1875900608811651E-2</c:v>
                </c:pt>
                <c:pt idx="290">
                  <c:v>2.1875900608811651E-2</c:v>
                </c:pt>
                <c:pt idx="291">
                  <c:v>2.1875900608811651E-2</c:v>
                </c:pt>
                <c:pt idx="292">
                  <c:v>2.1875900608811651E-2</c:v>
                </c:pt>
                <c:pt idx="293">
                  <c:v>2.1875900608811651E-2</c:v>
                </c:pt>
                <c:pt idx="294">
                  <c:v>2.1875900608811651E-2</c:v>
                </c:pt>
                <c:pt idx="295">
                  <c:v>2.1875900608811651E-2</c:v>
                </c:pt>
                <c:pt idx="296">
                  <c:v>2.1875900608811651E-2</c:v>
                </c:pt>
                <c:pt idx="297">
                  <c:v>2.1875900608811651E-2</c:v>
                </c:pt>
                <c:pt idx="298">
                  <c:v>2.1875900608811651E-2</c:v>
                </c:pt>
                <c:pt idx="299">
                  <c:v>1.9410033682769584E-2</c:v>
                </c:pt>
                <c:pt idx="300">
                  <c:v>1.9410033682769584E-2</c:v>
                </c:pt>
                <c:pt idx="301">
                  <c:v>1.9410033682769584E-2</c:v>
                </c:pt>
                <c:pt idx="302">
                  <c:v>1.9410033682769584E-2</c:v>
                </c:pt>
                <c:pt idx="303">
                  <c:v>1.9410033682769584E-2</c:v>
                </c:pt>
                <c:pt idx="304">
                  <c:v>1.9410033682769584E-2</c:v>
                </c:pt>
                <c:pt idx="305">
                  <c:v>1.9410033682769584E-2</c:v>
                </c:pt>
                <c:pt idx="306">
                  <c:v>1.9410033682769584E-2</c:v>
                </c:pt>
                <c:pt idx="307">
                  <c:v>1.9410033682769584E-2</c:v>
                </c:pt>
                <c:pt idx="308">
                  <c:v>1.9410033682769584E-2</c:v>
                </c:pt>
                <c:pt idx="309">
                  <c:v>1.7198476169890845E-2</c:v>
                </c:pt>
                <c:pt idx="310">
                  <c:v>1.7198476169890845E-2</c:v>
                </c:pt>
                <c:pt idx="311">
                  <c:v>1.7198476169890845E-2</c:v>
                </c:pt>
                <c:pt idx="312">
                  <c:v>1.7198476169890845E-2</c:v>
                </c:pt>
                <c:pt idx="313">
                  <c:v>1.7198476169890845E-2</c:v>
                </c:pt>
                <c:pt idx="314">
                  <c:v>1.7198476169890845E-2</c:v>
                </c:pt>
                <c:pt idx="315">
                  <c:v>1.7198476169890845E-2</c:v>
                </c:pt>
                <c:pt idx="316">
                  <c:v>1.7198476169890845E-2</c:v>
                </c:pt>
                <c:pt idx="317">
                  <c:v>1.7198476169890845E-2</c:v>
                </c:pt>
                <c:pt idx="318">
                  <c:v>1.7198476169890845E-2</c:v>
                </c:pt>
                <c:pt idx="319">
                  <c:v>1.5211057674988301E-2</c:v>
                </c:pt>
                <c:pt idx="320">
                  <c:v>1.5211057674988301E-2</c:v>
                </c:pt>
                <c:pt idx="321">
                  <c:v>1.5211057674988301E-2</c:v>
                </c:pt>
                <c:pt idx="322">
                  <c:v>1.5211057674988301E-2</c:v>
                </c:pt>
                <c:pt idx="323">
                  <c:v>1.5211057674988301E-2</c:v>
                </c:pt>
                <c:pt idx="324">
                  <c:v>1.5211057674988301E-2</c:v>
                </c:pt>
                <c:pt idx="325">
                  <c:v>1.5211057674988301E-2</c:v>
                </c:pt>
                <c:pt idx="326">
                  <c:v>1.5211057674988301E-2</c:v>
                </c:pt>
                <c:pt idx="327">
                  <c:v>1.5211057674988301E-2</c:v>
                </c:pt>
                <c:pt idx="328">
                  <c:v>1.5211057674988301E-2</c:v>
                </c:pt>
                <c:pt idx="329">
                  <c:v>1.3514198097914215E-2</c:v>
                </c:pt>
                <c:pt idx="330">
                  <c:v>1.3514198097914215E-2</c:v>
                </c:pt>
                <c:pt idx="331">
                  <c:v>1.3514198097914215E-2</c:v>
                </c:pt>
                <c:pt idx="332">
                  <c:v>1.3514198097914215E-2</c:v>
                </c:pt>
                <c:pt idx="333">
                  <c:v>1.3514198097914215E-2</c:v>
                </c:pt>
                <c:pt idx="334">
                  <c:v>1.3514198097914215E-2</c:v>
                </c:pt>
                <c:pt idx="335">
                  <c:v>1.3514198097914215E-2</c:v>
                </c:pt>
                <c:pt idx="336">
                  <c:v>1.3514198097914215E-2</c:v>
                </c:pt>
                <c:pt idx="337">
                  <c:v>1.3514198097914215E-2</c:v>
                </c:pt>
                <c:pt idx="338">
                  <c:v>1.3514198097914215E-2</c:v>
                </c:pt>
                <c:pt idx="339">
                  <c:v>1.2023803090889441E-2</c:v>
                </c:pt>
                <c:pt idx="340">
                  <c:v>1.2023803090889441E-2</c:v>
                </c:pt>
                <c:pt idx="341">
                  <c:v>1.2023803090889441E-2</c:v>
                </c:pt>
                <c:pt idx="342">
                  <c:v>1.2023803090889441E-2</c:v>
                </c:pt>
                <c:pt idx="343">
                  <c:v>1.2023803090889441E-2</c:v>
                </c:pt>
                <c:pt idx="344">
                  <c:v>1.2023803090889441E-2</c:v>
                </c:pt>
                <c:pt idx="345">
                  <c:v>1.2023803090889441E-2</c:v>
                </c:pt>
                <c:pt idx="346">
                  <c:v>1.2023803090889441E-2</c:v>
                </c:pt>
                <c:pt idx="347">
                  <c:v>1.2023803090889441E-2</c:v>
                </c:pt>
                <c:pt idx="348">
                  <c:v>1.2023803090889441E-2</c:v>
                </c:pt>
                <c:pt idx="349">
                  <c:v>1.0657466947656614E-2</c:v>
                </c:pt>
                <c:pt idx="350">
                  <c:v>1.0657466947656614E-2</c:v>
                </c:pt>
                <c:pt idx="351">
                  <c:v>1.0657466947656614E-2</c:v>
                </c:pt>
                <c:pt idx="352">
                  <c:v>1.0657466947656614E-2</c:v>
                </c:pt>
                <c:pt idx="353">
                  <c:v>1.0657466947656614E-2</c:v>
                </c:pt>
                <c:pt idx="354">
                  <c:v>1.0657466947656614E-2</c:v>
                </c:pt>
                <c:pt idx="355">
                  <c:v>1.0657466947656614E-2</c:v>
                </c:pt>
                <c:pt idx="356">
                  <c:v>1.0657466947656614E-2</c:v>
                </c:pt>
                <c:pt idx="357">
                  <c:v>1.0657466947656614E-2</c:v>
                </c:pt>
                <c:pt idx="358">
                  <c:v>1.0657466947656614E-2</c:v>
                </c:pt>
                <c:pt idx="359">
                  <c:v>9.4435588457797547E-3</c:v>
                </c:pt>
                <c:pt idx="360">
                  <c:v>9.4435588457797547E-3</c:v>
                </c:pt>
                <c:pt idx="361">
                  <c:v>9.4435588457797547E-3</c:v>
                </c:pt>
                <c:pt idx="362">
                  <c:v>9.4435588457797547E-3</c:v>
                </c:pt>
                <c:pt idx="363">
                  <c:v>9.4435588457797547E-3</c:v>
                </c:pt>
                <c:pt idx="364">
                  <c:v>9.4435588457797547E-3</c:v>
                </c:pt>
                <c:pt idx="365">
                  <c:v>9.4435588457797547E-3</c:v>
                </c:pt>
                <c:pt idx="366">
                  <c:v>9.4435588457797547E-3</c:v>
                </c:pt>
                <c:pt idx="367">
                  <c:v>9.4435588457797547E-3</c:v>
                </c:pt>
                <c:pt idx="368">
                  <c:v>9.4435588457797547E-3</c:v>
                </c:pt>
                <c:pt idx="369">
                  <c:v>8.3078911344068723E-3</c:v>
                </c:pt>
                <c:pt idx="370">
                  <c:v>8.3078911344068723E-3</c:v>
                </c:pt>
                <c:pt idx="371">
                  <c:v>8.3078911344068723E-3</c:v>
                </c:pt>
                <c:pt idx="372">
                  <c:v>8.3078911344068723E-3</c:v>
                </c:pt>
                <c:pt idx="373">
                  <c:v>8.3078911344068723E-3</c:v>
                </c:pt>
                <c:pt idx="374">
                  <c:v>8.3078911344068723E-3</c:v>
                </c:pt>
                <c:pt idx="375">
                  <c:v>8.3078911344068723E-3</c:v>
                </c:pt>
                <c:pt idx="376">
                  <c:v>8.3078911344068723E-3</c:v>
                </c:pt>
                <c:pt idx="377">
                  <c:v>8.3078911344068723E-3</c:v>
                </c:pt>
                <c:pt idx="378">
                  <c:v>8.3078911344068723E-3</c:v>
                </c:pt>
                <c:pt idx="379">
                  <c:v>7.3391737814762943E-3</c:v>
                </c:pt>
                <c:pt idx="380">
                  <c:v>7.3391737814762943E-3</c:v>
                </c:pt>
                <c:pt idx="381">
                  <c:v>7.3391737814762943E-3</c:v>
                </c:pt>
                <c:pt idx="382">
                  <c:v>7.3391737814762943E-3</c:v>
                </c:pt>
                <c:pt idx="383">
                  <c:v>7.3391737814762943E-3</c:v>
                </c:pt>
                <c:pt idx="384">
                  <c:v>7.3391737814762943E-3</c:v>
                </c:pt>
                <c:pt idx="385">
                  <c:v>7.3391737814762943E-3</c:v>
                </c:pt>
                <c:pt idx="386">
                  <c:v>7.3391737814762943E-3</c:v>
                </c:pt>
                <c:pt idx="387">
                  <c:v>7.3391737814762943E-3</c:v>
                </c:pt>
                <c:pt idx="388">
                  <c:v>7.3391737814762943E-3</c:v>
                </c:pt>
                <c:pt idx="389">
                  <c:v>6.4776288771209436E-3</c:v>
                </c:pt>
                <c:pt idx="390">
                  <c:v>6.4776288771209436E-3</c:v>
                </c:pt>
                <c:pt idx="391">
                  <c:v>6.4776288771209436E-3</c:v>
                </c:pt>
                <c:pt idx="392">
                  <c:v>6.4776288771209436E-3</c:v>
                </c:pt>
                <c:pt idx="393">
                  <c:v>6.4776288771209436E-3</c:v>
                </c:pt>
                <c:pt idx="394">
                  <c:v>6.4776288771209436E-3</c:v>
                </c:pt>
                <c:pt idx="395">
                  <c:v>6.4776288771209436E-3</c:v>
                </c:pt>
                <c:pt idx="396">
                  <c:v>6.4776288771209436E-3</c:v>
                </c:pt>
                <c:pt idx="397">
                  <c:v>6.4776288771209436E-3</c:v>
                </c:pt>
                <c:pt idx="398">
                  <c:v>6.4776288771209436E-3</c:v>
                </c:pt>
                <c:pt idx="399">
                  <c:v>5.7023172664721414E-3</c:v>
                </c:pt>
                <c:pt idx="400">
                  <c:v>5.7023172664721414E-3</c:v>
                </c:pt>
                <c:pt idx="401">
                  <c:v>5.7023172664721414E-3</c:v>
                </c:pt>
                <c:pt idx="402">
                  <c:v>5.7023172664721414E-3</c:v>
                </c:pt>
                <c:pt idx="403">
                  <c:v>5.7023172664721414E-3</c:v>
                </c:pt>
                <c:pt idx="404">
                  <c:v>5.7023172664721414E-3</c:v>
                </c:pt>
                <c:pt idx="405">
                  <c:v>5.7023172664721414E-3</c:v>
                </c:pt>
                <c:pt idx="406">
                  <c:v>5.7023172664721414E-3</c:v>
                </c:pt>
                <c:pt idx="407">
                  <c:v>5.7023172664721414E-3</c:v>
                </c:pt>
                <c:pt idx="408">
                  <c:v>5.0545543787600365E-3</c:v>
                </c:pt>
                <c:pt idx="409">
                  <c:v>5.0545543787600365E-3</c:v>
                </c:pt>
                <c:pt idx="410">
                  <c:v>5.0545543787600365E-3</c:v>
                </c:pt>
                <c:pt idx="411">
                  <c:v>5.0545543787600365E-3</c:v>
                </c:pt>
                <c:pt idx="412">
                  <c:v>5.0545543787600365E-3</c:v>
                </c:pt>
                <c:pt idx="413">
                  <c:v>5.0545543787600365E-3</c:v>
                </c:pt>
                <c:pt idx="414">
                  <c:v>5.0545543787600365E-3</c:v>
                </c:pt>
                <c:pt idx="415">
                  <c:v>5.0545543787600365E-3</c:v>
                </c:pt>
                <c:pt idx="416">
                  <c:v>5.0545543787600365E-3</c:v>
                </c:pt>
                <c:pt idx="417">
                  <c:v>5.0545543787600365E-3</c:v>
                </c:pt>
                <c:pt idx="418">
                  <c:v>5.0545543787600365E-3</c:v>
                </c:pt>
                <c:pt idx="419">
                  <c:v>4.4819923268129393E-3</c:v>
                </c:pt>
                <c:pt idx="420">
                  <c:v>4.4819923268129393E-3</c:v>
                </c:pt>
                <c:pt idx="421">
                  <c:v>4.4819923268129393E-3</c:v>
                </c:pt>
                <c:pt idx="422">
                  <c:v>4.4819923268129393E-3</c:v>
                </c:pt>
                <c:pt idx="423">
                  <c:v>4.4819923268129393E-3</c:v>
                </c:pt>
                <c:pt idx="424">
                  <c:v>4.4819923268129393E-3</c:v>
                </c:pt>
                <c:pt idx="425">
                  <c:v>4.4819923268129393E-3</c:v>
                </c:pt>
                <c:pt idx="426">
                  <c:v>4.4819923268129393E-3</c:v>
                </c:pt>
                <c:pt idx="427">
                  <c:v>4.4819923268129393E-3</c:v>
                </c:pt>
                <c:pt idx="428">
                  <c:v>4.4819923268129393E-3</c:v>
                </c:pt>
                <c:pt idx="429">
                  <c:v>3.9114566446918119E-3</c:v>
                </c:pt>
                <c:pt idx="430">
                  <c:v>3.9114566446918119E-3</c:v>
                </c:pt>
                <c:pt idx="431">
                  <c:v>3.9114566446918119E-3</c:v>
                </c:pt>
                <c:pt idx="432">
                  <c:v>3.9114566446918119E-3</c:v>
                </c:pt>
                <c:pt idx="433">
                  <c:v>3.9114566446918119E-3</c:v>
                </c:pt>
                <c:pt idx="434">
                  <c:v>3.9114566446918119E-3</c:v>
                </c:pt>
                <c:pt idx="435">
                  <c:v>3.9114566446918119E-3</c:v>
                </c:pt>
                <c:pt idx="436">
                  <c:v>3.9114566446918119E-3</c:v>
                </c:pt>
                <c:pt idx="437">
                  <c:v>3.9114566446918119E-3</c:v>
                </c:pt>
                <c:pt idx="438">
                  <c:v>3.9114566446918119E-3</c:v>
                </c:pt>
                <c:pt idx="439">
                  <c:v>3.464191793652521E-3</c:v>
                </c:pt>
                <c:pt idx="440">
                  <c:v>3.464191793652521E-3</c:v>
                </c:pt>
                <c:pt idx="441">
                  <c:v>3.464191793652521E-3</c:v>
                </c:pt>
                <c:pt idx="442">
                  <c:v>3.464191793652521E-3</c:v>
                </c:pt>
                <c:pt idx="443">
                  <c:v>3.464191793652521E-3</c:v>
                </c:pt>
                <c:pt idx="444">
                  <c:v>3.464191793652521E-3</c:v>
                </c:pt>
                <c:pt idx="445">
                  <c:v>3.464191793652521E-3</c:v>
                </c:pt>
                <c:pt idx="446">
                  <c:v>3.464191793652521E-3</c:v>
                </c:pt>
                <c:pt idx="447">
                  <c:v>3.464191793652521E-3</c:v>
                </c:pt>
                <c:pt idx="448">
                  <c:v>3.464191793652521E-3</c:v>
                </c:pt>
                <c:pt idx="449">
                  <c:v>3.0448458157714652E-3</c:v>
                </c:pt>
                <c:pt idx="450">
                  <c:v>3.0448458157714652E-3</c:v>
                </c:pt>
                <c:pt idx="451">
                  <c:v>3.0448458157714652E-3</c:v>
                </c:pt>
                <c:pt idx="452">
                  <c:v>3.0448458157714652E-3</c:v>
                </c:pt>
                <c:pt idx="453">
                  <c:v>3.0448458157714652E-3</c:v>
                </c:pt>
                <c:pt idx="454">
                  <c:v>3.0448458157714652E-3</c:v>
                </c:pt>
                <c:pt idx="455">
                  <c:v>3.0448458157714652E-3</c:v>
                </c:pt>
                <c:pt idx="456">
                  <c:v>3.0448458157714652E-3</c:v>
                </c:pt>
                <c:pt idx="457">
                  <c:v>3.0448458157714652E-3</c:v>
                </c:pt>
                <c:pt idx="458">
                  <c:v>2.6929329226557152E-3</c:v>
                </c:pt>
                <c:pt idx="459">
                  <c:v>2.6929329226557152E-3</c:v>
                </c:pt>
                <c:pt idx="460">
                  <c:v>2.6929329226557152E-3</c:v>
                </c:pt>
                <c:pt idx="461">
                  <c:v>2.6929329226557152E-3</c:v>
                </c:pt>
                <c:pt idx="462">
                  <c:v>2.6929329226557152E-3</c:v>
                </c:pt>
                <c:pt idx="463">
                  <c:v>2.6929329226557152E-3</c:v>
                </c:pt>
                <c:pt idx="464">
                  <c:v>2.6929329226557152E-3</c:v>
                </c:pt>
                <c:pt idx="465">
                  <c:v>2.6929329226557152E-3</c:v>
                </c:pt>
                <c:pt idx="466">
                  <c:v>2.6929329226557152E-3</c:v>
                </c:pt>
                <c:pt idx="467">
                  <c:v>2.6929329226557152E-3</c:v>
                </c:pt>
                <c:pt idx="468">
                  <c:v>2.6929329226557152E-3</c:v>
                </c:pt>
                <c:pt idx="469">
                  <c:v>2.366124500162116E-3</c:v>
                </c:pt>
                <c:pt idx="470">
                  <c:v>2.366124500162116E-3</c:v>
                </c:pt>
                <c:pt idx="471">
                  <c:v>2.366124500162116E-3</c:v>
                </c:pt>
                <c:pt idx="472">
                  <c:v>2.366124500162116E-3</c:v>
                </c:pt>
                <c:pt idx="473">
                  <c:v>2.366124500162116E-3</c:v>
                </c:pt>
                <c:pt idx="474">
                  <c:v>2.366124500162116E-3</c:v>
                </c:pt>
                <c:pt idx="475">
                  <c:v>2.366124500162116E-3</c:v>
                </c:pt>
                <c:pt idx="476">
                  <c:v>2.366124500162116E-3</c:v>
                </c:pt>
                <c:pt idx="477">
                  <c:v>2.366124500162116E-3</c:v>
                </c:pt>
                <c:pt idx="478">
                  <c:v>2.366124500162116E-3</c:v>
                </c:pt>
                <c:pt idx="479">
                  <c:v>2.1164307071580412E-3</c:v>
                </c:pt>
                <c:pt idx="480">
                  <c:v>2.1164307071580412E-3</c:v>
                </c:pt>
                <c:pt idx="481">
                  <c:v>2.1164307071580412E-3</c:v>
                </c:pt>
                <c:pt idx="482">
                  <c:v>2.1164307071580412E-3</c:v>
                </c:pt>
                <c:pt idx="483">
                  <c:v>2.1164307071580412E-3</c:v>
                </c:pt>
                <c:pt idx="484">
                  <c:v>2.1164307071580412E-3</c:v>
                </c:pt>
                <c:pt idx="485">
                  <c:v>2.1164307071580412E-3</c:v>
                </c:pt>
                <c:pt idx="486">
                  <c:v>2.1164307071580412E-3</c:v>
                </c:pt>
                <c:pt idx="487">
                  <c:v>2.1164307071580412E-3</c:v>
                </c:pt>
                <c:pt idx="488">
                  <c:v>2.1164307071580412E-3</c:v>
                </c:pt>
                <c:pt idx="489">
                  <c:v>1.8704519255016447E-3</c:v>
                </c:pt>
                <c:pt idx="490">
                  <c:v>1.8704519255016447E-3</c:v>
                </c:pt>
                <c:pt idx="491">
                  <c:v>1.8704519255016447E-3</c:v>
                </c:pt>
                <c:pt idx="492">
                  <c:v>1.8704519255016447E-3</c:v>
                </c:pt>
                <c:pt idx="493">
                  <c:v>1.8704519255016447E-3</c:v>
                </c:pt>
                <c:pt idx="494">
                  <c:v>1.8704519255016447E-3</c:v>
                </c:pt>
                <c:pt idx="495">
                  <c:v>1.8704519255016447E-3</c:v>
                </c:pt>
                <c:pt idx="496">
                  <c:v>1.8704519255016447E-3</c:v>
                </c:pt>
                <c:pt idx="497">
                  <c:v>1.8704519255016447E-3</c:v>
                </c:pt>
                <c:pt idx="498">
                  <c:v>1.8704519255016447E-3</c:v>
                </c:pt>
                <c:pt idx="499">
                  <c:v>1.6496901905688269E-3</c:v>
                </c:pt>
                <c:pt idx="500">
                  <c:v>1.6496901905688269E-3</c:v>
                </c:pt>
                <c:pt idx="501">
                  <c:v>1.6496901905688269E-3</c:v>
                </c:pt>
                <c:pt idx="502">
                  <c:v>1.6496901905688269E-3</c:v>
                </c:pt>
                <c:pt idx="503">
                  <c:v>1.6496901905688269E-3</c:v>
                </c:pt>
                <c:pt idx="504">
                  <c:v>1.6496901905688269E-3</c:v>
                </c:pt>
                <c:pt idx="505">
                  <c:v>1.6496901905688269E-3</c:v>
                </c:pt>
                <c:pt idx="506">
                  <c:v>1.6496901905688269E-3</c:v>
                </c:pt>
                <c:pt idx="507">
                  <c:v>1.6496901905688269E-3</c:v>
                </c:pt>
                <c:pt idx="508">
                  <c:v>1.4581982420115997E-3</c:v>
                </c:pt>
                <c:pt idx="509">
                  <c:v>1.4581982420115997E-3</c:v>
                </c:pt>
                <c:pt idx="510">
                  <c:v>1.4581982420115997E-3</c:v>
                </c:pt>
                <c:pt idx="511">
                  <c:v>1.4581982420115997E-3</c:v>
                </c:pt>
                <c:pt idx="512">
                  <c:v>1.4581982420115997E-3</c:v>
                </c:pt>
                <c:pt idx="513">
                  <c:v>1.4581982420115997E-3</c:v>
                </c:pt>
                <c:pt idx="514">
                  <c:v>1.4581982420115997E-3</c:v>
                </c:pt>
                <c:pt idx="515">
                  <c:v>1.4581982420115997E-3</c:v>
                </c:pt>
                <c:pt idx="516">
                  <c:v>1.4581982420115997E-3</c:v>
                </c:pt>
                <c:pt idx="517">
                  <c:v>1.4581982420115997E-3</c:v>
                </c:pt>
                <c:pt idx="518">
                  <c:v>1.4581982420115997E-3</c:v>
                </c:pt>
                <c:pt idx="519">
                  <c:v>1.2755998054684958E-3</c:v>
                </c:pt>
                <c:pt idx="520">
                  <c:v>1.2755998054684958E-3</c:v>
                </c:pt>
                <c:pt idx="521">
                  <c:v>1.2755998054684958E-3</c:v>
                </c:pt>
                <c:pt idx="522">
                  <c:v>1.2755998054684958E-3</c:v>
                </c:pt>
                <c:pt idx="523">
                  <c:v>1.2755998054684958E-3</c:v>
                </c:pt>
                <c:pt idx="524">
                  <c:v>1.2755998054684958E-3</c:v>
                </c:pt>
                <c:pt idx="525">
                  <c:v>1.2755998054684958E-3</c:v>
                </c:pt>
                <c:pt idx="526">
                  <c:v>1.2755998054684958E-3</c:v>
                </c:pt>
                <c:pt idx="527">
                  <c:v>1.2755998054684958E-3</c:v>
                </c:pt>
                <c:pt idx="528">
                  <c:v>1.2755998054684958E-3</c:v>
                </c:pt>
                <c:pt idx="529">
                  <c:v>1.1184435678518725E-3</c:v>
                </c:pt>
                <c:pt idx="530">
                  <c:v>1.1184435678518725E-3</c:v>
                </c:pt>
                <c:pt idx="531">
                  <c:v>1.1184435678518725E-3</c:v>
                </c:pt>
                <c:pt idx="532">
                  <c:v>1.1184435678518725E-3</c:v>
                </c:pt>
                <c:pt idx="533">
                  <c:v>1.1184435678518725E-3</c:v>
                </c:pt>
                <c:pt idx="534">
                  <c:v>1.1184435678518725E-3</c:v>
                </c:pt>
                <c:pt idx="535">
                  <c:v>1.1184435678518725E-3</c:v>
                </c:pt>
                <c:pt idx="536">
                  <c:v>1.1184435678518725E-3</c:v>
                </c:pt>
                <c:pt idx="537">
                  <c:v>1.1184435678518725E-3</c:v>
                </c:pt>
                <c:pt idx="538">
                  <c:v>1.1184435678518725E-3</c:v>
                </c:pt>
                <c:pt idx="539">
                  <c:v>9.8425285492993492E-4</c:v>
                </c:pt>
                <c:pt idx="540">
                  <c:v>9.8425285492993492E-4</c:v>
                </c:pt>
                <c:pt idx="541">
                  <c:v>9.8425285492993492E-4</c:v>
                </c:pt>
                <c:pt idx="542">
                  <c:v>9.8425285492993492E-4</c:v>
                </c:pt>
                <c:pt idx="543">
                  <c:v>9.8425285492993492E-4</c:v>
                </c:pt>
                <c:pt idx="544">
                  <c:v>9.8425285492993492E-4</c:v>
                </c:pt>
                <c:pt idx="545">
                  <c:v>9.8425285492993492E-4</c:v>
                </c:pt>
                <c:pt idx="546">
                  <c:v>9.8425285492993492E-4</c:v>
                </c:pt>
                <c:pt idx="547">
                  <c:v>9.8425285492993492E-4</c:v>
                </c:pt>
                <c:pt idx="548">
                  <c:v>9.8425285492993492E-4</c:v>
                </c:pt>
                <c:pt idx="549">
                  <c:v>8.6841204654346336E-4</c:v>
                </c:pt>
                <c:pt idx="550">
                  <c:v>8.6841204654346336E-4</c:v>
                </c:pt>
                <c:pt idx="551">
                  <c:v>8.6841204654346336E-4</c:v>
                </c:pt>
                <c:pt idx="552">
                  <c:v>8.6841204654346336E-4</c:v>
                </c:pt>
                <c:pt idx="553">
                  <c:v>8.6841204654346336E-4</c:v>
                </c:pt>
                <c:pt idx="554">
                  <c:v>8.6841204654346336E-4</c:v>
                </c:pt>
                <c:pt idx="555">
                  <c:v>8.6841204654346336E-4</c:v>
                </c:pt>
                <c:pt idx="556">
                  <c:v>8.6841204654346336E-4</c:v>
                </c:pt>
                <c:pt idx="557">
                  <c:v>8.6841204654346336E-4</c:v>
                </c:pt>
                <c:pt idx="558">
                  <c:v>8.6841204654346336E-4</c:v>
                </c:pt>
                <c:pt idx="559">
                  <c:v>7.6934507727223771E-4</c:v>
                </c:pt>
                <c:pt idx="560">
                  <c:v>7.6934507727223771E-4</c:v>
                </c:pt>
                <c:pt idx="561">
                  <c:v>7.6934507727223771E-4</c:v>
                </c:pt>
                <c:pt idx="562">
                  <c:v>7.6934507727223771E-4</c:v>
                </c:pt>
                <c:pt idx="563">
                  <c:v>7.6934507727223771E-4</c:v>
                </c:pt>
                <c:pt idx="564">
                  <c:v>7.6934507727223771E-4</c:v>
                </c:pt>
                <c:pt idx="565">
                  <c:v>7.6934507727223771E-4</c:v>
                </c:pt>
                <c:pt idx="566">
                  <c:v>7.6934507727223771E-4</c:v>
                </c:pt>
                <c:pt idx="567">
                  <c:v>7.6934507727223771E-4</c:v>
                </c:pt>
                <c:pt idx="568">
                  <c:v>7.6934507727223771E-4</c:v>
                </c:pt>
                <c:pt idx="569">
                  <c:v>6.7455599985590409E-4</c:v>
                </c:pt>
                <c:pt idx="570">
                  <c:v>6.7455599985590409E-4</c:v>
                </c:pt>
                <c:pt idx="571">
                  <c:v>6.7455599985590409E-4</c:v>
                </c:pt>
                <c:pt idx="572">
                  <c:v>6.7455599985590409E-4</c:v>
                </c:pt>
                <c:pt idx="573">
                  <c:v>6.7455599985590409E-4</c:v>
                </c:pt>
                <c:pt idx="574">
                  <c:v>6.7455599985590409E-4</c:v>
                </c:pt>
                <c:pt idx="575">
                  <c:v>6.7455599985590409E-4</c:v>
                </c:pt>
                <c:pt idx="576">
                  <c:v>6.7455599985590409E-4</c:v>
                </c:pt>
                <c:pt idx="577">
                  <c:v>6.7455599985590409E-4</c:v>
                </c:pt>
                <c:pt idx="578">
                  <c:v>6.7455599985590409E-4</c:v>
                </c:pt>
                <c:pt idx="579">
                  <c:v>5.9350120681580848E-4</c:v>
                </c:pt>
                <c:pt idx="580">
                  <c:v>5.9350120681580848E-4</c:v>
                </c:pt>
                <c:pt idx="581">
                  <c:v>5.9350120681580848E-4</c:v>
                </c:pt>
                <c:pt idx="582">
                  <c:v>5.9350120681580848E-4</c:v>
                </c:pt>
                <c:pt idx="583">
                  <c:v>5.9350120681580848E-4</c:v>
                </c:pt>
                <c:pt idx="584">
                  <c:v>5.9350120681580848E-4</c:v>
                </c:pt>
                <c:pt idx="585">
                  <c:v>5.9350120681580848E-4</c:v>
                </c:pt>
                <c:pt idx="586">
                  <c:v>5.9350120681580848E-4</c:v>
                </c:pt>
                <c:pt idx="587">
                  <c:v>5.9350120681580848E-4</c:v>
                </c:pt>
                <c:pt idx="588">
                  <c:v>5.9350120681580848E-4</c:v>
                </c:pt>
                <c:pt idx="589">
                  <c:v>5.3057116610828921E-4</c:v>
                </c:pt>
                <c:pt idx="590">
                  <c:v>5.3057116610828921E-4</c:v>
                </c:pt>
                <c:pt idx="591">
                  <c:v>5.3057116610828921E-4</c:v>
                </c:pt>
                <c:pt idx="592">
                  <c:v>5.3057116610828921E-4</c:v>
                </c:pt>
                <c:pt idx="593">
                  <c:v>5.3057116610828921E-4</c:v>
                </c:pt>
                <c:pt idx="594">
                  <c:v>5.3057116610828921E-4</c:v>
                </c:pt>
                <c:pt idx="595">
                  <c:v>5.3057116610828921E-4</c:v>
                </c:pt>
                <c:pt idx="596">
                  <c:v>5.3057116610828921E-4</c:v>
                </c:pt>
                <c:pt idx="597">
                  <c:v>5.3057116610828921E-4</c:v>
                </c:pt>
                <c:pt idx="598">
                  <c:v>5.3057116610828921E-4</c:v>
                </c:pt>
                <c:pt idx="599">
                  <c:v>4.6583990777765774E-4</c:v>
                </c:pt>
                <c:pt idx="600">
                  <c:v>4.6583990777765774E-4</c:v>
                </c:pt>
                <c:pt idx="601">
                  <c:v>4.6583990777765774E-4</c:v>
                </c:pt>
                <c:pt idx="602">
                  <c:v>4.6583990777765774E-4</c:v>
                </c:pt>
                <c:pt idx="603">
                  <c:v>4.6583990777765774E-4</c:v>
                </c:pt>
                <c:pt idx="604">
                  <c:v>4.6583990777765774E-4</c:v>
                </c:pt>
                <c:pt idx="605">
                  <c:v>4.6583990777765774E-4</c:v>
                </c:pt>
                <c:pt idx="606">
                  <c:v>4.6583990777765774E-4</c:v>
                </c:pt>
                <c:pt idx="607">
                  <c:v>4.6583990777765774E-4</c:v>
                </c:pt>
                <c:pt idx="608">
                  <c:v>4.6583990777765774E-4</c:v>
                </c:pt>
                <c:pt idx="609">
                  <c:v>4.1011473756259232E-4</c:v>
                </c:pt>
                <c:pt idx="610">
                  <c:v>4.1011473756259232E-4</c:v>
                </c:pt>
                <c:pt idx="611">
                  <c:v>4.1011473756259232E-4</c:v>
                </c:pt>
                <c:pt idx="612">
                  <c:v>4.1011473756259232E-4</c:v>
                </c:pt>
                <c:pt idx="613">
                  <c:v>4.1011473756259232E-4</c:v>
                </c:pt>
                <c:pt idx="614">
                  <c:v>4.1011473756259232E-4</c:v>
                </c:pt>
                <c:pt idx="615">
                  <c:v>4.1011473756259232E-4</c:v>
                </c:pt>
                <c:pt idx="616">
                  <c:v>4.1011473756259232E-4</c:v>
                </c:pt>
                <c:pt idx="617">
                  <c:v>4.1011473756259232E-4</c:v>
                </c:pt>
                <c:pt idx="618">
                  <c:v>4.1011473756259232E-4</c:v>
                </c:pt>
                <c:pt idx="619">
                  <c:v>3.6238247055009337E-4</c:v>
                </c:pt>
                <c:pt idx="620">
                  <c:v>3.6238247055009337E-4</c:v>
                </c:pt>
                <c:pt idx="621">
                  <c:v>3.6238247055009337E-4</c:v>
                </c:pt>
                <c:pt idx="622">
                  <c:v>3.6238247055009337E-4</c:v>
                </c:pt>
                <c:pt idx="623">
                  <c:v>3.6238247055009337E-4</c:v>
                </c:pt>
                <c:pt idx="624">
                  <c:v>3.6238247055009337E-4</c:v>
                </c:pt>
                <c:pt idx="625">
                  <c:v>3.6238247055009337E-4</c:v>
                </c:pt>
                <c:pt idx="626">
                  <c:v>3.6238247055009337E-4</c:v>
                </c:pt>
                <c:pt idx="627">
                  <c:v>3.6238247055009337E-4</c:v>
                </c:pt>
                <c:pt idx="628">
                  <c:v>3.6238247055009337E-4</c:v>
                </c:pt>
                <c:pt idx="629">
                  <c:v>3.1926582369681903E-4</c:v>
                </c:pt>
                <c:pt idx="630">
                  <c:v>3.1926582369681903E-4</c:v>
                </c:pt>
                <c:pt idx="631">
                  <c:v>3.1926582369681903E-4</c:v>
                </c:pt>
                <c:pt idx="632">
                  <c:v>3.1926582369681903E-4</c:v>
                </c:pt>
                <c:pt idx="633">
                  <c:v>3.1926582369681903E-4</c:v>
                </c:pt>
                <c:pt idx="634">
                  <c:v>3.1926582369681903E-4</c:v>
                </c:pt>
                <c:pt idx="635">
                  <c:v>3.1926582369681903E-4</c:v>
                </c:pt>
                <c:pt idx="636">
                  <c:v>3.1926582369681903E-4</c:v>
                </c:pt>
                <c:pt idx="637">
                  <c:v>3.1926582369681903E-4</c:v>
                </c:pt>
                <c:pt idx="638">
                  <c:v>3.1926582369681903E-4</c:v>
                </c:pt>
                <c:pt idx="639">
                  <c:v>2.8042706869844052E-4</c:v>
                </c:pt>
                <c:pt idx="640">
                  <c:v>2.8042706869844052E-4</c:v>
                </c:pt>
                <c:pt idx="641">
                  <c:v>2.8042706869844052E-4</c:v>
                </c:pt>
                <c:pt idx="642">
                  <c:v>2.8042706869844052E-4</c:v>
                </c:pt>
                <c:pt idx="643">
                  <c:v>2.8042706869844052E-4</c:v>
                </c:pt>
                <c:pt idx="644">
                  <c:v>2.8042706869844052E-4</c:v>
                </c:pt>
                <c:pt idx="645">
                  <c:v>2.8042706869844052E-4</c:v>
                </c:pt>
                <c:pt idx="646">
                  <c:v>2.8042706869844052E-4</c:v>
                </c:pt>
                <c:pt idx="647">
                  <c:v>2.8042706869844052E-4</c:v>
                </c:pt>
                <c:pt idx="648">
                  <c:v>2.8042706869844052E-4</c:v>
                </c:pt>
                <c:pt idx="649">
                  <c:v>2.498063691055154E-4</c:v>
                </c:pt>
                <c:pt idx="650">
                  <c:v>2.498063691055154E-4</c:v>
                </c:pt>
                <c:pt idx="651">
                  <c:v>2.498063691055154E-4</c:v>
                </c:pt>
                <c:pt idx="652">
                  <c:v>2.498063691055154E-4</c:v>
                </c:pt>
                <c:pt idx="653">
                  <c:v>2.498063691055154E-4</c:v>
                </c:pt>
                <c:pt idx="654">
                  <c:v>2.498063691055154E-4</c:v>
                </c:pt>
                <c:pt idx="655">
                  <c:v>2.498063691055154E-4</c:v>
                </c:pt>
                <c:pt idx="656">
                  <c:v>2.498063691055154E-4</c:v>
                </c:pt>
                <c:pt idx="657">
                  <c:v>2.498063691055154E-4</c:v>
                </c:pt>
                <c:pt idx="658">
                  <c:v>2.498063691055154E-4</c:v>
                </c:pt>
                <c:pt idx="659">
                  <c:v>2.1941082171548013E-4</c:v>
                </c:pt>
                <c:pt idx="660">
                  <c:v>2.1941082171548013E-4</c:v>
                </c:pt>
                <c:pt idx="661">
                  <c:v>2.1941082171548013E-4</c:v>
                </c:pt>
                <c:pt idx="662">
                  <c:v>2.1941082171548013E-4</c:v>
                </c:pt>
                <c:pt idx="663">
                  <c:v>2.1941082171548013E-4</c:v>
                </c:pt>
                <c:pt idx="664">
                  <c:v>2.1941082171548013E-4</c:v>
                </c:pt>
                <c:pt idx="665">
                  <c:v>2.1941082171548013E-4</c:v>
                </c:pt>
                <c:pt idx="666">
                  <c:v>2.1941082171548013E-4</c:v>
                </c:pt>
                <c:pt idx="667">
                  <c:v>2.1941082171548013E-4</c:v>
                </c:pt>
                <c:pt idx="668">
                  <c:v>2.1941082171548013E-4</c:v>
                </c:pt>
                <c:pt idx="669">
                  <c:v>1.8912785042688921E-4</c:v>
                </c:pt>
                <c:pt idx="670">
                  <c:v>1.8912785042688921E-4</c:v>
                </c:pt>
                <c:pt idx="671">
                  <c:v>1.8912785042688921E-4</c:v>
                </c:pt>
                <c:pt idx="672">
                  <c:v>1.8912785042688921E-4</c:v>
                </c:pt>
                <c:pt idx="673">
                  <c:v>1.8912785042688921E-4</c:v>
                </c:pt>
                <c:pt idx="674">
                  <c:v>1.8912785042688921E-4</c:v>
                </c:pt>
                <c:pt idx="675">
                  <c:v>1.8912785042688921E-4</c:v>
                </c:pt>
                <c:pt idx="676">
                  <c:v>1.8912785042688921E-4</c:v>
                </c:pt>
                <c:pt idx="677">
                  <c:v>1.8912785042688921E-4</c:v>
                </c:pt>
                <c:pt idx="678">
                  <c:v>1.8912785042688921E-4</c:v>
                </c:pt>
                <c:pt idx="679">
                  <c:v>1.6559944522497207E-4</c:v>
                </c:pt>
                <c:pt idx="680">
                  <c:v>1.6559944522497207E-4</c:v>
                </c:pt>
                <c:pt idx="681">
                  <c:v>1.6559944522497207E-4</c:v>
                </c:pt>
                <c:pt idx="682">
                  <c:v>1.6559944522497207E-4</c:v>
                </c:pt>
                <c:pt idx="683">
                  <c:v>1.6559944522497207E-4</c:v>
                </c:pt>
                <c:pt idx="684">
                  <c:v>1.6559944522497207E-4</c:v>
                </c:pt>
                <c:pt idx="685">
                  <c:v>1.6559944522497207E-4</c:v>
                </c:pt>
                <c:pt idx="686">
                  <c:v>1.6559944522497207E-4</c:v>
                </c:pt>
                <c:pt idx="687">
                  <c:v>1.6559944522497207E-4</c:v>
                </c:pt>
                <c:pt idx="688">
                  <c:v>1.6559944522497207E-4</c:v>
                </c:pt>
                <c:pt idx="689">
                  <c:v>1.4004467019705351E-4</c:v>
                </c:pt>
                <c:pt idx="690">
                  <c:v>1.4004467019705351E-4</c:v>
                </c:pt>
                <c:pt idx="691">
                  <c:v>1.4004467019705351E-4</c:v>
                </c:pt>
                <c:pt idx="692">
                  <c:v>1.4004467019705351E-4</c:v>
                </c:pt>
                <c:pt idx="693">
                  <c:v>1.4004467019705351E-4</c:v>
                </c:pt>
                <c:pt idx="694">
                  <c:v>1.4004467019705351E-4</c:v>
                </c:pt>
                <c:pt idx="695">
                  <c:v>1.4004467019705351E-4</c:v>
                </c:pt>
                <c:pt idx="696">
                  <c:v>1.4004467019705351E-4</c:v>
                </c:pt>
                <c:pt idx="697">
                  <c:v>1.4004467019705351E-4</c:v>
                </c:pt>
                <c:pt idx="698">
                  <c:v>1.4004467019705351E-4</c:v>
                </c:pt>
                <c:pt idx="699">
                  <c:v>1.1899293922691715E-4</c:v>
                </c:pt>
                <c:pt idx="700">
                  <c:v>1.1899293922691715E-4</c:v>
                </c:pt>
                <c:pt idx="701">
                  <c:v>1.1899293922691715E-4</c:v>
                </c:pt>
                <c:pt idx="702">
                  <c:v>1.1899293922691715E-4</c:v>
                </c:pt>
                <c:pt idx="703">
                  <c:v>1.1899293922691715E-4</c:v>
                </c:pt>
                <c:pt idx="704">
                  <c:v>1.1899293922691715E-4</c:v>
                </c:pt>
                <c:pt idx="705">
                  <c:v>1.1899293922691715E-4</c:v>
                </c:pt>
                <c:pt idx="706">
                  <c:v>1.1899293922691715E-4</c:v>
                </c:pt>
                <c:pt idx="707">
                  <c:v>1.1899293922691715E-4</c:v>
                </c:pt>
                <c:pt idx="708">
                  <c:v>1.1899293922691715E-4</c:v>
                </c:pt>
                <c:pt idx="709">
                  <c:v>1.0345743722756582E-4</c:v>
                </c:pt>
                <c:pt idx="710">
                  <c:v>1.0345743722756582E-4</c:v>
                </c:pt>
                <c:pt idx="711">
                  <c:v>1.0345743722756582E-4</c:v>
                </c:pt>
                <c:pt idx="712">
                  <c:v>1.0345743722756582E-4</c:v>
                </c:pt>
                <c:pt idx="713">
                  <c:v>1.0345743722756582E-4</c:v>
                </c:pt>
                <c:pt idx="714">
                  <c:v>1.0345743722756582E-4</c:v>
                </c:pt>
                <c:pt idx="715">
                  <c:v>1.0345743722756582E-4</c:v>
                </c:pt>
                <c:pt idx="716">
                  <c:v>1.0345743722756582E-4</c:v>
                </c:pt>
                <c:pt idx="717">
                  <c:v>1.0345743722756582E-4</c:v>
                </c:pt>
                <c:pt idx="718">
                  <c:v>1.0345743722756582E-4</c:v>
                </c:pt>
                <c:pt idx="719">
                  <c:v>8.64584459094351E-5</c:v>
                </c:pt>
                <c:pt idx="720">
                  <c:v>8.64584459094351E-5</c:v>
                </c:pt>
                <c:pt idx="721">
                  <c:v>8.64584459094351E-5</c:v>
                </c:pt>
                <c:pt idx="722">
                  <c:v>8.64584459094351E-5</c:v>
                </c:pt>
                <c:pt idx="723">
                  <c:v>8.64584459094351E-5</c:v>
                </c:pt>
                <c:pt idx="724">
                  <c:v>8.64584459094351E-5</c:v>
                </c:pt>
                <c:pt idx="725">
                  <c:v>8.64584459094351E-5</c:v>
                </c:pt>
                <c:pt idx="726">
                  <c:v>8.64584459094351E-5</c:v>
                </c:pt>
                <c:pt idx="727">
                  <c:v>8.64584459094351E-5</c:v>
                </c:pt>
                <c:pt idx="728">
                  <c:v>8.64584459094351E-5</c:v>
                </c:pt>
                <c:pt idx="729">
                  <c:v>7.3399618141864077E-5</c:v>
                </c:pt>
                <c:pt idx="730">
                  <c:v>7.3399618141864077E-5</c:v>
                </c:pt>
                <c:pt idx="731">
                  <c:v>7.3399618141864077E-5</c:v>
                </c:pt>
                <c:pt idx="732">
                  <c:v>7.3399618141864077E-5</c:v>
                </c:pt>
                <c:pt idx="733">
                  <c:v>7.3399618141864077E-5</c:v>
                </c:pt>
                <c:pt idx="734">
                  <c:v>7.3399618141864077E-5</c:v>
                </c:pt>
                <c:pt idx="735">
                  <c:v>7.3399618141864077E-5</c:v>
                </c:pt>
                <c:pt idx="736">
                  <c:v>7.3399618141864077E-5</c:v>
                </c:pt>
                <c:pt idx="737">
                  <c:v>7.3399618141864077E-5</c:v>
                </c:pt>
                <c:pt idx="738">
                  <c:v>7.3399618141864077E-5</c:v>
                </c:pt>
                <c:pt idx="739">
                  <c:v>6.315519291040743E-5</c:v>
                </c:pt>
                <c:pt idx="740">
                  <c:v>6.315519291040743E-5</c:v>
                </c:pt>
                <c:pt idx="741">
                  <c:v>6.315519291040743E-5</c:v>
                </c:pt>
                <c:pt idx="742">
                  <c:v>6.315519291040743E-5</c:v>
                </c:pt>
                <c:pt idx="743">
                  <c:v>6.315519291040743E-5</c:v>
                </c:pt>
                <c:pt idx="744">
                  <c:v>6.315519291040743E-5</c:v>
                </c:pt>
                <c:pt idx="745">
                  <c:v>6.315519291040743E-5</c:v>
                </c:pt>
                <c:pt idx="746">
                  <c:v>6.315519291040743E-5</c:v>
                </c:pt>
                <c:pt idx="747">
                  <c:v>6.315519291040743E-5</c:v>
                </c:pt>
                <c:pt idx="748">
                  <c:v>6.315519291040743E-5</c:v>
                </c:pt>
                <c:pt idx="749">
                  <c:v>5.3586224287618607E-5</c:v>
                </c:pt>
                <c:pt idx="750">
                  <c:v>5.3586224287618607E-5</c:v>
                </c:pt>
                <c:pt idx="751">
                  <c:v>5.3586224287618607E-5</c:v>
                </c:pt>
                <c:pt idx="752">
                  <c:v>5.3586224287618607E-5</c:v>
                </c:pt>
                <c:pt idx="753">
                  <c:v>5.3586224287618607E-5</c:v>
                </c:pt>
                <c:pt idx="754">
                  <c:v>5.3586224287618607E-5</c:v>
                </c:pt>
                <c:pt idx="755">
                  <c:v>5.3586224287618607E-5</c:v>
                </c:pt>
                <c:pt idx="756">
                  <c:v>5.3586224287618607E-5</c:v>
                </c:pt>
                <c:pt idx="757">
                  <c:v>5.3586224287618607E-5</c:v>
                </c:pt>
                <c:pt idx="758">
                  <c:v>5.3586224287618607E-5</c:v>
                </c:pt>
                <c:pt idx="759">
                  <c:v>4.7957419215389746E-5</c:v>
                </c:pt>
                <c:pt idx="760">
                  <c:v>4.7957419215389746E-5</c:v>
                </c:pt>
                <c:pt idx="761">
                  <c:v>4.7957419215389746E-5</c:v>
                </c:pt>
                <c:pt idx="762">
                  <c:v>4.7957419215389746E-5</c:v>
                </c:pt>
                <c:pt idx="763">
                  <c:v>4.7957419215389746E-5</c:v>
                </c:pt>
                <c:pt idx="764">
                  <c:v>4.7957419215389746E-5</c:v>
                </c:pt>
                <c:pt idx="765">
                  <c:v>4.7957419215389746E-5</c:v>
                </c:pt>
                <c:pt idx="766">
                  <c:v>4.7957419215389746E-5</c:v>
                </c:pt>
                <c:pt idx="767">
                  <c:v>4.7957419215389746E-5</c:v>
                </c:pt>
                <c:pt idx="768">
                  <c:v>4.7957419215389746E-5</c:v>
                </c:pt>
                <c:pt idx="769">
                  <c:v>4.1315429230159594E-5</c:v>
                </c:pt>
                <c:pt idx="770">
                  <c:v>4.1315429230159594E-5</c:v>
                </c:pt>
                <c:pt idx="771">
                  <c:v>4.1315429230159594E-5</c:v>
                </c:pt>
                <c:pt idx="772">
                  <c:v>4.1315429230159594E-5</c:v>
                </c:pt>
                <c:pt idx="773">
                  <c:v>4.1315429230159594E-5</c:v>
                </c:pt>
                <c:pt idx="774">
                  <c:v>4.1315429230159594E-5</c:v>
                </c:pt>
                <c:pt idx="775">
                  <c:v>4.1315429230159594E-5</c:v>
                </c:pt>
                <c:pt idx="776">
                  <c:v>4.1315429230159594E-5</c:v>
                </c:pt>
                <c:pt idx="777">
                  <c:v>4.1315429230159594E-5</c:v>
                </c:pt>
                <c:pt idx="778">
                  <c:v>4.1315429230159594E-5</c:v>
                </c:pt>
                <c:pt idx="779">
                  <c:v>3.4898591447818784E-5</c:v>
                </c:pt>
                <c:pt idx="780">
                  <c:v>3.4898591447818784E-5</c:v>
                </c:pt>
                <c:pt idx="781">
                  <c:v>3.4898591447818784E-5</c:v>
                </c:pt>
                <c:pt idx="782">
                  <c:v>3.4898591447818784E-5</c:v>
                </c:pt>
                <c:pt idx="783">
                  <c:v>3.4898591447818784E-5</c:v>
                </c:pt>
                <c:pt idx="784">
                  <c:v>3.4898591447818784E-5</c:v>
                </c:pt>
                <c:pt idx="785">
                  <c:v>3.4898591447818784E-5</c:v>
                </c:pt>
                <c:pt idx="786">
                  <c:v>3.4898591447818784E-5</c:v>
                </c:pt>
                <c:pt idx="787">
                  <c:v>3.4898591447818784E-5</c:v>
                </c:pt>
                <c:pt idx="788">
                  <c:v>3.4898591447818784E-5</c:v>
                </c:pt>
                <c:pt idx="789">
                  <c:v>2.9945242984257459E-5</c:v>
                </c:pt>
                <c:pt idx="790">
                  <c:v>2.9945242984257459E-5</c:v>
                </c:pt>
                <c:pt idx="791">
                  <c:v>2.9945242984257459E-5</c:v>
                </c:pt>
                <c:pt idx="792">
                  <c:v>2.9945242984257459E-5</c:v>
                </c:pt>
                <c:pt idx="793">
                  <c:v>2.9945242984257459E-5</c:v>
                </c:pt>
                <c:pt idx="794">
                  <c:v>2.9945242984257459E-5</c:v>
                </c:pt>
                <c:pt idx="795">
                  <c:v>2.9945242984257459E-5</c:v>
                </c:pt>
                <c:pt idx="796">
                  <c:v>2.9945242984257459E-5</c:v>
                </c:pt>
                <c:pt idx="797">
                  <c:v>2.9945242984257459E-5</c:v>
                </c:pt>
                <c:pt idx="798">
                  <c:v>2.9945242984257459E-5</c:v>
                </c:pt>
                <c:pt idx="799">
                  <c:v>2.679311214380932E-5</c:v>
                </c:pt>
                <c:pt idx="800">
                  <c:v>2.679311214380932E-5</c:v>
                </c:pt>
                <c:pt idx="801">
                  <c:v>2.679311214380932E-5</c:v>
                </c:pt>
                <c:pt idx="802">
                  <c:v>2.679311214380932E-5</c:v>
                </c:pt>
                <c:pt idx="803">
                  <c:v>2.679311214380932E-5</c:v>
                </c:pt>
                <c:pt idx="804">
                  <c:v>2.679311214380932E-5</c:v>
                </c:pt>
                <c:pt idx="805">
                  <c:v>2.679311214380932E-5</c:v>
                </c:pt>
                <c:pt idx="806">
                  <c:v>2.679311214380932E-5</c:v>
                </c:pt>
                <c:pt idx="807">
                  <c:v>2.679311214380932E-5</c:v>
                </c:pt>
                <c:pt idx="808">
                  <c:v>2.679311214380932E-5</c:v>
                </c:pt>
                <c:pt idx="809">
                  <c:v>2.3866133506250256E-5</c:v>
                </c:pt>
                <c:pt idx="810">
                  <c:v>2.3866133506250256E-5</c:v>
                </c:pt>
                <c:pt idx="811">
                  <c:v>2.3866133506250256E-5</c:v>
                </c:pt>
                <c:pt idx="812">
                  <c:v>2.3866133506250256E-5</c:v>
                </c:pt>
                <c:pt idx="813">
                  <c:v>2.3866133506250256E-5</c:v>
                </c:pt>
                <c:pt idx="814">
                  <c:v>2.3866133506250256E-5</c:v>
                </c:pt>
                <c:pt idx="815">
                  <c:v>2.3866133506250256E-5</c:v>
                </c:pt>
                <c:pt idx="816">
                  <c:v>2.3866133506250256E-5</c:v>
                </c:pt>
                <c:pt idx="817">
                  <c:v>2.3866133506250256E-5</c:v>
                </c:pt>
                <c:pt idx="818">
                  <c:v>2.1276883173025053E-5</c:v>
                </c:pt>
                <c:pt idx="819">
                  <c:v>2.1276883173025053E-5</c:v>
                </c:pt>
                <c:pt idx="820">
                  <c:v>2.1276883173025053E-5</c:v>
                </c:pt>
                <c:pt idx="821">
                  <c:v>2.1276883173025053E-5</c:v>
                </c:pt>
                <c:pt idx="822">
                  <c:v>2.1276883173025053E-5</c:v>
                </c:pt>
                <c:pt idx="823">
                  <c:v>2.1276883173025053E-5</c:v>
                </c:pt>
                <c:pt idx="824">
                  <c:v>2.1276883173025053E-5</c:v>
                </c:pt>
                <c:pt idx="825">
                  <c:v>2.1276883173025053E-5</c:v>
                </c:pt>
                <c:pt idx="826">
                  <c:v>2.1276883173025053E-5</c:v>
                </c:pt>
                <c:pt idx="827">
                  <c:v>2.1276883173025053E-5</c:v>
                </c:pt>
                <c:pt idx="828">
                  <c:v>2.1276883173025053E-5</c:v>
                </c:pt>
                <c:pt idx="829">
                  <c:v>1.9025361144133494E-5</c:v>
                </c:pt>
                <c:pt idx="830">
                  <c:v>1.9025361144133494E-5</c:v>
                </c:pt>
                <c:pt idx="831">
                  <c:v>1.9025361144133494E-5</c:v>
                </c:pt>
                <c:pt idx="832">
                  <c:v>1.9025361144133494E-5</c:v>
                </c:pt>
                <c:pt idx="833">
                  <c:v>1.9025361144133494E-5</c:v>
                </c:pt>
                <c:pt idx="834">
                  <c:v>1.9025361144133494E-5</c:v>
                </c:pt>
                <c:pt idx="835">
                  <c:v>1.9025361144133494E-5</c:v>
                </c:pt>
                <c:pt idx="836">
                  <c:v>1.9025361144133494E-5</c:v>
                </c:pt>
                <c:pt idx="837">
                  <c:v>1.9025361144133494E-5</c:v>
                </c:pt>
                <c:pt idx="838">
                  <c:v>1.9025361144133494E-5</c:v>
                </c:pt>
                <c:pt idx="839">
                  <c:v>1.7674447926798521E-5</c:v>
                </c:pt>
                <c:pt idx="840">
                  <c:v>1.7674447926798521E-5</c:v>
                </c:pt>
                <c:pt idx="841">
                  <c:v>1.7674447926798521E-5</c:v>
                </c:pt>
                <c:pt idx="842">
                  <c:v>1.7674447926798521E-5</c:v>
                </c:pt>
                <c:pt idx="843">
                  <c:v>1.7674447926798521E-5</c:v>
                </c:pt>
                <c:pt idx="844">
                  <c:v>1.7674447926798521E-5</c:v>
                </c:pt>
                <c:pt idx="845">
                  <c:v>1.7674447926798521E-5</c:v>
                </c:pt>
                <c:pt idx="846">
                  <c:v>1.7674447926798521E-5</c:v>
                </c:pt>
                <c:pt idx="847">
                  <c:v>1.7674447926798521E-5</c:v>
                </c:pt>
                <c:pt idx="848">
                  <c:v>1.7674447926798521E-5</c:v>
                </c:pt>
                <c:pt idx="849">
                  <c:v>1.6436110810908226E-5</c:v>
                </c:pt>
                <c:pt idx="850">
                  <c:v>1.6436110810908226E-5</c:v>
                </c:pt>
                <c:pt idx="851">
                  <c:v>1.6436110810908226E-5</c:v>
                </c:pt>
                <c:pt idx="852">
                  <c:v>1.6436110810908226E-5</c:v>
                </c:pt>
                <c:pt idx="853">
                  <c:v>1.6436110810908226E-5</c:v>
                </c:pt>
                <c:pt idx="854">
                  <c:v>1.6436110810908226E-5</c:v>
                </c:pt>
                <c:pt idx="855">
                  <c:v>1.6436110810908226E-5</c:v>
                </c:pt>
                <c:pt idx="856">
                  <c:v>1.6436110810908226E-5</c:v>
                </c:pt>
                <c:pt idx="857">
                  <c:v>1.6436110810908226E-5</c:v>
                </c:pt>
                <c:pt idx="858">
                  <c:v>1.6436110810908226E-5</c:v>
                </c:pt>
                <c:pt idx="859">
                  <c:v>1.4860045390684145E-5</c:v>
                </c:pt>
                <c:pt idx="860">
                  <c:v>1.4860045390684145E-5</c:v>
                </c:pt>
                <c:pt idx="861">
                  <c:v>1.4860045390684145E-5</c:v>
                </c:pt>
                <c:pt idx="862">
                  <c:v>1.4860045390684145E-5</c:v>
                </c:pt>
                <c:pt idx="863">
                  <c:v>1.4860045390684145E-5</c:v>
                </c:pt>
                <c:pt idx="864">
                  <c:v>1.4860045390684145E-5</c:v>
                </c:pt>
                <c:pt idx="865">
                  <c:v>1.4860045390684145E-5</c:v>
                </c:pt>
                <c:pt idx="866">
                  <c:v>1.4860045390684145E-5</c:v>
                </c:pt>
                <c:pt idx="867">
                  <c:v>1.4860045390684145E-5</c:v>
                </c:pt>
                <c:pt idx="868">
                  <c:v>1.3171403869015501E-5</c:v>
                </c:pt>
                <c:pt idx="869">
                  <c:v>1.3171403869015501E-5</c:v>
                </c:pt>
                <c:pt idx="870">
                  <c:v>1.3171403869015501E-5</c:v>
                </c:pt>
                <c:pt idx="871">
                  <c:v>1.3171403869015501E-5</c:v>
                </c:pt>
                <c:pt idx="872">
                  <c:v>1.3171403869015501E-5</c:v>
                </c:pt>
                <c:pt idx="873">
                  <c:v>1.3171403869015501E-5</c:v>
                </c:pt>
                <c:pt idx="874">
                  <c:v>1.3171403869015501E-5</c:v>
                </c:pt>
                <c:pt idx="875">
                  <c:v>1.3171403869015501E-5</c:v>
                </c:pt>
                <c:pt idx="876">
                  <c:v>1.3171403869015501E-5</c:v>
                </c:pt>
                <c:pt idx="877">
                  <c:v>1.3171403869015501E-5</c:v>
                </c:pt>
                <c:pt idx="878">
                  <c:v>1.3171403869015501E-5</c:v>
                </c:pt>
                <c:pt idx="879">
                  <c:v>1.1820490651680587E-5</c:v>
                </c:pt>
                <c:pt idx="880">
                  <c:v>1.1820490651680587E-5</c:v>
                </c:pt>
                <c:pt idx="881">
                  <c:v>1.1820490651680587E-5</c:v>
                </c:pt>
                <c:pt idx="882">
                  <c:v>1.1820490651680587E-5</c:v>
                </c:pt>
                <c:pt idx="883">
                  <c:v>1.1820490651680587E-5</c:v>
                </c:pt>
                <c:pt idx="884">
                  <c:v>1.1820490651680587E-5</c:v>
                </c:pt>
                <c:pt idx="885">
                  <c:v>1.1820490651680587E-5</c:v>
                </c:pt>
                <c:pt idx="886">
                  <c:v>1.1820490651680587E-5</c:v>
                </c:pt>
                <c:pt idx="887">
                  <c:v>1.1820490651680587E-5</c:v>
                </c:pt>
                <c:pt idx="888">
                  <c:v>1.1820490651680587E-5</c:v>
                </c:pt>
                <c:pt idx="889">
                  <c:v>1.0357001332901043E-5</c:v>
                </c:pt>
                <c:pt idx="890">
                  <c:v>1.0357001332901043E-5</c:v>
                </c:pt>
                <c:pt idx="891">
                  <c:v>1.0357001332901043E-5</c:v>
                </c:pt>
                <c:pt idx="892">
                  <c:v>1.0357001332901043E-5</c:v>
                </c:pt>
                <c:pt idx="893">
                  <c:v>1.0357001332901043E-5</c:v>
                </c:pt>
                <c:pt idx="894">
                  <c:v>1.0357001332901043E-5</c:v>
                </c:pt>
                <c:pt idx="895">
                  <c:v>1.0357001332901043E-5</c:v>
                </c:pt>
                <c:pt idx="896">
                  <c:v>1.0357001332901043E-5</c:v>
                </c:pt>
                <c:pt idx="897">
                  <c:v>1.0357001332901043E-5</c:v>
                </c:pt>
                <c:pt idx="898">
                  <c:v>1.0357001332901043E-5</c:v>
                </c:pt>
                <c:pt idx="899">
                  <c:v>9.5689686227890248E-6</c:v>
                </c:pt>
                <c:pt idx="900">
                  <c:v>9.5689686227890248E-6</c:v>
                </c:pt>
                <c:pt idx="901">
                  <c:v>9.5689686227890248E-6</c:v>
                </c:pt>
                <c:pt idx="902">
                  <c:v>9.5689686227890248E-6</c:v>
                </c:pt>
                <c:pt idx="903">
                  <c:v>9.5689686227890248E-6</c:v>
                </c:pt>
                <c:pt idx="904">
                  <c:v>9.5689686227890248E-6</c:v>
                </c:pt>
                <c:pt idx="905">
                  <c:v>9.5689686227890248E-6</c:v>
                </c:pt>
                <c:pt idx="906">
                  <c:v>9.5689686227890248E-6</c:v>
                </c:pt>
                <c:pt idx="907">
                  <c:v>9.5689686227890248E-6</c:v>
                </c:pt>
                <c:pt idx="908">
                  <c:v>9.5689686227890248E-6</c:v>
                </c:pt>
                <c:pt idx="909">
                  <c:v>9.0060881155661571E-6</c:v>
                </c:pt>
                <c:pt idx="910">
                  <c:v>9.0060881155661571E-6</c:v>
                </c:pt>
                <c:pt idx="911">
                  <c:v>9.0060881155661571E-6</c:v>
                </c:pt>
                <c:pt idx="912">
                  <c:v>9.0060881155661571E-6</c:v>
                </c:pt>
                <c:pt idx="913">
                  <c:v>9.0060881155661571E-6</c:v>
                </c:pt>
                <c:pt idx="914">
                  <c:v>9.0060881155661571E-6</c:v>
                </c:pt>
                <c:pt idx="915">
                  <c:v>9.0060881155661571E-6</c:v>
                </c:pt>
                <c:pt idx="916">
                  <c:v>9.0060881155661571E-6</c:v>
                </c:pt>
                <c:pt idx="917">
                  <c:v>9.0060881155661571E-6</c:v>
                </c:pt>
                <c:pt idx="918">
                  <c:v>7.6551748982312114E-6</c:v>
                </c:pt>
                <c:pt idx="919">
                  <c:v>7.6551748982312114E-6</c:v>
                </c:pt>
                <c:pt idx="920">
                  <c:v>7.6551748982312114E-6</c:v>
                </c:pt>
                <c:pt idx="921">
                  <c:v>7.6551748982312114E-6</c:v>
                </c:pt>
                <c:pt idx="922">
                  <c:v>7.6551748982312114E-6</c:v>
                </c:pt>
                <c:pt idx="923">
                  <c:v>7.6551748982312114E-6</c:v>
                </c:pt>
                <c:pt idx="924">
                  <c:v>7.6551748982312114E-6</c:v>
                </c:pt>
                <c:pt idx="925">
                  <c:v>7.6551748982312114E-6</c:v>
                </c:pt>
                <c:pt idx="926">
                  <c:v>7.6551748982312114E-6</c:v>
                </c:pt>
                <c:pt idx="927">
                  <c:v>7.6551748982312114E-6</c:v>
                </c:pt>
                <c:pt idx="928">
                  <c:v>7.6551748982312114E-6</c:v>
                </c:pt>
                <c:pt idx="929">
                  <c:v>6.0791094780071547E-6</c:v>
                </c:pt>
                <c:pt idx="930">
                  <c:v>6.0791094780071547E-6</c:v>
                </c:pt>
                <c:pt idx="931">
                  <c:v>6.0791094780071547E-6</c:v>
                </c:pt>
                <c:pt idx="932">
                  <c:v>6.0791094780071547E-6</c:v>
                </c:pt>
                <c:pt idx="933">
                  <c:v>6.0791094780071547E-6</c:v>
                </c:pt>
                <c:pt idx="934">
                  <c:v>6.0791094780071547E-6</c:v>
                </c:pt>
                <c:pt idx="935">
                  <c:v>6.0791094780071547E-6</c:v>
                </c:pt>
                <c:pt idx="936">
                  <c:v>6.0791094780071547E-6</c:v>
                </c:pt>
                <c:pt idx="937">
                  <c:v>6.0791094780071547E-6</c:v>
                </c:pt>
                <c:pt idx="938">
                  <c:v>6.0791094780071547E-6</c:v>
                </c:pt>
                <c:pt idx="939">
                  <c:v>4.615620159227648E-6</c:v>
                </c:pt>
                <c:pt idx="940">
                  <c:v>4.615620159227648E-6</c:v>
                </c:pt>
                <c:pt idx="941">
                  <c:v>4.615620159227648E-6</c:v>
                </c:pt>
                <c:pt idx="942">
                  <c:v>4.615620159227648E-6</c:v>
                </c:pt>
                <c:pt idx="943">
                  <c:v>4.615620159227648E-6</c:v>
                </c:pt>
                <c:pt idx="944">
                  <c:v>4.615620159227648E-6</c:v>
                </c:pt>
                <c:pt idx="945">
                  <c:v>4.615620159227648E-6</c:v>
                </c:pt>
                <c:pt idx="946">
                  <c:v>4.615620159227648E-6</c:v>
                </c:pt>
                <c:pt idx="947">
                  <c:v>4.615620159227648E-6</c:v>
                </c:pt>
                <c:pt idx="948">
                  <c:v>4.615620159227648E-6</c:v>
                </c:pt>
                <c:pt idx="949">
                  <c:v>4.0527396520047675E-6</c:v>
                </c:pt>
                <c:pt idx="950">
                  <c:v>4.0527396520047675E-6</c:v>
                </c:pt>
                <c:pt idx="951">
                  <c:v>4.0527396520047675E-6</c:v>
                </c:pt>
                <c:pt idx="952">
                  <c:v>4.0527396520047675E-6</c:v>
                </c:pt>
                <c:pt idx="953">
                  <c:v>4.0527396520047675E-6</c:v>
                </c:pt>
                <c:pt idx="954">
                  <c:v>4.0527396520047675E-6</c:v>
                </c:pt>
                <c:pt idx="955">
                  <c:v>4.0527396520047675E-6</c:v>
                </c:pt>
                <c:pt idx="956">
                  <c:v>4.0527396520047675E-6</c:v>
                </c:pt>
                <c:pt idx="957">
                  <c:v>4.0527396520047675E-6</c:v>
                </c:pt>
                <c:pt idx="958">
                  <c:v>4.0527396520047675E-6</c:v>
                </c:pt>
                <c:pt idx="959">
                  <c:v>3.0395547390035706E-6</c:v>
                </c:pt>
                <c:pt idx="960">
                  <c:v>3.0395547390035706E-6</c:v>
                </c:pt>
                <c:pt idx="961">
                  <c:v>3.0395547390035706E-6</c:v>
                </c:pt>
                <c:pt idx="962">
                  <c:v>3.0395547390035706E-6</c:v>
                </c:pt>
                <c:pt idx="963">
                  <c:v>3.0395547390035706E-6</c:v>
                </c:pt>
                <c:pt idx="964">
                  <c:v>3.0395547390035706E-6</c:v>
                </c:pt>
                <c:pt idx="965">
                  <c:v>3.0395547390035706E-6</c:v>
                </c:pt>
                <c:pt idx="966">
                  <c:v>3.0395547390035706E-6</c:v>
                </c:pt>
                <c:pt idx="967">
                  <c:v>3.0395547390035706E-6</c:v>
                </c:pt>
                <c:pt idx="968">
                  <c:v>2.3640981303361092E-6</c:v>
                </c:pt>
                <c:pt idx="969">
                  <c:v>2.3640981303361092E-6</c:v>
                </c:pt>
                <c:pt idx="970">
                  <c:v>2.3640981303361092E-6</c:v>
                </c:pt>
                <c:pt idx="971">
                  <c:v>2.3640981303361092E-6</c:v>
                </c:pt>
                <c:pt idx="972">
                  <c:v>2.3640981303361092E-6</c:v>
                </c:pt>
                <c:pt idx="973">
                  <c:v>2.3640981303361092E-6</c:v>
                </c:pt>
                <c:pt idx="974">
                  <c:v>2.3640981303361092E-6</c:v>
                </c:pt>
                <c:pt idx="975">
                  <c:v>2.3640981303361092E-6</c:v>
                </c:pt>
                <c:pt idx="976">
                  <c:v>2.3640981303361092E-6</c:v>
                </c:pt>
                <c:pt idx="977">
                  <c:v>2.3640981303361092E-6</c:v>
                </c:pt>
                <c:pt idx="978">
                  <c:v>2.3640981303361092E-6</c:v>
                </c:pt>
                <c:pt idx="979">
                  <c:v>2.3640981303361092E-6</c:v>
                </c:pt>
                <c:pt idx="980">
                  <c:v>2.3640981303361092E-6</c:v>
                </c:pt>
                <c:pt idx="981">
                  <c:v>2.3640981303361092E-6</c:v>
                </c:pt>
                <c:pt idx="982">
                  <c:v>2.3640981303361092E-6</c:v>
                </c:pt>
                <c:pt idx="983">
                  <c:v>2.3640981303361092E-6</c:v>
                </c:pt>
                <c:pt idx="984">
                  <c:v>2.3640981303361092E-6</c:v>
                </c:pt>
                <c:pt idx="985">
                  <c:v>2.3640981303361092E-6</c:v>
                </c:pt>
                <c:pt idx="986">
                  <c:v>2.3640981303361092E-6</c:v>
                </c:pt>
                <c:pt idx="987">
                  <c:v>2.3640981303361092E-6</c:v>
                </c:pt>
                <c:pt idx="988">
                  <c:v>2.3640981303361092E-6</c:v>
                </c:pt>
                <c:pt idx="989">
                  <c:v>2.026369826002385E-6</c:v>
                </c:pt>
                <c:pt idx="990">
                  <c:v>2.026369826002385E-6</c:v>
                </c:pt>
                <c:pt idx="991">
                  <c:v>2.026369826002385E-6</c:v>
                </c:pt>
                <c:pt idx="992">
                  <c:v>2.026369826002385E-6</c:v>
                </c:pt>
                <c:pt idx="993">
                  <c:v>2.026369826002385E-6</c:v>
                </c:pt>
                <c:pt idx="994">
                  <c:v>2.026369826002385E-6</c:v>
                </c:pt>
                <c:pt idx="995">
                  <c:v>2.026369826002385E-6</c:v>
                </c:pt>
                <c:pt idx="996">
                  <c:v>2.026369826002385E-6</c:v>
                </c:pt>
                <c:pt idx="997">
                  <c:v>2.026369826002385E-6</c:v>
                </c:pt>
                <c:pt idx="998">
                  <c:v>2.026369826002385E-6</c:v>
                </c:pt>
                <c:pt idx="999">
                  <c:v>1.8012176231132321E-6</c:v>
                </c:pt>
                <c:pt idx="1000">
                  <c:v>1.8012176231132321E-6</c:v>
                </c:pt>
                <c:pt idx="1001">
                  <c:v>1.8012176231132321E-6</c:v>
                </c:pt>
                <c:pt idx="1002">
                  <c:v>1.8012176231132321E-6</c:v>
                </c:pt>
                <c:pt idx="1003">
                  <c:v>1.8012176231132321E-6</c:v>
                </c:pt>
                <c:pt idx="1004">
                  <c:v>1.8012176231132321E-6</c:v>
                </c:pt>
                <c:pt idx="1005">
                  <c:v>1.8012176231132321E-6</c:v>
                </c:pt>
                <c:pt idx="1006">
                  <c:v>1.8012176231132321E-6</c:v>
                </c:pt>
                <c:pt idx="1007">
                  <c:v>1.8012176231132321E-6</c:v>
                </c:pt>
                <c:pt idx="1008">
                  <c:v>1.8012176231132321E-6</c:v>
                </c:pt>
                <c:pt idx="1009">
                  <c:v>1.35091321733492E-6</c:v>
                </c:pt>
                <c:pt idx="1010">
                  <c:v>1.35091321733492E-6</c:v>
                </c:pt>
                <c:pt idx="1011">
                  <c:v>1.35091321733492E-6</c:v>
                </c:pt>
                <c:pt idx="1012">
                  <c:v>1.35091321733492E-6</c:v>
                </c:pt>
                <c:pt idx="1013">
                  <c:v>1.35091321733492E-6</c:v>
                </c:pt>
                <c:pt idx="1014">
                  <c:v>1.35091321733492E-6</c:v>
                </c:pt>
                <c:pt idx="1015">
                  <c:v>1.35091321733492E-6</c:v>
                </c:pt>
                <c:pt idx="1016">
                  <c:v>1.35091321733492E-6</c:v>
                </c:pt>
                <c:pt idx="1017">
                  <c:v>1.35091321733492E-6</c:v>
                </c:pt>
                <c:pt idx="1018">
                  <c:v>1.0131849130011908E-6</c:v>
                </c:pt>
                <c:pt idx="1019">
                  <c:v>1.0131849130011908E-6</c:v>
                </c:pt>
                <c:pt idx="1020">
                  <c:v>1.0131849130011908E-6</c:v>
                </c:pt>
                <c:pt idx="1021">
                  <c:v>1.0131849130011908E-6</c:v>
                </c:pt>
                <c:pt idx="1022">
                  <c:v>1.0131849130011908E-6</c:v>
                </c:pt>
                <c:pt idx="1023">
                  <c:v>1.0131849130011908E-6</c:v>
                </c:pt>
                <c:pt idx="1024">
                  <c:v>1.0131849130011908E-6</c:v>
                </c:pt>
                <c:pt idx="1025">
                  <c:v>1.0131849130011908E-6</c:v>
                </c:pt>
                <c:pt idx="1026">
                  <c:v>1.0131849130011908E-6</c:v>
                </c:pt>
                <c:pt idx="1027">
                  <c:v>1.0131849130011908E-6</c:v>
                </c:pt>
                <c:pt idx="1028">
                  <c:v>1.0131849130011908E-6</c:v>
                </c:pt>
                <c:pt idx="1029">
                  <c:v>7.8803271011203957E-7</c:v>
                </c:pt>
                <c:pt idx="1030">
                  <c:v>7.8803271011203957E-7</c:v>
                </c:pt>
                <c:pt idx="1031">
                  <c:v>7.8803271011203957E-7</c:v>
                </c:pt>
                <c:pt idx="1032">
                  <c:v>7.8803271011203957E-7</c:v>
                </c:pt>
                <c:pt idx="1033">
                  <c:v>7.8803271011203957E-7</c:v>
                </c:pt>
                <c:pt idx="1034">
                  <c:v>7.8803271011203957E-7</c:v>
                </c:pt>
                <c:pt idx="1035">
                  <c:v>7.8803271011203957E-7</c:v>
                </c:pt>
                <c:pt idx="1036">
                  <c:v>7.8803271011203957E-7</c:v>
                </c:pt>
                <c:pt idx="1037">
                  <c:v>7.8803271011203957E-7</c:v>
                </c:pt>
                <c:pt idx="1038">
                  <c:v>7.8803271011203957E-7</c:v>
                </c:pt>
                <c:pt idx="1039">
                  <c:v>4.5030440577830781E-7</c:v>
                </c:pt>
                <c:pt idx="1040">
                  <c:v>4.5030440577830781E-7</c:v>
                </c:pt>
                <c:pt idx="1041">
                  <c:v>4.5030440577830781E-7</c:v>
                </c:pt>
                <c:pt idx="1042">
                  <c:v>4.5030440577830781E-7</c:v>
                </c:pt>
                <c:pt idx="1043">
                  <c:v>4.5030440577830781E-7</c:v>
                </c:pt>
                <c:pt idx="1044">
                  <c:v>4.5030440577830781E-7</c:v>
                </c:pt>
                <c:pt idx="1045">
                  <c:v>4.5030440577830781E-7</c:v>
                </c:pt>
                <c:pt idx="1046">
                  <c:v>4.5030440577830781E-7</c:v>
                </c:pt>
                <c:pt idx="1047">
                  <c:v>4.5030440577830781E-7</c:v>
                </c:pt>
                <c:pt idx="1048">
                  <c:v>4.5030440577830781E-7</c:v>
                </c:pt>
                <c:pt idx="1049">
                  <c:v>3.3772830433373086E-7</c:v>
                </c:pt>
                <c:pt idx="1050">
                  <c:v>3.3772830433373086E-7</c:v>
                </c:pt>
                <c:pt idx="1051">
                  <c:v>3.3772830433373086E-7</c:v>
                </c:pt>
                <c:pt idx="1052">
                  <c:v>3.3772830433373086E-7</c:v>
                </c:pt>
                <c:pt idx="1053">
                  <c:v>3.3772830433373086E-7</c:v>
                </c:pt>
                <c:pt idx="1054">
                  <c:v>3.3772830433373086E-7</c:v>
                </c:pt>
                <c:pt idx="1055">
                  <c:v>3.3772830433373086E-7</c:v>
                </c:pt>
                <c:pt idx="1056">
                  <c:v>3.3772830433373086E-7</c:v>
                </c:pt>
                <c:pt idx="1057">
                  <c:v>3.3772830433373086E-7</c:v>
                </c:pt>
                <c:pt idx="1058">
                  <c:v>3.3772830433373086E-7</c:v>
                </c:pt>
                <c:pt idx="1059">
                  <c:v>3.3772830433373086E-7</c:v>
                </c:pt>
                <c:pt idx="1060">
                  <c:v>3.3772830433373086E-7</c:v>
                </c:pt>
                <c:pt idx="1061">
                  <c:v>3.3772830433373086E-7</c:v>
                </c:pt>
                <c:pt idx="1062">
                  <c:v>3.3772830433373086E-7</c:v>
                </c:pt>
                <c:pt idx="1063">
                  <c:v>3.3772830433373086E-7</c:v>
                </c:pt>
                <c:pt idx="1064">
                  <c:v>3.3772830433373086E-7</c:v>
                </c:pt>
                <c:pt idx="1065">
                  <c:v>3.3772830433373086E-7</c:v>
                </c:pt>
                <c:pt idx="1066">
                  <c:v>3.3772830433373086E-7</c:v>
                </c:pt>
                <c:pt idx="1067">
                  <c:v>3.3772830433373086E-7</c:v>
                </c:pt>
                <c:pt idx="1068">
                  <c:v>3.3772830433373086E-7</c:v>
                </c:pt>
                <c:pt idx="1069">
                  <c:v>3.3772830433373086E-7</c:v>
                </c:pt>
                <c:pt idx="1070">
                  <c:v>3.3772830433373086E-7</c:v>
                </c:pt>
                <c:pt idx="1071">
                  <c:v>3.3772830433373086E-7</c:v>
                </c:pt>
                <c:pt idx="1072">
                  <c:v>3.3772830433373086E-7</c:v>
                </c:pt>
                <c:pt idx="1073">
                  <c:v>3.3772830433373086E-7</c:v>
                </c:pt>
                <c:pt idx="1074">
                  <c:v>3.3772830433373086E-7</c:v>
                </c:pt>
                <c:pt idx="1075">
                  <c:v>3.3772830433373086E-7</c:v>
                </c:pt>
                <c:pt idx="1076">
                  <c:v>3.3772830433373086E-7</c:v>
                </c:pt>
                <c:pt idx="1077">
                  <c:v>3.3772830433373086E-7</c:v>
                </c:pt>
                <c:pt idx="1078">
                  <c:v>3.3772830433373086E-7</c:v>
                </c:pt>
                <c:pt idx="1079">
                  <c:v>3.3772830433373086E-7</c:v>
                </c:pt>
                <c:pt idx="1080">
                  <c:v>3.3772830433373086E-7</c:v>
                </c:pt>
                <c:pt idx="1081">
                  <c:v>3.3772830433373086E-7</c:v>
                </c:pt>
                <c:pt idx="1082">
                  <c:v>3.3772830433373086E-7</c:v>
                </c:pt>
                <c:pt idx="1083">
                  <c:v>3.3772830433373086E-7</c:v>
                </c:pt>
                <c:pt idx="1084">
                  <c:v>3.3772830433373086E-7</c:v>
                </c:pt>
                <c:pt idx="1085">
                  <c:v>3.3772830433373086E-7</c:v>
                </c:pt>
                <c:pt idx="1086">
                  <c:v>3.3772830433373086E-7</c:v>
                </c:pt>
                <c:pt idx="1087">
                  <c:v>3.3772830433373086E-7</c:v>
                </c:pt>
                <c:pt idx="1088">
                  <c:v>3.3772830433373086E-7</c:v>
                </c:pt>
                <c:pt idx="1089">
                  <c:v>2.251522028891542E-7</c:v>
                </c:pt>
                <c:pt idx="1090">
                  <c:v>2.251522028891542E-7</c:v>
                </c:pt>
                <c:pt idx="1091">
                  <c:v>2.251522028891542E-7</c:v>
                </c:pt>
                <c:pt idx="1092">
                  <c:v>2.251522028891542E-7</c:v>
                </c:pt>
                <c:pt idx="1093">
                  <c:v>2.251522028891542E-7</c:v>
                </c:pt>
                <c:pt idx="1094">
                  <c:v>2.251522028891542E-7</c:v>
                </c:pt>
                <c:pt idx="1095">
                  <c:v>2.251522028891542E-7</c:v>
                </c:pt>
                <c:pt idx="1096">
                  <c:v>2.251522028891542E-7</c:v>
                </c:pt>
                <c:pt idx="1097">
                  <c:v>2.251522028891542E-7</c:v>
                </c:pt>
                <c:pt idx="1098">
                  <c:v>2.251522028891542E-7</c:v>
                </c:pt>
                <c:pt idx="1099">
                  <c:v>1.1257610144457686E-7</c:v>
                </c:pt>
                <c:pt idx="1100">
                  <c:v>1.1257610144457686E-7</c:v>
                </c:pt>
                <c:pt idx="1101">
                  <c:v>1.1257610144457686E-7</c:v>
                </c:pt>
                <c:pt idx="1102">
                  <c:v>1.1257610144457686E-7</c:v>
                </c:pt>
                <c:pt idx="1103">
                  <c:v>1.1257610144457686E-7</c:v>
                </c:pt>
                <c:pt idx="1104">
                  <c:v>1.1257610144457686E-7</c:v>
                </c:pt>
                <c:pt idx="1105">
                  <c:v>1.1257610144457686E-7</c:v>
                </c:pt>
                <c:pt idx="1106">
                  <c:v>1.1257610144457686E-7</c:v>
                </c:pt>
                <c:pt idx="1107">
                  <c:v>1.1257610144457686E-7</c:v>
                </c:pt>
                <c:pt idx="1108">
                  <c:v>1.1257610144457686E-7</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numCache>
            </c:numRef>
          </c:yVal>
        </c:ser>
        <c:axId val="214732160"/>
        <c:axId val="214742528"/>
      </c:scatterChart>
      <c:valAx>
        <c:axId val="214732160"/>
        <c:scaling>
          <c:logBase val="10"/>
          <c:orientation val="minMax"/>
          <c:max val="10"/>
          <c:min val="1.0000000000000005E-2"/>
        </c:scaling>
        <c:axPos val="b"/>
        <c:title>
          <c:tx>
            <c:rich>
              <a:bodyPr/>
              <a:lstStyle/>
              <a:p>
                <a:pPr>
                  <a:defRPr/>
                </a:pPr>
                <a:r>
                  <a:rPr lang="en-US"/>
                  <a:t>Wave Height (m)</a:t>
                </a:r>
              </a:p>
            </c:rich>
          </c:tx>
          <c:layout/>
        </c:title>
        <c:numFmt formatCode="General" sourceLinked="1"/>
        <c:tickLblPos val="nextTo"/>
        <c:crossAx val="214742528"/>
        <c:crossesAt val="1.0000000000000108E-9"/>
        <c:crossBetween val="midCat"/>
      </c:valAx>
      <c:valAx>
        <c:axId val="214742528"/>
        <c:scaling>
          <c:orientation val="minMax"/>
          <c:max val="1"/>
          <c:min val="0"/>
        </c:scaling>
        <c:axPos val="l"/>
        <c:title>
          <c:tx>
            <c:rich>
              <a:bodyPr rot="-5400000" vert="horz"/>
              <a:lstStyle/>
              <a:p>
                <a:pPr>
                  <a:defRPr/>
                </a:pPr>
                <a:r>
                  <a:rPr lang="en-US"/>
                  <a:t>Probability</a:t>
                </a:r>
              </a:p>
            </c:rich>
          </c:tx>
          <c:layout>
            <c:manualLayout>
              <c:xMode val="edge"/>
              <c:yMode val="edge"/>
              <c:x val="7.3190838772337868E-2"/>
              <c:y val="0.15213956363981385"/>
            </c:manualLayout>
          </c:layout>
        </c:title>
        <c:numFmt formatCode="General" sourceLinked="1"/>
        <c:tickLblPos val="nextTo"/>
        <c:crossAx val="214732160"/>
        <c:crossesAt val="1.0000000000000005E-2"/>
        <c:crossBetween val="midCat"/>
      </c:valAx>
    </c:plotArea>
    <c:legend>
      <c:legendPos val="r"/>
      <c:layout>
        <c:manualLayout>
          <c:xMode val="edge"/>
          <c:yMode val="edge"/>
          <c:x val="0.34967040678099998"/>
          <c:y val="0.40060081016021098"/>
          <c:w val="0.21407145918489309"/>
          <c:h val="0.23966135400791241"/>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Superior</a:t>
            </a:r>
          </a:p>
        </c:rich>
      </c:tx>
      <c:layout>
        <c:manualLayout>
          <c:xMode val="edge"/>
          <c:yMode val="edge"/>
          <c:x val="0.32727648273185594"/>
          <c:y val="0.21506900639205556"/>
        </c:manualLayout>
      </c:layout>
      <c:overlay val="1"/>
    </c:title>
    <c:plotArea>
      <c:layout>
        <c:manualLayout>
          <c:layoutTarget val="inner"/>
          <c:xMode val="edge"/>
          <c:yMode val="edge"/>
          <c:x val="0.2565962910097373"/>
          <c:y val="3.4721169945387348E-2"/>
          <c:w val="0.69320982352998806"/>
          <c:h val="0.7130606212942997"/>
        </c:manualLayout>
      </c:layout>
      <c:scatterChart>
        <c:scatterStyle val="lineMarker"/>
        <c:ser>
          <c:idx val="1"/>
          <c:order val="0"/>
          <c:tx>
            <c:strRef>
              <c:f>lake_superior!$C$9</c:f>
              <c:strCache>
                <c:ptCount val="1"/>
                <c:pt idx="0">
                  <c:v>Model</c:v>
                </c:pt>
              </c:strCache>
            </c:strRef>
          </c:tx>
          <c:spPr>
            <a:ln>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lake_superior!$C$10:$C$2000</c:f>
              <c:numCache>
                <c:formatCode>General</c:formatCode>
                <c:ptCount val="1991"/>
                <c:pt idx="0">
                  <c:v>0.99890971474615808</c:v>
                </c:pt>
                <c:pt idx="1">
                  <c:v>0.99632730131612757</c:v>
                </c:pt>
                <c:pt idx="2">
                  <c:v>0.99264316063253066</c:v>
                </c:pt>
                <c:pt idx="3">
                  <c:v>0.98806411291642249</c:v>
                </c:pt>
                <c:pt idx="4">
                  <c:v>0.98273306593610055</c:v>
                </c:pt>
                <c:pt idx="5">
                  <c:v>0.97675865370060133</c:v>
                </c:pt>
                <c:pt idx="6">
                  <c:v>0.97022787601402793</c:v>
                </c:pt>
                <c:pt idx="7">
                  <c:v>0.96321274517355049</c:v>
                </c:pt>
                <c:pt idx="8">
                  <c:v>0.95577423812125861</c:v>
                </c:pt>
                <c:pt idx="9">
                  <c:v>0.9479648483182026</c:v>
                </c:pt>
                <c:pt idx="10">
                  <c:v>0.93983033470632649</c:v>
                </c:pt>
                <c:pt idx="11">
                  <c:v>0.93141097594345257</c:v>
                </c:pt>
                <c:pt idx="12">
                  <c:v>0.92274250250498413</c:v>
                </c:pt>
                <c:pt idx="13">
                  <c:v>0.9138568096352796</c:v>
                </c:pt>
                <c:pt idx="14">
                  <c:v>0.90478251578649227</c:v>
                </c:pt>
                <c:pt idx="15">
                  <c:v>0.89554540883206157</c:v>
                </c:pt>
                <c:pt idx="16">
                  <c:v>0.88616880869460579</c:v>
                </c:pt>
                <c:pt idx="17">
                  <c:v>0.87667386636352207</c:v>
                </c:pt>
                <c:pt idx="18">
                  <c:v>0.86707981359130237</c:v>
                </c:pt>
                <c:pt idx="19">
                  <c:v>0.85740417371739253</c:v>
                </c:pt>
                <c:pt idx="20">
                  <c:v>0.8476629414093565</c:v>
                </c:pt>
                <c:pt idx="21">
                  <c:v>0.83787073722911776</c:v>
                </c:pt>
                <c:pt idx="22">
                  <c:v>0.82804094157374863</c:v>
                </c:pt>
                <c:pt idx="23">
                  <c:v>0.81818581154265169</c:v>
                </c:pt>
                <c:pt idx="24">
                  <c:v>0.8083165835386944</c:v>
                </c:pt>
                <c:pt idx="25">
                  <c:v>0.79844356384779658</c:v>
                </c:pt>
                <c:pt idx="26">
                  <c:v>0.7885762090096613</c:v>
                </c:pt>
                <c:pt idx="27">
                  <c:v>0.77872319745760665</c:v>
                </c:pt>
                <c:pt idx="28">
                  <c:v>0.76889249364285095</c:v>
                </c:pt>
                <c:pt idx="29">
                  <c:v>0.75909140565081856</c:v>
                </c:pt>
                <c:pt idx="30">
                  <c:v>0.74932663715077175</c:v>
                </c:pt>
                <c:pt idx="31">
                  <c:v>0.73960433438623663</c:v>
                </c:pt>
                <c:pt idx="32">
                  <c:v>0.7299301288048422</c:v>
                </c:pt>
                <c:pt idx="33">
                  <c:v>0.72030917583712251</c:v>
                </c:pt>
                <c:pt idx="34">
                  <c:v>0.71074619026047692</c:v>
                </c:pt>
                <c:pt idx="35">
                  <c:v>0.70124547852353392</c:v>
                </c:pt>
                <c:pt idx="36">
                  <c:v>0.69181096835541489</c:v>
                </c:pt>
                <c:pt idx="37">
                  <c:v>0.68244623594170528</c:v>
                </c:pt>
                <c:pt idx="38">
                  <c:v>0.67315453091293542</c:v>
                </c:pt>
                <c:pt idx="39">
                  <c:v>0.66393879936092381</c:v>
                </c:pt>
                <c:pt idx="40">
                  <c:v>0.65480170507223767</c:v>
                </c:pt>
                <c:pt idx="41">
                  <c:v>0.64574564914580856</c:v>
                </c:pt>
                <c:pt idx="42">
                  <c:v>0.63677278814256277</c:v>
                </c:pt>
                <c:pt idx="43">
                  <c:v>0.62788505089845104</c:v>
                </c:pt>
                <c:pt idx="44">
                  <c:v>0.6190841541178268</c:v>
                </c:pt>
                <c:pt idx="45">
                  <c:v>0.61037161685181818</c:v>
                </c:pt>
                <c:pt idx="46">
                  <c:v>0.60174877395529158</c:v>
                </c:pt>
                <c:pt idx="47">
                  <c:v>0.5932167886066293</c:v>
                </c:pt>
                <c:pt idx="48">
                  <c:v>0.58477666396607531</c:v>
                </c:pt>
                <c:pt idx="49">
                  <c:v>0.57642925404101664</c:v>
                </c:pt>
                <c:pt idx="50">
                  <c:v>0.56817527382017885</c:v>
                </c:pt>
                <c:pt idx="51">
                  <c:v>0.56001530873274352</c:v>
                </c:pt>
                <c:pt idx="52">
                  <c:v>0.55194982348343624</c:v>
                </c:pt>
                <c:pt idx="53">
                  <c:v>0.54397917030987875</c:v>
                </c:pt>
                <c:pt idx="54">
                  <c:v>0.53610359670464036</c:v>
                </c:pt>
                <c:pt idx="55">
                  <c:v>0.52832325264050994</c:v>
                </c:pt>
                <c:pt idx="56">
                  <c:v>0.52063819733439964</c:v>
                </c:pt>
                <c:pt idx="57">
                  <c:v>0.51304840558230869</c:v>
                </c:pt>
                <c:pt idx="58">
                  <c:v>0.50555377369503851</c:v>
                </c:pt>
                <c:pt idx="59">
                  <c:v>0.49815412506204554</c:v>
                </c:pt>
                <c:pt idx="60">
                  <c:v>0.49084921536856968</c:v>
                </c:pt>
                <c:pt idx="61">
                  <c:v>0.48363873748926745</c:v>
                </c:pt>
                <c:pt idx="62">
                  <c:v>0.47652232607972689</c:v>
                </c:pt>
                <c:pt idx="63">
                  <c:v>0.46949956188567427</c:v>
                </c:pt>
                <c:pt idx="64">
                  <c:v>0.46256997578815884</c:v>
                </c:pt>
                <c:pt idx="65">
                  <c:v>0.45573305260167946</c:v>
                </c:pt>
                <c:pt idx="66">
                  <c:v>0.44898823464096232</c:v>
                </c:pt>
                <c:pt idx="67">
                  <c:v>0.44233492507096306</c:v>
                </c:pt>
                <c:pt idx="68">
                  <c:v>0.43577249105367577</c:v>
                </c:pt>
                <c:pt idx="69">
                  <c:v>0.42930026670431837</c:v>
                </c:pt>
                <c:pt idx="70">
                  <c:v>0.42291755586863544</c:v>
                </c:pt>
                <c:pt idx="71">
                  <c:v>0.41662363473224412</c:v>
                </c:pt>
                <c:pt idx="72">
                  <c:v>0.41041775427219845</c:v>
                </c:pt>
                <c:pt idx="73">
                  <c:v>0.40429914256028987</c:v>
                </c:pt>
                <c:pt idx="74">
                  <c:v>0.39826700692694378</c:v>
                </c:pt>
                <c:pt idx="75">
                  <c:v>0.39232053599400585</c:v>
                </c:pt>
                <c:pt idx="76">
                  <c:v>0.38645890158418206</c:v>
                </c:pt>
                <c:pt idx="77">
                  <c:v>0.38068126051438173</c:v>
                </c:pt>
                <c:pt idx="78">
                  <c:v>0.37498675627974803</c:v>
                </c:pt>
                <c:pt idx="79">
                  <c:v>0.3693745206347514</c:v>
                </c:pt>
                <c:pt idx="80">
                  <c:v>0.36384367507731824</c:v>
                </c:pt>
                <c:pt idx="81">
                  <c:v>0.35839333224157915</c:v>
                </c:pt>
                <c:pt idx="82">
                  <c:v>0.35302259720449936</c:v>
                </c:pt>
                <c:pt idx="83">
                  <c:v>0.34773056871131364</c:v>
                </c:pt>
                <c:pt idx="84">
                  <c:v>0.34251634032443334</c:v>
                </c:pt>
                <c:pt idx="85">
                  <c:v>0.3373790015001305</c:v>
                </c:pt>
                <c:pt idx="86">
                  <c:v>0.33231763859715208</c:v>
                </c:pt>
                <c:pt idx="87">
                  <c:v>0.32733133582108231</c:v>
                </c:pt>
                <c:pt idx="88">
                  <c:v>0.322419176108105</c:v>
                </c:pt>
                <c:pt idx="89">
                  <c:v>0.31758024195157186</c:v>
                </c:pt>
                <c:pt idx="90">
                  <c:v>0.31281361617461068</c:v>
                </c:pt>
                <c:pt idx="91">
                  <c:v>0.30811838265179931</c:v>
                </c:pt>
                <c:pt idx="92">
                  <c:v>0.30349362698278282</c:v>
                </c:pt>
                <c:pt idx="93">
                  <c:v>0.29893843712051482</c:v>
                </c:pt>
                <c:pt idx="94">
                  <c:v>0.29445190395669785</c:v>
                </c:pt>
                <c:pt idx="95">
                  <c:v>0.29003312186681218</c:v>
                </c:pt>
                <c:pt idx="96">
                  <c:v>0.28568118921702085</c:v>
                </c:pt>
                <c:pt idx="97">
                  <c:v>0.28139520883508234</c:v>
                </c:pt>
                <c:pt idx="98">
                  <c:v>0.27717429513575847</c:v>
                </c:pt>
                <c:pt idx="99">
                  <c:v>0.27301755143267092</c:v>
                </c:pt>
                <c:pt idx="100">
                  <c:v>0.2689240967120704</c:v>
                </c:pt>
                <c:pt idx="101">
                  <c:v>0.2648930560011632</c:v>
                </c:pt>
                <c:pt idx="102">
                  <c:v>0.26092356058652233</c:v>
                </c:pt>
                <c:pt idx="103">
                  <c:v>0.25701474831795584</c:v>
                </c:pt>
                <c:pt idx="104">
                  <c:v>0.25316576388648732</c:v>
                </c:pt>
                <c:pt idx="105">
                  <c:v>0.24937575907806092</c:v>
                </c:pt>
                <c:pt idx="106">
                  <c:v>0.24564389300449976</c:v>
                </c:pt>
                <c:pt idx="107">
                  <c:v>0.24196933231314646</c:v>
                </c:pt>
                <c:pt idx="108">
                  <c:v>0.23835125137649882</c:v>
                </c:pt>
                <c:pt idx="109">
                  <c:v>0.23478883246307791</c:v>
                </c:pt>
                <c:pt idx="110">
                  <c:v>0.23128126589067596</c:v>
                </c:pt>
                <c:pt idx="111">
                  <c:v>0.22782775016306919</c:v>
                </c:pt>
                <c:pt idx="112">
                  <c:v>0.22442749209120103</c:v>
                </c:pt>
                <c:pt idx="113">
                  <c:v>0.22107970689978537</c:v>
                </c:pt>
                <c:pt idx="114">
                  <c:v>0.21778361832022622</c:v>
                </c:pt>
                <c:pt idx="115">
                  <c:v>0.214538458670676</c:v>
                </c:pt>
                <c:pt idx="116">
                  <c:v>0.21134346892403791</c:v>
                </c:pt>
                <c:pt idx="117">
                  <c:v>0.2081978987646402</c:v>
                </c:pt>
                <c:pt idx="118">
                  <c:v>0.20510100663428618</c:v>
                </c:pt>
                <c:pt idx="119">
                  <c:v>0.20205205976833754</c:v>
                </c:pt>
                <c:pt idx="120">
                  <c:v>0.19905033422244994</c:v>
                </c:pt>
                <c:pt idx="121">
                  <c:v>0.19609511489054998</c:v>
                </c:pt>
                <c:pt idx="122">
                  <c:v>0.19318569551460288</c:v>
                </c:pt>
                <c:pt idx="123">
                  <c:v>0.19032137868669388</c:v>
                </c:pt>
                <c:pt idx="124">
                  <c:v>0.18750147584391771</c:v>
                </c:pt>
                <c:pt idx="125">
                  <c:v>0.18472530725654021</c:v>
                </c:pt>
                <c:pt idx="126">
                  <c:v>0.18199220200987345</c:v>
                </c:pt>
                <c:pt idx="127">
                  <c:v>0.17930149798027933</c:v>
                </c:pt>
                <c:pt idx="128">
                  <c:v>0.17665254180569745</c:v>
                </c:pt>
                <c:pt idx="129">
                  <c:v>0.17404468885106658</c:v>
                </c:pt>
                <c:pt idx="130">
                  <c:v>0.1714773031689884</c:v>
                </c:pt>
                <c:pt idx="131">
                  <c:v>0.16894975745597995</c:v>
                </c:pt>
                <c:pt idx="132">
                  <c:v>0.16646143300460556</c:v>
                </c:pt>
                <c:pt idx="133">
                  <c:v>0.16401171965181158</c:v>
                </c:pt>
                <c:pt idx="134">
                  <c:v>0.16160001572372587</c:v>
                </c:pt>
                <c:pt idx="135">
                  <c:v>0.159225727977197</c:v>
                </c:pt>
                <c:pt idx="136">
                  <c:v>0.15688827153831994</c:v>
                </c:pt>
                <c:pt idx="137">
                  <c:v>0.15458706983819548</c:v>
                </c:pt>
                <c:pt idx="138">
                  <c:v>0.15232155454613144</c:v>
                </c:pt>
                <c:pt idx="139">
                  <c:v>0.1500911655005169</c:v>
                </c:pt>
                <c:pt idx="140">
                  <c:v>0.14789535063755554</c:v>
                </c:pt>
                <c:pt idx="141">
                  <c:v>0.14573356591805467</c:v>
                </c:pt>
                <c:pt idx="142">
                  <c:v>0.14360527525245043</c:v>
                </c:pt>
                <c:pt idx="143">
                  <c:v>0.14150995042423242</c:v>
                </c:pt>
                <c:pt idx="144">
                  <c:v>0.13944707101193357</c:v>
                </c:pt>
                <c:pt idx="145">
                  <c:v>0.13741612430983424</c:v>
                </c:pt>
                <c:pt idx="146">
                  <c:v>0.13541660524752241</c:v>
                </c:pt>
                <c:pt idx="147">
                  <c:v>0.13344801630844141</c:v>
                </c:pt>
                <c:pt idx="148">
                  <c:v>0.13150986744756074</c:v>
                </c:pt>
                <c:pt idx="149">
                  <c:v>0.12960167600828013</c:v>
                </c:pt>
                <c:pt idx="150">
                  <c:v>0.12772296663868529</c:v>
                </c:pt>
                <c:pt idx="151">
                  <c:v>0.12587327120725667</c:v>
                </c:pt>
                <c:pt idx="152">
                  <c:v>0.1240521287181381</c:v>
                </c:pt>
                <c:pt idx="153">
                  <c:v>0.12225908522605117</c:v>
                </c:pt>
                <c:pt idx="154">
                  <c:v>0.12049369375095215</c:v>
                </c:pt>
                <c:pt idx="155">
                  <c:v>0.11875551419250605</c:v>
                </c:pt>
                <c:pt idx="156">
                  <c:v>0.11704411324446368</c:v>
                </c:pt>
                <c:pt idx="157">
                  <c:v>0.11535906430900937</c:v>
                </c:pt>
                <c:pt idx="158">
                  <c:v>0.11369994741115204</c:v>
                </c:pt>
                <c:pt idx="159">
                  <c:v>0.11206634911322012</c:v>
                </c:pt>
                <c:pt idx="160">
                  <c:v>0.11045786242952779</c:v>
                </c:pt>
                <c:pt idx="161">
                  <c:v>0.10887408674126094</c:v>
                </c:pt>
                <c:pt idx="162">
                  <c:v>0.10731462771163736</c:v>
                </c:pt>
                <c:pt idx="163">
                  <c:v>0.10577909720139994</c:v>
                </c:pt>
                <c:pt idx="164">
                  <c:v>0.10426711318467427</c:v>
                </c:pt>
                <c:pt idx="165">
                  <c:v>0.10277829966524539</c:v>
                </c:pt>
                <c:pt idx="166">
                  <c:v>0.10131228659328709</c:v>
                </c:pt>
                <c:pt idx="167">
                  <c:v>9.9868709782584761E-2</c:v>
                </c:pt>
                <c:pt idx="168">
                  <c:v>9.8447210828283838E-2</c:v>
                </c:pt>
                <c:pt idx="169">
                  <c:v>9.7047437025197122E-2</c:v>
                </c:pt>
                <c:pt idx="170">
                  <c:v>9.5669041286700063E-2</c:v>
                </c:pt>
                <c:pt idx="171">
                  <c:v>9.4311682064241495E-2</c:v>
                </c:pt>
                <c:pt idx="172">
                  <c:v>9.2975023267495044E-2</c:v>
                </c:pt>
                <c:pt idx="173">
                  <c:v>9.1658734185173327E-2</c:v>
                </c:pt>
                <c:pt idx="174">
                  <c:v>9.0362489406529301E-2</c:v>
                </c:pt>
                <c:pt idx="175">
                  <c:v>8.9085968743558591E-2</c:v>
                </c:pt>
                <c:pt idx="176">
                  <c:v>8.7828857153925091E-2</c:v>
                </c:pt>
                <c:pt idx="177">
                  <c:v>8.6590844664626576E-2</c:v>
                </c:pt>
                <c:pt idx="178">
                  <c:v>8.537162629640678E-2</c:v>
                </c:pt>
                <c:pt idx="179">
                  <c:v>8.41709019889397E-2</c:v>
                </c:pt>
                <c:pt idx="180">
                  <c:v>8.2988376526783716E-2</c:v>
                </c:pt>
                <c:pt idx="181">
                  <c:v>8.1823759466127952E-2</c:v>
                </c:pt>
                <c:pt idx="182">
                  <c:v>8.0676765062331207E-2</c:v>
                </c:pt>
                <c:pt idx="183">
                  <c:v>7.9547112198265685E-2</c:v>
                </c:pt>
                <c:pt idx="184">
                  <c:v>7.8434524313472032E-2</c:v>
                </c:pt>
                <c:pt idx="185">
                  <c:v>7.7338729334129067E-2</c:v>
                </c:pt>
                <c:pt idx="186">
                  <c:v>7.6259459603844476E-2</c:v>
                </c:pt>
                <c:pt idx="187">
                  <c:v>7.5196451815272597E-2</c:v>
                </c:pt>
                <c:pt idx="188">
                  <c:v>7.4149446942554889E-2</c:v>
                </c:pt>
                <c:pt idx="189">
                  <c:v>7.311819017459599E-2</c:v>
                </c:pt>
                <c:pt idx="190">
                  <c:v>7.2102430849165525E-2</c:v>
                </c:pt>
                <c:pt idx="191">
                  <c:v>7.110192238783361E-2</c:v>
                </c:pt>
                <c:pt idx="192">
                  <c:v>7.0116422231739833E-2</c:v>
                </c:pt>
                <c:pt idx="193">
                  <c:v>6.9145691778187718E-2</c:v>
                </c:pt>
                <c:pt idx="194">
                  <c:v>6.8189496318074402E-2</c:v>
                </c:pt>
                <c:pt idx="195">
                  <c:v>6.7247604974143421E-2</c:v>
                </c:pt>
                <c:pt idx="196">
                  <c:v>6.6319790640063964E-2</c:v>
                </c:pt>
                <c:pt idx="197">
                  <c:v>6.540582992033353E-2</c:v>
                </c:pt>
                <c:pt idx="198">
                  <c:v>6.450550307099695E-2</c:v>
                </c:pt>
                <c:pt idx="199">
                  <c:v>6.3618593941182022E-2</c:v>
                </c:pt>
                <c:pt idx="200">
                  <c:v>6.274488991544451E-2</c:v>
                </c:pt>
                <c:pt idx="201">
                  <c:v>6.1884181856921065E-2</c:v>
                </c:pt>
                <c:pt idx="202">
                  <c:v>6.103626405128057E-2</c:v>
                </c:pt>
                <c:pt idx="203">
                  <c:v>6.0200934151474379E-2</c:v>
                </c:pt>
                <c:pt idx="204">
                  <c:v>5.9377993123274339E-2</c:v>
                </c:pt>
                <c:pt idx="205">
                  <c:v>5.8567245191596382E-2</c:v>
                </c:pt>
                <c:pt idx="206">
                  <c:v>5.7768497787603422E-2</c:v>
                </c:pt>
                <c:pt idx="207">
                  <c:v>5.6981561496577085E-2</c:v>
                </c:pt>
                <c:pt idx="208">
                  <c:v>5.6206250006559495E-2</c:v>
                </c:pt>
                <c:pt idx="209">
                  <c:v>5.5442380057749804E-2</c:v>
                </c:pt>
                <c:pt idx="210">
                  <c:v>5.4689771392653908E-2</c:v>
                </c:pt>
                <c:pt idx="211">
                  <c:v>5.3948246706980646E-2</c:v>
                </c:pt>
                <c:pt idx="212">
                  <c:v>5.3217631601272103E-2</c:v>
                </c:pt>
                <c:pt idx="213">
                  <c:v>5.2497754533266688E-2</c:v>
                </c:pt>
                <c:pt idx="214">
                  <c:v>5.1788446770983557E-2</c:v>
                </c:pt>
                <c:pt idx="215">
                  <c:v>5.1089542346523062E-2</c:v>
                </c:pt>
                <c:pt idx="216">
                  <c:v>5.0400878010572775E-2</c:v>
                </c:pt>
                <c:pt idx="217">
                  <c:v>4.9722293187615098E-2</c:v>
                </c:pt>
                <c:pt idx="218">
                  <c:v>4.9053629931824543E-2</c:v>
                </c:pt>
                <c:pt idx="219">
                  <c:v>4.8394732883650593E-2</c:v>
                </c:pt>
                <c:pt idx="220">
                  <c:v>4.7745449227075389E-2</c:v>
                </c:pt>
                <c:pt idx="221">
                  <c:v>4.7105628647538984E-2</c:v>
                </c:pt>
                <c:pt idx="222">
                  <c:v>4.647512329052448E-2</c:v>
                </c:pt>
                <c:pt idx="223">
                  <c:v>4.585378772079627E-2</c:v>
                </c:pt>
                <c:pt idx="224">
                  <c:v>4.5241478882278377E-2</c:v>
                </c:pt>
                <c:pt idx="225">
                  <c:v>4.4638056058572982E-2</c:v>
                </c:pt>
                <c:pt idx="226">
                  <c:v>4.4043380834102197E-2</c:v>
                </c:pt>
                <c:pt idx="227">
                  <c:v>4.3457317055871122E-2</c:v>
                </c:pt>
                <c:pt idx="228">
                  <c:v>4.2879730795842071E-2</c:v>
                </c:pt>
                <c:pt idx="229">
                  <c:v>4.2310490313911576E-2</c:v>
                </c:pt>
                <c:pt idx="230">
                  <c:v>4.1749466021481427E-2</c:v>
                </c:pt>
                <c:pt idx="231">
                  <c:v>4.1196530445619814E-2</c:v>
                </c:pt>
                <c:pt idx="232">
                  <c:v>4.0651558193797059E-2</c:v>
                </c:pt>
                <c:pt idx="233">
                  <c:v>4.0114425919197345E-2</c:v>
                </c:pt>
                <c:pt idx="234">
                  <c:v>3.95850122865882E-2</c:v>
                </c:pt>
                <c:pt idx="235">
                  <c:v>3.90631979387508E-2</c:v>
                </c:pt>
                <c:pt idx="236">
                  <c:v>3.8548865463453402E-2</c:v>
                </c:pt>
                <c:pt idx="237">
                  <c:v>3.8041899360966414E-2</c:v>
                </c:pt>
                <c:pt idx="238">
                  <c:v>3.7542186012109006E-2</c:v>
                </c:pt>
                <c:pt idx="239">
                  <c:v>3.7049613646819898E-2</c:v>
                </c:pt>
                <c:pt idx="240">
                  <c:v>3.6564072313244156E-2</c:v>
                </c:pt>
                <c:pt idx="241">
                  <c:v>3.6085453847330508E-2</c:v>
                </c:pt>
                <c:pt idx="242">
                  <c:v>3.5613651842928473E-2</c:v>
                </c:pt>
                <c:pt idx="243">
                  <c:v>3.514856162238042E-2</c:v>
                </c:pt>
                <c:pt idx="244">
                  <c:v>3.4690080207600366E-2</c:v>
                </c:pt>
                <c:pt idx="245">
                  <c:v>3.4238106291632021E-2</c:v>
                </c:pt>
                <c:pt idx="246">
                  <c:v>3.3792540210678942E-2</c:v>
                </c:pt>
                <c:pt idx="247">
                  <c:v>3.3353283916599794E-2</c:v>
                </c:pt>
                <c:pt idx="248">
                  <c:v>3.2920240949861408E-2</c:v>
                </c:pt>
                <c:pt idx="249">
                  <c:v>3.2493316412943202E-2</c:v>
                </c:pt>
                <c:pt idx="250">
                  <c:v>3.2072416944184258E-2</c:v>
                </c:pt>
                <c:pt idx="251">
                  <c:v>3.1657450692069815E-2</c:v>
                </c:pt>
                <c:pt idx="252">
                  <c:v>3.1248327289945459E-2</c:v>
                </c:pt>
                <c:pt idx="253">
                  <c:v>3.0844957831156396E-2</c:v>
                </c:pt>
                <c:pt idx="254">
                  <c:v>3.0447254844603852E-2</c:v>
                </c:pt>
                <c:pt idx="255">
                  <c:v>3.0055132270710754E-2</c:v>
                </c:pt>
                <c:pt idx="256">
                  <c:v>2.9668505437792175E-2</c:v>
                </c:pt>
                <c:pt idx="257">
                  <c:v>2.9287291038823399E-2</c:v>
                </c:pt>
                <c:pt idx="258">
                  <c:v>2.8911407108597936E-2</c:v>
                </c:pt>
                <c:pt idx="259">
                  <c:v>2.8540773001272453E-2</c:v>
                </c:pt>
                <c:pt idx="260">
                  <c:v>2.8175309368288586E-2</c:v>
                </c:pt>
                <c:pt idx="261">
                  <c:v>2.7814938136668545E-2</c:v>
                </c:pt>
                <c:pt idx="262">
                  <c:v>2.7459582487677048E-2</c:v>
                </c:pt>
                <c:pt idx="263">
                  <c:v>2.7109166835843954E-2</c:v>
                </c:pt>
                <c:pt idx="264">
                  <c:v>2.6763616808342203E-2</c:v>
                </c:pt>
                <c:pt idx="265">
                  <c:v>2.642285922471441E-2</c:v>
                </c:pt>
                <c:pt idx="266">
                  <c:v>2.6086822076942972E-2</c:v>
                </c:pt>
                <c:pt idx="267">
                  <c:v>2.5755434509858208E-2</c:v>
                </c:pt>
                <c:pt idx="268">
                  <c:v>2.5428626801878983E-2</c:v>
                </c:pt>
                <c:pt idx="269">
                  <c:v>2.5106330346079446E-2</c:v>
                </c:pt>
                <c:pt idx="270">
                  <c:v>2.4788477631577998E-2</c:v>
                </c:pt>
                <c:pt idx="271">
                  <c:v>2.4475002225242161E-2</c:v>
                </c:pt>
                <c:pt idx="272">
                  <c:v>2.4165838753703806E-2</c:v>
                </c:pt>
                <c:pt idx="273">
                  <c:v>2.3860922885681458E-2</c:v>
                </c:pt>
                <c:pt idx="274">
                  <c:v>2.3560191314601825E-2</c:v>
                </c:pt>
                <c:pt idx="275">
                  <c:v>2.3263581741518137E-2</c:v>
                </c:pt>
                <c:pt idx="276">
                  <c:v>2.2971032858318405E-2</c:v>
                </c:pt>
                <c:pt idx="277">
                  <c:v>2.268248433122013E-2</c:v>
                </c:pt>
                <c:pt idx="278">
                  <c:v>2.2397876784546498E-2</c:v>
                </c:pt>
                <c:pt idx="279">
                  <c:v>2.2117151784777602E-2</c:v>
                </c:pt>
                <c:pt idx="280">
                  <c:v>2.1840251824875007E-2</c:v>
                </c:pt>
                <c:pt idx="281">
                  <c:v>2.1567120308872447E-2</c:v>
                </c:pt>
                <c:pt idx="282">
                  <c:v>2.1297701536730006E-2</c:v>
                </c:pt>
                <c:pt idx="283">
                  <c:v>2.1031940689445684E-2</c:v>
                </c:pt>
                <c:pt idx="284">
                  <c:v>2.0769783814421332E-2</c:v>
                </c:pt>
                <c:pt idx="285">
                  <c:v>2.0511177811079265E-2</c:v>
                </c:pt>
                <c:pt idx="286">
                  <c:v>2.025607041672161E-2</c:v>
                </c:pt>
                <c:pt idx="287">
                  <c:v>2.0004410192633701E-2</c:v>
                </c:pt>
                <c:pt idx="288">
                  <c:v>1.975614651042314E-2</c:v>
                </c:pt>
                <c:pt idx="289">
                  <c:v>1.9511229538591877E-2</c:v>
                </c:pt>
                <c:pt idx="290">
                  <c:v>1.9269610229338093E-2</c:v>
                </c:pt>
                <c:pt idx="291">
                  <c:v>1.9031240305582765E-2</c:v>
                </c:pt>
                <c:pt idx="292">
                  <c:v>1.8796072248218131E-2</c:v>
                </c:pt>
                <c:pt idx="293">
                  <c:v>1.8564059283573093E-2</c:v>
                </c:pt>
                <c:pt idx="294">
                  <c:v>1.8335155371093193E-2</c:v>
                </c:pt>
                <c:pt idx="295">
                  <c:v>1.8109315191230442E-2</c:v>
                </c:pt>
                <c:pt idx="296">
                  <c:v>1.7886494133539731E-2</c:v>
                </c:pt>
                <c:pt idx="297">
                  <c:v>1.7666648284978537E-2</c:v>
                </c:pt>
                <c:pt idx="298">
                  <c:v>1.7449734418406183E-2</c:v>
                </c:pt>
                <c:pt idx="299">
                  <c:v>1.7235709981279178E-2</c:v>
                </c:pt>
                <c:pt idx="300">
                  <c:v>1.7024533084539557E-2</c:v>
                </c:pt>
                <c:pt idx="301">
                  <c:v>1.6816162491692484E-2</c:v>
                </c:pt>
                <c:pt idx="302">
                  <c:v>1.6610557608070276E-2</c:v>
                </c:pt>
                <c:pt idx="303">
                  <c:v>1.6407678470279283E-2</c:v>
                </c:pt>
                <c:pt idx="304">
                  <c:v>1.6207485735827146E-2</c:v>
                </c:pt>
                <c:pt idx="305">
                  <c:v>1.600994067292582E-2</c:v>
                </c:pt>
                <c:pt idx="306">
                  <c:v>1.5815005150469665E-2</c:v>
                </c:pt>
                <c:pt idx="307">
                  <c:v>1.5622641628183038E-2</c:v>
                </c:pt>
                <c:pt idx="308">
                  <c:v>1.5432813146936383E-2</c:v>
                </c:pt>
                <c:pt idx="309">
                  <c:v>1.5245483319227232E-2</c:v>
                </c:pt>
                <c:pt idx="310">
                  <c:v>1.5060616319822641E-2</c:v>
                </c:pt>
                <c:pt idx="311">
                  <c:v>1.4878176876561724E-2</c:v>
                </c:pt>
                <c:pt idx="312">
                  <c:v>1.4698130261313901E-2</c:v>
                </c:pt>
                <c:pt idx="313">
                  <c:v>1.4520442281091379E-2</c:v>
                </c:pt>
                <c:pt idx="314">
                  <c:v>1.4345079269312732E-2</c:v>
                </c:pt>
                <c:pt idx="315">
                  <c:v>1.4172008077214386E-2</c:v>
                </c:pt>
                <c:pt idx="316">
                  <c:v>1.4001196065409399E-2</c:v>
                </c:pt>
                <c:pt idx="317">
                  <c:v>1.383261109558794E-2</c:v>
                </c:pt>
                <c:pt idx="318">
                  <c:v>1.3666221522359842E-2</c:v>
                </c:pt>
                <c:pt idx="319">
                  <c:v>1.3501996185235459E-2</c:v>
                </c:pt>
                <c:pt idx="320">
                  <c:v>1.3339904400742154E-2</c:v>
                </c:pt>
                <c:pt idx="321">
                  <c:v>1.3179915954674933E-2</c:v>
                </c:pt>
                <c:pt idx="322">
                  <c:v>1.3022001094478474E-2</c:v>
                </c:pt>
                <c:pt idx="323">
                  <c:v>1.2866130521757701E-2</c:v>
                </c:pt>
                <c:pt idx="324">
                  <c:v>1.2712275384916238E-2</c:v>
                </c:pt>
                <c:pt idx="325">
                  <c:v>1.2560407271918544E-2</c:v>
                </c:pt>
                <c:pt idx="326">
                  <c:v>1.2410498203175141E-2</c:v>
                </c:pt>
                <c:pt idx="327">
                  <c:v>1.2262520624548171E-2</c:v>
                </c:pt>
                <c:pt idx="328">
                  <c:v>1.2116447400474914E-2</c:v>
                </c:pt>
                <c:pt idx="329">
                  <c:v>1.1972251807208236E-2</c:v>
                </c:pt>
                <c:pt idx="330">
                  <c:v>1.1829907526170139E-2</c:v>
                </c:pt>
                <c:pt idx="331">
                  <c:v>1.1689388637419003E-2</c:v>
                </c:pt>
                <c:pt idx="332">
                  <c:v>1.1550669613225747E-2</c:v>
                </c:pt>
                <c:pt idx="333">
                  <c:v>1.141372531175943E-2</c:v>
                </c:pt>
                <c:pt idx="334">
                  <c:v>1.1278530970878586E-2</c:v>
                </c:pt>
                <c:pt idx="335">
                  <c:v>1.1145062202027881E-2</c:v>
                </c:pt>
                <c:pt idx="336">
                  <c:v>1.1013294984236859E-2</c:v>
                </c:pt>
                <c:pt idx="337">
                  <c:v>1.0883205658220515E-2</c:v>
                </c:pt>
                <c:pt idx="338">
                  <c:v>1.0754770920578506E-2</c:v>
                </c:pt>
                <c:pt idx="339">
                  <c:v>1.0627967818092479E-2</c:v>
                </c:pt>
                <c:pt idx="340">
                  <c:v>1.0502773742118917E-2</c:v>
                </c:pt>
                <c:pt idx="341">
                  <c:v>1.0379166423076118E-2</c:v>
                </c:pt>
                <c:pt idx="342">
                  <c:v>1.0257123925024474E-2</c:v>
                </c:pt>
                <c:pt idx="343">
                  <c:v>1.0136624640336761E-2</c:v>
                </c:pt>
                <c:pt idx="344">
                  <c:v>1.0017647284458338E-2</c:v>
                </c:pt>
                <c:pt idx="345">
                  <c:v>9.9001708907554224E-3</c:v>
                </c:pt>
                <c:pt idx="346">
                  <c:v>9.7841748054491272E-3</c:v>
                </c:pt>
                <c:pt idx="347">
                  <c:v>9.6696386826348197E-3</c:v>
                </c:pt>
                <c:pt idx="348">
                  <c:v>9.5565424793845697E-3</c:v>
                </c:pt>
                <c:pt idx="349">
                  <c:v>9.4448664509315054E-3</c:v>
                </c:pt>
                <c:pt idx="350">
                  <c:v>9.3345911459350346E-3</c:v>
                </c:pt>
                <c:pt idx="351">
                  <c:v>9.2256974018246705E-3</c:v>
                </c:pt>
                <c:pt idx="352">
                  <c:v>9.118166340221865E-3</c:v>
                </c:pt>
                <c:pt idx="353">
                  <c:v>9.0119793624382875E-3</c:v>
                </c:pt>
                <c:pt idx="354">
                  <c:v>8.9071181450490321E-3</c:v>
                </c:pt>
                <c:pt idx="355">
                  <c:v>8.8035646355396936E-3</c:v>
                </c:pt>
                <c:pt idx="356">
                  <c:v>8.7013010480257013E-3</c:v>
                </c:pt>
                <c:pt idx="357">
                  <c:v>8.6003098590435728E-3</c:v>
                </c:pt>
                <c:pt idx="358">
                  <c:v>8.5005738034111405E-3</c:v>
                </c:pt>
                <c:pt idx="359">
                  <c:v>8.4020758701575868E-3</c:v>
                </c:pt>
                <c:pt idx="360">
                  <c:v>8.3047992985204131E-3</c:v>
                </c:pt>
                <c:pt idx="361">
                  <c:v>8.2087275740091361E-3</c:v>
                </c:pt>
                <c:pt idx="362">
                  <c:v>8.1138444245344946E-3</c:v>
                </c:pt>
                <c:pt idx="363">
                  <c:v>8.0201338166012489E-3</c:v>
                </c:pt>
                <c:pt idx="364">
                  <c:v>7.9275799515645534E-3</c:v>
                </c:pt>
                <c:pt idx="365">
                  <c:v>7.8361672619482823E-3</c:v>
                </c:pt>
                <c:pt idx="366">
                  <c:v>7.7458804078239024E-3</c:v>
                </c:pt>
                <c:pt idx="367">
                  <c:v>7.6567042732496393E-3</c:v>
                </c:pt>
                <c:pt idx="368">
                  <c:v>7.5686239627682011E-3</c:v>
                </c:pt>
                <c:pt idx="369">
                  <c:v>7.4816247979624679E-3</c:v>
                </c:pt>
                <c:pt idx="370">
                  <c:v>7.3956923140678582E-3</c:v>
                </c:pt>
                <c:pt idx="371">
                  <c:v>7.3108122566408239E-3</c:v>
                </c:pt>
                <c:pt idx="372">
                  <c:v>7.2269705782819294E-3</c:v>
                </c:pt>
                <c:pt idx="373">
                  <c:v>7.1441534354130332E-3</c:v>
                </c:pt>
                <c:pt idx="374">
                  <c:v>7.0623471851074694E-3</c:v>
                </c:pt>
                <c:pt idx="375">
                  <c:v>6.9815383819723789E-3</c:v>
                </c:pt>
                <c:pt idx="376">
                  <c:v>6.901713775082155E-3</c:v>
                </c:pt>
                <c:pt idx="377">
                  <c:v>6.8228603049623835E-3</c:v>
                </c:pt>
                <c:pt idx="378">
                  <c:v>6.7449651006231326E-3</c:v>
                </c:pt>
                <c:pt idx="379">
                  <c:v>6.6680154766408485E-3</c:v>
                </c:pt>
                <c:pt idx="380">
                  <c:v>6.5919989302882743E-3</c:v>
                </c:pt>
                <c:pt idx="381">
                  <c:v>6.5169031387109734E-3</c:v>
                </c:pt>
                <c:pt idx="382">
                  <c:v>6.4427159561504244E-3</c:v>
                </c:pt>
                <c:pt idx="383">
                  <c:v>6.3694254112122593E-3</c:v>
                </c:pt>
                <c:pt idx="384">
                  <c:v>6.2970197041791439E-3</c:v>
                </c:pt>
                <c:pt idx="385">
                  <c:v>6.2254872043675585E-3</c:v>
                </c:pt>
                <c:pt idx="386">
                  <c:v>6.1548164475277046E-3</c:v>
                </c:pt>
                <c:pt idx="387">
                  <c:v>6.0849961332856634E-3</c:v>
                </c:pt>
                <c:pt idx="388">
                  <c:v>6.0160151226273124E-3</c:v>
                </c:pt>
                <c:pt idx="389">
                  <c:v>5.947862435423109E-3</c:v>
                </c:pt>
                <c:pt idx="390">
                  <c:v>5.8805272479930835E-3</c:v>
                </c:pt>
                <c:pt idx="391">
                  <c:v>5.8139988907116198E-3</c:v>
                </c:pt>
                <c:pt idx="392">
                  <c:v>5.7482668456506755E-3</c:v>
                </c:pt>
                <c:pt idx="393">
                  <c:v>5.6833207442616024E-3</c:v>
                </c:pt>
                <c:pt idx="394">
                  <c:v>5.6191503650944424E-3</c:v>
                </c:pt>
                <c:pt idx="395">
                  <c:v>5.5557456315540434E-3</c:v>
                </c:pt>
                <c:pt idx="396">
                  <c:v>5.4930966096925701E-3</c:v>
                </c:pt>
                <c:pt idx="397">
                  <c:v>5.431193506037657E-3</c:v>
                </c:pt>
                <c:pt idx="398">
                  <c:v>5.3700266654557564E-3</c:v>
                </c:pt>
                <c:pt idx="399">
                  <c:v>5.3095865690498106E-3</c:v>
                </c:pt>
                <c:pt idx="400">
                  <c:v>5.2498638320909565E-3</c:v>
                </c:pt>
                <c:pt idx="401">
                  <c:v>5.1908492019834421E-3</c:v>
                </c:pt>
                <c:pt idx="402">
                  <c:v>5.1325335562624865E-3</c:v>
                </c:pt>
                <c:pt idx="403">
                  <c:v>5.0749079006241916E-3</c:v>
                </c:pt>
                <c:pt idx="404">
                  <c:v>5.0179633669871163E-3</c:v>
                </c:pt>
                <c:pt idx="405">
                  <c:v>4.9616912115852023E-3</c:v>
                </c:pt>
                <c:pt idx="406">
                  <c:v>4.9060828130910311E-3</c:v>
                </c:pt>
                <c:pt idx="407">
                  <c:v>4.8511296707693134E-3</c:v>
                </c:pt>
                <c:pt idx="408">
                  <c:v>4.7968234026600455E-3</c:v>
                </c:pt>
                <c:pt idx="409">
                  <c:v>4.7431557437905194E-3</c:v>
                </c:pt>
                <c:pt idx="410">
                  <c:v>4.690118544416211E-3</c:v>
                </c:pt>
                <c:pt idx="411">
                  <c:v>4.6377037682895994E-3</c:v>
                </c:pt>
                <c:pt idx="412">
                  <c:v>4.5859034909566318E-3</c:v>
                </c:pt>
                <c:pt idx="413">
                  <c:v>4.5347098980804412E-3</c:v>
                </c:pt>
                <c:pt idx="414">
                  <c:v>4.4841152837918835E-3</c:v>
                </c:pt>
                <c:pt idx="415">
                  <c:v>4.4341120490660468E-3</c:v>
                </c:pt>
                <c:pt idx="416">
                  <c:v>4.3846927001249944E-3</c:v>
                </c:pt>
                <c:pt idx="417">
                  <c:v>4.3358498468655006E-3</c:v>
                </c:pt>
                <c:pt idx="418">
                  <c:v>4.2875762013121687E-3</c:v>
                </c:pt>
                <c:pt idx="419">
                  <c:v>4.2398645760947503E-3</c:v>
                </c:pt>
                <c:pt idx="420">
                  <c:v>4.1927078829499115E-3</c:v>
                </c:pt>
                <c:pt idx="421">
                  <c:v>4.1460991312465391E-3</c:v>
                </c:pt>
                <c:pt idx="422">
                  <c:v>4.1000314265344454E-3</c:v>
                </c:pt>
                <c:pt idx="423">
                  <c:v>4.0544979691162081E-3</c:v>
                </c:pt>
                <c:pt idx="424">
                  <c:v>4.0094920526412923E-3</c:v>
                </c:pt>
                <c:pt idx="425">
                  <c:v>3.9650070627226114E-3</c:v>
                </c:pt>
                <c:pt idx="426">
                  <c:v>3.9210364755747932E-3</c:v>
                </c:pt>
                <c:pt idx="427">
                  <c:v>3.8775738566740421E-3</c:v>
                </c:pt>
                <c:pt idx="428">
                  <c:v>3.8346128594389452E-3</c:v>
                </c:pt>
                <c:pt idx="429">
                  <c:v>3.7921472239322218E-3</c:v>
                </c:pt>
                <c:pt idx="430">
                  <c:v>3.7501707755827254E-3</c:v>
                </c:pt>
                <c:pt idx="431">
                  <c:v>3.7086774239276444E-3</c:v>
                </c:pt>
                <c:pt idx="432">
                  <c:v>3.667661161374462E-3</c:v>
                </c:pt>
                <c:pt idx="433">
                  <c:v>3.6271160619821725E-3</c:v>
                </c:pt>
                <c:pt idx="434">
                  <c:v>3.5870362802618008E-3</c:v>
                </c:pt>
                <c:pt idx="435">
                  <c:v>3.5474160499956034E-3</c:v>
                </c:pt>
                <c:pt idx="436">
                  <c:v>3.5082496830747103E-3</c:v>
                </c:pt>
                <c:pt idx="437">
                  <c:v>3.4695315683550801E-3</c:v>
                </c:pt>
                <c:pt idx="438">
                  <c:v>3.4312561705310443E-3</c:v>
                </c:pt>
                <c:pt idx="439">
                  <c:v>3.3934180290268326E-3</c:v>
                </c:pt>
                <c:pt idx="440">
                  <c:v>3.3560117569049908E-3</c:v>
                </c:pt>
                <c:pt idx="441">
                  <c:v>3.3190320397919952E-3</c:v>
                </c:pt>
                <c:pt idx="442">
                  <c:v>3.2824736348206211E-3</c:v>
                </c:pt>
                <c:pt idx="443">
                  <c:v>3.2463313695886269E-3</c:v>
                </c:pt>
                <c:pt idx="444">
                  <c:v>3.2106001411337012E-3</c:v>
                </c:pt>
                <c:pt idx="445">
                  <c:v>3.1752749149243226E-3</c:v>
                </c:pt>
                <c:pt idx="446">
                  <c:v>3.1403507238661919E-3</c:v>
                </c:pt>
                <c:pt idx="447">
                  <c:v>3.1058226673241684E-3</c:v>
                </c:pt>
                <c:pt idx="448">
                  <c:v>3.0716859101592507E-3</c:v>
                </c:pt>
                <c:pt idx="449">
                  <c:v>3.0379356817805381E-3</c:v>
                </c:pt>
                <c:pt idx="450">
                  <c:v>3.0045672752117055E-3</c:v>
                </c:pt>
                <c:pt idx="451">
                  <c:v>2.9715760461720788E-3</c:v>
                </c:pt>
                <c:pt idx="452">
                  <c:v>2.9389574121717202E-3</c:v>
                </c:pt>
                <c:pt idx="453">
                  <c:v>2.9067068516205712E-3</c:v>
                </c:pt>
                <c:pt idx="454">
                  <c:v>2.8748199029512006E-3</c:v>
                </c:pt>
                <c:pt idx="455">
                  <c:v>2.8432921637551842E-3</c:v>
                </c:pt>
                <c:pt idx="456">
                  <c:v>2.8121192899326296E-3</c:v>
                </c:pt>
                <c:pt idx="457">
                  <c:v>2.7812969948548482E-3</c:v>
                </c:pt>
                <c:pt idx="458">
                  <c:v>2.7508210485398176E-3</c:v>
                </c:pt>
                <c:pt idx="459">
                  <c:v>2.720687276840307E-3</c:v>
                </c:pt>
                <c:pt idx="460">
                  <c:v>2.6908915606444804E-3</c:v>
                </c:pt>
                <c:pt idx="461">
                  <c:v>2.6614298350886166E-3</c:v>
                </c:pt>
                <c:pt idx="462">
                  <c:v>2.6322980887819852E-3</c:v>
                </c:pt>
                <c:pt idx="463">
                  <c:v>2.6034923630434809E-3</c:v>
                </c:pt>
                <c:pt idx="464">
                  <c:v>2.5750087511499436E-3</c:v>
                </c:pt>
                <c:pt idx="465">
                  <c:v>2.5468433975959072E-3</c:v>
                </c:pt>
                <c:pt idx="466">
                  <c:v>2.5189924973646866E-3</c:v>
                </c:pt>
                <c:pt idx="467">
                  <c:v>2.491452295210468E-3</c:v>
                </c:pt>
                <c:pt idx="468">
                  <c:v>2.4642190849513872E-3</c:v>
                </c:pt>
                <c:pt idx="469">
                  <c:v>2.4372892087732882E-3</c:v>
                </c:pt>
                <c:pt idx="470">
                  <c:v>2.4106590565441278E-3</c:v>
                </c:pt>
                <c:pt idx="471">
                  <c:v>2.3843250651386831E-3</c:v>
                </c:pt>
                <c:pt idx="472">
                  <c:v>2.3582837177735442E-3</c:v>
                </c:pt>
                <c:pt idx="473">
                  <c:v>2.3325315433521412E-3</c:v>
                </c:pt>
                <c:pt idx="474">
                  <c:v>2.3070651158197349E-3</c:v>
                </c:pt>
                <c:pt idx="475">
                  <c:v>2.2818810535280647E-3</c:v>
                </c:pt>
                <c:pt idx="476">
                  <c:v>2.2569760186096442E-3</c:v>
                </c:pt>
                <c:pt idx="477">
                  <c:v>2.2323467163614967E-3</c:v>
                </c:pt>
                <c:pt idx="478">
                  <c:v>2.2079898946381076E-3</c:v>
                </c:pt>
                <c:pt idx="479">
                  <c:v>2.1839023432536154E-3</c:v>
                </c:pt>
                <c:pt idx="480">
                  <c:v>2.1600808933929208E-3</c:v>
                </c:pt>
                <c:pt idx="481">
                  <c:v>2.1365224170316311E-3</c:v>
                </c:pt>
                <c:pt idx="482">
                  <c:v>2.1132238263648082E-3</c:v>
                </c:pt>
                <c:pt idx="483">
                  <c:v>2.0901820732441481E-3</c:v>
                </c:pt>
                <c:pt idx="484">
                  <c:v>2.0673941486237164E-3</c:v>
                </c:pt>
                <c:pt idx="485">
                  <c:v>2.0448570820138681E-3</c:v>
                </c:pt>
                <c:pt idx="486">
                  <c:v>2.0225679409434823E-3</c:v>
                </c:pt>
                <c:pt idx="487">
                  <c:v>2.0005238304300556E-3</c:v>
                </c:pt>
                <c:pt idx="488">
                  <c:v>1.9787218924578465E-3</c:v>
                </c:pt>
                <c:pt idx="489">
                  <c:v>1.957159305463735E-3</c:v>
                </c:pt>
                <c:pt idx="490">
                  <c:v>1.9358332838307498E-3</c:v>
                </c:pt>
                <c:pt idx="491">
                  <c:v>1.9147410773891649E-3</c:v>
                </c:pt>
                <c:pt idx="492">
                  <c:v>1.8938799709249919E-3</c:v>
                </c:pt>
                <c:pt idx="493">
                  <c:v>1.8732472836957587E-3</c:v>
                </c:pt>
                <c:pt idx="494">
                  <c:v>1.8528403689535269E-3</c:v>
                </c:pt>
                <c:pt idx="495">
                  <c:v>1.8326566134749349E-3</c:v>
                </c:pt>
                <c:pt idx="496">
                  <c:v>1.8126934370982647E-3</c:v>
                </c:pt>
                <c:pt idx="497">
                  <c:v>1.7929482922672639E-3</c:v>
                </c:pt>
                <c:pt idx="498">
                  <c:v>1.7734186635818393E-3</c:v>
                </c:pt>
                <c:pt idx="499">
                  <c:v>1.7541020673552737E-3</c:v>
                </c:pt>
                <c:pt idx="500">
                  <c:v>1.7349960511780741E-3</c:v>
                </c:pt>
                <c:pt idx="501">
                  <c:v>1.7160981934882084E-3</c:v>
                </c:pt>
                <c:pt idx="502">
                  <c:v>1.6974061031476506E-3</c:v>
                </c:pt>
                <c:pt idx="503">
                  <c:v>1.6789174190252327E-3</c:v>
                </c:pt>
                <c:pt idx="504">
                  <c:v>1.660629809585554E-3</c:v>
                </c:pt>
                <c:pt idx="505">
                  <c:v>1.6425409724840033E-3</c:v>
                </c:pt>
                <c:pt idx="506">
                  <c:v>1.6246486341676787E-3</c:v>
                </c:pt>
                <c:pt idx="507">
                  <c:v>1.6069505494821774E-3</c:v>
                </c:pt>
                <c:pt idx="508">
                  <c:v>1.5894445012841483E-3</c:v>
                </c:pt>
                <c:pt idx="509">
                  <c:v>1.5721283000595351E-3</c:v>
                </c:pt>
                <c:pt idx="510">
                  <c:v>1.5549997835473579E-3</c:v>
                </c:pt>
                <c:pt idx="511">
                  <c:v>1.5380568163690642E-3</c:v>
                </c:pt>
                <c:pt idx="512">
                  <c:v>1.5212972896632079E-3</c:v>
                </c:pt>
                <c:pt idx="513">
                  <c:v>1.5047191207255436E-3</c:v>
                </c:pt>
                <c:pt idx="514">
                  <c:v>1.4883202526542994E-3</c:v>
                </c:pt>
                <c:pt idx="515">
                  <c:v>1.4720986540006601E-3</c:v>
                </c:pt>
                <c:pt idx="516">
                  <c:v>1.4560523184243071E-3</c:v>
                </c:pt>
                <c:pt idx="517">
                  <c:v>1.4401792643539753E-3</c:v>
                </c:pt>
                <c:pt idx="518">
                  <c:v>1.4244775346529505E-3</c:v>
                </c:pt>
                <c:pt idx="519">
                  <c:v>1.408945196289402E-3</c:v>
                </c:pt>
                <c:pt idx="520">
                  <c:v>1.3935803400115237E-3</c:v>
                </c:pt>
                <c:pt idx="521">
                  <c:v>1.3783810800273193E-3</c:v>
                </c:pt>
                <c:pt idx="522">
                  <c:v>1.3633455536890961E-3</c:v>
                </c:pt>
                <c:pt idx="523">
                  <c:v>1.3484719211824816E-3</c:v>
                </c:pt>
                <c:pt idx="524">
                  <c:v>1.3337583652199205E-3</c:v>
                </c:pt>
                <c:pt idx="525">
                  <c:v>1.3192030907386244E-3</c:v>
                </c:pt>
                <c:pt idx="526">
                  <c:v>1.3048043246028501E-3</c:v>
                </c:pt>
                <c:pt idx="527">
                  <c:v>1.2905603153104835E-3</c:v>
                </c:pt>
                <c:pt idx="528">
                  <c:v>1.276469332703842E-3</c:v>
                </c:pt>
                <c:pt idx="529">
                  <c:v>1.2625296676846338E-3</c:v>
                </c:pt>
                <c:pt idx="530">
                  <c:v>1.2487396319330081E-3</c:v>
                </c:pt>
                <c:pt idx="531">
                  <c:v>1.2350975576306353E-3</c:v>
                </c:pt>
                <c:pt idx="532">
                  <c:v>1.2216017971877773E-3</c:v>
                </c:pt>
                <c:pt idx="533">
                  <c:v>1.2082507229742526E-3</c:v>
                </c:pt>
                <c:pt idx="534">
                  <c:v>1.1950427270542257E-3</c:v>
                </c:pt>
                <c:pt idx="535">
                  <c:v>1.1819762209248569E-3</c:v>
                </c:pt>
                <c:pt idx="536">
                  <c:v>1.169049635258624E-3</c:v>
                </c:pt>
                <c:pt idx="537">
                  <c:v>1.15626141964934E-3</c:v>
                </c:pt>
                <c:pt idx="538">
                  <c:v>1.1436100423618081E-3</c:v>
                </c:pt>
                <c:pt idx="539">
                  <c:v>1.131093990085018E-3</c:v>
                </c:pt>
                <c:pt idx="540">
                  <c:v>1.1187117676888974E-3</c:v>
                </c:pt>
                <c:pt idx="541">
                  <c:v>1.1064618979844526E-3</c:v>
                </c:pt>
                <c:pt idx="542">
                  <c:v>1.0943429214874077E-3</c:v>
                </c:pt>
                <c:pt idx="543">
                  <c:v>1.0823533961851041E-3</c:v>
                </c:pt>
                <c:pt idx="544">
                  <c:v>1.0704918973067933E-3</c:v>
                </c:pt>
                <c:pt idx="545">
                  <c:v>1.0587570170971301E-3</c:v>
                </c:pt>
                <c:pt idx="546">
                  <c:v>1.0471473645928852E-3</c:v>
                </c:pt>
                <c:pt idx="547">
                  <c:v>1.0356615654028122E-3</c:v>
                </c:pt>
                <c:pt idx="548">
                  <c:v>1.0242982614906695E-3</c:v>
                </c:pt>
                <c:pt idx="549">
                  <c:v>1.0130561109612168E-3</c:v>
                </c:pt>
                <c:pt idx="550">
                  <c:v>1.0019337878493144E-3</c:v>
                </c:pt>
                <c:pt idx="551">
                  <c:v>9.909299819119892E-4</c:v>
                </c:pt>
                <c:pt idx="552">
                  <c:v>9.8004339842333653E-4</c:v>
                </c:pt>
                <c:pt idx="553">
                  <c:v>9.6927275797243696E-4</c:v>
                </c:pt>
                <c:pt idx="554">
                  <c:v>9.586167962640172E-4</c:v>
                </c:pt>
                <c:pt idx="555">
                  <c:v>9.4807426392197578E-4</c:v>
                </c:pt>
                <c:pt idx="556">
                  <c:v>9.3764392629559854E-4</c:v>
                </c:pt>
                <c:pt idx="557">
                  <c:v>9.2732456326855147E-4</c:v>
                </c:pt>
                <c:pt idx="558">
                  <c:v>9.1711496907053043E-4</c:v>
                </c:pt>
                <c:pt idx="559">
                  <c:v>9.0701395209152695E-4</c:v>
                </c:pt>
                <c:pt idx="560">
                  <c:v>8.9702033469871265E-4</c:v>
                </c:pt>
                <c:pt idx="561">
                  <c:v>8.871329530558763E-4</c:v>
                </c:pt>
                <c:pt idx="562">
                  <c:v>8.7735065694538117E-4</c:v>
                </c:pt>
                <c:pt idx="563">
                  <c:v>8.6767230959260079E-4</c:v>
                </c:pt>
                <c:pt idx="564">
                  <c:v>8.5809678749280797E-4</c:v>
                </c:pt>
                <c:pt idx="565">
                  <c:v>8.4862298024046773E-4</c:v>
                </c:pt>
                <c:pt idx="566">
                  <c:v>8.3924979036091238E-4</c:v>
                </c:pt>
                <c:pt idx="567">
                  <c:v>8.2997613314433568E-4</c:v>
                </c:pt>
                <c:pt idx="568">
                  <c:v>8.2080093648214021E-4</c:v>
                </c:pt>
                <c:pt idx="569">
                  <c:v>8.1172314070547709E-4</c:v>
                </c:pt>
                <c:pt idx="570">
                  <c:v>8.0274169842610248E-4</c:v>
                </c:pt>
                <c:pt idx="571">
                  <c:v>7.9385557437938617E-4</c:v>
                </c:pt>
                <c:pt idx="572">
                  <c:v>7.850637452695117E-4</c:v>
                </c:pt>
                <c:pt idx="573">
                  <c:v>7.7636519961682567E-4</c:v>
                </c:pt>
                <c:pt idx="574">
                  <c:v>7.6775893760726722E-4</c:v>
                </c:pt>
                <c:pt idx="575">
                  <c:v>7.5924397094390215E-4</c:v>
                </c:pt>
                <c:pt idx="576">
                  <c:v>7.5081932270049372E-4</c:v>
                </c:pt>
                <c:pt idx="577">
                  <c:v>7.4248402717708129E-4</c:v>
                </c:pt>
                <c:pt idx="578">
                  <c:v>7.3423712975757393E-4</c:v>
                </c:pt>
                <c:pt idx="579">
                  <c:v>7.2607768676926732E-4</c:v>
                </c:pt>
                <c:pt idx="580">
                  <c:v>7.1800476534431804E-4</c:v>
                </c:pt>
                <c:pt idx="581">
                  <c:v>7.1001744328309802E-4</c:v>
                </c:pt>
                <c:pt idx="582">
                  <c:v>7.0211480891945908E-4</c:v>
                </c:pt>
                <c:pt idx="583">
                  <c:v>6.9429596098779004E-4</c:v>
                </c:pt>
                <c:pt idx="584">
                  <c:v>6.8656000849194804E-4</c:v>
                </c:pt>
                <c:pt idx="585">
                  <c:v>6.78906070575945E-4</c:v>
                </c:pt>
                <c:pt idx="586">
                  <c:v>6.7133327639641387E-4</c:v>
                </c:pt>
                <c:pt idx="587">
                  <c:v>6.6384076499682919E-4</c:v>
                </c:pt>
                <c:pt idx="588">
                  <c:v>6.5642768518343192E-4</c:v>
                </c:pt>
                <c:pt idx="589">
                  <c:v>6.4909319540283541E-4</c:v>
                </c:pt>
                <c:pt idx="590">
                  <c:v>6.4183646362131941E-4</c:v>
                </c:pt>
                <c:pt idx="591">
                  <c:v>6.3465666720575347E-4</c:v>
                </c:pt>
                <c:pt idx="592">
                  <c:v>6.2755299280615388E-4</c:v>
                </c:pt>
                <c:pt idx="593">
                  <c:v>6.2052463623980879E-4</c:v>
                </c:pt>
                <c:pt idx="594">
                  <c:v>6.1357080237701229E-4</c:v>
                </c:pt>
                <c:pt idx="595">
                  <c:v>6.0669070502831503E-4</c:v>
                </c:pt>
                <c:pt idx="596">
                  <c:v>5.998835668333312E-4</c:v>
                </c:pt>
                <c:pt idx="597">
                  <c:v>5.9314861915103301E-4</c:v>
                </c:pt>
                <c:pt idx="598">
                  <c:v>5.8648510195152088E-4</c:v>
                </c:pt>
                <c:pt idx="599">
                  <c:v>5.7989226370929999E-4</c:v>
                </c:pt>
                <c:pt idx="600">
                  <c:v>5.7336936129794578E-4</c:v>
                </c:pt>
                <c:pt idx="601">
                  <c:v>5.6691565988621314E-4</c:v>
                </c:pt>
                <c:pt idx="602">
                  <c:v>5.6053043283556194E-4</c:v>
                </c:pt>
                <c:pt idx="603">
                  <c:v>5.5421296159904312E-4</c:v>
                </c:pt>
                <c:pt idx="604">
                  <c:v>5.4796253562154032E-4</c:v>
                </c:pt>
                <c:pt idx="605">
                  <c:v>5.417784522413799E-4</c:v>
                </c:pt>
                <c:pt idx="606">
                  <c:v>5.3566001659324433E-4</c:v>
                </c:pt>
                <c:pt idx="607">
                  <c:v>5.2960654151237851E-4</c:v>
                </c:pt>
                <c:pt idx="608">
                  <c:v>5.2361734744011713E-4</c:v>
                </c:pt>
                <c:pt idx="609">
                  <c:v>5.1769176233064059E-4</c:v>
                </c:pt>
                <c:pt idx="610">
                  <c:v>5.1182912155900591E-4</c:v>
                </c:pt>
                <c:pt idx="611">
                  <c:v>5.0602876783038819E-4</c:v>
                </c:pt>
                <c:pt idx="612">
                  <c:v>5.0029005109055705E-4</c:v>
                </c:pt>
                <c:pt idx="613">
                  <c:v>4.9461232843753386E-4</c:v>
                </c:pt>
                <c:pt idx="614">
                  <c:v>4.8899496403442344E-4</c:v>
                </c:pt>
                <c:pt idx="615">
                  <c:v>4.8343732902343678E-4</c:v>
                </c:pt>
                <c:pt idx="616">
                  <c:v>4.7793880144102473E-4</c:v>
                </c:pt>
                <c:pt idx="617">
                  <c:v>4.7249876613415895E-4</c:v>
                </c:pt>
                <c:pt idx="618">
                  <c:v>4.6711661467773889E-4</c:v>
                </c:pt>
                <c:pt idx="619">
                  <c:v>4.617917452930641E-4</c:v>
                </c:pt>
                <c:pt idx="620">
                  <c:v>4.5652356276742312E-4</c:v>
                </c:pt>
                <c:pt idx="621">
                  <c:v>4.5131147837472696E-4</c:v>
                </c:pt>
                <c:pt idx="622">
                  <c:v>4.4615490979720674E-4</c:v>
                </c:pt>
                <c:pt idx="623">
                  <c:v>4.4105328104814391E-4</c:v>
                </c:pt>
                <c:pt idx="624">
                  <c:v>4.3600602239563104E-4</c:v>
                </c:pt>
                <c:pt idx="625">
                  <c:v>4.3101257028732321E-4</c:v>
                </c:pt>
                <c:pt idx="626">
                  <c:v>4.2607236727620494E-4</c:v>
                </c:pt>
                <c:pt idx="627">
                  <c:v>4.21184861947327E-4</c:v>
                </c:pt>
                <c:pt idx="628">
                  <c:v>4.1634950884550788E-4</c:v>
                </c:pt>
                <c:pt idx="629">
                  <c:v>4.1156576840399833E-4</c:v>
                </c:pt>
                <c:pt idx="630">
                  <c:v>4.0683310687407052E-4</c:v>
                </c:pt>
                <c:pt idx="631">
                  <c:v>4.0215099625555152E-4</c:v>
                </c:pt>
                <c:pt idx="632">
                  <c:v>3.9751891422825752E-4</c:v>
                </c:pt>
                <c:pt idx="633">
                  <c:v>3.929363440843298E-4</c:v>
                </c:pt>
                <c:pt idx="634">
                  <c:v>3.8840277466147476E-4</c:v>
                </c:pt>
                <c:pt idx="635">
                  <c:v>3.8391770027705044E-4</c:v>
                </c:pt>
                <c:pt idx="636">
                  <c:v>3.7948062066305238E-4</c:v>
                </c:pt>
                <c:pt idx="637">
                  <c:v>3.7509104090191882E-4</c:v>
                </c:pt>
                <c:pt idx="638">
                  <c:v>3.7074847136320363E-4</c:v>
                </c:pt>
                <c:pt idx="639">
                  <c:v>3.6645242764104857E-4</c:v>
                </c:pt>
                <c:pt idx="640">
                  <c:v>3.6220243049250064E-4</c:v>
                </c:pt>
                <c:pt idx="641">
                  <c:v>3.5799800577661844E-4</c:v>
                </c:pt>
                <c:pt idx="642">
                  <c:v>3.5383868439437427E-4</c:v>
                </c:pt>
                <c:pt idx="643">
                  <c:v>3.4972400222934815E-4</c:v>
                </c:pt>
                <c:pt idx="644">
                  <c:v>3.4565350008917799E-4</c:v>
                </c:pt>
                <c:pt idx="645">
                  <c:v>3.4162672364779315E-4</c:v>
                </c:pt>
                <c:pt idx="646">
                  <c:v>3.3764322338837338E-4</c:v>
                </c:pt>
                <c:pt idx="647">
                  <c:v>3.3370255454707814E-4</c:v>
                </c:pt>
                <c:pt idx="648">
                  <c:v>3.2980427705748367E-4</c:v>
                </c:pt>
                <c:pt idx="649">
                  <c:v>3.2594795549574257E-4</c:v>
                </c:pt>
                <c:pt idx="650">
                  <c:v>3.2213315902647054E-4</c:v>
                </c:pt>
                <c:pt idx="651">
                  <c:v>3.1835946134931286E-4</c:v>
                </c:pt>
                <c:pt idx="652">
                  <c:v>3.1462644064622077E-4</c:v>
                </c:pt>
                <c:pt idx="653">
                  <c:v>3.1093367952939364E-4</c:v>
                </c:pt>
                <c:pt idx="654">
                  <c:v>3.0728076498989982E-4</c:v>
                </c:pt>
                <c:pt idx="655">
                  <c:v>3.0366728834697198E-4</c:v>
                </c:pt>
                <c:pt idx="656">
                  <c:v>3.0009284519793233E-4</c:v>
                </c:pt>
                <c:pt idx="657">
                  <c:v>2.9655703536877911E-4</c:v>
                </c:pt>
                <c:pt idx="658">
                  <c:v>2.9305946286541372E-4</c:v>
                </c:pt>
                <c:pt idx="659">
                  <c:v>2.8959973582547686E-4</c:v>
                </c:pt>
                <c:pt idx="660">
                  <c:v>2.861774664708224E-4</c:v>
                </c:pt>
                <c:pt idx="661">
                  <c:v>2.8279227106059137E-4</c:v>
                </c:pt>
                <c:pt idx="662">
                  <c:v>2.7944376984488189E-4</c:v>
                </c:pt>
                <c:pt idx="663">
                  <c:v>2.7613158701903472E-4</c:v>
                </c:pt>
                <c:pt idx="664">
                  <c:v>2.7285535067847943E-4</c:v>
                </c:pt>
                <c:pt idx="665">
                  <c:v>2.6961469277417391E-4</c:v>
                </c:pt>
                <c:pt idx="666">
                  <c:v>2.6640924906860976E-4</c:v>
                </c:pt>
                <c:pt idx="667">
                  <c:v>2.6323865909237622E-4</c:v>
                </c:pt>
                <c:pt idx="668">
                  <c:v>2.6010256610128402E-4</c:v>
                </c:pt>
                <c:pt idx="669">
                  <c:v>2.5700061703403206E-4</c:v>
                </c:pt>
                <c:pt idx="670">
                  <c:v>2.5393246247041142E-4</c:v>
                </c:pt>
                <c:pt idx="671">
                  <c:v>2.5089775659005404E-4</c:v>
                </c:pt>
                <c:pt idx="672">
                  <c:v>2.4789615713168445E-4</c:v>
                </c:pt>
                <c:pt idx="673">
                  <c:v>2.4492732535291099E-4</c:v>
                </c:pt>
                <c:pt idx="674">
                  <c:v>2.4199092599051685E-4</c:v>
                </c:pt>
                <c:pt idx="675">
                  <c:v>2.390866272212514E-4</c:v>
                </c:pt>
                <c:pt idx="676">
                  <c:v>2.3621410062312691E-4</c:v>
                </c:pt>
                <c:pt idx="677">
                  <c:v>2.3337302113720428E-4</c:v>
                </c:pt>
                <c:pt idx="678">
                  <c:v>2.3056306702984956E-4</c:v>
                </c:pt>
                <c:pt idx="679">
                  <c:v>2.2778391985549398E-4</c:v>
                </c:pt>
                <c:pt idx="680">
                  <c:v>2.2503526441983182E-4</c:v>
                </c:pt>
                <c:pt idx="681">
                  <c:v>2.2231678874351144E-4</c:v>
                </c:pt>
                <c:pt idx="682">
                  <c:v>2.1962818402626106E-4</c:v>
                </c:pt>
                <c:pt idx="683">
                  <c:v>2.1696914461148608E-4</c:v>
                </c:pt>
                <c:pt idx="684">
                  <c:v>2.1433936795129727E-4</c:v>
                </c:pt>
                <c:pt idx="685">
                  <c:v>2.1173855457198526E-4</c:v>
                </c:pt>
                <c:pt idx="686">
                  <c:v>2.0916640803992709E-4</c:v>
                </c:pt>
                <c:pt idx="687">
                  <c:v>2.0662263492792366E-4</c:v>
                </c:pt>
                <c:pt idx="688">
                  <c:v>2.0410694478195372E-4</c:v>
                </c:pt>
                <c:pt idx="689">
                  <c:v>2.016190500883452E-4</c:v>
                </c:pt>
                <c:pt idx="690">
                  <c:v>1.9915866624136517E-4</c:v>
                </c:pt>
                <c:pt idx="691">
                  <c:v>1.9672551151120492E-4</c:v>
                </c:pt>
                <c:pt idx="692">
                  <c:v>1.9431930701237031E-4</c:v>
                </c:pt>
                <c:pt idx="693">
                  <c:v>1.9193977667246508E-4</c:v>
                </c:pt>
                <c:pt idx="694">
                  <c:v>1.8958664720136273E-4</c:v>
                </c:pt>
                <c:pt idx="695">
                  <c:v>1.8725964806076483E-4</c:v>
                </c:pt>
                <c:pt idx="696">
                  <c:v>1.8495851143413678E-4</c:v>
                </c:pt>
                <c:pt idx="697">
                  <c:v>1.8268297219701222E-4</c:v>
                </c:pt>
                <c:pt idx="698">
                  <c:v>1.8043276788767932E-4</c:v>
                </c:pt>
                <c:pt idx="699">
                  <c:v>1.7820763867821375E-4</c:v>
                </c:pt>
                <c:pt idx="700">
                  <c:v>1.7600732734588501E-4</c:v>
                </c:pt>
                <c:pt idx="701">
                  <c:v>1.7383157924490681E-4</c:v>
                </c:pt>
                <c:pt idx="702">
                  <c:v>1.7168014227854505E-4</c:v>
                </c:pt>
                <c:pt idx="703">
                  <c:v>1.6955276687156265E-4</c:v>
                </c:pt>
                <c:pt idx="704">
                  <c:v>1.6744920594301057E-4</c:v>
                </c:pt>
                <c:pt idx="705">
                  <c:v>1.6536921487934883E-4</c:v>
                </c:pt>
                <c:pt idx="706">
                  <c:v>1.6331255150790601E-4</c:v>
                </c:pt>
                <c:pt idx="707">
                  <c:v>1.6127897607065851E-4</c:v>
                </c:pt>
                <c:pt idx="708">
                  <c:v>1.5926825119833368E-4</c:v>
                </c:pt>
                <c:pt idx="709">
                  <c:v>1.5728014188483161E-4</c:v>
                </c:pt>
                <c:pt idx="710">
                  <c:v>1.5531441546196541E-4</c:v>
                </c:pt>
                <c:pt idx="711">
                  <c:v>1.5337084157449892E-4</c:v>
                </c:pt>
                <c:pt idx="712">
                  <c:v>1.5144919215550384E-4</c:v>
                </c:pt>
                <c:pt idx="713">
                  <c:v>1.4954924140200663E-4</c:v>
                </c:pt>
                <c:pt idx="714">
                  <c:v>1.476707657509419E-4</c:v>
                </c:pt>
                <c:pt idx="715">
                  <c:v>1.4581354385539194E-4</c:v>
                </c:pt>
                <c:pt idx="716">
                  <c:v>1.4397735656111963E-4</c:v>
                </c:pt>
                <c:pt idx="717">
                  <c:v>1.4216198688338648E-4</c:v>
                </c:pt>
                <c:pt idx="718">
                  <c:v>1.4036721998405223E-4</c:v>
                </c:pt>
                <c:pt idx="719">
                  <c:v>1.3859284314895055E-4</c:v>
                </c:pt>
                <c:pt idx="720">
                  <c:v>1.3683864576554341E-4</c:v>
                </c:pt>
                <c:pt idx="721">
                  <c:v>1.3510441930084227E-4</c:v>
                </c:pt>
                <c:pt idx="722">
                  <c:v>1.3338995727959607E-4</c:v>
                </c:pt>
                <c:pt idx="723">
                  <c:v>1.31695055262749E-4</c:v>
                </c:pt>
                <c:pt idx="724">
                  <c:v>1.3001951082614949E-4</c:v>
                </c:pt>
                <c:pt idx="725">
                  <c:v>1.2836312353952124E-4</c:v>
                </c:pt>
                <c:pt idx="726">
                  <c:v>1.2672569494568818E-4</c:v>
                </c:pt>
                <c:pt idx="727">
                  <c:v>1.2510702854004479E-4</c:v>
                </c:pt>
                <c:pt idx="728">
                  <c:v>1.2350692975027878E-4</c:v>
                </c:pt>
                <c:pt idx="729">
                  <c:v>1.2192520591633094E-4</c:v>
                </c:pt>
                <c:pt idx="730">
                  <c:v>1.2036166627059906E-4</c:v>
                </c:pt>
                <c:pt idx="731">
                  <c:v>1.188161219183797E-4</c:v>
                </c:pt>
                <c:pt idx="732">
                  <c:v>1.1728838581853736E-4</c:v>
                </c:pt>
                <c:pt idx="733">
                  <c:v>1.1577827276441338E-4</c:v>
                </c:pt>
                <c:pt idx="734">
                  <c:v>1.1428559936495434E-4</c:v>
                </c:pt>
                <c:pt idx="735">
                  <c:v>1.1281018402606901E-4</c:v>
                </c:pt>
                <c:pt idx="736">
                  <c:v>1.1135184693220954E-4</c:v>
                </c:pt>
                <c:pt idx="737">
                  <c:v>1.0991041002816105E-4</c:v>
                </c:pt>
                <c:pt idx="738">
                  <c:v>1.084856970010617E-4</c:v>
                </c:pt>
                <c:pt idx="739">
                  <c:v>1.0707753326262281E-4</c:v>
                </c:pt>
                <c:pt idx="740">
                  <c:v>1.0568574593156577E-4</c:v>
                </c:pt>
                <c:pt idx="741">
                  <c:v>1.0431016381626537E-4</c:v>
                </c:pt>
                <c:pt idx="742">
                  <c:v>1.0295061739759721E-4</c:v>
                </c:pt>
                <c:pt idx="743">
                  <c:v>1.0160693881198556E-4</c:v>
                </c:pt>
                <c:pt idx="744">
                  <c:v>1.0027896183465221E-4</c:v>
                </c:pt>
                <c:pt idx="745">
                  <c:v>9.8966521863062584E-5</c:v>
                </c:pt>
                <c:pt idx="746">
                  <c:v>9.7669455900563411E-5</c:v>
                </c:pt>
                <c:pt idx="747">
                  <c:v>9.6387602540214728E-5</c:v>
                </c:pt>
                <c:pt idx="748">
                  <c:v>9.5120801948807691E-5</c:v>
                </c:pt>
                <c:pt idx="749">
                  <c:v>9.3868895851070982E-5</c:v>
                </c:pt>
                <c:pt idx="750">
                  <c:v>9.263172751405944E-5</c:v>
                </c:pt>
                <c:pt idx="751">
                  <c:v>9.1409141731728423E-5</c:v>
                </c:pt>
                <c:pt idx="752">
                  <c:v>9.0200984809682706E-5</c:v>
                </c:pt>
                <c:pt idx="753">
                  <c:v>8.9007104550100033E-5</c:v>
                </c:pt>
                <c:pt idx="754">
                  <c:v>8.7827350236838051E-5</c:v>
                </c:pt>
                <c:pt idx="755">
                  <c:v>8.666157262070651E-5</c:v>
                </c:pt>
                <c:pt idx="756">
                  <c:v>8.5509623904909314E-5</c:v>
                </c:pt>
                <c:pt idx="757">
                  <c:v>8.4371357730657267E-5</c:v>
                </c:pt>
                <c:pt idx="758">
                  <c:v>8.3246629162944341E-5</c:v>
                </c:pt>
                <c:pt idx="759">
                  <c:v>8.2135294676487867E-5</c:v>
                </c:pt>
                <c:pt idx="760">
                  <c:v>8.103721214182985E-5</c:v>
                </c:pt>
                <c:pt idx="761">
                  <c:v>7.9952240811596625E-5</c:v>
                </c:pt>
                <c:pt idx="762">
                  <c:v>7.8880241306915141E-5</c:v>
                </c:pt>
                <c:pt idx="763">
                  <c:v>7.7821075603987371E-5</c:v>
                </c:pt>
                <c:pt idx="764">
                  <c:v>7.6774607020811797E-5</c:v>
                </c:pt>
                <c:pt idx="765">
                  <c:v>7.5740700204060765E-5</c:v>
                </c:pt>
                <c:pt idx="766">
                  <c:v>7.4719221116104187E-5</c:v>
                </c:pt>
                <c:pt idx="767">
                  <c:v>7.3710037022179699E-5</c:v>
                </c:pt>
                <c:pt idx="768">
                  <c:v>7.2713016477710885E-5</c:v>
                </c:pt>
                <c:pt idx="769">
                  <c:v>7.1728029315763401E-5</c:v>
                </c:pt>
                <c:pt idx="770">
                  <c:v>7.0754946634647345E-5</c:v>
                </c:pt>
                <c:pt idx="771">
                  <c:v>6.9793640785655481E-5</c:v>
                </c:pt>
                <c:pt idx="772">
                  <c:v>6.8843985360940389E-5</c:v>
                </c:pt>
                <c:pt idx="773">
                  <c:v>6.7905855181527123E-5</c:v>
                </c:pt>
                <c:pt idx="774">
                  <c:v>6.6979126285458989E-5</c:v>
                </c:pt>
                <c:pt idx="775">
                  <c:v>6.6063675916077212E-5</c:v>
                </c:pt>
                <c:pt idx="776">
                  <c:v>6.5159382510427782E-5</c:v>
                </c:pt>
                <c:pt idx="777">
                  <c:v>6.4266125687801202E-5</c:v>
                </c:pt>
                <c:pt idx="778">
                  <c:v>6.3383786238395542E-5</c:v>
                </c:pt>
                <c:pt idx="779">
                  <c:v>6.2512246112106498E-5</c:v>
                </c:pt>
                <c:pt idx="780">
                  <c:v>6.1651388407441094E-5</c:v>
                </c:pt>
                <c:pt idx="781">
                  <c:v>6.0801097360553901E-5</c:v>
                </c:pt>
                <c:pt idx="782">
                  <c:v>5.9961258334401347E-5</c:v>
                </c:pt>
                <c:pt idx="783">
                  <c:v>5.9131757808018018E-5</c:v>
                </c:pt>
                <c:pt idx="784">
                  <c:v>5.8312483365908666E-5</c:v>
                </c:pt>
                <c:pt idx="785">
                  <c:v>5.7503323687555229E-5</c:v>
                </c:pt>
                <c:pt idx="786">
                  <c:v>5.6704168537041193E-5</c:v>
                </c:pt>
                <c:pt idx="787">
                  <c:v>5.5914908752784239E-5</c:v>
                </c:pt>
                <c:pt idx="788">
                  <c:v>5.5135436237384317E-5</c:v>
                </c:pt>
                <c:pt idx="789">
                  <c:v>5.4365643947579266E-5</c:v>
                </c:pt>
                <c:pt idx="790">
                  <c:v>5.3605425884309033E-5</c:v>
                </c:pt>
                <c:pt idx="791">
                  <c:v>5.2854677082888948E-5</c:v>
                </c:pt>
                <c:pt idx="792">
                  <c:v>5.2113293603284928E-5</c:v>
                </c:pt>
                <c:pt idx="793">
                  <c:v>5.1381172520496812E-5</c:v>
                </c:pt>
                <c:pt idx="794">
                  <c:v>5.0658211915041682E-5</c:v>
                </c:pt>
                <c:pt idx="795">
                  <c:v>4.9944310863539678E-5</c:v>
                </c:pt>
                <c:pt idx="796">
                  <c:v>4.923936942940133E-5</c:v>
                </c:pt>
                <c:pt idx="797">
                  <c:v>4.8543288653611449E-5</c:v>
                </c:pt>
                <c:pt idx="798">
                  <c:v>4.7855970545612589E-5</c:v>
                </c:pt>
                <c:pt idx="799">
                  <c:v>4.7177318074283233E-5</c:v>
                </c:pt>
                <c:pt idx="800">
                  <c:v>4.6507235159013438E-5</c:v>
                </c:pt>
                <c:pt idx="801">
                  <c:v>4.5845626660870804E-5</c:v>
                </c:pt>
                <c:pt idx="802">
                  <c:v>4.5192398373863184E-5</c:v>
                </c:pt>
                <c:pt idx="803">
                  <c:v>4.4547457016289523E-5</c:v>
                </c:pt>
                <c:pt idx="804">
                  <c:v>4.3910710222182834E-5</c:v>
                </c:pt>
                <c:pt idx="805">
                  <c:v>4.3282066532841407E-5</c:v>
                </c:pt>
                <c:pt idx="806">
                  <c:v>4.2661435388447894E-5</c:v>
                </c:pt>
                <c:pt idx="807">
                  <c:v>4.2048727119777028E-5</c:v>
                </c:pt>
                <c:pt idx="808">
                  <c:v>4.1443852939985774E-5</c:v>
                </c:pt>
                <c:pt idx="809">
                  <c:v>4.0846724936490904E-5</c:v>
                </c:pt>
                <c:pt idx="810">
                  <c:v>4.0257256062927925E-5</c:v>
                </c:pt>
                <c:pt idx="811">
                  <c:v>3.9675360131195504E-5</c:v>
                </c:pt>
                <c:pt idx="812">
                  <c:v>3.910095180357684E-5</c:v>
                </c:pt>
                <c:pt idx="813">
                  <c:v>3.8533946584945273E-5</c:v>
                </c:pt>
                <c:pt idx="814">
                  <c:v>3.7974260815046771E-5</c:v>
                </c:pt>
                <c:pt idx="815">
                  <c:v>3.7421811660862015E-5</c:v>
                </c:pt>
                <c:pt idx="816">
                  <c:v>3.6876517109045163E-5</c:v>
                </c:pt>
                <c:pt idx="817">
                  <c:v>3.6338295958438302E-5</c:v>
                </c:pt>
                <c:pt idx="818">
                  <c:v>3.5807067812662703E-5</c:v>
                </c:pt>
                <c:pt idx="819">
                  <c:v>3.528275307278228E-5</c:v>
                </c:pt>
                <c:pt idx="820">
                  <c:v>3.4765272930043037E-5</c:v>
                </c:pt>
                <c:pt idx="821">
                  <c:v>3.4254549358682176E-5</c:v>
                </c:pt>
                <c:pt idx="822">
                  <c:v>3.375050510881083E-5</c:v>
                </c:pt>
                <c:pt idx="823">
                  <c:v>3.3253063699366259E-5</c:v>
                </c:pt>
                <c:pt idx="824">
                  <c:v>3.2762149411134122E-5</c:v>
                </c:pt>
                <c:pt idx="825">
                  <c:v>3.2277687279839312E-5</c:v>
                </c:pt>
                <c:pt idx="826">
                  <c:v>3.1799603089305192E-5</c:v>
                </c:pt>
                <c:pt idx="827">
                  <c:v>3.1327823364679591E-5</c:v>
                </c:pt>
                <c:pt idx="828">
                  <c:v>3.0862275365726671E-5</c:v>
                </c:pt>
                <c:pt idx="829">
                  <c:v>3.0402887080184944E-5</c:v>
                </c:pt>
                <c:pt idx="830">
                  <c:v>2.9949587217188951E-5</c:v>
                </c:pt>
                <c:pt idx="831">
                  <c:v>2.9502305200756079E-5</c:v>
                </c:pt>
                <c:pt idx="832">
                  <c:v>2.9060971163334189E-5</c:v>
                </c:pt>
                <c:pt idx="833">
                  <c:v>2.862551593941342E-5</c:v>
                </c:pt>
                <c:pt idx="834">
                  <c:v>2.8195871059198312E-5</c:v>
                </c:pt>
                <c:pt idx="835">
                  <c:v>2.7771968742341098E-5</c:v>
                </c:pt>
                <c:pt idx="836">
                  <c:v>2.7353741891733455E-5</c:v>
                </c:pt>
                <c:pt idx="837">
                  <c:v>2.6941124087360106E-5</c:v>
                </c:pt>
                <c:pt idx="838">
                  <c:v>2.6534049580207046E-5</c:v>
                </c:pt>
                <c:pt idx="839">
                  <c:v>2.613245328623088E-5</c:v>
                </c:pt>
                <c:pt idx="840">
                  <c:v>2.5736270780383534E-5</c:v>
                </c:pt>
                <c:pt idx="841">
                  <c:v>2.5345438290691848E-5</c:v>
                </c:pt>
                <c:pt idx="842">
                  <c:v>2.4959892692396054E-5</c:v>
                </c:pt>
                <c:pt idx="843">
                  <c:v>2.4579571502139419E-5</c:v>
                </c:pt>
                <c:pt idx="844">
                  <c:v>2.4204412872214516E-5</c:v>
                </c:pt>
                <c:pt idx="845">
                  <c:v>2.3834355584862047E-5</c:v>
                </c:pt>
                <c:pt idx="846">
                  <c:v>2.3469339046622288E-5</c:v>
                </c:pt>
                <c:pt idx="847">
                  <c:v>2.3109303282739792E-5</c:v>
                </c:pt>
                <c:pt idx="848">
                  <c:v>2.275418893161783E-5</c:v>
                </c:pt>
                <c:pt idx="849">
                  <c:v>2.2403937239325688E-5</c:v>
                </c:pt>
                <c:pt idx="850">
                  <c:v>2.2058490054154315E-5</c:v>
                </c:pt>
                <c:pt idx="851">
                  <c:v>2.1717789821223861E-5</c:v>
                </c:pt>
                <c:pt idx="852">
                  <c:v>2.1381779577138294E-5</c:v>
                </c:pt>
                <c:pt idx="853">
                  <c:v>2.1050402944689442E-5</c:v>
                </c:pt>
                <c:pt idx="854">
                  <c:v>2.0723604127608885E-5</c:v>
                </c:pt>
                <c:pt idx="855">
                  <c:v>2.0401327905367267E-5</c:v>
                </c:pt>
                <c:pt idx="856">
                  <c:v>2.0083519628019528E-5</c:v>
                </c:pt>
                <c:pt idx="857">
                  <c:v>1.977012521109763E-5</c:v>
                </c:pt>
                <c:pt idx="858">
                  <c:v>1.9461091130548073E-5</c:v>
                </c:pt>
                <c:pt idx="859">
                  <c:v>1.9156364417714749E-5</c:v>
                </c:pt>
                <c:pt idx="860">
                  <c:v>1.8855892654366086E-5</c:v>
                </c:pt>
                <c:pt idx="861">
                  <c:v>1.8559623967766713E-5</c:v>
                </c:pt>
                <c:pt idx="862">
                  <c:v>1.826750702579239E-5</c:v>
                </c:pt>
                <c:pt idx="863">
                  <c:v>1.7979491032087751E-5</c:v>
                </c:pt>
                <c:pt idx="864">
                  <c:v>1.7695525721267093E-5</c:v>
                </c:pt>
                <c:pt idx="865">
                  <c:v>1.7415561354156428E-5</c:v>
                </c:pt>
                <c:pt idx="866">
                  <c:v>1.7139548713077958E-5</c:v>
                </c:pt>
                <c:pt idx="867">
                  <c:v>1.6867439097174754E-5</c:v>
                </c:pt>
                <c:pt idx="868">
                  <c:v>1.6599184317776416E-5</c:v>
                </c:pt>
                <c:pt idx="869">
                  <c:v>1.6334736693804629E-5</c:v>
                </c:pt>
                <c:pt idx="870">
                  <c:v>1.6074049047218963E-5</c:v>
                </c:pt>
                <c:pt idx="871">
                  <c:v>1.5817074698500652E-5</c:v>
                </c:pt>
                <c:pt idx="872">
                  <c:v>1.5563767462176411E-5</c:v>
                </c:pt>
                <c:pt idx="873">
                  <c:v>1.5314081642379769E-5</c:v>
                </c:pt>
                <c:pt idx="874">
                  <c:v>1.5067972028450404E-5</c:v>
                </c:pt>
                <c:pt idx="875">
                  <c:v>1.4825393890571021E-5</c:v>
                </c:pt>
                <c:pt idx="876">
                  <c:v>1.4586302975441296E-5</c:v>
                </c:pt>
                <c:pt idx="877">
                  <c:v>1.4350655501988208E-5</c:v>
                </c:pt>
                <c:pt idx="878">
                  <c:v>1.4118408157112528E-5</c:v>
                </c:pt>
                <c:pt idx="879">
                  <c:v>1.3889518091471522E-5</c:v>
                </c:pt>
                <c:pt idx="880">
                  <c:v>1.3663942915296789E-5</c:v>
                </c:pt>
                <c:pt idx="881">
                  <c:v>1.3441640694246943E-5</c:v>
                </c:pt>
                <c:pt idx="882">
                  <c:v>1.3222569945295001E-5</c:v>
                </c:pt>
                <c:pt idx="883">
                  <c:v>1.3006689632650294E-5</c:v>
                </c:pt>
                <c:pt idx="884">
                  <c:v>1.2793959163714048E-5</c:v>
                </c:pt>
                <c:pt idx="885">
                  <c:v>1.2584338385068364E-5</c:v>
                </c:pt>
                <c:pt idx="886">
                  <c:v>1.2377787578498415E-5</c:v>
                </c:pt>
                <c:pt idx="887">
                  <c:v>1.2174267457047755E-5</c:v>
                </c:pt>
                <c:pt idx="888">
                  <c:v>1.1973739161105589E-5</c:v>
                </c:pt>
                <c:pt idx="889">
                  <c:v>1.1776164254526273E-5</c:v>
                </c:pt>
                <c:pt idx="890">
                  <c:v>1.1581504720781037E-5</c:v>
                </c:pt>
                <c:pt idx="891">
                  <c:v>1.138972295914036E-5</c:v>
                </c:pt>
                <c:pt idx="892">
                  <c:v>1.1200781780888301E-5</c:v>
                </c:pt>
                <c:pt idx="893">
                  <c:v>1.1014644405566549E-5</c:v>
                </c:pt>
                <c:pt idx="894">
                  <c:v>1.0831274457250365E-5</c:v>
                </c:pt>
                <c:pt idx="895">
                  <c:v>1.0650635960853081E-5</c:v>
                </c:pt>
                <c:pt idx="896">
                  <c:v>1.0472693338461785E-5</c:v>
                </c:pt>
                <c:pt idx="897">
                  <c:v>1.0297411405701635E-5</c:v>
                </c:pt>
                <c:pt idx="898">
                  <c:v>1.0124755368130057E-5</c:v>
                </c:pt>
                <c:pt idx="899">
                  <c:v>9.9546908176592498E-6</c:v>
                </c:pt>
                <c:pt idx="900">
                  <c:v>9.7871837290079611E-6</c:v>
                </c:pt>
                <c:pt idx="901">
                  <c:v>9.6222004561814242E-6</c:v>
                </c:pt>
                <c:pt idx="902">
                  <c:v>9.4597077289789697E-6</c:v>
                </c:pt>
                <c:pt idx="903">
                  <c:v>9.2996726495300803E-6</c:v>
                </c:pt>
                <c:pt idx="904">
                  <c:v>9.1420626888577872E-6</c:v>
                </c:pt>
                <c:pt idx="905">
                  <c:v>8.9868456834689978E-6</c:v>
                </c:pt>
                <c:pt idx="906">
                  <c:v>8.8339898319723528E-6</c:v>
                </c:pt>
                <c:pt idx="907">
                  <c:v>8.6834636917225052E-6</c:v>
                </c:pt>
                <c:pt idx="908">
                  <c:v>8.5352361754910992E-6</c:v>
                </c:pt>
                <c:pt idx="909">
                  <c:v>8.3892765481637047E-6</c:v>
                </c:pt>
                <c:pt idx="910">
                  <c:v>8.2455544234630804E-6</c:v>
                </c:pt>
                <c:pt idx="911">
                  <c:v>8.1040397606980746E-6</c:v>
                </c:pt>
                <c:pt idx="912">
                  <c:v>7.9647028615381144E-6</c:v>
                </c:pt>
                <c:pt idx="913">
                  <c:v>7.8275143668125382E-6</c:v>
                </c:pt>
                <c:pt idx="914">
                  <c:v>7.6924452533358494E-6</c:v>
                </c:pt>
                <c:pt idx="915">
                  <c:v>7.5594668307569878E-6</c:v>
                </c:pt>
                <c:pt idx="916">
                  <c:v>7.4285507384334921E-6</c:v>
                </c:pt>
                <c:pt idx="917">
                  <c:v>7.2996689423302903E-6</c:v>
                </c:pt>
                <c:pt idx="918">
                  <c:v>7.1727937319421272E-6</c:v>
                </c:pt>
                <c:pt idx="919">
                  <c:v>7.0478977172404599E-6</c:v>
                </c:pt>
                <c:pt idx="920">
                  <c:v>6.9249538256438834E-6</c:v>
                </c:pt>
                <c:pt idx="921">
                  <c:v>6.8039352990118055E-6</c:v>
                </c:pt>
                <c:pt idx="922">
                  <c:v>6.684815690662112E-6</c:v>
                </c:pt>
                <c:pt idx="923">
                  <c:v>6.5675688624112179E-6</c:v>
                </c:pt>
                <c:pt idx="924">
                  <c:v>6.452168981637592E-6</c:v>
                </c:pt>
                <c:pt idx="925">
                  <c:v>6.3385905183677524E-6</c:v>
                </c:pt>
                <c:pt idx="926">
                  <c:v>6.2268082423849251E-6</c:v>
                </c:pt>
                <c:pt idx="927">
                  <c:v>6.1167972203598858E-6</c:v>
                </c:pt>
                <c:pt idx="928">
                  <c:v>6.0085328130042458E-6</c:v>
                </c:pt>
                <c:pt idx="929">
                  <c:v>5.9019906722453901E-6</c:v>
                </c:pt>
                <c:pt idx="930">
                  <c:v>5.7971467384236078E-6</c:v>
                </c:pt>
                <c:pt idx="931">
                  <c:v>5.6939772375104004E-6</c:v>
                </c:pt>
                <c:pt idx="932">
                  <c:v>5.5924586783487121E-6</c:v>
                </c:pt>
                <c:pt idx="933">
                  <c:v>5.4925678499140522E-6</c:v>
                </c:pt>
                <c:pt idx="934">
                  <c:v>5.3942818185968889E-6</c:v>
                </c:pt>
                <c:pt idx="935">
                  <c:v>5.2975779255062032E-6</c:v>
                </c:pt>
                <c:pt idx="936">
                  <c:v>5.2024337837933046E-6</c:v>
                </c:pt>
                <c:pt idx="937">
                  <c:v>5.1088272759967723E-6</c:v>
                </c:pt>
                <c:pt idx="938">
                  <c:v>5.0167365514077573E-6</c:v>
                </c:pt>
                <c:pt idx="939">
                  <c:v>4.926140023455194E-6</c:v>
                </c:pt>
                <c:pt idx="940">
                  <c:v>4.8370163671116823E-6</c:v>
                </c:pt>
                <c:pt idx="941">
                  <c:v>4.7493445163191973E-6</c:v>
                </c:pt>
                <c:pt idx="942">
                  <c:v>4.6631036614344084E-6</c:v>
                </c:pt>
                <c:pt idx="943">
                  <c:v>4.5782732466940973E-6</c:v>
                </c:pt>
                <c:pt idx="944">
                  <c:v>4.4948329676997233E-6</c:v>
                </c:pt>
                <c:pt idx="945">
                  <c:v>4.4127627689217988E-6</c:v>
                </c:pt>
                <c:pt idx="946">
                  <c:v>4.3320428412232703E-6</c:v>
                </c:pt>
                <c:pt idx="947">
                  <c:v>4.2526536194020539E-6</c:v>
                </c:pt>
                <c:pt idx="948">
                  <c:v>4.1745757797527143E-6</c:v>
                </c:pt>
                <c:pt idx="949">
                  <c:v>4.097790237646896E-6</c:v>
                </c:pt>
                <c:pt idx="950">
                  <c:v>4.0222781451324499E-6</c:v>
                </c:pt>
                <c:pt idx="951">
                  <c:v>3.9480208885512081E-6</c:v>
                </c:pt>
                <c:pt idx="952">
                  <c:v>3.8750000861752882E-6</c:v>
                </c:pt>
                <c:pt idx="953">
                  <c:v>3.8031975858616721E-6</c:v>
                </c:pt>
                <c:pt idx="954">
                  <c:v>3.7325954627248971E-6</c:v>
                </c:pt>
                <c:pt idx="955">
                  <c:v>3.6631760168280867E-6</c:v>
                </c:pt>
                <c:pt idx="956">
                  <c:v>3.5949217708916323E-6</c:v>
                </c:pt>
                <c:pt idx="957">
                  <c:v>3.5278154680200913E-6</c:v>
                </c:pt>
                <c:pt idx="958">
                  <c:v>3.4618400694464643E-6</c:v>
                </c:pt>
                <c:pt idx="959">
                  <c:v>3.396978752294304E-6</c:v>
                </c:pt>
                <c:pt idx="960">
                  <c:v>3.333214907357246E-6</c:v>
                </c:pt>
                <c:pt idx="961">
                  <c:v>3.2705321368958529E-6</c:v>
                </c:pt>
                <c:pt idx="962">
                  <c:v>3.2089142524519763E-6</c:v>
                </c:pt>
                <c:pt idx="963">
                  <c:v>3.1483452726798391E-6</c:v>
                </c:pt>
                <c:pt idx="964">
                  <c:v>3.0888094211946517E-6</c:v>
                </c:pt>
                <c:pt idx="965">
                  <c:v>3.0302911244378618E-6</c:v>
                </c:pt>
                <c:pt idx="966">
                  <c:v>2.9727750095592501E-6</c:v>
                </c:pt>
                <c:pt idx="967">
                  <c:v>2.9162459023158798E-6</c:v>
                </c:pt>
                <c:pt idx="968">
                  <c:v>2.860688824987621E-6</c:v>
                </c:pt>
                <c:pt idx="969">
                  <c:v>2.8060889943090351E-6</c:v>
                </c:pt>
                <c:pt idx="970">
                  <c:v>2.7524318194180129E-6</c:v>
                </c:pt>
                <c:pt idx="971">
                  <c:v>2.6997028998203656E-6</c:v>
                </c:pt>
                <c:pt idx="972">
                  <c:v>2.6478880233708471E-6</c:v>
                </c:pt>
                <c:pt idx="973">
                  <c:v>2.5969731642702538E-6</c:v>
                </c:pt>
                <c:pt idx="974">
                  <c:v>2.5469444810784831E-6</c:v>
                </c:pt>
                <c:pt idx="975">
                  <c:v>2.4977883147435943E-6</c:v>
                </c:pt>
                <c:pt idx="976">
                  <c:v>2.4494911866466601E-6</c:v>
                </c:pt>
                <c:pt idx="977">
                  <c:v>2.4020397966622811E-6</c:v>
                </c:pt>
                <c:pt idx="978">
                  <c:v>2.3554210212349426E-6</c:v>
                </c:pt>
                <c:pt idx="979">
                  <c:v>2.3096219114706702E-6</c:v>
                </c:pt>
                <c:pt idx="980">
                  <c:v>2.26462969124432E-6</c:v>
                </c:pt>
                <c:pt idx="981">
                  <c:v>2.2204317553221788E-6</c:v>
                </c:pt>
                <c:pt idx="982">
                  <c:v>2.1770156674997751E-6</c:v>
                </c:pt>
                <c:pt idx="983">
                  <c:v>2.1343691587550579E-6</c:v>
                </c:pt>
                <c:pt idx="984">
                  <c:v>2.092480125416457E-6</c:v>
                </c:pt>
                <c:pt idx="985">
                  <c:v>2.0513366273461342E-6</c:v>
                </c:pt>
                <c:pt idx="986">
                  <c:v>2.0109268861380452E-6</c:v>
                </c:pt>
                <c:pt idx="987">
                  <c:v>1.9712392833309266E-6</c:v>
                </c:pt>
                <c:pt idx="988">
                  <c:v>1.932262358635997E-6</c:v>
                </c:pt>
                <c:pt idx="989">
                  <c:v>1.8939848081793446E-6</c:v>
                </c:pt>
                <c:pt idx="990">
                  <c:v>1.8563954827588979E-6</c:v>
                </c:pt>
                <c:pt idx="991">
                  <c:v>1.8194833861159474E-6</c:v>
                </c:pt>
                <c:pt idx="992">
                  <c:v>1.7832376732210588E-6</c:v>
                </c:pt>
                <c:pt idx="993">
                  <c:v>1.7476476485742869E-6</c:v>
                </c:pt>
                <c:pt idx="994">
                  <c:v>1.7127027645198207E-6</c:v>
                </c:pt>
                <c:pt idx="995">
                  <c:v>1.6783926195745949E-6</c:v>
                </c:pt>
                <c:pt idx="996">
                  <c:v>1.6447069567712162E-6</c:v>
                </c:pt>
                <c:pt idx="997">
                  <c:v>1.6116356620147565E-6</c:v>
                </c:pt>
                <c:pt idx="998">
                  <c:v>1.5791687624536345E-6</c:v>
                </c:pt>
                <c:pt idx="999">
                  <c:v>1.5472964248642613E-6</c:v>
                </c:pt>
                <c:pt idx="1000">
                  <c:v>1.5160089540495765E-6</c:v>
                </c:pt>
                <c:pt idx="1001">
                  <c:v>1.4852967912512212E-6</c:v>
                </c:pt>
                <c:pt idx="1002">
                  <c:v>1.4551505125754527E-6</c:v>
                </c:pt>
                <c:pt idx="1003">
                  <c:v>1.4255608274325262E-6</c:v>
                </c:pt>
                <c:pt idx="1004">
                  <c:v>1.3965185769896883E-6</c:v>
                </c:pt>
                <c:pt idx="1005">
                  <c:v>1.368014732637463E-6</c:v>
                </c:pt>
                <c:pt idx="1006">
                  <c:v>1.3400403944694243E-6</c:v>
                </c:pt>
                <c:pt idx="1007">
                  <c:v>1.3125867897751423E-6</c:v>
                </c:pt>
                <c:pt idx="1008">
                  <c:v>1.285645271546363E-6</c:v>
                </c:pt>
                <c:pt idx="1009">
                  <c:v>1.2592073169963344E-6</c:v>
                </c:pt>
                <c:pt idx="1010">
                  <c:v>1.2332645260921601E-6</c:v>
                </c:pt>
                <c:pt idx="1011">
                  <c:v>1.2078086201001829E-6</c:v>
                </c:pt>
                <c:pt idx="1012">
                  <c:v>1.1828314401442275E-6</c:v>
                </c:pt>
                <c:pt idx="1013">
                  <c:v>1.1583249457767226E-6</c:v>
                </c:pt>
                <c:pt idx="1014">
                  <c:v>1.1342812135625584E-6</c:v>
                </c:pt>
                <c:pt idx="1015">
                  <c:v>1.1106924356757233E-6</c:v>
                </c:pt>
                <c:pt idx="1016">
                  <c:v>1.0875509185084688E-6</c:v>
                </c:pt>
                <c:pt idx="1017">
                  <c:v>1.0648490812931109E-6</c:v>
                </c:pt>
                <c:pt idx="1018">
                  <c:v>1.0425794547362794E-6</c:v>
                </c:pt>
                <c:pt idx="1019">
                  <c:v>1.0207346796656077E-6</c:v>
                </c:pt>
                <c:pt idx="1020">
                  <c:v>9.9930750568878657E-7</c:v>
                </c:pt>
                <c:pt idx="1021">
                  <c:v>9.7829078986485935E-7</c:v>
                </c:pt>
                <c:pt idx="1022">
                  <c:v>9.5767749538775956E-7</c:v>
                </c:pt>
                <c:pt idx="1023">
                  <c:v>9.3746069028203555E-7</c:v>
                </c:pt>
                <c:pt idx="1024">
                  <c:v>9.1763354611053583E-7</c:v>
                </c:pt>
                <c:pt idx="1025">
                  <c:v>8.9818933669423138E-7</c:v>
                </c:pt>
                <c:pt idx="1026">
                  <c:v>8.7912143684389768E-7</c:v>
                </c:pt>
                <c:pt idx="1027">
                  <c:v>8.6042332110371172E-7</c:v>
                </c:pt>
                <c:pt idx="1028">
                  <c:v>8.4208856250660846E-7</c:v>
                </c:pt>
                <c:pt idx="1029">
                  <c:v>8.2411083134144521E-7</c:v>
                </c:pt>
                <c:pt idx="1030">
                  <c:v>8.0648389393176636E-7</c:v>
                </c:pt>
                <c:pt idx="1031">
                  <c:v>7.8920161142620879E-7</c:v>
                </c:pt>
                <c:pt idx="1032">
                  <c:v>7.7225793860045519E-7</c:v>
                </c:pt>
                <c:pt idx="1033">
                  <c:v>7.556469226706238E-7</c:v>
                </c:pt>
                <c:pt idx="1034">
                  <c:v>7.3936270211808304E-7</c:v>
                </c:pt>
                <c:pt idx="1035">
                  <c:v>7.2339950552559372E-7</c:v>
                </c:pt>
                <c:pt idx="1036">
                  <c:v>7.0775165042474337E-7</c:v>
                </c:pt>
                <c:pt idx="1037">
                  <c:v>6.9241354215455474E-7</c:v>
                </c:pt>
                <c:pt idx="1038">
                  <c:v>6.7737967273124039E-7</c:v>
                </c:pt>
                <c:pt idx="1039">
                  <c:v>6.6264461972905892E-7</c:v>
                </c:pt>
                <c:pt idx="1040">
                  <c:v>6.4820304517212718E-7</c:v>
                </c:pt>
                <c:pt idx="1041">
                  <c:v>6.3404969443722035E-7</c:v>
                </c:pt>
                <c:pt idx="1042">
                  <c:v>6.2017939516741354E-7</c:v>
                </c:pt>
                <c:pt idx="1043">
                  <c:v>6.0658705619654531E-7</c:v>
                </c:pt>
                <c:pt idx="1044">
                  <c:v>5.9326766648443712E-7</c:v>
                </c:pt>
                <c:pt idx="1045">
                  <c:v>5.8021629406275486E-7</c:v>
                </c:pt>
                <c:pt idx="1046">
                  <c:v>5.674280849915233E-7</c:v>
                </c:pt>
                <c:pt idx="1047">
                  <c:v>5.5489826232616456E-7</c:v>
                </c:pt>
                <c:pt idx="1048">
                  <c:v>5.4262212509501995E-7</c:v>
                </c:pt>
                <c:pt idx="1049">
                  <c:v>5.3059504728729132E-7</c:v>
                </c:pt>
                <c:pt idx="1050">
                  <c:v>5.1881247685134493E-7</c:v>
                </c:pt>
                <c:pt idx="1051">
                  <c:v>5.0726993470328001E-7</c:v>
                </c:pt>
                <c:pt idx="1052">
                  <c:v>4.9596301374572894E-7</c:v>
                </c:pt>
                <c:pt idx="1053">
                  <c:v>4.8488737789682881E-7</c:v>
                </c:pt>
                <c:pt idx="1054">
                  <c:v>4.7403876112925139E-7</c:v>
                </c:pt>
                <c:pt idx="1055">
                  <c:v>4.6341296651929838E-7</c:v>
                </c:pt>
                <c:pt idx="1056">
                  <c:v>4.5300586530592801E-7</c:v>
                </c:pt>
                <c:pt idx="1057">
                  <c:v>4.428133959596848E-7</c:v>
                </c:pt>
                <c:pt idx="1058">
                  <c:v>4.3283156326149034E-7</c:v>
                </c:pt>
                <c:pt idx="1059">
                  <c:v>4.2305643739115915E-7</c:v>
                </c:pt>
                <c:pt idx="1060">
                  <c:v>4.1348415302563503E-7</c:v>
                </c:pt>
                <c:pt idx="1061">
                  <c:v>4.0411090844689913E-7</c:v>
                </c:pt>
                <c:pt idx="1062">
                  <c:v>3.9493296465937974E-7</c:v>
                </c:pt>
                <c:pt idx="1063">
                  <c:v>3.8594664451695605E-7</c:v>
                </c:pt>
                <c:pt idx="1064">
                  <c:v>3.7714833185935118E-7</c:v>
                </c:pt>
                <c:pt idx="1065">
                  <c:v>3.6853447065790727E-7</c:v>
                </c:pt>
                <c:pt idx="1066">
                  <c:v>3.6010156417072686E-7</c:v>
                </c:pt>
                <c:pt idx="1067">
                  <c:v>3.5184617410700637E-7</c:v>
                </c:pt>
                <c:pt idx="1068">
                  <c:v>3.4376491980059728E-7</c:v>
                </c:pt>
                <c:pt idx="1069">
                  <c:v>3.3585447739268741E-7</c:v>
                </c:pt>
                <c:pt idx="1070">
                  <c:v>3.2811157902352269E-7</c:v>
                </c:pt>
                <c:pt idx="1071">
                  <c:v>3.2053301203315498E-7</c:v>
                </c:pt>
                <c:pt idx="1072">
                  <c:v>3.1311561817109592E-7</c:v>
                </c:pt>
                <c:pt idx="1073">
                  <c:v>3.0585629281486275E-7</c:v>
                </c:pt>
                <c:pt idx="1074">
                  <c:v>2.9875198419731791E-7</c:v>
                </c:pt>
                <c:pt idx="1075">
                  <c:v>2.9179969264273935E-7</c:v>
                </c:pt>
                <c:pt idx="1076">
                  <c:v>2.8499646981160053E-7</c:v>
                </c:pt>
                <c:pt idx="1077">
                  <c:v>2.7833941795393411E-7</c:v>
                </c:pt>
                <c:pt idx="1078">
                  <c:v>2.718256891712572E-7</c:v>
                </c:pt>
                <c:pt idx="1079">
                  <c:v>2.6545248468699046E-7</c:v>
                </c:pt>
                <c:pt idx="1080">
                  <c:v>2.5921705412529509E-7</c:v>
                </c:pt>
                <c:pt idx="1081">
                  <c:v>2.5311669479826662E-7</c:v>
                </c:pt>
                <c:pt idx="1082">
                  <c:v>2.4714875100143917E-7</c:v>
                </c:pt>
                <c:pt idx="1083">
                  <c:v>2.4131061331750859E-7</c:v>
                </c:pt>
                <c:pt idx="1084">
                  <c:v>2.3559971792823916E-7</c:v>
                </c:pt>
                <c:pt idx="1085">
                  <c:v>2.300135459344701E-7</c:v>
                </c:pt>
                <c:pt idx="1086">
                  <c:v>2.2454962268417343E-7</c:v>
                </c:pt>
                <c:pt idx="1087">
                  <c:v>2.1920551710849389E-7</c:v>
                </c:pt>
                <c:pt idx="1088">
                  <c:v>2.1397884106570569E-7</c:v>
                </c:pt>
                <c:pt idx="1089">
                  <c:v>2.0886724869302199E-7</c:v>
                </c:pt>
                <c:pt idx="1090">
                  <c:v>2.0386843576621976E-7</c:v>
                </c:pt>
                <c:pt idx="1091">
                  <c:v>1.9898013906696351E-7</c:v>
                </c:pt>
                <c:pt idx="1092">
                  <c:v>1.942001357578341E-7</c:v>
                </c:pt>
                <c:pt idx="1093">
                  <c:v>1.8952624276493651E-7</c:v>
                </c:pt>
                <c:pt idx="1094">
                  <c:v>1.8495631616807178E-7</c:v>
                </c:pt>
                <c:pt idx="1095">
                  <c:v>1.8048825059838648E-7</c:v>
                </c:pt>
                <c:pt idx="1096">
                  <c:v>1.7611997864343801E-7</c:v>
                </c:pt>
                <c:pt idx="1097">
                  <c:v>1.7184947025963275E-7</c:v>
                </c:pt>
                <c:pt idx="1098">
                  <c:v>1.6767473219194969E-7</c:v>
                </c:pt>
                <c:pt idx="1099">
                  <c:v>1.6359380740090725E-7</c:v>
                </c:pt>
                <c:pt idx="1100">
                  <c:v>1.5960477449670375E-7</c:v>
                </c:pt>
                <c:pt idx="1101">
                  <c:v>1.5570574718047478E-7</c:v>
                </c:pt>
                <c:pt idx="1102">
                  <c:v>1.5189487369259884E-7</c:v>
                </c:pt>
                <c:pt idx="1103">
                  <c:v>1.4817033626799951E-7</c:v>
                </c:pt>
                <c:pt idx="1104">
                  <c:v>1.4453035059837569E-7</c:v>
                </c:pt>
                <c:pt idx="1105">
                  <c:v>1.4097316530129816E-7</c:v>
                </c:pt>
                <c:pt idx="1106">
                  <c:v>1.3749706139613371E-7</c:v>
                </c:pt>
                <c:pt idx="1107">
                  <c:v>1.3410035178669119E-7</c:v>
                </c:pt>
                <c:pt idx="1108">
                  <c:v>1.3078138075058129E-7</c:v>
                </c:pt>
                <c:pt idx="1109">
                  <c:v>1.2753852343519426E-7</c:v>
                </c:pt>
                <c:pt idx="1110">
                  <c:v>1.2437018536024542E-7</c:v>
                </c:pt>
                <c:pt idx="1111">
                  <c:v>1.2127480192683719E-7</c:v>
                </c:pt>
                <c:pt idx="1112">
                  <c:v>1.1825083793296629E-7</c:v>
                </c:pt>
                <c:pt idx="1113">
                  <c:v>1.1529678709542015E-7</c:v>
                </c:pt>
                <c:pt idx="1114">
                  <c:v>1.1241117157801123E-7</c:v>
                </c:pt>
                <c:pt idx="1115">
                  <c:v>1.0959254152607702E-7</c:v>
                </c:pt>
                <c:pt idx="1116">
                  <c:v>1.0683947460719662E-7</c:v>
                </c:pt>
                <c:pt idx="1117">
                  <c:v>1.0415057555806322E-7</c:v>
                </c:pt>
                <c:pt idx="1118">
                  <c:v>1.0152447573745025E-7</c:v>
                </c:pt>
                <c:pt idx="1119">
                  <c:v>9.8959832685217527E-8</c:v>
                </c:pt>
                <c:pt idx="1120">
                  <c:v>9.6455329687296908E-8</c:v>
                </c:pt>
                <c:pt idx="1121">
                  <c:v>9.4009675346601864E-8</c:v>
                </c:pt>
                <c:pt idx="1122">
                  <c:v>9.1621603159799039E-8</c:v>
                </c:pt>
                <c:pt idx="1123">
                  <c:v>8.9289871099890486E-8</c:v>
                </c:pt>
                <c:pt idx="1124">
                  <c:v>8.7013261204541285E-8</c:v>
                </c:pt>
                <c:pt idx="1125">
                  <c:v>8.4790579170105434E-8</c:v>
                </c:pt>
                <c:pt idx="1126">
                  <c:v>8.2620653951283335E-8</c:v>
                </c:pt>
                <c:pt idx="1127">
                  <c:v>8.0502337366362906E-8</c:v>
                </c:pt>
                <c:pt idx="1128">
                  <c:v>7.8434503707982706E-8</c:v>
                </c:pt>
                <c:pt idx="1129">
                  <c:v>7.641604935936104E-8</c:v>
                </c:pt>
                <c:pt idx="1130">
                  <c:v>7.4445892415940395E-8</c:v>
                </c:pt>
                <c:pt idx="1131">
                  <c:v>7.2522972312382149E-8</c:v>
                </c:pt>
                <c:pt idx="1132">
                  <c:v>7.0646249454868312E-8</c:v>
                </c:pt>
                <c:pt idx="1133">
                  <c:v>6.8814704858644362E-8</c:v>
                </c:pt>
                <c:pt idx="1134">
                  <c:v>6.7027339790754193E-8</c:v>
                </c:pt>
                <c:pt idx="1135">
                  <c:v>6.5283175417913433E-8</c:v>
                </c:pt>
                <c:pt idx="1136">
                  <c:v>6.3581252459457822E-8</c:v>
                </c:pt>
                <c:pt idx="1137">
                  <c:v>6.192063084532972E-8</c:v>
                </c:pt>
                <c:pt idx="1138">
                  <c:v>6.030038937902788E-8</c:v>
                </c:pt>
                <c:pt idx="1139">
                  <c:v>5.8719625405485738E-8</c:v>
                </c:pt>
                <c:pt idx="1140">
                  <c:v>5.7177454483810954E-8</c:v>
                </c:pt>
                <c:pt idx="1141">
                  <c:v>5.5673010064844417E-8</c:v>
                </c:pt>
                <c:pt idx="1142">
                  <c:v>5.4205443173474922E-8</c:v>
                </c:pt>
                <c:pt idx="1143">
                  <c:v>5.2773922095668614E-8</c:v>
                </c:pt>
                <c:pt idx="1144">
                  <c:v>5.1377632070149317E-8</c:v>
                </c:pt>
                <c:pt idx="1145">
                  <c:v>5.0015774984690065E-8</c:v>
                </c:pt>
                <c:pt idx="1146">
                  <c:v>4.8687569076951524E-8</c:v>
                </c:pt>
                <c:pt idx="1147">
                  <c:v>4.73922486398281E-8</c:v>
                </c:pt>
                <c:pt idx="1148">
                  <c:v>4.6129063731239724E-8</c:v>
                </c:pt>
                <c:pt idx="1149">
                  <c:v>4.489727988833094E-8</c:v>
                </c:pt>
                <c:pt idx="1150">
                  <c:v>4.3696177846009496E-8</c:v>
                </c:pt>
                <c:pt idx="1151">
                  <c:v>4.2525053259796968E-8</c:v>
                </c:pt>
                <c:pt idx="1152">
                  <c:v>4.1383216432918496E-8</c:v>
                </c:pt>
                <c:pt idx="1153">
                  <c:v>4.026999204759983E-8</c:v>
                </c:pt>
                <c:pt idx="1154">
                  <c:v>3.9184718900513164E-8</c:v>
                </c:pt>
                <c:pt idx="1155">
                  <c:v>3.8126749642323385E-8</c:v>
                </c:pt>
                <c:pt idx="1156">
                  <c:v>3.709545052129316E-8</c:v>
                </c:pt>
                <c:pt idx="1157">
                  <c:v>3.6090201130887523E-8</c:v>
                </c:pt>
                <c:pt idx="1158">
                  <c:v>3.5110394161340594E-8</c:v>
                </c:pt>
                <c:pt idx="1159">
                  <c:v>3.4155435155129188E-8</c:v>
                </c:pt>
                <c:pt idx="1160">
                  <c:v>3.3224742266310453E-8</c:v>
                </c:pt>
                <c:pt idx="1161">
                  <c:v>3.2317746023675514E-8</c:v>
                </c:pt>
                <c:pt idx="1162">
                  <c:v>3.1433889097669744E-8</c:v>
                </c:pt>
                <c:pt idx="1163">
                  <c:v>3.05726260710377E-8</c:v>
                </c:pt>
                <c:pt idx="1164">
                  <c:v>2.9733423213143868E-8</c:v>
                </c:pt>
                <c:pt idx="1165">
                  <c:v>2.8915758257924339E-8</c:v>
                </c:pt>
                <c:pt idx="1166">
                  <c:v>2.8119120185422451E-8</c:v>
                </c:pt>
                <c:pt idx="1167">
                  <c:v>2.7343009006867649E-8</c:v>
                </c:pt>
                <c:pt idx="1168">
                  <c:v>2.6586935553247012E-8</c:v>
                </c:pt>
                <c:pt idx="1169">
                  <c:v>2.5850421267330661E-8</c:v>
                </c:pt>
                <c:pt idx="1170">
                  <c:v>2.5132997999102681E-8</c:v>
                </c:pt>
                <c:pt idx="1171">
                  <c:v>2.4434207804555948E-8</c:v>
                </c:pt>
                <c:pt idx="1172">
                  <c:v>2.3753602747807919E-8</c:v>
                </c:pt>
                <c:pt idx="1173">
                  <c:v>2.3090744706492892E-8</c:v>
                </c:pt>
                <c:pt idx="1174">
                  <c:v>2.2445205180389542E-8</c:v>
                </c:pt>
                <c:pt idx="1175">
                  <c:v>2.181656510323799E-8</c:v>
                </c:pt>
                <c:pt idx="1176">
                  <c:v>2.120441465771238E-8</c:v>
                </c:pt>
                <c:pt idx="1177">
                  <c:v>2.0608353093495819E-8</c:v>
                </c:pt>
                <c:pt idx="1178">
                  <c:v>2.0027988548426681E-8</c:v>
                </c:pt>
                <c:pt idx="1179">
                  <c:v>1.9462937872669448E-8</c:v>
                </c:pt>
                <c:pt idx="1180">
                  <c:v>1.8912826455871421E-8</c:v>
                </c:pt>
                <c:pt idx="1181">
                  <c:v>1.8377288057264991E-8</c:v>
                </c:pt>
                <c:pt idx="1182">
                  <c:v>1.7855964638674264E-8</c:v>
                </c:pt>
                <c:pt idx="1183">
                  <c:v>1.7348506200389202E-8</c:v>
                </c:pt>
                <c:pt idx="1184">
                  <c:v>1.6854570619864564E-8</c:v>
                </c:pt>
                <c:pt idx="1185">
                  <c:v>1.6373823493206832E-8</c:v>
                </c:pt>
                <c:pt idx="1186">
                  <c:v>1.5905937979411621E-8</c:v>
                </c:pt>
                <c:pt idx="1187">
                  <c:v>1.5450594647309646E-8</c:v>
                </c:pt>
                <c:pt idx="1188">
                  <c:v>1.5007481325187196E-8</c:v>
                </c:pt>
                <c:pt idx="1189">
                  <c:v>1.4576292953041928E-8</c:v>
                </c:pt>
                <c:pt idx="1190">
                  <c:v>1.4156731437436725E-8</c:v>
                </c:pt>
                <c:pt idx="1191">
                  <c:v>1.37485055089144E-8</c:v>
                </c:pt>
                <c:pt idx="1192">
                  <c:v>1.335133058193877E-8</c:v>
                </c:pt>
                <c:pt idx="1193">
                  <c:v>1.2964928617323744E-8</c:v>
                </c:pt>
                <c:pt idx="1194">
                  <c:v>1.2589027987115317E-8</c:v>
                </c:pt>
                <c:pt idx="1195">
                  <c:v>1.2223363341891984E-8</c:v>
                </c:pt>
                <c:pt idx="1196">
                  <c:v>1.1867675480447376E-8</c:v>
                </c:pt>
                <c:pt idx="1197">
                  <c:v>1.1521711221820417E-8</c:v>
                </c:pt>
                <c:pt idx="1198">
                  <c:v>1.1185223279639378E-8</c:v>
                </c:pt>
                <c:pt idx="1199">
                  <c:v>1.0857970138745452E-8</c:v>
                </c:pt>
                <c:pt idx="1200">
                  <c:v>1.0539715934061727E-8</c:v>
                </c:pt>
                <c:pt idx="1201">
                  <c:v>1.02302303316742E-8</c:v>
                </c:pt>
                <c:pt idx="1202">
                  <c:v>9.929288412093106E-9</c:v>
                </c:pt>
                <c:pt idx="1203">
                  <c:v>9.6366705556596348E-9</c:v>
                </c:pt>
                <c:pt idx="1204">
                  <c:v>9.3521623300682771E-9</c:v>
                </c:pt>
                <c:pt idx="1205">
                  <c:v>9.075554379970326E-9</c:v>
                </c:pt>
                <c:pt idx="1206">
                  <c:v>8.8066423186286939E-9</c:v>
                </c:pt>
                <c:pt idx="1207">
                  <c:v>8.5452266215920271E-9</c:v>
                </c:pt>
                <c:pt idx="1208">
                  <c:v>8.2911125223570946E-9</c:v>
                </c:pt>
                <c:pt idx="1209">
                  <c:v>8.0441099099888538E-9</c:v>
                </c:pt>
                <c:pt idx="1210">
                  <c:v>7.8040332286679399E-9</c:v>
                </c:pt>
                <c:pt idx="1211">
                  <c:v>7.570701379135884E-9</c:v>
                </c:pt>
                <c:pt idx="1212">
                  <c:v>7.343937622007798E-9</c:v>
                </c:pt>
                <c:pt idx="1213">
                  <c:v>7.1235694829240092E-9</c:v>
                </c:pt>
                <c:pt idx="1214">
                  <c:v>6.9094286595106027E-9</c:v>
                </c:pt>
                <c:pt idx="1215">
                  <c:v>6.701350930121797E-9</c:v>
                </c:pt>
                <c:pt idx="1216">
                  <c:v>6.4991760643339116E-9</c:v>
                </c:pt>
                <c:pt idx="1217">
                  <c:v>6.3027477351646754E-9</c:v>
                </c:pt>
                <c:pt idx="1218">
                  <c:v>6.1119134329893096E-9</c:v>
                </c:pt>
                <c:pt idx="1219">
                  <c:v>5.9265243811260178E-9</c:v>
                </c:pt>
                <c:pt idx="1220">
                  <c:v>5.7464354530645152E-9</c:v>
                </c:pt>
                <c:pt idx="1221">
                  <c:v>5.571505091309827E-9</c:v>
                </c:pt>
                <c:pt idx="1222">
                  <c:v>5.4015952278163744E-9</c:v>
                </c:pt>
                <c:pt idx="1223">
                  <c:v>5.2365712059850933E-9</c:v>
                </c:pt>
                <c:pt idx="1224">
                  <c:v>5.0763017041984963E-9</c:v>
                </c:pt>
                <c:pt idx="1225">
                  <c:v>4.920658660867787E-9</c:v>
                </c:pt>
                <c:pt idx="1226">
                  <c:v>4.7695172009678971E-9</c:v>
                </c:pt>
                <c:pt idx="1227">
                  <c:v>4.6227555640340994E-9</c:v>
                </c:pt>
                <c:pt idx="1228">
                  <c:v>4.4802550335973373E-9</c:v>
                </c:pt>
                <c:pt idx="1229">
                  <c:v>4.3418998680327471E-9</c:v>
                </c:pt>
                <c:pt idx="1230">
                  <c:v>4.2075772327985174E-9</c:v>
                </c:pt>
                <c:pt idx="1231">
                  <c:v>4.0771771340410474E-9</c:v>
                </c:pt>
                <c:pt idx="1232">
                  <c:v>3.9505923535427468E-9</c:v>
                </c:pt>
                <c:pt idx="1233">
                  <c:v>3.8277183849906101E-9</c:v>
                </c:pt>
                <c:pt idx="1234">
                  <c:v>3.7084533715418108E-9</c:v>
                </c:pt>
                <c:pt idx="1235">
                  <c:v>3.5926980446645713E-9</c:v>
                </c:pt>
                <c:pt idx="1236">
                  <c:v>3.4803556642318774E-9</c:v>
                </c:pt>
                <c:pt idx="1237">
                  <c:v>3.3713319598467328E-9</c:v>
                </c:pt>
                <c:pt idx="1238">
                  <c:v>3.2655350733768081E-9</c:v>
                </c:pt>
                <c:pt idx="1239">
                  <c:v>3.1628755026779289E-9</c:v>
                </c:pt>
                <c:pt idx="1240">
                  <c:v>3.063266046485101E-9</c:v>
                </c:pt>
                <c:pt idx="1241">
                  <c:v>2.9666217504504689E-9</c:v>
                </c:pt>
                <c:pt idx="1242">
                  <c:v>2.8728598543080492E-9</c:v>
                </c:pt>
                <c:pt idx="1243">
                  <c:v>2.7818997401450794E-9</c:v>
                </c:pt>
                <c:pt idx="1244">
                  <c:v>2.6936628817599107E-9</c:v>
                </c:pt>
                <c:pt idx="1245">
                  <c:v>2.608072795087664E-9</c:v>
                </c:pt>
                <c:pt idx="1246">
                  <c:v>2.5250549896734657E-9</c:v>
                </c:pt>
                <c:pt idx="1247">
                  <c:v>2.444536921175141E-9</c:v>
                </c:pt>
                <c:pt idx="1248">
                  <c:v>2.36644794487604E-9</c:v>
                </c:pt>
                <c:pt idx="1249">
                  <c:v>2.2907192701899541E-9</c:v>
                </c:pt>
                <c:pt idx="1250">
                  <c:v>2.2172839161397947E-9</c:v>
                </c:pt>
                <c:pt idx="1251">
                  <c:v>2.1460766677922309E-9</c:v>
                </c:pt>
                <c:pt idx="1252">
                  <c:v>2.0770340336304446E-9</c:v>
                </c:pt>
                <c:pt idx="1253">
                  <c:v>2.0100942038477987E-9</c:v>
                </c:pt>
                <c:pt idx="1254">
                  <c:v>1.9451970095453091E-9</c:v>
                </c:pt>
                <c:pt idx="1255">
                  <c:v>1.8822838828159231E-9</c:v>
                </c:pt>
                <c:pt idx="1256">
                  <c:v>1.8212978176989379E-9</c:v>
                </c:pt>
                <c:pt idx="1257">
                  <c:v>1.7621833319884253E-9</c:v>
                </c:pt>
                <c:pt idx="1258">
                  <c:v>1.7048864298792638E-9</c:v>
                </c:pt>
                <c:pt idx="1259">
                  <c:v>1.649354565435065E-9</c:v>
                </c:pt>
                <c:pt idx="1260">
                  <c:v>1.5955366068622447E-9</c:v>
                </c:pt>
                <c:pt idx="1261">
                  <c:v>1.5433828015749549E-9</c:v>
                </c:pt>
                <c:pt idx="1262">
                  <c:v>1.4928447420354599E-9</c:v>
                </c:pt>
                <c:pt idx="1263">
                  <c:v>1.4438753323554864E-9</c:v>
                </c:pt>
                <c:pt idx="1264">
                  <c:v>1.3964287556432076E-9</c:v>
                </c:pt>
                <c:pt idx="1265">
                  <c:v>1.3504604420819507E-9</c:v>
                </c:pt>
                <c:pt idx="1266">
                  <c:v>1.3059270377261834E-9</c:v>
                </c:pt>
                <c:pt idx="1267">
                  <c:v>1.2627863740005764E-9</c:v>
                </c:pt>
                <c:pt idx="1268">
                  <c:v>1.2209974378886411E-9</c:v>
                </c:pt>
                <c:pt idx="1269">
                  <c:v>1.1805203427972112E-9</c:v>
                </c:pt>
                <c:pt idx="1270">
                  <c:v>1.1413163000833862E-9</c:v>
                </c:pt>
                <c:pt idx="1271">
                  <c:v>1.1033475912309113E-9</c:v>
                </c:pt>
                <c:pt idx="1272">
                  <c:v>1.0665775406628987E-9</c:v>
                </c:pt>
                <c:pt idx="1273">
                  <c:v>1.0309704891783552E-9</c:v>
                </c:pt>
                <c:pt idx="1274">
                  <c:v>9.9649176799987435E-10</c:v>
                </c:pt>
                <c:pt idx="1275">
                  <c:v>9.6310767342020133E-10</c:v>
                </c:pt>
                <c:pt idx="1276">
                  <c:v>9.3078544203564848E-10</c:v>
                </c:pt>
                <c:pt idx="1277">
                  <c:v>8.9949322655436952E-10</c:v>
                </c:pt>
                <c:pt idx="1278">
                  <c:v>8.6920007216784678E-10</c:v>
                </c:pt>
                <c:pt idx="1279">
                  <c:v>8.3987589347410935E-10</c:v>
                </c:pt>
                <c:pt idx="1280">
                  <c:v>8.1149145194124349E-10</c:v>
                </c:pt>
                <c:pt idx="1281">
                  <c:v>7.8401833390025621E-10</c:v>
                </c:pt>
                <c:pt idx="1282">
                  <c:v>7.5742892905627556E-10</c:v>
                </c:pt>
                <c:pt idx="1283">
                  <c:v>7.3169640950725999E-10</c:v>
                </c:pt>
                <c:pt idx="1284">
                  <c:v>7.0679470925987383E-10</c:v>
                </c:pt>
                <c:pt idx="1285">
                  <c:v>6.8269850423195979E-10</c:v>
                </c:pt>
                <c:pt idx="1286">
                  <c:v>6.5938319273148945E-10</c:v>
                </c:pt>
                <c:pt idx="1287">
                  <c:v>6.3682487640201715E-10</c:v>
                </c:pt>
                <c:pt idx="1288">
                  <c:v>6.1500034162474021E-10</c:v>
                </c:pt>
                <c:pt idx="1289">
                  <c:v>5.9388704136750031E-10</c:v>
                </c:pt>
                <c:pt idx="1290">
                  <c:v>5.7346307747131794E-10</c:v>
                </c:pt>
                <c:pt idx="1291">
                  <c:v>5.5370718336498572E-10</c:v>
                </c:pt>
                <c:pt idx="1292">
                  <c:v>5.3459870719872818E-10</c:v>
                </c:pt>
                <c:pt idx="1293">
                  <c:v>5.1611759538783264E-10</c:v>
                </c:pt>
                <c:pt idx="1294">
                  <c:v>4.9824437655742401E-10</c:v>
                </c:pt>
                <c:pt idx="1295">
                  <c:v>4.8096014587976592E-10</c:v>
                </c:pt>
                <c:pt idx="1296">
                  <c:v>4.6424654979554107E-10</c:v>
                </c:pt>
                <c:pt idx="1297">
                  <c:v>4.4808577111077331E-10</c:v>
                </c:pt>
                <c:pt idx="1298">
                  <c:v>4.324605144611597E-10</c:v>
                </c:pt>
                <c:pt idx="1299">
                  <c:v>4.1735399213578572E-10</c:v>
                </c:pt>
                <c:pt idx="1300">
                  <c:v>4.0274991025235403E-10</c:v>
                </c:pt>
                <c:pt idx="1301">
                  <c:v>3.8863245527608617E-10</c:v>
                </c:pt>
                <c:pt idx="1302">
                  <c:v>3.7498628087480087E-10</c:v>
                </c:pt>
                <c:pt idx="1303">
                  <c:v>3.6179649510260372E-10</c:v>
                </c:pt>
                <c:pt idx="1304">
                  <c:v>3.4904864790493052E-10</c:v>
                </c:pt>
                <c:pt idx="1305">
                  <c:v>3.367287189377383E-10</c:v>
                </c:pt>
                <c:pt idx="1306">
                  <c:v>3.2482310569379774E-10</c:v>
                </c:pt>
                <c:pt idx="1307">
                  <c:v>3.1331861192916285E-10</c:v>
                </c:pt>
                <c:pt idx="1308">
                  <c:v>3.02202436383071E-10</c:v>
                </c:pt>
                <c:pt idx="1309">
                  <c:v>2.9146216178459073E-10</c:v>
                </c:pt>
                <c:pt idx="1310">
                  <c:v>2.8108574413952369E-10</c:v>
                </c:pt>
                <c:pt idx="1311">
                  <c:v>2.7106150229115263E-10</c:v>
                </c:pt>
                <c:pt idx="1312">
                  <c:v>2.6137810774857266E-10</c:v>
                </c:pt>
                <c:pt idx="1313">
                  <c:v>2.520245747764766E-10</c:v>
                </c:pt>
                <c:pt idx="1314">
                  <c:v>2.4299025074035796E-10</c:v>
                </c:pt>
                <c:pt idx="1315">
                  <c:v>2.3426480670121757E-10</c:v>
                </c:pt>
                <c:pt idx="1316">
                  <c:v>2.2583822825402743E-10</c:v>
                </c:pt>
                <c:pt idx="1317">
                  <c:v>2.1770080660423814E-10</c:v>
                </c:pt>
                <c:pt idx="1318">
                  <c:v>2.0984312987681332E-10</c:v>
                </c:pt>
                <c:pt idx="1319">
                  <c:v>2.0225607465231156E-10</c:v>
                </c:pt>
                <c:pt idx="1320">
                  <c:v>1.9493079772471982E-10</c:v>
                </c:pt>
                <c:pt idx="1321">
                  <c:v>1.8785872807577561E-10</c:v>
                </c:pt>
                <c:pt idx="1322">
                  <c:v>1.8103155906070402E-10</c:v>
                </c:pt>
                <c:pt idx="1323">
                  <c:v>1.7444124080030687E-10</c:v>
                </c:pt>
                <c:pt idx="1324">
                  <c:v>1.6807997277453528E-10</c:v>
                </c:pt>
                <c:pt idx="1325">
                  <c:v>1.6194019661272509E-10</c:v>
                </c:pt>
                <c:pt idx="1326">
                  <c:v>1.5601458907576614E-10</c:v>
                </c:pt>
                <c:pt idx="1327">
                  <c:v>1.5029605522563726E-10</c:v>
                </c:pt>
                <c:pt idx="1328">
                  <c:v>1.4477772177774516E-10</c:v>
                </c:pt>
                <c:pt idx="1329">
                  <c:v>1.3945293063168991E-10</c:v>
                </c:pt>
                <c:pt idx="1330">
                  <c:v>1.3431523257610671E-10</c:v>
                </c:pt>
                <c:pt idx="1331">
                  <c:v>1.2935838116335488E-10</c:v>
                </c:pt>
                <c:pt idx="1332">
                  <c:v>1.2457632674991381E-10</c:v>
                </c:pt>
                <c:pt idx="1333">
                  <c:v>1.199632106984375E-10</c:v>
                </c:pt>
                <c:pt idx="1334">
                  <c:v>1.1551335973746775E-10</c:v>
                </c:pt>
                <c:pt idx="1335">
                  <c:v>1.1122128047497372E-10</c:v>
                </c:pt>
                <c:pt idx="1336">
                  <c:v>1.070816540618652E-10</c:v>
                </c:pt>
                <c:pt idx="1337">
                  <c:v>1.0308933100180365E-10</c:v>
                </c:pt>
                <c:pt idx="1338">
                  <c:v>9.9239326103652552E-11</c:v>
                </c:pt>
                <c:pt idx="1339">
                  <c:v>9.5526813573012923E-11</c:v>
                </c:pt>
                <c:pt idx="1340">
                  <c:v>9.1947122239374524E-11</c:v>
                </c:pt>
                <c:pt idx="1341">
                  <c:v>8.8495730915478196E-11</c:v>
                </c:pt>
                <c:pt idx="1342">
                  <c:v>8.5168263885548881E-11</c:v>
                </c:pt>
                <c:pt idx="1343">
                  <c:v>8.1960486519167585E-11</c:v>
                </c:pt>
                <c:pt idx="1344">
                  <c:v>7.886830100758459E-11</c:v>
                </c:pt>
                <c:pt idx="1345">
                  <c:v>7.5887742219374875E-11</c:v>
                </c:pt>
                <c:pt idx="1346">
                  <c:v>7.3014973672393468E-11</c:v>
                </c:pt>
                <c:pt idx="1347">
                  <c:v>7.0246283619051252E-11</c:v>
                </c:pt>
                <c:pt idx="1348">
                  <c:v>6.757808124202361E-11</c:v>
                </c:pt>
                <c:pt idx="1349">
                  <c:v>6.5006892957540225E-11</c:v>
                </c:pt>
                <c:pt idx="1350">
                  <c:v>6.2529358823486134E-11</c:v>
                </c:pt>
                <c:pt idx="1351">
                  <c:v>6.01422290496069E-11</c:v>
                </c:pt>
                <c:pt idx="1352">
                  <c:v>5.7842360607167594E-11</c:v>
                </c:pt>
                <c:pt idx="1353">
                  <c:v>5.5626713935478661E-11</c:v>
                </c:pt>
                <c:pt idx="1354">
                  <c:v>5.3492349742763845E-11</c:v>
                </c:pt>
                <c:pt idx="1355">
                  <c:v>5.143642589889607E-11</c:v>
                </c:pt>
                <c:pt idx="1356">
                  <c:v>4.9456194417599266E-11</c:v>
                </c:pt>
                <c:pt idx="1357">
                  <c:v>4.7548998525753732E-11</c:v>
                </c:pt>
                <c:pt idx="1358">
                  <c:v>4.5712269817506943E-11</c:v>
                </c:pt>
                <c:pt idx="1359">
                  <c:v>4.394352549094852E-11</c:v>
                </c:pt>
                <c:pt idx="1360">
                  <c:v>4.2240365665154825E-11</c:v>
                </c:pt>
                <c:pt idx="1361">
                  <c:v>4.0600470775459775E-11</c:v>
                </c:pt>
                <c:pt idx="1362">
                  <c:v>3.9021599044867094E-11</c:v>
                </c:pt>
                <c:pt idx="1363">
                  <c:v>3.7501584029562165E-11</c:v>
                </c:pt>
                <c:pt idx="1364">
                  <c:v>3.6038332236534072E-11</c:v>
                </c:pt>
                <c:pt idx="1365">
                  <c:v>3.4629820811364157E-11</c:v>
                </c:pt>
                <c:pt idx="1366">
                  <c:v>3.3274095294284486E-11</c:v>
                </c:pt>
                <c:pt idx="1367">
                  <c:v>3.196926744265756E-11</c:v>
                </c:pt>
                <c:pt idx="1368">
                  <c:v>3.0713513118072687E-11</c:v>
                </c:pt>
                <c:pt idx="1369">
                  <c:v>2.950507023629635E-11</c:v>
                </c:pt>
                <c:pt idx="1370">
                  <c:v>2.8342236778359182E-11</c:v>
                </c:pt>
                <c:pt idx="1371">
                  <c:v>2.7223368861103554E-11</c:v>
                </c:pt>
                <c:pt idx="1372">
                  <c:v>2.6146878865559485E-11</c:v>
                </c:pt>
                <c:pt idx="1373">
                  <c:v>2.5111233621551366E-11</c:v>
                </c:pt>
                <c:pt idx="1374">
                  <c:v>2.4114952646982438E-11</c:v>
                </c:pt>
                <c:pt idx="1375">
                  <c:v>2.3156606440282794E-11</c:v>
                </c:pt>
                <c:pt idx="1376">
                  <c:v>2.2234814824539076E-11</c:v>
                </c:pt>
                <c:pt idx="1377">
                  <c:v>2.134824534186948E-11</c:v>
                </c:pt>
                <c:pt idx="1378">
                  <c:v>2.0495611696635744E-11</c:v>
                </c:pt>
                <c:pt idx="1379">
                  <c:v>1.9675672246124318E-11</c:v>
                </c:pt>
                <c:pt idx="1380">
                  <c:v>1.8887228537361566E-11</c:v>
                </c:pt>
                <c:pt idx="1381">
                  <c:v>1.8129123888763932E-11</c:v>
                </c:pt>
                <c:pt idx="1382">
                  <c:v>1.7400242015351629E-11</c:v>
                </c:pt>
                <c:pt idx="1383">
                  <c:v>1.6699505696295278E-11</c:v>
                </c:pt>
                <c:pt idx="1384">
                  <c:v>1.6025875483588794E-11</c:v>
                </c:pt>
                <c:pt idx="1385">
                  <c:v>1.5378348450676903E-11</c:v>
                </c:pt>
                <c:pt idx="1386">
                  <c:v>1.4755956979895836E-11</c:v>
                </c:pt>
                <c:pt idx="1387">
                  <c:v>1.4157767587612646E-11</c:v>
                </c:pt>
                <c:pt idx="1388">
                  <c:v>1.3582879785981087E-11</c:v>
                </c:pt>
                <c:pt idx="1389">
                  <c:v>1.3030424980258754E-11</c:v>
                </c:pt>
                <c:pt idx="1390">
                  <c:v>1.2499565400655227E-11</c:v>
                </c:pt>
                <c:pt idx="1391">
                  <c:v>1.198949306771316E-11</c:v>
                </c:pt>
                <c:pt idx="1392">
                  <c:v>1.1499428790245958E-11</c:v>
                </c:pt>
                <c:pt idx="1393">
                  <c:v>1.1028621194884016E-11</c:v>
                </c:pt>
                <c:pt idx="1394">
                  <c:v>1.057634578630547E-11</c:v>
                </c:pt>
                <c:pt idx="1395">
                  <c:v>1.0141904037252364E-11</c:v>
                </c:pt>
                <c:pt idx="1396">
                  <c:v>9.7246225074575091E-12</c:v>
                </c:pt>
                <c:pt idx="1397">
                  <c:v>9.3238519906301153E-12</c:v>
                </c:pt>
                <c:pt idx="1398">
                  <c:v>8.9389666886703381E-12</c:v>
                </c:pt>
                <c:pt idx="1399">
                  <c:v>8.56936341230832E-12</c:v>
                </c:pt>
                <c:pt idx="1400">
                  <c:v>8.2144608073810988E-12</c:v>
                </c:pt>
                <c:pt idx="1401">
                  <c:v>7.8736986059843741E-12</c:v>
                </c:pt>
                <c:pt idx="1402">
                  <c:v>7.5465369017571256E-12</c:v>
                </c:pt>
                <c:pt idx="1403">
                  <c:v>7.2324554485754886E-12</c:v>
                </c:pt>
                <c:pt idx="1404">
                  <c:v>6.9309529819538834E-12</c:v>
                </c:pt>
                <c:pt idx="1405">
                  <c:v>6.6415465624700104E-12</c:v>
                </c:pt>
                <c:pt idx="1406">
                  <c:v>6.3637709405482977E-12</c:v>
                </c:pt>
                <c:pt idx="1407">
                  <c:v>6.0971779419565092E-12</c:v>
                </c:pt>
                <c:pt idx="1408">
                  <c:v>5.8413358733864104E-12</c:v>
                </c:pt>
                <c:pt idx="1409">
                  <c:v>5.5958289475077038E-12</c:v>
                </c:pt>
                <c:pt idx="1410">
                  <c:v>5.3602567269017207E-12</c:v>
                </c:pt>
                <c:pt idx="1411">
                  <c:v>5.134233586297004E-12</c:v>
                </c:pt>
                <c:pt idx="1412">
                  <c:v>4.917388192545902E-12</c:v>
                </c:pt>
                <c:pt idx="1413">
                  <c:v>4.7093630017969244E-12</c:v>
                </c:pt>
                <c:pt idx="1414">
                  <c:v>4.5098137733326082E-12</c:v>
                </c:pt>
                <c:pt idx="1415">
                  <c:v>4.3184090995582462E-12</c:v>
                </c:pt>
                <c:pt idx="1416">
                  <c:v>4.1348299516411013E-12</c:v>
                </c:pt>
                <c:pt idx="1417">
                  <c:v>3.9587692403133455E-12</c:v>
                </c:pt>
                <c:pt idx="1418">
                  <c:v>3.7899313913674403E-12</c:v>
                </c:pt>
                <c:pt idx="1419">
                  <c:v>3.6280319353846695E-12</c:v>
                </c:pt>
                <c:pt idx="1420">
                  <c:v>3.4727971112513618E-12</c:v>
                </c:pt>
                <c:pt idx="1421">
                  <c:v>3.3239634830300568E-12</c:v>
                </c:pt>
                <c:pt idx="1422">
                  <c:v>3.181277569765497E-12</c:v>
                </c:pt>
                <c:pt idx="1423">
                  <c:v>3.0444954878175562E-12</c:v>
                </c:pt>
                <c:pt idx="1424">
                  <c:v>2.9133826053245121E-12</c:v>
                </c:pt>
                <c:pt idx="1425">
                  <c:v>2.7877132084123378E-12</c:v>
                </c:pt>
                <c:pt idx="1426">
                  <c:v>2.6672701787767349E-12</c:v>
                </c:pt>
                <c:pt idx="1427">
                  <c:v>2.5518446822750624E-12</c:v>
                </c:pt>
                <c:pt idx="1428">
                  <c:v>2.4412358681768802E-12</c:v>
                </c:pt>
                <c:pt idx="1429">
                  <c:v>2.3352505787311986E-12</c:v>
                </c:pt>
                <c:pt idx="1430">
                  <c:v>2.2337030687195801E-12</c:v>
                </c:pt>
                <c:pt idx="1431">
                  <c:v>2.1364147346732457E-12</c:v>
                </c:pt>
                <c:pt idx="1432">
                  <c:v>2.043213853442781E-12</c:v>
                </c:pt>
                <c:pt idx="1433">
                  <c:v>1.9539353298169702E-12</c:v>
                </c:pt>
                <c:pt idx="1434">
                  <c:v>1.8684204528982596E-12</c:v>
                </c:pt>
                <c:pt idx="1435">
                  <c:v>1.7865166609492173E-12</c:v>
                </c:pt>
                <c:pt idx="1436">
                  <c:v>1.7080773144344172E-12</c:v>
                </c:pt>
                <c:pt idx="1437">
                  <c:v>1.6329614769895459E-12</c:v>
                </c:pt>
                <c:pt idx="1438">
                  <c:v>1.5610337040581119E-12</c:v>
                </c:pt>
                <c:pt idx="1439">
                  <c:v>1.4921638389440808E-12</c:v>
                </c:pt>
                <c:pt idx="1440">
                  <c:v>1.4262268160359062E-12</c:v>
                </c:pt>
                <c:pt idx="1441">
                  <c:v>1.3631024709655582E-12</c:v>
                </c:pt>
                <c:pt idx="1442">
                  <c:v>1.3026753574728607E-12</c:v>
                </c:pt>
                <c:pt idx="1443">
                  <c:v>1.2448345707528287E-12</c:v>
                </c:pt>
                <c:pt idx="1444">
                  <c:v>1.1894735770703311E-12</c:v>
                </c:pt>
                <c:pt idx="1445">
                  <c:v>1.1364900494331587E-12</c:v>
                </c:pt>
                <c:pt idx="1446">
                  <c:v>1.0857857091210877E-12</c:v>
                </c:pt>
                <c:pt idx="1447">
                  <c:v>1.0372661728746875E-12</c:v>
                </c:pt>
                <c:pt idx="1448">
                  <c:v>9.908408055539355E-13</c:v>
                </c:pt>
                <c:pt idx="1449">
                  <c:v>9.4642257808218764E-13</c:v>
                </c:pt>
                <c:pt idx="1450">
                  <c:v>9.0392793049762499E-13</c:v>
                </c:pt>
                <c:pt idx="1451">
                  <c:v>8.6327663993889196E-13</c:v>
                </c:pt>
                <c:pt idx="1452">
                  <c:v>8.2439169339794463E-13</c:v>
                </c:pt>
                <c:pt idx="1453">
                  <c:v>7.8719916507790751E-13</c:v>
                </c:pt>
                <c:pt idx="1454">
                  <c:v>7.5162809819899639E-13</c:v>
                </c:pt>
                <c:pt idx="1455">
                  <c:v>7.1761039110070764E-13</c:v>
                </c:pt>
                <c:pt idx="1456">
                  <c:v>6.8508068749293063E-13</c:v>
                </c:pt>
                <c:pt idx="1457">
                  <c:v>6.5397627071382409E-13</c:v>
                </c:pt>
                <c:pt idx="1458">
                  <c:v>6.2423696185639829E-13</c:v>
                </c:pt>
                <c:pt idx="1459">
                  <c:v>5.9580502163051715E-13</c:v>
                </c:pt>
                <c:pt idx="1460">
                  <c:v>5.6862505583104286E-13</c:v>
                </c:pt>
                <c:pt idx="1461">
                  <c:v>5.4264392428729297E-13</c:v>
                </c:pt>
                <c:pt idx="1462">
                  <c:v>5.1781065317274652E-13</c:v>
                </c:pt>
                <c:pt idx="1463">
                  <c:v>4.9407635055809353E-13</c:v>
                </c:pt>
                <c:pt idx="1464">
                  <c:v>4.7139412509434739E-13</c:v>
                </c:pt>
                <c:pt idx="1465">
                  <c:v>4.4971900771655852E-13</c:v>
                </c:pt>
                <c:pt idx="1466">
                  <c:v>4.2900787626218355E-13</c:v>
                </c:pt>
                <c:pt idx="1467">
                  <c:v>4.0921938290161447E-13</c:v>
                </c:pt>
                <c:pt idx="1468">
                  <c:v>3.9031388428185115E-13</c:v>
                </c:pt>
                <c:pt idx="1469">
                  <c:v>3.7225337428741428E-13</c:v>
                </c:pt>
                <c:pt idx="1470">
                  <c:v>3.5500141932589074E-13</c:v>
                </c:pt>
                <c:pt idx="1471">
                  <c:v>3.3852309604852073E-13</c:v>
                </c:pt>
                <c:pt idx="1472">
                  <c:v>3.2278493141914595E-13</c:v>
                </c:pt>
                <c:pt idx="1473">
                  <c:v>3.0775484504790666E-13</c:v>
                </c:pt>
                <c:pt idx="1474">
                  <c:v>2.9340209370865979E-13</c:v>
                </c:pt>
                <c:pt idx="1475">
                  <c:v>2.7969721796193201E-13</c:v>
                </c:pt>
                <c:pt idx="1476">
                  <c:v>2.6661199080780914E-13</c:v>
                </c:pt>
                <c:pt idx="1477">
                  <c:v>2.541193682957213E-13</c:v>
                </c:pt>
                <c:pt idx="1478">
                  <c:v>2.421934420205047E-13</c:v>
                </c:pt>
                <c:pt idx="1479">
                  <c:v>2.308093934365859E-13</c:v>
                </c:pt>
                <c:pt idx="1480">
                  <c:v>2.1994344992436002E-13</c:v>
                </c:pt>
                <c:pt idx="1481">
                  <c:v>2.0957284254514226E-13</c:v>
                </c:pt>
                <c:pt idx="1482">
                  <c:v>1.9967576542322722E-13</c:v>
                </c:pt>
                <c:pt idx="1483">
                  <c:v>1.9023133669564945E-13</c:v>
                </c:pt>
                <c:pt idx="1484">
                  <c:v>1.8121956097234085E-13</c:v>
                </c:pt>
                <c:pt idx="1485">
                  <c:v>1.7262129325129737E-13</c:v>
                </c:pt>
                <c:pt idx="1486">
                  <c:v>1.6441820423529602E-13</c:v>
                </c:pt>
                <c:pt idx="1487">
                  <c:v>1.5659274699856395E-13</c:v>
                </c:pt>
                <c:pt idx="1488">
                  <c:v>1.4912812495354096E-13</c:v>
                </c:pt>
                <c:pt idx="1489">
                  <c:v>1.4200826106966651E-13</c:v>
                </c:pt>
                <c:pt idx="1490">
                  <c:v>1.352177682977597E-13</c:v>
                </c:pt>
                <c:pt idx="1491">
                  <c:v>1.2874192115517325E-13</c:v>
                </c:pt>
                <c:pt idx="1492">
                  <c:v>1.2256662842850041E-13</c:v>
                </c:pt>
                <c:pt idx="1493">
                  <c:v>1.16678406952114E-13</c:v>
                </c:pt>
                <c:pt idx="1494">
                  <c:v>1.110643564222616E-13</c:v>
                </c:pt>
              </c:numCache>
            </c:numRef>
          </c:yVal>
        </c:ser>
        <c:ser>
          <c:idx val="2"/>
          <c:order val="1"/>
          <c:tx>
            <c:strRef>
              <c:f>lake_superior!$E$9</c:f>
              <c:strCache>
                <c:ptCount val="1"/>
                <c:pt idx="0">
                  <c:v>RMS</c:v>
                </c:pt>
              </c:strCache>
            </c:strRef>
          </c:tx>
          <c:spPr>
            <a:ln>
              <a:prstDash val="dash"/>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lake_superior!$E$10:$E$2000</c:f>
              <c:numCache>
                <c:formatCode>General</c:formatCode>
                <c:ptCount val="1991"/>
                <c:pt idx="0">
                  <c:v>1</c:v>
                </c:pt>
                <c:pt idx="1">
                  <c:v>1</c:v>
                </c:pt>
                <c:pt idx="2">
                  <c:v>1</c:v>
                </c:pt>
                <c:pt idx="3">
                  <c:v>1</c:v>
                </c:pt>
                <c:pt idx="4">
                  <c:v>1</c:v>
                </c:pt>
                <c:pt idx="5">
                  <c:v>1</c:v>
                </c:pt>
                <c:pt idx="6">
                  <c:v>1</c:v>
                </c:pt>
                <c:pt idx="7">
                  <c:v>1</c:v>
                </c:pt>
                <c:pt idx="8">
                  <c:v>1</c:v>
                </c:pt>
                <c:pt idx="9">
                  <c:v>0.97813220487049268</c:v>
                </c:pt>
                <c:pt idx="10">
                  <c:v>0.97813220487049268</c:v>
                </c:pt>
                <c:pt idx="11">
                  <c:v>0.97813220487049268</c:v>
                </c:pt>
                <c:pt idx="12">
                  <c:v>0.97813220487049268</c:v>
                </c:pt>
                <c:pt idx="13">
                  <c:v>0.97813220487049268</c:v>
                </c:pt>
                <c:pt idx="14">
                  <c:v>0.97813220487049268</c:v>
                </c:pt>
                <c:pt idx="15">
                  <c:v>0.97813220487049268</c:v>
                </c:pt>
                <c:pt idx="16">
                  <c:v>0.97813220487049268</c:v>
                </c:pt>
                <c:pt idx="17">
                  <c:v>0.97813220487049268</c:v>
                </c:pt>
                <c:pt idx="18">
                  <c:v>0.97813220487049268</c:v>
                </c:pt>
                <c:pt idx="19">
                  <c:v>0.91083195990489574</c:v>
                </c:pt>
                <c:pt idx="20">
                  <c:v>0.91083195990489574</c:v>
                </c:pt>
                <c:pt idx="21">
                  <c:v>0.91083195990489574</c:v>
                </c:pt>
                <c:pt idx="22">
                  <c:v>0.91083195990489574</c:v>
                </c:pt>
                <c:pt idx="23">
                  <c:v>0.91083195990489574</c:v>
                </c:pt>
                <c:pt idx="24">
                  <c:v>0.91083195990489574</c:v>
                </c:pt>
                <c:pt idx="25">
                  <c:v>0.91083195990489574</c:v>
                </c:pt>
                <c:pt idx="26">
                  <c:v>0.91083195990489574</c:v>
                </c:pt>
                <c:pt idx="27">
                  <c:v>0.91083195990489574</c:v>
                </c:pt>
                <c:pt idx="28">
                  <c:v>0.91083195990489574</c:v>
                </c:pt>
                <c:pt idx="29">
                  <c:v>0.81816910731654602</c:v>
                </c:pt>
                <c:pt idx="30">
                  <c:v>0.81816910731654602</c:v>
                </c:pt>
                <c:pt idx="31">
                  <c:v>0.81816910731654602</c:v>
                </c:pt>
                <c:pt idx="32">
                  <c:v>0.81816910731654602</c:v>
                </c:pt>
                <c:pt idx="33">
                  <c:v>0.81816910731654602</c:v>
                </c:pt>
                <c:pt idx="34">
                  <c:v>0.81816910731654602</c:v>
                </c:pt>
                <c:pt idx="35">
                  <c:v>0.81816910731654602</c:v>
                </c:pt>
                <c:pt idx="36">
                  <c:v>0.81816910731654602</c:v>
                </c:pt>
                <c:pt idx="37">
                  <c:v>0.81816910731654602</c:v>
                </c:pt>
                <c:pt idx="38">
                  <c:v>0.81816910731654602</c:v>
                </c:pt>
                <c:pt idx="39">
                  <c:v>0.71633242822147769</c:v>
                </c:pt>
                <c:pt idx="40">
                  <c:v>0.71633242822147769</c:v>
                </c:pt>
                <c:pt idx="41">
                  <c:v>0.71633242822147769</c:v>
                </c:pt>
                <c:pt idx="42">
                  <c:v>0.71633242822147769</c:v>
                </c:pt>
                <c:pt idx="43">
                  <c:v>0.71633242822147769</c:v>
                </c:pt>
                <c:pt idx="44">
                  <c:v>0.71633242822147769</c:v>
                </c:pt>
                <c:pt idx="45">
                  <c:v>0.71633242822147769</c:v>
                </c:pt>
                <c:pt idx="46">
                  <c:v>0.71633242822147769</c:v>
                </c:pt>
                <c:pt idx="47">
                  <c:v>0.71633242822147769</c:v>
                </c:pt>
                <c:pt idx="48">
                  <c:v>0.71633242822147769</c:v>
                </c:pt>
                <c:pt idx="49">
                  <c:v>0.63171032367880875</c:v>
                </c:pt>
                <c:pt idx="50">
                  <c:v>0.63171032367880875</c:v>
                </c:pt>
                <c:pt idx="51">
                  <c:v>0.63171032367880875</c:v>
                </c:pt>
                <c:pt idx="52">
                  <c:v>0.63171032367880875</c:v>
                </c:pt>
                <c:pt idx="53">
                  <c:v>0.63171032367880875</c:v>
                </c:pt>
                <c:pt idx="54">
                  <c:v>0.63171032367880875</c:v>
                </c:pt>
                <c:pt idx="55">
                  <c:v>0.63171032367880875</c:v>
                </c:pt>
                <c:pt idx="56">
                  <c:v>0.63171032367880875</c:v>
                </c:pt>
                <c:pt idx="57">
                  <c:v>0.63171032367880875</c:v>
                </c:pt>
                <c:pt idx="58">
                  <c:v>0.63171032367880875</c:v>
                </c:pt>
                <c:pt idx="59">
                  <c:v>0.53281244371194758</c:v>
                </c:pt>
                <c:pt idx="60">
                  <c:v>0.53281244371194758</c:v>
                </c:pt>
                <c:pt idx="61">
                  <c:v>0.53281244371194758</c:v>
                </c:pt>
                <c:pt idx="62">
                  <c:v>0.53281244371194758</c:v>
                </c:pt>
                <c:pt idx="63">
                  <c:v>0.53281244371194758</c:v>
                </c:pt>
                <c:pt idx="64">
                  <c:v>0.53281244371194758</c:v>
                </c:pt>
                <c:pt idx="65">
                  <c:v>0.53281244371194758</c:v>
                </c:pt>
                <c:pt idx="66">
                  <c:v>0.53281244371194758</c:v>
                </c:pt>
                <c:pt idx="67">
                  <c:v>0.53281244371194758</c:v>
                </c:pt>
                <c:pt idx="68">
                  <c:v>0.53281244371194758</c:v>
                </c:pt>
                <c:pt idx="69">
                  <c:v>0.41933224359667137</c:v>
                </c:pt>
                <c:pt idx="70">
                  <c:v>0.41933224359667137</c:v>
                </c:pt>
                <c:pt idx="71">
                  <c:v>0.41933224359667137</c:v>
                </c:pt>
                <c:pt idx="72">
                  <c:v>0.41933224359667137</c:v>
                </c:pt>
                <c:pt idx="73">
                  <c:v>0.41933224359667137</c:v>
                </c:pt>
                <c:pt idx="74">
                  <c:v>0.41933224359667137</c:v>
                </c:pt>
                <c:pt idx="75">
                  <c:v>0.41933224359667137</c:v>
                </c:pt>
                <c:pt idx="76">
                  <c:v>0.41933224359667137</c:v>
                </c:pt>
                <c:pt idx="77">
                  <c:v>0.41933224359667137</c:v>
                </c:pt>
                <c:pt idx="78">
                  <c:v>0.41933224359667137</c:v>
                </c:pt>
                <c:pt idx="79">
                  <c:v>0.35350775874491158</c:v>
                </c:pt>
                <c:pt idx="80">
                  <c:v>0.35350775874491158</c:v>
                </c:pt>
                <c:pt idx="81">
                  <c:v>0.35350775874491158</c:v>
                </c:pt>
                <c:pt idx="82">
                  <c:v>0.35350775874491158</c:v>
                </c:pt>
                <c:pt idx="83">
                  <c:v>0.35350775874491158</c:v>
                </c:pt>
                <c:pt idx="84">
                  <c:v>0.35350775874491158</c:v>
                </c:pt>
                <c:pt idx="85">
                  <c:v>0.35350775874491158</c:v>
                </c:pt>
                <c:pt idx="86">
                  <c:v>0.35350775874491158</c:v>
                </c:pt>
                <c:pt idx="87">
                  <c:v>0.35350775874491158</c:v>
                </c:pt>
                <c:pt idx="88">
                  <c:v>0.35350775874491158</c:v>
                </c:pt>
                <c:pt idx="89">
                  <c:v>0.29883798948088974</c:v>
                </c:pt>
                <c:pt idx="90">
                  <c:v>0.29883798948088974</c:v>
                </c:pt>
                <c:pt idx="91">
                  <c:v>0.29883798948088974</c:v>
                </c:pt>
                <c:pt idx="92">
                  <c:v>0.29883798948088974</c:v>
                </c:pt>
                <c:pt idx="93">
                  <c:v>0.29883798948088974</c:v>
                </c:pt>
                <c:pt idx="94">
                  <c:v>0.29883798948088974</c:v>
                </c:pt>
                <c:pt idx="95">
                  <c:v>0.29883798948088974</c:v>
                </c:pt>
                <c:pt idx="96">
                  <c:v>0.29883798948088974</c:v>
                </c:pt>
                <c:pt idx="97">
                  <c:v>0.29883798948088974</c:v>
                </c:pt>
                <c:pt idx="98">
                  <c:v>0.29883798948088974</c:v>
                </c:pt>
                <c:pt idx="99">
                  <c:v>0.26273156904067152</c:v>
                </c:pt>
                <c:pt idx="100">
                  <c:v>0.26273156904067152</c:v>
                </c:pt>
                <c:pt idx="101">
                  <c:v>0.26273156904067152</c:v>
                </c:pt>
                <c:pt idx="102">
                  <c:v>0.26273156904067152</c:v>
                </c:pt>
                <c:pt idx="103">
                  <c:v>0.26273156904067152</c:v>
                </c:pt>
                <c:pt idx="104">
                  <c:v>0.26273156904067152</c:v>
                </c:pt>
                <c:pt idx="105">
                  <c:v>0.26273156904067152</c:v>
                </c:pt>
                <c:pt idx="106">
                  <c:v>0.26273156904067152</c:v>
                </c:pt>
                <c:pt idx="107">
                  <c:v>0.26273156904067152</c:v>
                </c:pt>
                <c:pt idx="108">
                  <c:v>0.26273156904067152</c:v>
                </c:pt>
                <c:pt idx="109">
                  <c:v>0.22804462066356837</c:v>
                </c:pt>
                <c:pt idx="110">
                  <c:v>0.22804462066356837</c:v>
                </c:pt>
                <c:pt idx="111">
                  <c:v>0.22804462066356837</c:v>
                </c:pt>
                <c:pt idx="112">
                  <c:v>0.22804462066356837</c:v>
                </c:pt>
                <c:pt idx="113">
                  <c:v>0.22804462066356837</c:v>
                </c:pt>
                <c:pt idx="114">
                  <c:v>0.22804462066356837</c:v>
                </c:pt>
                <c:pt idx="115">
                  <c:v>0.22804462066356837</c:v>
                </c:pt>
                <c:pt idx="116">
                  <c:v>0.22804462066356837</c:v>
                </c:pt>
                <c:pt idx="117">
                  <c:v>0.22804462066356837</c:v>
                </c:pt>
                <c:pt idx="118">
                  <c:v>0.22804462066356837</c:v>
                </c:pt>
                <c:pt idx="119">
                  <c:v>0.19201891728808668</c:v>
                </c:pt>
                <c:pt idx="120">
                  <c:v>0.19201891728808668</c:v>
                </c:pt>
                <c:pt idx="121">
                  <c:v>0.19201891728808668</c:v>
                </c:pt>
                <c:pt idx="122">
                  <c:v>0.19201891728808668</c:v>
                </c:pt>
                <c:pt idx="123">
                  <c:v>0.19201891728808668</c:v>
                </c:pt>
                <c:pt idx="124">
                  <c:v>0.19201891728808668</c:v>
                </c:pt>
                <c:pt idx="125">
                  <c:v>0.19201891728808668</c:v>
                </c:pt>
                <c:pt idx="126">
                  <c:v>0.19201891728808668</c:v>
                </c:pt>
                <c:pt idx="127">
                  <c:v>0.19201891728808668</c:v>
                </c:pt>
                <c:pt idx="128">
                  <c:v>0.19201891728808668</c:v>
                </c:pt>
                <c:pt idx="129">
                  <c:v>0.16611054072553047</c:v>
                </c:pt>
                <c:pt idx="130">
                  <c:v>0.16611054072553047</c:v>
                </c:pt>
                <c:pt idx="131">
                  <c:v>0.16611054072553047</c:v>
                </c:pt>
                <c:pt idx="132">
                  <c:v>0.16611054072553047</c:v>
                </c:pt>
                <c:pt idx="133">
                  <c:v>0.16611054072553047</c:v>
                </c:pt>
                <c:pt idx="134">
                  <c:v>0.16611054072553047</c:v>
                </c:pt>
                <c:pt idx="135">
                  <c:v>0.16611054072553047</c:v>
                </c:pt>
                <c:pt idx="136">
                  <c:v>0.16611054072553047</c:v>
                </c:pt>
                <c:pt idx="137">
                  <c:v>0.16611054072553047</c:v>
                </c:pt>
                <c:pt idx="138">
                  <c:v>0.16611054072553047</c:v>
                </c:pt>
                <c:pt idx="139">
                  <c:v>0.1433190586836702</c:v>
                </c:pt>
                <c:pt idx="140">
                  <c:v>0.1433190586836702</c:v>
                </c:pt>
                <c:pt idx="141">
                  <c:v>0.1433190586836702</c:v>
                </c:pt>
                <c:pt idx="142">
                  <c:v>0.1433190586836702</c:v>
                </c:pt>
                <c:pt idx="143">
                  <c:v>0.1433190586836702</c:v>
                </c:pt>
                <c:pt idx="144">
                  <c:v>0.1433190586836702</c:v>
                </c:pt>
                <c:pt idx="145">
                  <c:v>0.1433190586836702</c:v>
                </c:pt>
                <c:pt idx="146">
                  <c:v>0.1433190586836702</c:v>
                </c:pt>
                <c:pt idx="147">
                  <c:v>0.1433190586836702</c:v>
                </c:pt>
                <c:pt idx="148">
                  <c:v>0.1433190586836702</c:v>
                </c:pt>
                <c:pt idx="149">
                  <c:v>0.12335143557044558</c:v>
                </c:pt>
                <c:pt idx="150">
                  <c:v>0.12335143557044558</c:v>
                </c:pt>
                <c:pt idx="151">
                  <c:v>0.12335143557044558</c:v>
                </c:pt>
                <c:pt idx="152">
                  <c:v>0.12335143557044558</c:v>
                </c:pt>
                <c:pt idx="153">
                  <c:v>0.12335143557044558</c:v>
                </c:pt>
                <c:pt idx="154">
                  <c:v>0.12335143557044558</c:v>
                </c:pt>
                <c:pt idx="155">
                  <c:v>0.12335143557044558</c:v>
                </c:pt>
                <c:pt idx="156">
                  <c:v>0.12335143557044558</c:v>
                </c:pt>
                <c:pt idx="157">
                  <c:v>0.12335143557044558</c:v>
                </c:pt>
                <c:pt idx="158">
                  <c:v>0.12335143557044558</c:v>
                </c:pt>
                <c:pt idx="159">
                  <c:v>0.10650554775027953</c:v>
                </c:pt>
                <c:pt idx="160">
                  <c:v>0.10650554775027953</c:v>
                </c:pt>
                <c:pt idx="161">
                  <c:v>0.10650554775027953</c:v>
                </c:pt>
                <c:pt idx="162">
                  <c:v>0.10650554775027953</c:v>
                </c:pt>
                <c:pt idx="163">
                  <c:v>0.10650554775027953</c:v>
                </c:pt>
                <c:pt idx="164">
                  <c:v>0.10650554775027953</c:v>
                </c:pt>
                <c:pt idx="165">
                  <c:v>0.10650554775027953</c:v>
                </c:pt>
                <c:pt idx="166">
                  <c:v>0.10650554775027953</c:v>
                </c:pt>
                <c:pt idx="167">
                  <c:v>0.10650554775027953</c:v>
                </c:pt>
                <c:pt idx="168">
                  <c:v>0.10650554775027953</c:v>
                </c:pt>
                <c:pt idx="169">
                  <c:v>9.2615795777945945E-2</c:v>
                </c:pt>
                <c:pt idx="170">
                  <c:v>9.2615795777945945E-2</c:v>
                </c:pt>
                <c:pt idx="171">
                  <c:v>9.2615795777945945E-2</c:v>
                </c:pt>
                <c:pt idx="172">
                  <c:v>9.2615795777945945E-2</c:v>
                </c:pt>
                <c:pt idx="173">
                  <c:v>9.2615795777945945E-2</c:v>
                </c:pt>
                <c:pt idx="174">
                  <c:v>9.2615795777945945E-2</c:v>
                </c:pt>
                <c:pt idx="175">
                  <c:v>9.2615795777945945E-2</c:v>
                </c:pt>
                <c:pt idx="176">
                  <c:v>9.2615795777945945E-2</c:v>
                </c:pt>
                <c:pt idx="177">
                  <c:v>9.2615795777945945E-2</c:v>
                </c:pt>
                <c:pt idx="178">
                  <c:v>9.2615795777945945E-2</c:v>
                </c:pt>
                <c:pt idx="179">
                  <c:v>7.9736752044382145E-2</c:v>
                </c:pt>
                <c:pt idx="180">
                  <c:v>7.9736752044382145E-2</c:v>
                </c:pt>
                <c:pt idx="181">
                  <c:v>7.9736752044382145E-2</c:v>
                </c:pt>
                <c:pt idx="182">
                  <c:v>7.9736752044382145E-2</c:v>
                </c:pt>
                <c:pt idx="183">
                  <c:v>7.9736752044382145E-2</c:v>
                </c:pt>
                <c:pt idx="184">
                  <c:v>7.9736752044382145E-2</c:v>
                </c:pt>
                <c:pt idx="185">
                  <c:v>7.9736752044382145E-2</c:v>
                </c:pt>
                <c:pt idx="186">
                  <c:v>7.9736752044382145E-2</c:v>
                </c:pt>
                <c:pt idx="187">
                  <c:v>7.9736752044382145E-2</c:v>
                </c:pt>
                <c:pt idx="188">
                  <c:v>7.9736752044382145E-2</c:v>
                </c:pt>
                <c:pt idx="189">
                  <c:v>7.0168233725998813E-2</c:v>
                </c:pt>
                <c:pt idx="190">
                  <c:v>7.0168233725998813E-2</c:v>
                </c:pt>
                <c:pt idx="191">
                  <c:v>7.0168233725998813E-2</c:v>
                </c:pt>
                <c:pt idx="192">
                  <c:v>7.0168233725998813E-2</c:v>
                </c:pt>
                <c:pt idx="193">
                  <c:v>7.0168233725998813E-2</c:v>
                </c:pt>
                <c:pt idx="194">
                  <c:v>7.0168233725998813E-2</c:v>
                </c:pt>
                <c:pt idx="195">
                  <c:v>7.0168233725998813E-2</c:v>
                </c:pt>
                <c:pt idx="196">
                  <c:v>7.0168233725998813E-2</c:v>
                </c:pt>
                <c:pt idx="197">
                  <c:v>7.0168233725998813E-2</c:v>
                </c:pt>
                <c:pt idx="198">
                  <c:v>7.0168233725998813E-2</c:v>
                </c:pt>
                <c:pt idx="199">
                  <c:v>6.2103056666306423E-2</c:v>
                </c:pt>
                <c:pt idx="200">
                  <c:v>6.2103056666306423E-2</c:v>
                </c:pt>
                <c:pt idx="201">
                  <c:v>6.2103056666306423E-2</c:v>
                </c:pt>
                <c:pt idx="202">
                  <c:v>6.2103056666306423E-2</c:v>
                </c:pt>
                <c:pt idx="203">
                  <c:v>6.2103056666306423E-2</c:v>
                </c:pt>
                <c:pt idx="204">
                  <c:v>6.2103056666306423E-2</c:v>
                </c:pt>
                <c:pt idx="205">
                  <c:v>6.2103056666306423E-2</c:v>
                </c:pt>
                <c:pt idx="206">
                  <c:v>6.2103056666306423E-2</c:v>
                </c:pt>
                <c:pt idx="207">
                  <c:v>6.2103056666306423E-2</c:v>
                </c:pt>
                <c:pt idx="208">
                  <c:v>6.2103056666306423E-2</c:v>
                </c:pt>
                <c:pt idx="209">
                  <c:v>5.4911695306027006E-2</c:v>
                </c:pt>
                <c:pt idx="210">
                  <c:v>5.4911695306027006E-2</c:v>
                </c:pt>
                <c:pt idx="211">
                  <c:v>5.4911695306027006E-2</c:v>
                </c:pt>
                <c:pt idx="212">
                  <c:v>5.4911695306027006E-2</c:v>
                </c:pt>
                <c:pt idx="213">
                  <c:v>5.4911695306027006E-2</c:v>
                </c:pt>
                <c:pt idx="214">
                  <c:v>5.4911695306027006E-2</c:v>
                </c:pt>
                <c:pt idx="215">
                  <c:v>5.4911695306027006E-2</c:v>
                </c:pt>
                <c:pt idx="216">
                  <c:v>5.4911695306027006E-2</c:v>
                </c:pt>
                <c:pt idx="217">
                  <c:v>5.4911695306027006E-2</c:v>
                </c:pt>
                <c:pt idx="218">
                  <c:v>5.4911695306027006E-2</c:v>
                </c:pt>
                <c:pt idx="219">
                  <c:v>4.8713818040995734E-2</c:v>
                </c:pt>
                <c:pt idx="220">
                  <c:v>4.8713818040995734E-2</c:v>
                </c:pt>
                <c:pt idx="221">
                  <c:v>4.8713818040995734E-2</c:v>
                </c:pt>
                <c:pt idx="222">
                  <c:v>4.8713818040995734E-2</c:v>
                </c:pt>
                <c:pt idx="223">
                  <c:v>4.8713818040995734E-2</c:v>
                </c:pt>
                <c:pt idx="224">
                  <c:v>4.8713818040995734E-2</c:v>
                </c:pt>
                <c:pt idx="225">
                  <c:v>4.8713818040995734E-2</c:v>
                </c:pt>
                <c:pt idx="226">
                  <c:v>4.8713818040995734E-2</c:v>
                </c:pt>
                <c:pt idx="227">
                  <c:v>4.8713818040995734E-2</c:v>
                </c:pt>
                <c:pt idx="228">
                  <c:v>4.3444918765085071E-2</c:v>
                </c:pt>
                <c:pt idx="229">
                  <c:v>4.3444918765085071E-2</c:v>
                </c:pt>
                <c:pt idx="230">
                  <c:v>4.3444918765085071E-2</c:v>
                </c:pt>
                <c:pt idx="231">
                  <c:v>4.3444918765085071E-2</c:v>
                </c:pt>
                <c:pt idx="232">
                  <c:v>4.3444918765085071E-2</c:v>
                </c:pt>
                <c:pt idx="233">
                  <c:v>4.3444918765085071E-2</c:v>
                </c:pt>
                <c:pt idx="234">
                  <c:v>4.3444918765085071E-2</c:v>
                </c:pt>
                <c:pt idx="235">
                  <c:v>4.3444918765085071E-2</c:v>
                </c:pt>
                <c:pt idx="236">
                  <c:v>4.3444918765085071E-2</c:v>
                </c:pt>
                <c:pt idx="237">
                  <c:v>4.3444918765085071E-2</c:v>
                </c:pt>
                <c:pt idx="238">
                  <c:v>4.3444918765085071E-2</c:v>
                </c:pt>
                <c:pt idx="239">
                  <c:v>3.893365665189668E-2</c:v>
                </c:pt>
                <c:pt idx="240">
                  <c:v>3.893365665189668E-2</c:v>
                </c:pt>
                <c:pt idx="241">
                  <c:v>3.893365665189668E-2</c:v>
                </c:pt>
                <c:pt idx="242">
                  <c:v>3.893365665189668E-2</c:v>
                </c:pt>
                <c:pt idx="243">
                  <c:v>3.893365665189668E-2</c:v>
                </c:pt>
                <c:pt idx="244">
                  <c:v>3.893365665189668E-2</c:v>
                </c:pt>
                <c:pt idx="245">
                  <c:v>3.893365665189668E-2</c:v>
                </c:pt>
                <c:pt idx="246">
                  <c:v>3.893365665189668E-2</c:v>
                </c:pt>
                <c:pt idx="247">
                  <c:v>3.893365665189668E-2</c:v>
                </c:pt>
                <c:pt idx="248">
                  <c:v>3.893365665189668E-2</c:v>
                </c:pt>
                <c:pt idx="249">
                  <c:v>3.4870672574660574E-2</c:v>
                </c:pt>
                <c:pt idx="250">
                  <c:v>3.4870672574660574E-2</c:v>
                </c:pt>
                <c:pt idx="251">
                  <c:v>3.4870672574660574E-2</c:v>
                </c:pt>
                <c:pt idx="252">
                  <c:v>3.4870672574660574E-2</c:v>
                </c:pt>
                <c:pt idx="253">
                  <c:v>3.4870672574660574E-2</c:v>
                </c:pt>
                <c:pt idx="254">
                  <c:v>3.4870672574660574E-2</c:v>
                </c:pt>
                <c:pt idx="255">
                  <c:v>3.4870672574660574E-2</c:v>
                </c:pt>
                <c:pt idx="256">
                  <c:v>3.4870672574660574E-2</c:v>
                </c:pt>
                <c:pt idx="257">
                  <c:v>3.4870672574660574E-2</c:v>
                </c:pt>
                <c:pt idx="258">
                  <c:v>3.4870672574660574E-2</c:v>
                </c:pt>
                <c:pt idx="259">
                  <c:v>3.1056369105515392E-2</c:v>
                </c:pt>
                <c:pt idx="260">
                  <c:v>3.1056369105515392E-2</c:v>
                </c:pt>
                <c:pt idx="261">
                  <c:v>3.1056369105515392E-2</c:v>
                </c:pt>
                <c:pt idx="262">
                  <c:v>3.1056369105515392E-2</c:v>
                </c:pt>
                <c:pt idx="263">
                  <c:v>3.1056369105515392E-2</c:v>
                </c:pt>
                <c:pt idx="264">
                  <c:v>3.1056369105515392E-2</c:v>
                </c:pt>
                <c:pt idx="265">
                  <c:v>3.1056369105515392E-2</c:v>
                </c:pt>
                <c:pt idx="266">
                  <c:v>3.1056369105515392E-2</c:v>
                </c:pt>
                <c:pt idx="267">
                  <c:v>3.1056369105515392E-2</c:v>
                </c:pt>
                <c:pt idx="268">
                  <c:v>3.1056369105515392E-2</c:v>
                </c:pt>
                <c:pt idx="269">
                  <c:v>2.7670755430671212E-2</c:v>
                </c:pt>
                <c:pt idx="270">
                  <c:v>2.7670755430671212E-2</c:v>
                </c:pt>
                <c:pt idx="271">
                  <c:v>2.7670755430671212E-2</c:v>
                </c:pt>
                <c:pt idx="272">
                  <c:v>2.7670755430671212E-2</c:v>
                </c:pt>
                <c:pt idx="273">
                  <c:v>2.7670755430671212E-2</c:v>
                </c:pt>
                <c:pt idx="274">
                  <c:v>2.7670755430671212E-2</c:v>
                </c:pt>
                <c:pt idx="275">
                  <c:v>2.7670755430671212E-2</c:v>
                </c:pt>
                <c:pt idx="276">
                  <c:v>2.7670755430671212E-2</c:v>
                </c:pt>
                <c:pt idx="277">
                  <c:v>2.7670755430671212E-2</c:v>
                </c:pt>
                <c:pt idx="278">
                  <c:v>2.7670755430671212E-2</c:v>
                </c:pt>
                <c:pt idx="279">
                  <c:v>2.4589434958031575E-2</c:v>
                </c:pt>
                <c:pt idx="280">
                  <c:v>2.4589434958031575E-2</c:v>
                </c:pt>
                <c:pt idx="281">
                  <c:v>2.4589434958031575E-2</c:v>
                </c:pt>
                <c:pt idx="282">
                  <c:v>2.4589434958031575E-2</c:v>
                </c:pt>
                <c:pt idx="283">
                  <c:v>2.4589434958031575E-2</c:v>
                </c:pt>
                <c:pt idx="284">
                  <c:v>2.4589434958031575E-2</c:v>
                </c:pt>
                <c:pt idx="285">
                  <c:v>2.4589434958031575E-2</c:v>
                </c:pt>
                <c:pt idx="286">
                  <c:v>2.4589434958031575E-2</c:v>
                </c:pt>
                <c:pt idx="287">
                  <c:v>2.4589434958031575E-2</c:v>
                </c:pt>
                <c:pt idx="288">
                  <c:v>2.4589434958031575E-2</c:v>
                </c:pt>
                <c:pt idx="289">
                  <c:v>2.1875900608811651E-2</c:v>
                </c:pt>
                <c:pt idx="290">
                  <c:v>2.1875900608811651E-2</c:v>
                </c:pt>
                <c:pt idx="291">
                  <c:v>2.1875900608811651E-2</c:v>
                </c:pt>
                <c:pt idx="292">
                  <c:v>2.1875900608811651E-2</c:v>
                </c:pt>
                <c:pt idx="293">
                  <c:v>2.1875900608811651E-2</c:v>
                </c:pt>
                <c:pt idx="294">
                  <c:v>2.1875900608811651E-2</c:v>
                </c:pt>
                <c:pt idx="295">
                  <c:v>2.1875900608811651E-2</c:v>
                </c:pt>
                <c:pt idx="296">
                  <c:v>2.1875900608811651E-2</c:v>
                </c:pt>
                <c:pt idx="297">
                  <c:v>2.1875900608811651E-2</c:v>
                </c:pt>
                <c:pt idx="298">
                  <c:v>2.1875900608811651E-2</c:v>
                </c:pt>
                <c:pt idx="299">
                  <c:v>1.9410033682769584E-2</c:v>
                </c:pt>
                <c:pt idx="300">
                  <c:v>1.9410033682769584E-2</c:v>
                </c:pt>
                <c:pt idx="301">
                  <c:v>1.9410033682769584E-2</c:v>
                </c:pt>
                <c:pt idx="302">
                  <c:v>1.9410033682769584E-2</c:v>
                </c:pt>
                <c:pt idx="303">
                  <c:v>1.9410033682769584E-2</c:v>
                </c:pt>
                <c:pt idx="304">
                  <c:v>1.9410033682769584E-2</c:v>
                </c:pt>
                <c:pt idx="305">
                  <c:v>1.9410033682769584E-2</c:v>
                </c:pt>
                <c:pt idx="306">
                  <c:v>1.9410033682769584E-2</c:v>
                </c:pt>
                <c:pt idx="307">
                  <c:v>1.9410033682769584E-2</c:v>
                </c:pt>
                <c:pt idx="308">
                  <c:v>1.9410033682769584E-2</c:v>
                </c:pt>
                <c:pt idx="309">
                  <c:v>1.7198476169890845E-2</c:v>
                </c:pt>
                <c:pt idx="310">
                  <c:v>1.7198476169890845E-2</c:v>
                </c:pt>
                <c:pt idx="311">
                  <c:v>1.7198476169890845E-2</c:v>
                </c:pt>
                <c:pt idx="312">
                  <c:v>1.7198476169890845E-2</c:v>
                </c:pt>
                <c:pt idx="313">
                  <c:v>1.7198476169890845E-2</c:v>
                </c:pt>
                <c:pt idx="314">
                  <c:v>1.7198476169890845E-2</c:v>
                </c:pt>
                <c:pt idx="315">
                  <c:v>1.7198476169890845E-2</c:v>
                </c:pt>
                <c:pt idx="316">
                  <c:v>1.7198476169890845E-2</c:v>
                </c:pt>
                <c:pt idx="317">
                  <c:v>1.7198476169890845E-2</c:v>
                </c:pt>
                <c:pt idx="318">
                  <c:v>1.7198476169890845E-2</c:v>
                </c:pt>
                <c:pt idx="319">
                  <c:v>1.5211057674988301E-2</c:v>
                </c:pt>
                <c:pt idx="320">
                  <c:v>1.5211057674988301E-2</c:v>
                </c:pt>
                <c:pt idx="321">
                  <c:v>1.5211057674988301E-2</c:v>
                </c:pt>
                <c:pt idx="322">
                  <c:v>1.5211057674988301E-2</c:v>
                </c:pt>
                <c:pt idx="323">
                  <c:v>1.5211057674988301E-2</c:v>
                </c:pt>
                <c:pt idx="324">
                  <c:v>1.5211057674988301E-2</c:v>
                </c:pt>
                <c:pt idx="325">
                  <c:v>1.5211057674988301E-2</c:v>
                </c:pt>
                <c:pt idx="326">
                  <c:v>1.5211057674988301E-2</c:v>
                </c:pt>
                <c:pt idx="327">
                  <c:v>1.5211057674988301E-2</c:v>
                </c:pt>
                <c:pt idx="328">
                  <c:v>1.5211057674988301E-2</c:v>
                </c:pt>
                <c:pt idx="329">
                  <c:v>1.3514198097914215E-2</c:v>
                </c:pt>
                <c:pt idx="330">
                  <c:v>1.3514198097914215E-2</c:v>
                </c:pt>
                <c:pt idx="331">
                  <c:v>1.3514198097914215E-2</c:v>
                </c:pt>
                <c:pt idx="332">
                  <c:v>1.3514198097914215E-2</c:v>
                </c:pt>
                <c:pt idx="333">
                  <c:v>1.3514198097914215E-2</c:v>
                </c:pt>
                <c:pt idx="334">
                  <c:v>1.3514198097914215E-2</c:v>
                </c:pt>
                <c:pt idx="335">
                  <c:v>1.3514198097914215E-2</c:v>
                </c:pt>
                <c:pt idx="336">
                  <c:v>1.3514198097914215E-2</c:v>
                </c:pt>
                <c:pt idx="337">
                  <c:v>1.3514198097914215E-2</c:v>
                </c:pt>
                <c:pt idx="338">
                  <c:v>1.3514198097914215E-2</c:v>
                </c:pt>
                <c:pt idx="339">
                  <c:v>1.2023803090889441E-2</c:v>
                </c:pt>
                <c:pt idx="340">
                  <c:v>1.2023803090889441E-2</c:v>
                </c:pt>
                <c:pt idx="341">
                  <c:v>1.2023803090889441E-2</c:v>
                </c:pt>
                <c:pt idx="342">
                  <c:v>1.2023803090889441E-2</c:v>
                </c:pt>
                <c:pt idx="343">
                  <c:v>1.2023803090889441E-2</c:v>
                </c:pt>
                <c:pt idx="344">
                  <c:v>1.2023803090889441E-2</c:v>
                </c:pt>
                <c:pt idx="345">
                  <c:v>1.2023803090889441E-2</c:v>
                </c:pt>
                <c:pt idx="346">
                  <c:v>1.2023803090889441E-2</c:v>
                </c:pt>
                <c:pt idx="347">
                  <c:v>1.2023803090889441E-2</c:v>
                </c:pt>
                <c:pt idx="348">
                  <c:v>1.2023803090889441E-2</c:v>
                </c:pt>
                <c:pt idx="349">
                  <c:v>1.0657466947656614E-2</c:v>
                </c:pt>
                <c:pt idx="350">
                  <c:v>1.0657466947656614E-2</c:v>
                </c:pt>
                <c:pt idx="351">
                  <c:v>1.0657466947656614E-2</c:v>
                </c:pt>
                <c:pt idx="352">
                  <c:v>1.0657466947656614E-2</c:v>
                </c:pt>
                <c:pt idx="353">
                  <c:v>1.0657466947656614E-2</c:v>
                </c:pt>
                <c:pt idx="354">
                  <c:v>1.0657466947656614E-2</c:v>
                </c:pt>
                <c:pt idx="355">
                  <c:v>1.0657466947656614E-2</c:v>
                </c:pt>
                <c:pt idx="356">
                  <c:v>1.0657466947656614E-2</c:v>
                </c:pt>
                <c:pt idx="357">
                  <c:v>1.0657466947656614E-2</c:v>
                </c:pt>
                <c:pt idx="358">
                  <c:v>1.0657466947656614E-2</c:v>
                </c:pt>
                <c:pt idx="359">
                  <c:v>9.4435588457797547E-3</c:v>
                </c:pt>
                <c:pt idx="360">
                  <c:v>9.4435588457797547E-3</c:v>
                </c:pt>
                <c:pt idx="361">
                  <c:v>9.4435588457797547E-3</c:v>
                </c:pt>
                <c:pt idx="362">
                  <c:v>9.4435588457797547E-3</c:v>
                </c:pt>
                <c:pt idx="363">
                  <c:v>9.4435588457797547E-3</c:v>
                </c:pt>
                <c:pt idx="364">
                  <c:v>9.4435588457797547E-3</c:v>
                </c:pt>
                <c:pt idx="365">
                  <c:v>9.4435588457797547E-3</c:v>
                </c:pt>
                <c:pt idx="366">
                  <c:v>9.4435588457797547E-3</c:v>
                </c:pt>
                <c:pt idx="367">
                  <c:v>9.4435588457797547E-3</c:v>
                </c:pt>
                <c:pt idx="368">
                  <c:v>9.4435588457797547E-3</c:v>
                </c:pt>
                <c:pt idx="369">
                  <c:v>8.3078911344068723E-3</c:v>
                </c:pt>
                <c:pt idx="370">
                  <c:v>8.3078911344068723E-3</c:v>
                </c:pt>
                <c:pt idx="371">
                  <c:v>8.3078911344068723E-3</c:v>
                </c:pt>
                <c:pt idx="372">
                  <c:v>8.3078911344068723E-3</c:v>
                </c:pt>
                <c:pt idx="373">
                  <c:v>8.3078911344068723E-3</c:v>
                </c:pt>
                <c:pt idx="374">
                  <c:v>8.3078911344068723E-3</c:v>
                </c:pt>
                <c:pt idx="375">
                  <c:v>8.3078911344068723E-3</c:v>
                </c:pt>
                <c:pt idx="376">
                  <c:v>8.3078911344068723E-3</c:v>
                </c:pt>
                <c:pt idx="377">
                  <c:v>8.3078911344068723E-3</c:v>
                </c:pt>
                <c:pt idx="378">
                  <c:v>8.3078911344068723E-3</c:v>
                </c:pt>
                <c:pt idx="379">
                  <c:v>7.3391737814762943E-3</c:v>
                </c:pt>
                <c:pt idx="380">
                  <c:v>7.3391737814762943E-3</c:v>
                </c:pt>
                <c:pt idx="381">
                  <c:v>7.3391737814762943E-3</c:v>
                </c:pt>
                <c:pt idx="382">
                  <c:v>7.3391737814762943E-3</c:v>
                </c:pt>
                <c:pt idx="383">
                  <c:v>7.3391737814762943E-3</c:v>
                </c:pt>
                <c:pt idx="384">
                  <c:v>7.3391737814762943E-3</c:v>
                </c:pt>
                <c:pt idx="385">
                  <c:v>7.3391737814762943E-3</c:v>
                </c:pt>
                <c:pt idx="386">
                  <c:v>7.3391737814762943E-3</c:v>
                </c:pt>
                <c:pt idx="387">
                  <c:v>7.3391737814762943E-3</c:v>
                </c:pt>
                <c:pt idx="388">
                  <c:v>7.3391737814762943E-3</c:v>
                </c:pt>
                <c:pt idx="389">
                  <c:v>6.4776288771209436E-3</c:v>
                </c:pt>
                <c:pt idx="390">
                  <c:v>6.4776288771209436E-3</c:v>
                </c:pt>
                <c:pt idx="391">
                  <c:v>6.4776288771209436E-3</c:v>
                </c:pt>
                <c:pt idx="392">
                  <c:v>6.4776288771209436E-3</c:v>
                </c:pt>
                <c:pt idx="393">
                  <c:v>6.4776288771209436E-3</c:v>
                </c:pt>
                <c:pt idx="394">
                  <c:v>6.4776288771209436E-3</c:v>
                </c:pt>
                <c:pt idx="395">
                  <c:v>6.4776288771209436E-3</c:v>
                </c:pt>
                <c:pt idx="396">
                  <c:v>6.4776288771209436E-3</c:v>
                </c:pt>
                <c:pt idx="397">
                  <c:v>6.4776288771209436E-3</c:v>
                </c:pt>
                <c:pt idx="398">
                  <c:v>6.4776288771209436E-3</c:v>
                </c:pt>
                <c:pt idx="399">
                  <c:v>5.7023172664721414E-3</c:v>
                </c:pt>
                <c:pt idx="400">
                  <c:v>5.7023172664721414E-3</c:v>
                </c:pt>
                <c:pt idx="401">
                  <c:v>5.7023172664721414E-3</c:v>
                </c:pt>
                <c:pt idx="402">
                  <c:v>5.7023172664721414E-3</c:v>
                </c:pt>
                <c:pt idx="403">
                  <c:v>5.7023172664721414E-3</c:v>
                </c:pt>
                <c:pt idx="404">
                  <c:v>5.7023172664721414E-3</c:v>
                </c:pt>
                <c:pt idx="405">
                  <c:v>5.7023172664721414E-3</c:v>
                </c:pt>
                <c:pt idx="406">
                  <c:v>5.7023172664721414E-3</c:v>
                </c:pt>
                <c:pt idx="407">
                  <c:v>5.7023172664721414E-3</c:v>
                </c:pt>
                <c:pt idx="408">
                  <c:v>5.0545543787600365E-3</c:v>
                </c:pt>
                <c:pt idx="409">
                  <c:v>5.0545543787600365E-3</c:v>
                </c:pt>
                <c:pt idx="410">
                  <c:v>5.0545543787600365E-3</c:v>
                </c:pt>
                <c:pt idx="411">
                  <c:v>5.0545543787600365E-3</c:v>
                </c:pt>
                <c:pt idx="412">
                  <c:v>5.0545543787600365E-3</c:v>
                </c:pt>
                <c:pt idx="413">
                  <c:v>5.0545543787600365E-3</c:v>
                </c:pt>
                <c:pt idx="414">
                  <c:v>5.0545543787600365E-3</c:v>
                </c:pt>
                <c:pt idx="415">
                  <c:v>5.0545543787600365E-3</c:v>
                </c:pt>
                <c:pt idx="416">
                  <c:v>5.0545543787600365E-3</c:v>
                </c:pt>
                <c:pt idx="417">
                  <c:v>5.0545543787600365E-3</c:v>
                </c:pt>
                <c:pt idx="418">
                  <c:v>5.0545543787600365E-3</c:v>
                </c:pt>
                <c:pt idx="419">
                  <c:v>4.4819923268129393E-3</c:v>
                </c:pt>
                <c:pt idx="420">
                  <c:v>4.4819923268129393E-3</c:v>
                </c:pt>
                <c:pt idx="421">
                  <c:v>4.4819923268129393E-3</c:v>
                </c:pt>
                <c:pt idx="422">
                  <c:v>4.4819923268129393E-3</c:v>
                </c:pt>
                <c:pt idx="423">
                  <c:v>4.4819923268129393E-3</c:v>
                </c:pt>
                <c:pt idx="424">
                  <c:v>4.4819923268129393E-3</c:v>
                </c:pt>
                <c:pt idx="425">
                  <c:v>4.4819923268129393E-3</c:v>
                </c:pt>
                <c:pt idx="426">
                  <c:v>4.4819923268129393E-3</c:v>
                </c:pt>
                <c:pt idx="427">
                  <c:v>4.4819923268129393E-3</c:v>
                </c:pt>
                <c:pt idx="428">
                  <c:v>4.4819923268129393E-3</c:v>
                </c:pt>
                <c:pt idx="429">
                  <c:v>3.9114566446918119E-3</c:v>
                </c:pt>
                <c:pt idx="430">
                  <c:v>3.9114566446918119E-3</c:v>
                </c:pt>
                <c:pt idx="431">
                  <c:v>3.9114566446918119E-3</c:v>
                </c:pt>
                <c:pt idx="432">
                  <c:v>3.9114566446918119E-3</c:v>
                </c:pt>
                <c:pt idx="433">
                  <c:v>3.9114566446918119E-3</c:v>
                </c:pt>
                <c:pt idx="434">
                  <c:v>3.9114566446918119E-3</c:v>
                </c:pt>
                <c:pt idx="435">
                  <c:v>3.9114566446918119E-3</c:v>
                </c:pt>
                <c:pt idx="436">
                  <c:v>3.9114566446918119E-3</c:v>
                </c:pt>
                <c:pt idx="437">
                  <c:v>3.9114566446918119E-3</c:v>
                </c:pt>
                <c:pt idx="438">
                  <c:v>3.9114566446918119E-3</c:v>
                </c:pt>
                <c:pt idx="439">
                  <c:v>3.464191793652521E-3</c:v>
                </c:pt>
                <c:pt idx="440">
                  <c:v>3.464191793652521E-3</c:v>
                </c:pt>
                <c:pt idx="441">
                  <c:v>3.464191793652521E-3</c:v>
                </c:pt>
                <c:pt idx="442">
                  <c:v>3.464191793652521E-3</c:v>
                </c:pt>
                <c:pt idx="443">
                  <c:v>3.464191793652521E-3</c:v>
                </c:pt>
                <c:pt idx="444">
                  <c:v>3.464191793652521E-3</c:v>
                </c:pt>
                <c:pt idx="445">
                  <c:v>3.464191793652521E-3</c:v>
                </c:pt>
                <c:pt idx="446">
                  <c:v>3.464191793652521E-3</c:v>
                </c:pt>
                <c:pt idx="447">
                  <c:v>3.464191793652521E-3</c:v>
                </c:pt>
                <c:pt idx="448">
                  <c:v>3.464191793652521E-3</c:v>
                </c:pt>
                <c:pt idx="449">
                  <c:v>3.0448458157714652E-3</c:v>
                </c:pt>
                <c:pt idx="450">
                  <c:v>3.0448458157714652E-3</c:v>
                </c:pt>
                <c:pt idx="451">
                  <c:v>3.0448458157714652E-3</c:v>
                </c:pt>
                <c:pt idx="452">
                  <c:v>3.0448458157714652E-3</c:v>
                </c:pt>
                <c:pt idx="453">
                  <c:v>3.0448458157714652E-3</c:v>
                </c:pt>
                <c:pt idx="454">
                  <c:v>3.0448458157714652E-3</c:v>
                </c:pt>
                <c:pt idx="455">
                  <c:v>3.0448458157714652E-3</c:v>
                </c:pt>
                <c:pt idx="456">
                  <c:v>3.0448458157714652E-3</c:v>
                </c:pt>
                <c:pt idx="457">
                  <c:v>3.0448458157714652E-3</c:v>
                </c:pt>
                <c:pt idx="458">
                  <c:v>2.6929329226557152E-3</c:v>
                </c:pt>
                <c:pt idx="459">
                  <c:v>2.6929329226557152E-3</c:v>
                </c:pt>
                <c:pt idx="460">
                  <c:v>2.6929329226557152E-3</c:v>
                </c:pt>
                <c:pt idx="461">
                  <c:v>2.6929329226557152E-3</c:v>
                </c:pt>
                <c:pt idx="462">
                  <c:v>2.6929329226557152E-3</c:v>
                </c:pt>
                <c:pt idx="463">
                  <c:v>2.6929329226557152E-3</c:v>
                </c:pt>
                <c:pt idx="464">
                  <c:v>2.6929329226557152E-3</c:v>
                </c:pt>
                <c:pt idx="465">
                  <c:v>2.6929329226557152E-3</c:v>
                </c:pt>
                <c:pt idx="466">
                  <c:v>2.6929329226557152E-3</c:v>
                </c:pt>
                <c:pt idx="467">
                  <c:v>2.6929329226557152E-3</c:v>
                </c:pt>
                <c:pt idx="468">
                  <c:v>2.6929329226557152E-3</c:v>
                </c:pt>
                <c:pt idx="469">
                  <c:v>2.366124500162116E-3</c:v>
                </c:pt>
                <c:pt idx="470">
                  <c:v>2.366124500162116E-3</c:v>
                </c:pt>
                <c:pt idx="471">
                  <c:v>2.366124500162116E-3</c:v>
                </c:pt>
                <c:pt idx="472">
                  <c:v>2.366124500162116E-3</c:v>
                </c:pt>
                <c:pt idx="473">
                  <c:v>2.366124500162116E-3</c:v>
                </c:pt>
                <c:pt idx="474">
                  <c:v>2.366124500162116E-3</c:v>
                </c:pt>
                <c:pt idx="475">
                  <c:v>2.366124500162116E-3</c:v>
                </c:pt>
                <c:pt idx="476">
                  <c:v>2.366124500162116E-3</c:v>
                </c:pt>
                <c:pt idx="477">
                  <c:v>2.366124500162116E-3</c:v>
                </c:pt>
                <c:pt idx="478">
                  <c:v>2.366124500162116E-3</c:v>
                </c:pt>
                <c:pt idx="479">
                  <c:v>2.1164307071580412E-3</c:v>
                </c:pt>
                <c:pt idx="480">
                  <c:v>2.1164307071580412E-3</c:v>
                </c:pt>
                <c:pt idx="481">
                  <c:v>2.1164307071580412E-3</c:v>
                </c:pt>
                <c:pt idx="482">
                  <c:v>2.1164307071580412E-3</c:v>
                </c:pt>
                <c:pt idx="483">
                  <c:v>2.1164307071580412E-3</c:v>
                </c:pt>
                <c:pt idx="484">
                  <c:v>2.1164307071580412E-3</c:v>
                </c:pt>
                <c:pt idx="485">
                  <c:v>2.1164307071580412E-3</c:v>
                </c:pt>
                <c:pt idx="486">
                  <c:v>2.1164307071580412E-3</c:v>
                </c:pt>
                <c:pt idx="487">
                  <c:v>2.1164307071580412E-3</c:v>
                </c:pt>
                <c:pt idx="488">
                  <c:v>2.1164307071580412E-3</c:v>
                </c:pt>
                <c:pt idx="489">
                  <c:v>1.8704519255016447E-3</c:v>
                </c:pt>
                <c:pt idx="490">
                  <c:v>1.8704519255016447E-3</c:v>
                </c:pt>
                <c:pt idx="491">
                  <c:v>1.8704519255016447E-3</c:v>
                </c:pt>
                <c:pt idx="492">
                  <c:v>1.8704519255016447E-3</c:v>
                </c:pt>
                <c:pt idx="493">
                  <c:v>1.8704519255016447E-3</c:v>
                </c:pt>
                <c:pt idx="494">
                  <c:v>1.8704519255016447E-3</c:v>
                </c:pt>
                <c:pt idx="495">
                  <c:v>1.8704519255016447E-3</c:v>
                </c:pt>
                <c:pt idx="496">
                  <c:v>1.8704519255016447E-3</c:v>
                </c:pt>
                <c:pt idx="497">
                  <c:v>1.8704519255016447E-3</c:v>
                </c:pt>
                <c:pt idx="498">
                  <c:v>1.8704519255016447E-3</c:v>
                </c:pt>
                <c:pt idx="499">
                  <c:v>1.6496901905688269E-3</c:v>
                </c:pt>
                <c:pt idx="500">
                  <c:v>1.6496901905688269E-3</c:v>
                </c:pt>
                <c:pt idx="501">
                  <c:v>1.6496901905688269E-3</c:v>
                </c:pt>
                <c:pt idx="502">
                  <c:v>1.6496901905688269E-3</c:v>
                </c:pt>
                <c:pt idx="503">
                  <c:v>1.6496901905688269E-3</c:v>
                </c:pt>
                <c:pt idx="504">
                  <c:v>1.6496901905688269E-3</c:v>
                </c:pt>
                <c:pt idx="505">
                  <c:v>1.6496901905688269E-3</c:v>
                </c:pt>
                <c:pt idx="506">
                  <c:v>1.6496901905688269E-3</c:v>
                </c:pt>
                <c:pt idx="507">
                  <c:v>1.6496901905688269E-3</c:v>
                </c:pt>
                <c:pt idx="508">
                  <c:v>1.4581982420115997E-3</c:v>
                </c:pt>
                <c:pt idx="509">
                  <c:v>1.4581982420115997E-3</c:v>
                </c:pt>
                <c:pt idx="510">
                  <c:v>1.4581982420115997E-3</c:v>
                </c:pt>
                <c:pt idx="511">
                  <c:v>1.4581982420115997E-3</c:v>
                </c:pt>
                <c:pt idx="512">
                  <c:v>1.4581982420115997E-3</c:v>
                </c:pt>
                <c:pt idx="513">
                  <c:v>1.4581982420115997E-3</c:v>
                </c:pt>
                <c:pt idx="514">
                  <c:v>1.4581982420115997E-3</c:v>
                </c:pt>
                <c:pt idx="515">
                  <c:v>1.4581982420115997E-3</c:v>
                </c:pt>
                <c:pt idx="516">
                  <c:v>1.4581982420115997E-3</c:v>
                </c:pt>
                <c:pt idx="517">
                  <c:v>1.4581982420115997E-3</c:v>
                </c:pt>
                <c:pt idx="518">
                  <c:v>1.4581982420115997E-3</c:v>
                </c:pt>
                <c:pt idx="519">
                  <c:v>1.2755998054684958E-3</c:v>
                </c:pt>
                <c:pt idx="520">
                  <c:v>1.2755998054684958E-3</c:v>
                </c:pt>
                <c:pt idx="521">
                  <c:v>1.2755998054684958E-3</c:v>
                </c:pt>
                <c:pt idx="522">
                  <c:v>1.2755998054684958E-3</c:v>
                </c:pt>
                <c:pt idx="523">
                  <c:v>1.2755998054684958E-3</c:v>
                </c:pt>
                <c:pt idx="524">
                  <c:v>1.2755998054684958E-3</c:v>
                </c:pt>
                <c:pt idx="525">
                  <c:v>1.2755998054684958E-3</c:v>
                </c:pt>
                <c:pt idx="526">
                  <c:v>1.2755998054684958E-3</c:v>
                </c:pt>
                <c:pt idx="527">
                  <c:v>1.2755998054684958E-3</c:v>
                </c:pt>
                <c:pt idx="528">
                  <c:v>1.2755998054684958E-3</c:v>
                </c:pt>
                <c:pt idx="529">
                  <c:v>1.1184435678518725E-3</c:v>
                </c:pt>
                <c:pt idx="530">
                  <c:v>1.1184435678518725E-3</c:v>
                </c:pt>
                <c:pt idx="531">
                  <c:v>1.1184435678518725E-3</c:v>
                </c:pt>
                <c:pt idx="532">
                  <c:v>1.1184435678518725E-3</c:v>
                </c:pt>
                <c:pt idx="533">
                  <c:v>1.1184435678518725E-3</c:v>
                </c:pt>
                <c:pt idx="534">
                  <c:v>1.1184435678518725E-3</c:v>
                </c:pt>
                <c:pt idx="535">
                  <c:v>1.1184435678518725E-3</c:v>
                </c:pt>
                <c:pt idx="536">
                  <c:v>1.1184435678518725E-3</c:v>
                </c:pt>
                <c:pt idx="537">
                  <c:v>1.1184435678518725E-3</c:v>
                </c:pt>
                <c:pt idx="538">
                  <c:v>1.1184435678518725E-3</c:v>
                </c:pt>
                <c:pt idx="539">
                  <c:v>9.8425285492993492E-4</c:v>
                </c:pt>
                <c:pt idx="540">
                  <c:v>9.8425285492993492E-4</c:v>
                </c:pt>
                <c:pt idx="541">
                  <c:v>9.8425285492993492E-4</c:v>
                </c:pt>
                <c:pt idx="542">
                  <c:v>9.8425285492993492E-4</c:v>
                </c:pt>
                <c:pt idx="543">
                  <c:v>9.8425285492993492E-4</c:v>
                </c:pt>
                <c:pt idx="544">
                  <c:v>9.8425285492993492E-4</c:v>
                </c:pt>
                <c:pt idx="545">
                  <c:v>9.8425285492993492E-4</c:v>
                </c:pt>
                <c:pt idx="546">
                  <c:v>9.8425285492993492E-4</c:v>
                </c:pt>
                <c:pt idx="547">
                  <c:v>9.8425285492993492E-4</c:v>
                </c:pt>
                <c:pt idx="548">
                  <c:v>9.8425285492993492E-4</c:v>
                </c:pt>
                <c:pt idx="549">
                  <c:v>8.6841204654346336E-4</c:v>
                </c:pt>
                <c:pt idx="550">
                  <c:v>8.6841204654346336E-4</c:v>
                </c:pt>
                <c:pt idx="551">
                  <c:v>8.6841204654346336E-4</c:v>
                </c:pt>
                <c:pt idx="552">
                  <c:v>8.6841204654346336E-4</c:v>
                </c:pt>
                <c:pt idx="553">
                  <c:v>8.6841204654346336E-4</c:v>
                </c:pt>
                <c:pt idx="554">
                  <c:v>8.6841204654346336E-4</c:v>
                </c:pt>
                <c:pt idx="555">
                  <c:v>8.6841204654346336E-4</c:v>
                </c:pt>
                <c:pt idx="556">
                  <c:v>8.6841204654346336E-4</c:v>
                </c:pt>
                <c:pt idx="557">
                  <c:v>8.6841204654346336E-4</c:v>
                </c:pt>
                <c:pt idx="558">
                  <c:v>8.6841204654346336E-4</c:v>
                </c:pt>
                <c:pt idx="559">
                  <c:v>7.6934507727223771E-4</c:v>
                </c:pt>
                <c:pt idx="560">
                  <c:v>7.6934507727223771E-4</c:v>
                </c:pt>
                <c:pt idx="561">
                  <c:v>7.6934507727223771E-4</c:v>
                </c:pt>
                <c:pt idx="562">
                  <c:v>7.6934507727223771E-4</c:v>
                </c:pt>
                <c:pt idx="563">
                  <c:v>7.6934507727223771E-4</c:v>
                </c:pt>
                <c:pt idx="564">
                  <c:v>7.6934507727223771E-4</c:v>
                </c:pt>
                <c:pt idx="565">
                  <c:v>7.6934507727223771E-4</c:v>
                </c:pt>
                <c:pt idx="566">
                  <c:v>7.6934507727223771E-4</c:v>
                </c:pt>
                <c:pt idx="567">
                  <c:v>7.6934507727223771E-4</c:v>
                </c:pt>
                <c:pt idx="568">
                  <c:v>7.6934507727223771E-4</c:v>
                </c:pt>
                <c:pt idx="569">
                  <c:v>6.7455599985590409E-4</c:v>
                </c:pt>
                <c:pt idx="570">
                  <c:v>6.7455599985590409E-4</c:v>
                </c:pt>
                <c:pt idx="571">
                  <c:v>6.7455599985590409E-4</c:v>
                </c:pt>
                <c:pt idx="572">
                  <c:v>6.7455599985590409E-4</c:v>
                </c:pt>
                <c:pt idx="573">
                  <c:v>6.7455599985590409E-4</c:v>
                </c:pt>
                <c:pt idx="574">
                  <c:v>6.7455599985590409E-4</c:v>
                </c:pt>
                <c:pt idx="575">
                  <c:v>6.7455599985590409E-4</c:v>
                </c:pt>
                <c:pt idx="576">
                  <c:v>6.7455599985590409E-4</c:v>
                </c:pt>
                <c:pt idx="577">
                  <c:v>6.7455599985590409E-4</c:v>
                </c:pt>
                <c:pt idx="578">
                  <c:v>6.7455599985590409E-4</c:v>
                </c:pt>
                <c:pt idx="579">
                  <c:v>5.9350120681580848E-4</c:v>
                </c:pt>
                <c:pt idx="580">
                  <c:v>5.9350120681580848E-4</c:v>
                </c:pt>
                <c:pt idx="581">
                  <c:v>5.9350120681580848E-4</c:v>
                </c:pt>
                <c:pt idx="582">
                  <c:v>5.9350120681580848E-4</c:v>
                </c:pt>
                <c:pt idx="583">
                  <c:v>5.9350120681580848E-4</c:v>
                </c:pt>
                <c:pt idx="584">
                  <c:v>5.9350120681580848E-4</c:v>
                </c:pt>
                <c:pt idx="585">
                  <c:v>5.9350120681580848E-4</c:v>
                </c:pt>
                <c:pt idx="586">
                  <c:v>5.9350120681580848E-4</c:v>
                </c:pt>
                <c:pt idx="587">
                  <c:v>5.9350120681580848E-4</c:v>
                </c:pt>
                <c:pt idx="588">
                  <c:v>5.9350120681580848E-4</c:v>
                </c:pt>
                <c:pt idx="589">
                  <c:v>5.3057116610828921E-4</c:v>
                </c:pt>
                <c:pt idx="590">
                  <c:v>5.3057116610828921E-4</c:v>
                </c:pt>
                <c:pt idx="591">
                  <c:v>5.3057116610828921E-4</c:v>
                </c:pt>
                <c:pt idx="592">
                  <c:v>5.3057116610828921E-4</c:v>
                </c:pt>
                <c:pt idx="593">
                  <c:v>5.3057116610828921E-4</c:v>
                </c:pt>
                <c:pt idx="594">
                  <c:v>5.3057116610828921E-4</c:v>
                </c:pt>
                <c:pt idx="595">
                  <c:v>5.3057116610828921E-4</c:v>
                </c:pt>
                <c:pt idx="596">
                  <c:v>5.3057116610828921E-4</c:v>
                </c:pt>
                <c:pt idx="597">
                  <c:v>5.3057116610828921E-4</c:v>
                </c:pt>
                <c:pt idx="598">
                  <c:v>5.3057116610828921E-4</c:v>
                </c:pt>
                <c:pt idx="599">
                  <c:v>4.6583990777765774E-4</c:v>
                </c:pt>
                <c:pt idx="600">
                  <c:v>4.6583990777765774E-4</c:v>
                </c:pt>
                <c:pt idx="601">
                  <c:v>4.6583990777765774E-4</c:v>
                </c:pt>
                <c:pt idx="602">
                  <c:v>4.6583990777765774E-4</c:v>
                </c:pt>
                <c:pt idx="603">
                  <c:v>4.6583990777765774E-4</c:v>
                </c:pt>
                <c:pt idx="604">
                  <c:v>4.6583990777765774E-4</c:v>
                </c:pt>
                <c:pt idx="605">
                  <c:v>4.6583990777765774E-4</c:v>
                </c:pt>
                <c:pt idx="606">
                  <c:v>4.6583990777765774E-4</c:v>
                </c:pt>
                <c:pt idx="607">
                  <c:v>4.6583990777765774E-4</c:v>
                </c:pt>
                <c:pt idx="608">
                  <c:v>4.6583990777765774E-4</c:v>
                </c:pt>
                <c:pt idx="609">
                  <c:v>4.1011473756259232E-4</c:v>
                </c:pt>
                <c:pt idx="610">
                  <c:v>4.1011473756259232E-4</c:v>
                </c:pt>
                <c:pt idx="611">
                  <c:v>4.1011473756259232E-4</c:v>
                </c:pt>
                <c:pt idx="612">
                  <c:v>4.1011473756259232E-4</c:v>
                </c:pt>
                <c:pt idx="613">
                  <c:v>4.1011473756259232E-4</c:v>
                </c:pt>
                <c:pt idx="614">
                  <c:v>4.1011473756259232E-4</c:v>
                </c:pt>
                <c:pt idx="615">
                  <c:v>4.1011473756259232E-4</c:v>
                </c:pt>
                <c:pt idx="616">
                  <c:v>4.1011473756259232E-4</c:v>
                </c:pt>
                <c:pt idx="617">
                  <c:v>4.1011473756259232E-4</c:v>
                </c:pt>
                <c:pt idx="618">
                  <c:v>4.1011473756259232E-4</c:v>
                </c:pt>
                <c:pt idx="619">
                  <c:v>3.6238247055009337E-4</c:v>
                </c:pt>
                <c:pt idx="620">
                  <c:v>3.6238247055009337E-4</c:v>
                </c:pt>
                <c:pt idx="621">
                  <c:v>3.6238247055009337E-4</c:v>
                </c:pt>
                <c:pt idx="622">
                  <c:v>3.6238247055009337E-4</c:v>
                </c:pt>
                <c:pt idx="623">
                  <c:v>3.6238247055009337E-4</c:v>
                </c:pt>
                <c:pt idx="624">
                  <c:v>3.6238247055009337E-4</c:v>
                </c:pt>
                <c:pt idx="625">
                  <c:v>3.6238247055009337E-4</c:v>
                </c:pt>
                <c:pt idx="626">
                  <c:v>3.6238247055009337E-4</c:v>
                </c:pt>
                <c:pt idx="627">
                  <c:v>3.6238247055009337E-4</c:v>
                </c:pt>
                <c:pt idx="628">
                  <c:v>3.6238247055009337E-4</c:v>
                </c:pt>
                <c:pt idx="629">
                  <c:v>3.1926582369681903E-4</c:v>
                </c:pt>
                <c:pt idx="630">
                  <c:v>3.1926582369681903E-4</c:v>
                </c:pt>
                <c:pt idx="631">
                  <c:v>3.1926582369681903E-4</c:v>
                </c:pt>
                <c:pt idx="632">
                  <c:v>3.1926582369681903E-4</c:v>
                </c:pt>
                <c:pt idx="633">
                  <c:v>3.1926582369681903E-4</c:v>
                </c:pt>
                <c:pt idx="634">
                  <c:v>3.1926582369681903E-4</c:v>
                </c:pt>
                <c:pt idx="635">
                  <c:v>3.1926582369681903E-4</c:v>
                </c:pt>
                <c:pt idx="636">
                  <c:v>3.1926582369681903E-4</c:v>
                </c:pt>
                <c:pt idx="637">
                  <c:v>3.1926582369681903E-4</c:v>
                </c:pt>
                <c:pt idx="638">
                  <c:v>3.1926582369681903E-4</c:v>
                </c:pt>
                <c:pt idx="639">
                  <c:v>2.8042706869844052E-4</c:v>
                </c:pt>
                <c:pt idx="640">
                  <c:v>2.8042706869844052E-4</c:v>
                </c:pt>
                <c:pt idx="641">
                  <c:v>2.8042706869844052E-4</c:v>
                </c:pt>
                <c:pt idx="642">
                  <c:v>2.8042706869844052E-4</c:v>
                </c:pt>
                <c:pt idx="643">
                  <c:v>2.8042706869844052E-4</c:v>
                </c:pt>
                <c:pt idx="644">
                  <c:v>2.8042706869844052E-4</c:v>
                </c:pt>
                <c:pt idx="645">
                  <c:v>2.8042706869844052E-4</c:v>
                </c:pt>
                <c:pt idx="646">
                  <c:v>2.8042706869844052E-4</c:v>
                </c:pt>
                <c:pt idx="647">
                  <c:v>2.8042706869844052E-4</c:v>
                </c:pt>
                <c:pt idx="648">
                  <c:v>2.8042706869844052E-4</c:v>
                </c:pt>
                <c:pt idx="649">
                  <c:v>2.498063691055154E-4</c:v>
                </c:pt>
                <c:pt idx="650">
                  <c:v>2.498063691055154E-4</c:v>
                </c:pt>
                <c:pt idx="651">
                  <c:v>2.498063691055154E-4</c:v>
                </c:pt>
                <c:pt idx="652">
                  <c:v>2.498063691055154E-4</c:v>
                </c:pt>
                <c:pt idx="653">
                  <c:v>2.498063691055154E-4</c:v>
                </c:pt>
                <c:pt idx="654">
                  <c:v>2.498063691055154E-4</c:v>
                </c:pt>
                <c:pt idx="655">
                  <c:v>2.498063691055154E-4</c:v>
                </c:pt>
                <c:pt idx="656">
                  <c:v>2.498063691055154E-4</c:v>
                </c:pt>
                <c:pt idx="657">
                  <c:v>2.498063691055154E-4</c:v>
                </c:pt>
                <c:pt idx="658">
                  <c:v>2.498063691055154E-4</c:v>
                </c:pt>
                <c:pt idx="659">
                  <c:v>2.1941082171548013E-4</c:v>
                </c:pt>
                <c:pt idx="660">
                  <c:v>2.1941082171548013E-4</c:v>
                </c:pt>
                <c:pt idx="661">
                  <c:v>2.1941082171548013E-4</c:v>
                </c:pt>
                <c:pt idx="662">
                  <c:v>2.1941082171548013E-4</c:v>
                </c:pt>
                <c:pt idx="663">
                  <c:v>2.1941082171548013E-4</c:v>
                </c:pt>
                <c:pt idx="664">
                  <c:v>2.1941082171548013E-4</c:v>
                </c:pt>
                <c:pt idx="665">
                  <c:v>2.1941082171548013E-4</c:v>
                </c:pt>
                <c:pt idx="666">
                  <c:v>2.1941082171548013E-4</c:v>
                </c:pt>
                <c:pt idx="667">
                  <c:v>2.1941082171548013E-4</c:v>
                </c:pt>
                <c:pt idx="668">
                  <c:v>2.1941082171548013E-4</c:v>
                </c:pt>
                <c:pt idx="669">
                  <c:v>1.8912785042688921E-4</c:v>
                </c:pt>
                <c:pt idx="670">
                  <c:v>1.8912785042688921E-4</c:v>
                </c:pt>
                <c:pt idx="671">
                  <c:v>1.8912785042688921E-4</c:v>
                </c:pt>
                <c:pt idx="672">
                  <c:v>1.8912785042688921E-4</c:v>
                </c:pt>
                <c:pt idx="673">
                  <c:v>1.8912785042688921E-4</c:v>
                </c:pt>
                <c:pt idx="674">
                  <c:v>1.8912785042688921E-4</c:v>
                </c:pt>
                <c:pt idx="675">
                  <c:v>1.8912785042688921E-4</c:v>
                </c:pt>
                <c:pt idx="676">
                  <c:v>1.8912785042688921E-4</c:v>
                </c:pt>
                <c:pt idx="677">
                  <c:v>1.8912785042688921E-4</c:v>
                </c:pt>
                <c:pt idx="678">
                  <c:v>1.8912785042688921E-4</c:v>
                </c:pt>
                <c:pt idx="679">
                  <c:v>1.6559944522497207E-4</c:v>
                </c:pt>
                <c:pt idx="680">
                  <c:v>1.6559944522497207E-4</c:v>
                </c:pt>
                <c:pt idx="681">
                  <c:v>1.6559944522497207E-4</c:v>
                </c:pt>
                <c:pt idx="682">
                  <c:v>1.6559944522497207E-4</c:v>
                </c:pt>
                <c:pt idx="683">
                  <c:v>1.6559944522497207E-4</c:v>
                </c:pt>
                <c:pt idx="684">
                  <c:v>1.6559944522497207E-4</c:v>
                </c:pt>
                <c:pt idx="685">
                  <c:v>1.6559944522497207E-4</c:v>
                </c:pt>
                <c:pt idx="686">
                  <c:v>1.6559944522497207E-4</c:v>
                </c:pt>
                <c:pt idx="687">
                  <c:v>1.6559944522497207E-4</c:v>
                </c:pt>
                <c:pt idx="688">
                  <c:v>1.6559944522497207E-4</c:v>
                </c:pt>
                <c:pt idx="689">
                  <c:v>1.4004467019705351E-4</c:v>
                </c:pt>
                <c:pt idx="690">
                  <c:v>1.4004467019705351E-4</c:v>
                </c:pt>
                <c:pt idx="691">
                  <c:v>1.4004467019705351E-4</c:v>
                </c:pt>
                <c:pt idx="692">
                  <c:v>1.4004467019705351E-4</c:v>
                </c:pt>
                <c:pt idx="693">
                  <c:v>1.4004467019705351E-4</c:v>
                </c:pt>
                <c:pt idx="694">
                  <c:v>1.4004467019705351E-4</c:v>
                </c:pt>
                <c:pt idx="695">
                  <c:v>1.4004467019705351E-4</c:v>
                </c:pt>
                <c:pt idx="696">
                  <c:v>1.4004467019705351E-4</c:v>
                </c:pt>
                <c:pt idx="697">
                  <c:v>1.4004467019705351E-4</c:v>
                </c:pt>
                <c:pt idx="698">
                  <c:v>1.4004467019705351E-4</c:v>
                </c:pt>
                <c:pt idx="699">
                  <c:v>1.1899293922691715E-4</c:v>
                </c:pt>
                <c:pt idx="700">
                  <c:v>1.1899293922691715E-4</c:v>
                </c:pt>
                <c:pt idx="701">
                  <c:v>1.1899293922691715E-4</c:v>
                </c:pt>
                <c:pt idx="702">
                  <c:v>1.1899293922691715E-4</c:v>
                </c:pt>
                <c:pt idx="703">
                  <c:v>1.1899293922691715E-4</c:v>
                </c:pt>
                <c:pt idx="704">
                  <c:v>1.1899293922691715E-4</c:v>
                </c:pt>
                <c:pt idx="705">
                  <c:v>1.1899293922691715E-4</c:v>
                </c:pt>
                <c:pt idx="706">
                  <c:v>1.1899293922691715E-4</c:v>
                </c:pt>
                <c:pt idx="707">
                  <c:v>1.1899293922691715E-4</c:v>
                </c:pt>
                <c:pt idx="708">
                  <c:v>1.1899293922691715E-4</c:v>
                </c:pt>
                <c:pt idx="709">
                  <c:v>1.0345743722756582E-4</c:v>
                </c:pt>
                <c:pt idx="710">
                  <c:v>1.0345743722756582E-4</c:v>
                </c:pt>
                <c:pt idx="711">
                  <c:v>1.0345743722756582E-4</c:v>
                </c:pt>
                <c:pt idx="712">
                  <c:v>1.0345743722756582E-4</c:v>
                </c:pt>
                <c:pt idx="713">
                  <c:v>1.0345743722756582E-4</c:v>
                </c:pt>
                <c:pt idx="714">
                  <c:v>1.0345743722756582E-4</c:v>
                </c:pt>
                <c:pt idx="715">
                  <c:v>1.0345743722756582E-4</c:v>
                </c:pt>
                <c:pt idx="716">
                  <c:v>1.0345743722756582E-4</c:v>
                </c:pt>
                <c:pt idx="717">
                  <c:v>1.0345743722756582E-4</c:v>
                </c:pt>
                <c:pt idx="718">
                  <c:v>1.0345743722756582E-4</c:v>
                </c:pt>
                <c:pt idx="719">
                  <c:v>8.64584459094351E-5</c:v>
                </c:pt>
                <c:pt idx="720">
                  <c:v>8.64584459094351E-5</c:v>
                </c:pt>
                <c:pt idx="721">
                  <c:v>8.64584459094351E-5</c:v>
                </c:pt>
                <c:pt idx="722">
                  <c:v>8.64584459094351E-5</c:v>
                </c:pt>
                <c:pt idx="723">
                  <c:v>8.64584459094351E-5</c:v>
                </c:pt>
                <c:pt idx="724">
                  <c:v>8.64584459094351E-5</c:v>
                </c:pt>
                <c:pt idx="725">
                  <c:v>8.64584459094351E-5</c:v>
                </c:pt>
                <c:pt idx="726">
                  <c:v>8.64584459094351E-5</c:v>
                </c:pt>
                <c:pt idx="727">
                  <c:v>8.64584459094351E-5</c:v>
                </c:pt>
                <c:pt idx="728">
                  <c:v>8.64584459094351E-5</c:v>
                </c:pt>
                <c:pt idx="729">
                  <c:v>7.3399618141864077E-5</c:v>
                </c:pt>
                <c:pt idx="730">
                  <c:v>7.3399618141864077E-5</c:v>
                </c:pt>
                <c:pt idx="731">
                  <c:v>7.3399618141864077E-5</c:v>
                </c:pt>
                <c:pt idx="732">
                  <c:v>7.3399618141864077E-5</c:v>
                </c:pt>
                <c:pt idx="733">
                  <c:v>7.3399618141864077E-5</c:v>
                </c:pt>
                <c:pt idx="734">
                  <c:v>7.3399618141864077E-5</c:v>
                </c:pt>
                <c:pt idx="735">
                  <c:v>7.3399618141864077E-5</c:v>
                </c:pt>
                <c:pt idx="736">
                  <c:v>7.3399618141864077E-5</c:v>
                </c:pt>
                <c:pt idx="737">
                  <c:v>7.3399618141864077E-5</c:v>
                </c:pt>
                <c:pt idx="738">
                  <c:v>7.3399618141864077E-5</c:v>
                </c:pt>
                <c:pt idx="739">
                  <c:v>6.315519291040743E-5</c:v>
                </c:pt>
                <c:pt idx="740">
                  <c:v>6.315519291040743E-5</c:v>
                </c:pt>
                <c:pt idx="741">
                  <c:v>6.315519291040743E-5</c:v>
                </c:pt>
                <c:pt idx="742">
                  <c:v>6.315519291040743E-5</c:v>
                </c:pt>
                <c:pt idx="743">
                  <c:v>6.315519291040743E-5</c:v>
                </c:pt>
                <c:pt idx="744">
                  <c:v>6.315519291040743E-5</c:v>
                </c:pt>
                <c:pt idx="745">
                  <c:v>6.315519291040743E-5</c:v>
                </c:pt>
                <c:pt idx="746">
                  <c:v>6.315519291040743E-5</c:v>
                </c:pt>
                <c:pt idx="747">
                  <c:v>6.315519291040743E-5</c:v>
                </c:pt>
                <c:pt idx="748">
                  <c:v>6.315519291040743E-5</c:v>
                </c:pt>
                <c:pt idx="749">
                  <c:v>5.3586224287618607E-5</c:v>
                </c:pt>
                <c:pt idx="750">
                  <c:v>5.3586224287618607E-5</c:v>
                </c:pt>
                <c:pt idx="751">
                  <c:v>5.3586224287618607E-5</c:v>
                </c:pt>
                <c:pt idx="752">
                  <c:v>5.3586224287618607E-5</c:v>
                </c:pt>
                <c:pt idx="753">
                  <c:v>5.3586224287618607E-5</c:v>
                </c:pt>
                <c:pt idx="754">
                  <c:v>5.3586224287618607E-5</c:v>
                </c:pt>
                <c:pt idx="755">
                  <c:v>5.3586224287618607E-5</c:v>
                </c:pt>
                <c:pt idx="756">
                  <c:v>5.3586224287618607E-5</c:v>
                </c:pt>
                <c:pt idx="757">
                  <c:v>5.3586224287618607E-5</c:v>
                </c:pt>
                <c:pt idx="758">
                  <c:v>5.3586224287618607E-5</c:v>
                </c:pt>
                <c:pt idx="759">
                  <c:v>4.7957419215389746E-5</c:v>
                </c:pt>
                <c:pt idx="760">
                  <c:v>4.7957419215389746E-5</c:v>
                </c:pt>
                <c:pt idx="761">
                  <c:v>4.7957419215389746E-5</c:v>
                </c:pt>
                <c:pt idx="762">
                  <c:v>4.7957419215389746E-5</c:v>
                </c:pt>
                <c:pt idx="763">
                  <c:v>4.7957419215389746E-5</c:v>
                </c:pt>
                <c:pt idx="764">
                  <c:v>4.7957419215389746E-5</c:v>
                </c:pt>
                <c:pt idx="765">
                  <c:v>4.7957419215389746E-5</c:v>
                </c:pt>
                <c:pt idx="766">
                  <c:v>4.7957419215389746E-5</c:v>
                </c:pt>
                <c:pt idx="767">
                  <c:v>4.7957419215389746E-5</c:v>
                </c:pt>
                <c:pt idx="768">
                  <c:v>4.7957419215389746E-5</c:v>
                </c:pt>
                <c:pt idx="769">
                  <c:v>4.1315429230159594E-5</c:v>
                </c:pt>
                <c:pt idx="770">
                  <c:v>4.1315429230159594E-5</c:v>
                </c:pt>
                <c:pt idx="771">
                  <c:v>4.1315429230159594E-5</c:v>
                </c:pt>
                <c:pt idx="772">
                  <c:v>4.1315429230159594E-5</c:v>
                </c:pt>
                <c:pt idx="773">
                  <c:v>4.1315429230159594E-5</c:v>
                </c:pt>
                <c:pt idx="774">
                  <c:v>4.1315429230159594E-5</c:v>
                </c:pt>
                <c:pt idx="775">
                  <c:v>4.1315429230159594E-5</c:v>
                </c:pt>
                <c:pt idx="776">
                  <c:v>4.1315429230159594E-5</c:v>
                </c:pt>
                <c:pt idx="777">
                  <c:v>4.1315429230159594E-5</c:v>
                </c:pt>
                <c:pt idx="778">
                  <c:v>4.1315429230159594E-5</c:v>
                </c:pt>
                <c:pt idx="779">
                  <c:v>3.4898591447818784E-5</c:v>
                </c:pt>
                <c:pt idx="780">
                  <c:v>3.4898591447818784E-5</c:v>
                </c:pt>
                <c:pt idx="781">
                  <c:v>3.4898591447818784E-5</c:v>
                </c:pt>
                <c:pt idx="782">
                  <c:v>3.4898591447818784E-5</c:v>
                </c:pt>
                <c:pt idx="783">
                  <c:v>3.4898591447818784E-5</c:v>
                </c:pt>
                <c:pt idx="784">
                  <c:v>3.4898591447818784E-5</c:v>
                </c:pt>
                <c:pt idx="785">
                  <c:v>3.4898591447818784E-5</c:v>
                </c:pt>
                <c:pt idx="786">
                  <c:v>3.4898591447818784E-5</c:v>
                </c:pt>
                <c:pt idx="787">
                  <c:v>3.4898591447818784E-5</c:v>
                </c:pt>
                <c:pt idx="788">
                  <c:v>3.4898591447818784E-5</c:v>
                </c:pt>
                <c:pt idx="789">
                  <c:v>2.9945242984257459E-5</c:v>
                </c:pt>
                <c:pt idx="790">
                  <c:v>2.9945242984257459E-5</c:v>
                </c:pt>
                <c:pt idx="791">
                  <c:v>2.9945242984257459E-5</c:v>
                </c:pt>
                <c:pt idx="792">
                  <c:v>2.9945242984257459E-5</c:v>
                </c:pt>
                <c:pt idx="793">
                  <c:v>2.9945242984257459E-5</c:v>
                </c:pt>
                <c:pt idx="794">
                  <c:v>2.9945242984257459E-5</c:v>
                </c:pt>
                <c:pt idx="795">
                  <c:v>2.9945242984257459E-5</c:v>
                </c:pt>
                <c:pt idx="796">
                  <c:v>2.9945242984257459E-5</c:v>
                </c:pt>
                <c:pt idx="797">
                  <c:v>2.9945242984257459E-5</c:v>
                </c:pt>
                <c:pt idx="798">
                  <c:v>2.9945242984257459E-5</c:v>
                </c:pt>
                <c:pt idx="799">
                  <c:v>2.679311214380932E-5</c:v>
                </c:pt>
                <c:pt idx="800">
                  <c:v>2.679311214380932E-5</c:v>
                </c:pt>
                <c:pt idx="801">
                  <c:v>2.679311214380932E-5</c:v>
                </c:pt>
                <c:pt idx="802">
                  <c:v>2.679311214380932E-5</c:v>
                </c:pt>
                <c:pt idx="803">
                  <c:v>2.679311214380932E-5</c:v>
                </c:pt>
                <c:pt idx="804">
                  <c:v>2.679311214380932E-5</c:v>
                </c:pt>
                <c:pt idx="805">
                  <c:v>2.679311214380932E-5</c:v>
                </c:pt>
                <c:pt idx="806">
                  <c:v>2.679311214380932E-5</c:v>
                </c:pt>
                <c:pt idx="807">
                  <c:v>2.679311214380932E-5</c:v>
                </c:pt>
                <c:pt idx="808">
                  <c:v>2.679311214380932E-5</c:v>
                </c:pt>
                <c:pt idx="809">
                  <c:v>2.3866133506250256E-5</c:v>
                </c:pt>
                <c:pt idx="810">
                  <c:v>2.3866133506250256E-5</c:v>
                </c:pt>
                <c:pt idx="811">
                  <c:v>2.3866133506250256E-5</c:v>
                </c:pt>
                <c:pt idx="812">
                  <c:v>2.3866133506250256E-5</c:v>
                </c:pt>
                <c:pt idx="813">
                  <c:v>2.3866133506250256E-5</c:v>
                </c:pt>
                <c:pt idx="814">
                  <c:v>2.3866133506250256E-5</c:v>
                </c:pt>
                <c:pt idx="815">
                  <c:v>2.3866133506250256E-5</c:v>
                </c:pt>
                <c:pt idx="816">
                  <c:v>2.3866133506250256E-5</c:v>
                </c:pt>
                <c:pt idx="817">
                  <c:v>2.3866133506250256E-5</c:v>
                </c:pt>
                <c:pt idx="818">
                  <c:v>2.1276883173025053E-5</c:v>
                </c:pt>
                <c:pt idx="819">
                  <c:v>2.1276883173025053E-5</c:v>
                </c:pt>
                <c:pt idx="820">
                  <c:v>2.1276883173025053E-5</c:v>
                </c:pt>
                <c:pt idx="821">
                  <c:v>2.1276883173025053E-5</c:v>
                </c:pt>
                <c:pt idx="822">
                  <c:v>2.1276883173025053E-5</c:v>
                </c:pt>
                <c:pt idx="823">
                  <c:v>2.1276883173025053E-5</c:v>
                </c:pt>
                <c:pt idx="824">
                  <c:v>2.1276883173025053E-5</c:v>
                </c:pt>
                <c:pt idx="825">
                  <c:v>2.1276883173025053E-5</c:v>
                </c:pt>
                <c:pt idx="826">
                  <c:v>2.1276883173025053E-5</c:v>
                </c:pt>
                <c:pt idx="827">
                  <c:v>2.1276883173025053E-5</c:v>
                </c:pt>
                <c:pt idx="828">
                  <c:v>2.1276883173025053E-5</c:v>
                </c:pt>
                <c:pt idx="829">
                  <c:v>1.9025361144133494E-5</c:v>
                </c:pt>
                <c:pt idx="830">
                  <c:v>1.9025361144133494E-5</c:v>
                </c:pt>
                <c:pt idx="831">
                  <c:v>1.9025361144133494E-5</c:v>
                </c:pt>
                <c:pt idx="832">
                  <c:v>1.9025361144133494E-5</c:v>
                </c:pt>
                <c:pt idx="833">
                  <c:v>1.9025361144133494E-5</c:v>
                </c:pt>
                <c:pt idx="834">
                  <c:v>1.9025361144133494E-5</c:v>
                </c:pt>
                <c:pt idx="835">
                  <c:v>1.9025361144133494E-5</c:v>
                </c:pt>
                <c:pt idx="836">
                  <c:v>1.9025361144133494E-5</c:v>
                </c:pt>
                <c:pt idx="837">
                  <c:v>1.9025361144133494E-5</c:v>
                </c:pt>
                <c:pt idx="838">
                  <c:v>1.9025361144133494E-5</c:v>
                </c:pt>
                <c:pt idx="839">
                  <c:v>1.7674447926798521E-5</c:v>
                </c:pt>
                <c:pt idx="840">
                  <c:v>1.7674447926798521E-5</c:v>
                </c:pt>
                <c:pt idx="841">
                  <c:v>1.7674447926798521E-5</c:v>
                </c:pt>
                <c:pt idx="842">
                  <c:v>1.7674447926798521E-5</c:v>
                </c:pt>
                <c:pt idx="843">
                  <c:v>1.7674447926798521E-5</c:v>
                </c:pt>
                <c:pt idx="844">
                  <c:v>1.7674447926798521E-5</c:v>
                </c:pt>
                <c:pt idx="845">
                  <c:v>1.7674447926798521E-5</c:v>
                </c:pt>
                <c:pt idx="846">
                  <c:v>1.7674447926798521E-5</c:v>
                </c:pt>
                <c:pt idx="847">
                  <c:v>1.7674447926798521E-5</c:v>
                </c:pt>
                <c:pt idx="848">
                  <c:v>1.7674447926798521E-5</c:v>
                </c:pt>
                <c:pt idx="849">
                  <c:v>1.6436110810908226E-5</c:v>
                </c:pt>
                <c:pt idx="850">
                  <c:v>1.6436110810908226E-5</c:v>
                </c:pt>
                <c:pt idx="851">
                  <c:v>1.6436110810908226E-5</c:v>
                </c:pt>
                <c:pt idx="852">
                  <c:v>1.6436110810908226E-5</c:v>
                </c:pt>
                <c:pt idx="853">
                  <c:v>1.6436110810908226E-5</c:v>
                </c:pt>
                <c:pt idx="854">
                  <c:v>1.6436110810908226E-5</c:v>
                </c:pt>
                <c:pt idx="855">
                  <c:v>1.6436110810908226E-5</c:v>
                </c:pt>
                <c:pt idx="856">
                  <c:v>1.6436110810908226E-5</c:v>
                </c:pt>
                <c:pt idx="857">
                  <c:v>1.6436110810908226E-5</c:v>
                </c:pt>
                <c:pt idx="858">
                  <c:v>1.6436110810908226E-5</c:v>
                </c:pt>
                <c:pt idx="859">
                  <c:v>1.4860045390684145E-5</c:v>
                </c:pt>
                <c:pt idx="860">
                  <c:v>1.4860045390684145E-5</c:v>
                </c:pt>
                <c:pt idx="861">
                  <c:v>1.4860045390684145E-5</c:v>
                </c:pt>
                <c:pt idx="862">
                  <c:v>1.4860045390684145E-5</c:v>
                </c:pt>
                <c:pt idx="863">
                  <c:v>1.4860045390684145E-5</c:v>
                </c:pt>
                <c:pt idx="864">
                  <c:v>1.4860045390684145E-5</c:v>
                </c:pt>
                <c:pt idx="865">
                  <c:v>1.4860045390684145E-5</c:v>
                </c:pt>
                <c:pt idx="866">
                  <c:v>1.4860045390684145E-5</c:v>
                </c:pt>
                <c:pt idx="867">
                  <c:v>1.4860045390684145E-5</c:v>
                </c:pt>
                <c:pt idx="868">
                  <c:v>1.3171403869015501E-5</c:v>
                </c:pt>
                <c:pt idx="869">
                  <c:v>1.3171403869015501E-5</c:v>
                </c:pt>
                <c:pt idx="870">
                  <c:v>1.3171403869015501E-5</c:v>
                </c:pt>
                <c:pt idx="871">
                  <c:v>1.3171403869015501E-5</c:v>
                </c:pt>
                <c:pt idx="872">
                  <c:v>1.3171403869015501E-5</c:v>
                </c:pt>
                <c:pt idx="873">
                  <c:v>1.3171403869015501E-5</c:v>
                </c:pt>
                <c:pt idx="874">
                  <c:v>1.3171403869015501E-5</c:v>
                </c:pt>
                <c:pt idx="875">
                  <c:v>1.3171403869015501E-5</c:v>
                </c:pt>
                <c:pt idx="876">
                  <c:v>1.3171403869015501E-5</c:v>
                </c:pt>
                <c:pt idx="877">
                  <c:v>1.3171403869015501E-5</c:v>
                </c:pt>
                <c:pt idx="878">
                  <c:v>1.3171403869015501E-5</c:v>
                </c:pt>
                <c:pt idx="879">
                  <c:v>1.1820490651680587E-5</c:v>
                </c:pt>
                <c:pt idx="880">
                  <c:v>1.1820490651680587E-5</c:v>
                </c:pt>
                <c:pt idx="881">
                  <c:v>1.1820490651680587E-5</c:v>
                </c:pt>
                <c:pt idx="882">
                  <c:v>1.1820490651680587E-5</c:v>
                </c:pt>
                <c:pt idx="883">
                  <c:v>1.1820490651680587E-5</c:v>
                </c:pt>
                <c:pt idx="884">
                  <c:v>1.1820490651680587E-5</c:v>
                </c:pt>
                <c:pt idx="885">
                  <c:v>1.1820490651680587E-5</c:v>
                </c:pt>
                <c:pt idx="886">
                  <c:v>1.1820490651680587E-5</c:v>
                </c:pt>
                <c:pt idx="887">
                  <c:v>1.1820490651680587E-5</c:v>
                </c:pt>
                <c:pt idx="888">
                  <c:v>1.1820490651680587E-5</c:v>
                </c:pt>
                <c:pt idx="889">
                  <c:v>1.0357001332901043E-5</c:v>
                </c:pt>
                <c:pt idx="890">
                  <c:v>1.0357001332901043E-5</c:v>
                </c:pt>
                <c:pt idx="891">
                  <c:v>1.0357001332901043E-5</c:v>
                </c:pt>
                <c:pt idx="892">
                  <c:v>1.0357001332901043E-5</c:v>
                </c:pt>
                <c:pt idx="893">
                  <c:v>1.0357001332901043E-5</c:v>
                </c:pt>
                <c:pt idx="894">
                  <c:v>1.0357001332901043E-5</c:v>
                </c:pt>
                <c:pt idx="895">
                  <c:v>1.0357001332901043E-5</c:v>
                </c:pt>
                <c:pt idx="896">
                  <c:v>1.0357001332901043E-5</c:v>
                </c:pt>
                <c:pt idx="897">
                  <c:v>1.0357001332901043E-5</c:v>
                </c:pt>
                <c:pt idx="898">
                  <c:v>1.0357001332901043E-5</c:v>
                </c:pt>
                <c:pt idx="899">
                  <c:v>9.5689686227890248E-6</c:v>
                </c:pt>
                <c:pt idx="900">
                  <c:v>9.5689686227890248E-6</c:v>
                </c:pt>
                <c:pt idx="901">
                  <c:v>9.5689686227890248E-6</c:v>
                </c:pt>
                <c:pt idx="902">
                  <c:v>9.5689686227890248E-6</c:v>
                </c:pt>
                <c:pt idx="903">
                  <c:v>9.5689686227890248E-6</c:v>
                </c:pt>
                <c:pt idx="904">
                  <c:v>9.5689686227890248E-6</c:v>
                </c:pt>
                <c:pt idx="905">
                  <c:v>9.5689686227890248E-6</c:v>
                </c:pt>
                <c:pt idx="906">
                  <c:v>9.5689686227890248E-6</c:v>
                </c:pt>
                <c:pt idx="907">
                  <c:v>9.5689686227890248E-6</c:v>
                </c:pt>
                <c:pt idx="908">
                  <c:v>9.5689686227890248E-6</c:v>
                </c:pt>
                <c:pt idx="909">
                  <c:v>9.0060881155661571E-6</c:v>
                </c:pt>
                <c:pt idx="910">
                  <c:v>9.0060881155661571E-6</c:v>
                </c:pt>
                <c:pt idx="911">
                  <c:v>9.0060881155661571E-6</c:v>
                </c:pt>
                <c:pt idx="912">
                  <c:v>9.0060881155661571E-6</c:v>
                </c:pt>
                <c:pt idx="913">
                  <c:v>9.0060881155661571E-6</c:v>
                </c:pt>
                <c:pt idx="914">
                  <c:v>9.0060881155661571E-6</c:v>
                </c:pt>
                <c:pt idx="915">
                  <c:v>9.0060881155661571E-6</c:v>
                </c:pt>
                <c:pt idx="916">
                  <c:v>9.0060881155661571E-6</c:v>
                </c:pt>
                <c:pt idx="917">
                  <c:v>9.0060881155661571E-6</c:v>
                </c:pt>
                <c:pt idx="918">
                  <c:v>7.6551748982312114E-6</c:v>
                </c:pt>
                <c:pt idx="919">
                  <c:v>7.6551748982312114E-6</c:v>
                </c:pt>
                <c:pt idx="920">
                  <c:v>7.6551748982312114E-6</c:v>
                </c:pt>
                <c:pt idx="921">
                  <c:v>7.6551748982312114E-6</c:v>
                </c:pt>
                <c:pt idx="922">
                  <c:v>7.6551748982312114E-6</c:v>
                </c:pt>
                <c:pt idx="923">
                  <c:v>7.6551748982312114E-6</c:v>
                </c:pt>
                <c:pt idx="924">
                  <c:v>7.6551748982312114E-6</c:v>
                </c:pt>
                <c:pt idx="925">
                  <c:v>7.6551748982312114E-6</c:v>
                </c:pt>
                <c:pt idx="926">
                  <c:v>7.6551748982312114E-6</c:v>
                </c:pt>
                <c:pt idx="927">
                  <c:v>7.6551748982312114E-6</c:v>
                </c:pt>
                <c:pt idx="928">
                  <c:v>7.6551748982312114E-6</c:v>
                </c:pt>
                <c:pt idx="929">
                  <c:v>6.0791094780071547E-6</c:v>
                </c:pt>
                <c:pt idx="930">
                  <c:v>6.0791094780071547E-6</c:v>
                </c:pt>
                <c:pt idx="931">
                  <c:v>6.0791094780071547E-6</c:v>
                </c:pt>
                <c:pt idx="932">
                  <c:v>6.0791094780071547E-6</c:v>
                </c:pt>
                <c:pt idx="933">
                  <c:v>6.0791094780071547E-6</c:v>
                </c:pt>
                <c:pt idx="934">
                  <c:v>6.0791094780071547E-6</c:v>
                </c:pt>
                <c:pt idx="935">
                  <c:v>6.0791094780071547E-6</c:v>
                </c:pt>
                <c:pt idx="936">
                  <c:v>6.0791094780071547E-6</c:v>
                </c:pt>
                <c:pt idx="937">
                  <c:v>6.0791094780071547E-6</c:v>
                </c:pt>
                <c:pt idx="938">
                  <c:v>6.0791094780071547E-6</c:v>
                </c:pt>
                <c:pt idx="939">
                  <c:v>4.615620159227648E-6</c:v>
                </c:pt>
                <c:pt idx="940">
                  <c:v>4.615620159227648E-6</c:v>
                </c:pt>
                <c:pt idx="941">
                  <c:v>4.615620159227648E-6</c:v>
                </c:pt>
                <c:pt idx="942">
                  <c:v>4.615620159227648E-6</c:v>
                </c:pt>
                <c:pt idx="943">
                  <c:v>4.615620159227648E-6</c:v>
                </c:pt>
                <c:pt idx="944">
                  <c:v>4.615620159227648E-6</c:v>
                </c:pt>
                <c:pt idx="945">
                  <c:v>4.615620159227648E-6</c:v>
                </c:pt>
                <c:pt idx="946">
                  <c:v>4.615620159227648E-6</c:v>
                </c:pt>
                <c:pt idx="947">
                  <c:v>4.615620159227648E-6</c:v>
                </c:pt>
                <c:pt idx="948">
                  <c:v>4.615620159227648E-6</c:v>
                </c:pt>
                <c:pt idx="949">
                  <c:v>4.0527396520047675E-6</c:v>
                </c:pt>
                <c:pt idx="950">
                  <c:v>4.0527396520047675E-6</c:v>
                </c:pt>
                <c:pt idx="951">
                  <c:v>4.0527396520047675E-6</c:v>
                </c:pt>
                <c:pt idx="952">
                  <c:v>4.0527396520047675E-6</c:v>
                </c:pt>
                <c:pt idx="953">
                  <c:v>4.0527396520047675E-6</c:v>
                </c:pt>
                <c:pt idx="954">
                  <c:v>4.0527396520047675E-6</c:v>
                </c:pt>
                <c:pt idx="955">
                  <c:v>4.0527396520047675E-6</c:v>
                </c:pt>
                <c:pt idx="956">
                  <c:v>4.0527396520047675E-6</c:v>
                </c:pt>
                <c:pt idx="957">
                  <c:v>4.0527396520047675E-6</c:v>
                </c:pt>
                <c:pt idx="958">
                  <c:v>4.0527396520047675E-6</c:v>
                </c:pt>
                <c:pt idx="959">
                  <c:v>3.0395547390035706E-6</c:v>
                </c:pt>
                <c:pt idx="960">
                  <c:v>3.0395547390035706E-6</c:v>
                </c:pt>
                <c:pt idx="961">
                  <c:v>3.0395547390035706E-6</c:v>
                </c:pt>
                <c:pt idx="962">
                  <c:v>3.0395547390035706E-6</c:v>
                </c:pt>
                <c:pt idx="963">
                  <c:v>3.0395547390035706E-6</c:v>
                </c:pt>
                <c:pt idx="964">
                  <c:v>3.0395547390035706E-6</c:v>
                </c:pt>
                <c:pt idx="965">
                  <c:v>3.0395547390035706E-6</c:v>
                </c:pt>
                <c:pt idx="966">
                  <c:v>3.0395547390035706E-6</c:v>
                </c:pt>
                <c:pt idx="967">
                  <c:v>3.0395547390035706E-6</c:v>
                </c:pt>
                <c:pt idx="968">
                  <c:v>2.3640981303361092E-6</c:v>
                </c:pt>
                <c:pt idx="969">
                  <c:v>2.3640981303361092E-6</c:v>
                </c:pt>
                <c:pt idx="970">
                  <c:v>2.3640981303361092E-6</c:v>
                </c:pt>
                <c:pt idx="971">
                  <c:v>2.3640981303361092E-6</c:v>
                </c:pt>
                <c:pt idx="972">
                  <c:v>2.3640981303361092E-6</c:v>
                </c:pt>
                <c:pt idx="973">
                  <c:v>2.3640981303361092E-6</c:v>
                </c:pt>
                <c:pt idx="974">
                  <c:v>2.3640981303361092E-6</c:v>
                </c:pt>
                <c:pt idx="975">
                  <c:v>2.3640981303361092E-6</c:v>
                </c:pt>
                <c:pt idx="976">
                  <c:v>2.3640981303361092E-6</c:v>
                </c:pt>
                <c:pt idx="977">
                  <c:v>2.3640981303361092E-6</c:v>
                </c:pt>
                <c:pt idx="978">
                  <c:v>2.3640981303361092E-6</c:v>
                </c:pt>
                <c:pt idx="979">
                  <c:v>2.3640981303361092E-6</c:v>
                </c:pt>
                <c:pt idx="980">
                  <c:v>2.3640981303361092E-6</c:v>
                </c:pt>
                <c:pt idx="981">
                  <c:v>2.3640981303361092E-6</c:v>
                </c:pt>
                <c:pt idx="982">
                  <c:v>2.3640981303361092E-6</c:v>
                </c:pt>
                <c:pt idx="983">
                  <c:v>2.3640981303361092E-6</c:v>
                </c:pt>
                <c:pt idx="984">
                  <c:v>2.3640981303361092E-6</c:v>
                </c:pt>
                <c:pt idx="985">
                  <c:v>2.3640981303361092E-6</c:v>
                </c:pt>
                <c:pt idx="986">
                  <c:v>2.3640981303361092E-6</c:v>
                </c:pt>
                <c:pt idx="987">
                  <c:v>2.3640981303361092E-6</c:v>
                </c:pt>
                <c:pt idx="988">
                  <c:v>2.3640981303361092E-6</c:v>
                </c:pt>
                <c:pt idx="989">
                  <c:v>2.026369826002385E-6</c:v>
                </c:pt>
                <c:pt idx="990">
                  <c:v>2.026369826002385E-6</c:v>
                </c:pt>
                <c:pt idx="991">
                  <c:v>2.026369826002385E-6</c:v>
                </c:pt>
                <c:pt idx="992">
                  <c:v>2.026369826002385E-6</c:v>
                </c:pt>
                <c:pt idx="993">
                  <c:v>2.026369826002385E-6</c:v>
                </c:pt>
                <c:pt idx="994">
                  <c:v>2.026369826002385E-6</c:v>
                </c:pt>
                <c:pt idx="995">
                  <c:v>2.026369826002385E-6</c:v>
                </c:pt>
                <c:pt idx="996">
                  <c:v>2.026369826002385E-6</c:v>
                </c:pt>
                <c:pt idx="997">
                  <c:v>2.026369826002385E-6</c:v>
                </c:pt>
                <c:pt idx="998">
                  <c:v>2.026369826002385E-6</c:v>
                </c:pt>
                <c:pt idx="999">
                  <c:v>1.8012176231132321E-6</c:v>
                </c:pt>
                <c:pt idx="1000">
                  <c:v>1.8012176231132321E-6</c:v>
                </c:pt>
                <c:pt idx="1001">
                  <c:v>1.8012176231132321E-6</c:v>
                </c:pt>
                <c:pt idx="1002">
                  <c:v>1.8012176231132321E-6</c:v>
                </c:pt>
                <c:pt idx="1003">
                  <c:v>1.8012176231132321E-6</c:v>
                </c:pt>
                <c:pt idx="1004">
                  <c:v>1.8012176231132321E-6</c:v>
                </c:pt>
                <c:pt idx="1005">
                  <c:v>1.8012176231132321E-6</c:v>
                </c:pt>
                <c:pt idx="1006">
                  <c:v>1.8012176231132321E-6</c:v>
                </c:pt>
                <c:pt idx="1007">
                  <c:v>1.8012176231132321E-6</c:v>
                </c:pt>
                <c:pt idx="1008">
                  <c:v>1.8012176231132321E-6</c:v>
                </c:pt>
                <c:pt idx="1009">
                  <c:v>1.35091321733492E-6</c:v>
                </c:pt>
                <c:pt idx="1010">
                  <c:v>1.35091321733492E-6</c:v>
                </c:pt>
                <c:pt idx="1011">
                  <c:v>1.35091321733492E-6</c:v>
                </c:pt>
                <c:pt idx="1012">
                  <c:v>1.35091321733492E-6</c:v>
                </c:pt>
                <c:pt idx="1013">
                  <c:v>1.35091321733492E-6</c:v>
                </c:pt>
                <c:pt idx="1014">
                  <c:v>1.35091321733492E-6</c:v>
                </c:pt>
                <c:pt idx="1015">
                  <c:v>1.35091321733492E-6</c:v>
                </c:pt>
                <c:pt idx="1016">
                  <c:v>1.35091321733492E-6</c:v>
                </c:pt>
                <c:pt idx="1017">
                  <c:v>1.35091321733492E-6</c:v>
                </c:pt>
                <c:pt idx="1018">
                  <c:v>1.0131849130011908E-6</c:v>
                </c:pt>
                <c:pt idx="1019">
                  <c:v>1.0131849130011908E-6</c:v>
                </c:pt>
                <c:pt idx="1020">
                  <c:v>1.0131849130011908E-6</c:v>
                </c:pt>
                <c:pt idx="1021">
                  <c:v>1.0131849130011908E-6</c:v>
                </c:pt>
                <c:pt idx="1022">
                  <c:v>1.0131849130011908E-6</c:v>
                </c:pt>
                <c:pt idx="1023">
                  <c:v>1.0131849130011908E-6</c:v>
                </c:pt>
                <c:pt idx="1024">
                  <c:v>1.0131849130011908E-6</c:v>
                </c:pt>
                <c:pt idx="1025">
                  <c:v>1.0131849130011908E-6</c:v>
                </c:pt>
                <c:pt idx="1026">
                  <c:v>1.0131849130011908E-6</c:v>
                </c:pt>
                <c:pt idx="1027">
                  <c:v>1.0131849130011908E-6</c:v>
                </c:pt>
                <c:pt idx="1028">
                  <c:v>1.0131849130011908E-6</c:v>
                </c:pt>
                <c:pt idx="1029">
                  <c:v>7.8803271011203957E-7</c:v>
                </c:pt>
                <c:pt idx="1030">
                  <c:v>7.8803271011203957E-7</c:v>
                </c:pt>
                <c:pt idx="1031">
                  <c:v>7.8803271011203957E-7</c:v>
                </c:pt>
                <c:pt idx="1032">
                  <c:v>7.8803271011203957E-7</c:v>
                </c:pt>
                <c:pt idx="1033">
                  <c:v>7.8803271011203957E-7</c:v>
                </c:pt>
                <c:pt idx="1034">
                  <c:v>7.8803271011203957E-7</c:v>
                </c:pt>
                <c:pt idx="1035">
                  <c:v>7.8803271011203957E-7</c:v>
                </c:pt>
                <c:pt idx="1036">
                  <c:v>7.8803271011203957E-7</c:v>
                </c:pt>
                <c:pt idx="1037">
                  <c:v>7.8803271011203957E-7</c:v>
                </c:pt>
                <c:pt idx="1038">
                  <c:v>7.8803271011203957E-7</c:v>
                </c:pt>
                <c:pt idx="1039">
                  <c:v>4.5030440577830781E-7</c:v>
                </c:pt>
                <c:pt idx="1040">
                  <c:v>4.5030440577830781E-7</c:v>
                </c:pt>
                <c:pt idx="1041">
                  <c:v>4.5030440577830781E-7</c:v>
                </c:pt>
                <c:pt idx="1042">
                  <c:v>4.5030440577830781E-7</c:v>
                </c:pt>
                <c:pt idx="1043">
                  <c:v>4.5030440577830781E-7</c:v>
                </c:pt>
                <c:pt idx="1044">
                  <c:v>4.5030440577830781E-7</c:v>
                </c:pt>
                <c:pt idx="1045">
                  <c:v>4.5030440577830781E-7</c:v>
                </c:pt>
                <c:pt idx="1046">
                  <c:v>4.5030440577830781E-7</c:v>
                </c:pt>
                <c:pt idx="1047">
                  <c:v>4.5030440577830781E-7</c:v>
                </c:pt>
                <c:pt idx="1048">
                  <c:v>4.5030440577830781E-7</c:v>
                </c:pt>
                <c:pt idx="1049">
                  <c:v>3.3772830433373086E-7</c:v>
                </c:pt>
                <c:pt idx="1050">
                  <c:v>3.3772830433373086E-7</c:v>
                </c:pt>
                <c:pt idx="1051">
                  <c:v>3.3772830433373086E-7</c:v>
                </c:pt>
                <c:pt idx="1052">
                  <c:v>3.3772830433373086E-7</c:v>
                </c:pt>
                <c:pt idx="1053">
                  <c:v>3.3772830433373086E-7</c:v>
                </c:pt>
                <c:pt idx="1054">
                  <c:v>3.3772830433373086E-7</c:v>
                </c:pt>
                <c:pt idx="1055">
                  <c:v>3.3772830433373086E-7</c:v>
                </c:pt>
                <c:pt idx="1056">
                  <c:v>3.3772830433373086E-7</c:v>
                </c:pt>
                <c:pt idx="1057">
                  <c:v>3.3772830433373086E-7</c:v>
                </c:pt>
                <c:pt idx="1058">
                  <c:v>3.3772830433373086E-7</c:v>
                </c:pt>
                <c:pt idx="1059">
                  <c:v>3.3772830433373086E-7</c:v>
                </c:pt>
                <c:pt idx="1060">
                  <c:v>3.3772830433373086E-7</c:v>
                </c:pt>
                <c:pt idx="1061">
                  <c:v>3.3772830433373086E-7</c:v>
                </c:pt>
                <c:pt idx="1062">
                  <c:v>3.3772830433373086E-7</c:v>
                </c:pt>
                <c:pt idx="1063">
                  <c:v>3.3772830433373086E-7</c:v>
                </c:pt>
                <c:pt idx="1064">
                  <c:v>3.3772830433373086E-7</c:v>
                </c:pt>
                <c:pt idx="1065">
                  <c:v>3.3772830433373086E-7</c:v>
                </c:pt>
                <c:pt idx="1066">
                  <c:v>3.3772830433373086E-7</c:v>
                </c:pt>
                <c:pt idx="1067">
                  <c:v>3.3772830433373086E-7</c:v>
                </c:pt>
                <c:pt idx="1068">
                  <c:v>3.3772830433373086E-7</c:v>
                </c:pt>
                <c:pt idx="1069">
                  <c:v>3.3772830433373086E-7</c:v>
                </c:pt>
                <c:pt idx="1070">
                  <c:v>3.3772830433373086E-7</c:v>
                </c:pt>
                <c:pt idx="1071">
                  <c:v>3.3772830433373086E-7</c:v>
                </c:pt>
                <c:pt idx="1072">
                  <c:v>3.3772830433373086E-7</c:v>
                </c:pt>
                <c:pt idx="1073">
                  <c:v>3.3772830433373086E-7</c:v>
                </c:pt>
                <c:pt idx="1074">
                  <c:v>3.3772830433373086E-7</c:v>
                </c:pt>
                <c:pt idx="1075">
                  <c:v>3.3772830433373086E-7</c:v>
                </c:pt>
                <c:pt idx="1076">
                  <c:v>3.3772830433373086E-7</c:v>
                </c:pt>
                <c:pt idx="1077">
                  <c:v>3.3772830433373086E-7</c:v>
                </c:pt>
                <c:pt idx="1078">
                  <c:v>3.3772830433373086E-7</c:v>
                </c:pt>
                <c:pt idx="1079">
                  <c:v>3.3772830433373086E-7</c:v>
                </c:pt>
                <c:pt idx="1080">
                  <c:v>3.3772830433373086E-7</c:v>
                </c:pt>
                <c:pt idx="1081">
                  <c:v>3.3772830433373086E-7</c:v>
                </c:pt>
                <c:pt idx="1082">
                  <c:v>3.3772830433373086E-7</c:v>
                </c:pt>
                <c:pt idx="1083">
                  <c:v>3.3772830433373086E-7</c:v>
                </c:pt>
                <c:pt idx="1084">
                  <c:v>3.3772830433373086E-7</c:v>
                </c:pt>
                <c:pt idx="1085">
                  <c:v>3.3772830433373086E-7</c:v>
                </c:pt>
                <c:pt idx="1086">
                  <c:v>3.3772830433373086E-7</c:v>
                </c:pt>
                <c:pt idx="1087">
                  <c:v>3.3772830433373086E-7</c:v>
                </c:pt>
                <c:pt idx="1088">
                  <c:v>3.3772830433373086E-7</c:v>
                </c:pt>
                <c:pt idx="1089">
                  <c:v>2.251522028891542E-7</c:v>
                </c:pt>
                <c:pt idx="1090">
                  <c:v>2.251522028891542E-7</c:v>
                </c:pt>
                <c:pt idx="1091">
                  <c:v>2.251522028891542E-7</c:v>
                </c:pt>
                <c:pt idx="1092">
                  <c:v>2.251522028891542E-7</c:v>
                </c:pt>
                <c:pt idx="1093">
                  <c:v>2.251522028891542E-7</c:v>
                </c:pt>
                <c:pt idx="1094">
                  <c:v>2.251522028891542E-7</c:v>
                </c:pt>
                <c:pt idx="1095">
                  <c:v>2.251522028891542E-7</c:v>
                </c:pt>
                <c:pt idx="1096">
                  <c:v>2.251522028891542E-7</c:v>
                </c:pt>
                <c:pt idx="1097">
                  <c:v>2.251522028891542E-7</c:v>
                </c:pt>
                <c:pt idx="1098">
                  <c:v>2.251522028891542E-7</c:v>
                </c:pt>
                <c:pt idx="1099">
                  <c:v>1.1257610144457686E-7</c:v>
                </c:pt>
                <c:pt idx="1100">
                  <c:v>1.1257610144457686E-7</c:v>
                </c:pt>
                <c:pt idx="1101">
                  <c:v>1.1257610144457686E-7</c:v>
                </c:pt>
                <c:pt idx="1102">
                  <c:v>1.1257610144457686E-7</c:v>
                </c:pt>
                <c:pt idx="1103">
                  <c:v>1.1257610144457686E-7</c:v>
                </c:pt>
                <c:pt idx="1104">
                  <c:v>1.1257610144457686E-7</c:v>
                </c:pt>
                <c:pt idx="1105">
                  <c:v>1.1257610144457686E-7</c:v>
                </c:pt>
                <c:pt idx="1106">
                  <c:v>1.1257610144457686E-7</c:v>
                </c:pt>
                <c:pt idx="1107">
                  <c:v>1.1257610144457686E-7</c:v>
                </c:pt>
                <c:pt idx="1108">
                  <c:v>1.1257610144457686E-7</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numCache>
            </c:numRef>
          </c:yVal>
        </c:ser>
        <c:axId val="214653184"/>
        <c:axId val="214659456"/>
      </c:scatterChart>
      <c:valAx>
        <c:axId val="214653184"/>
        <c:scaling>
          <c:logBase val="10"/>
          <c:orientation val="minMax"/>
        </c:scaling>
        <c:axPos val="b"/>
        <c:majorGridlines>
          <c:spPr>
            <a:ln>
              <a:solidFill>
                <a:schemeClr val="bg1">
                  <a:lumMod val="85000"/>
                </a:schemeClr>
              </a:solidFill>
              <a:prstDash val="sysDot"/>
            </a:ln>
          </c:spPr>
        </c:majorGridlines>
        <c:title>
          <c:tx>
            <c:rich>
              <a:bodyPr/>
              <a:lstStyle/>
              <a:p>
                <a:pPr>
                  <a:defRPr/>
                </a:pPr>
                <a:r>
                  <a:rPr lang="en-US"/>
                  <a:t>Wave Height (m)</a:t>
                </a:r>
              </a:p>
            </c:rich>
          </c:tx>
          <c:layout/>
        </c:title>
        <c:numFmt formatCode="General" sourceLinked="1"/>
        <c:tickLblPos val="nextTo"/>
        <c:crossAx val="214659456"/>
        <c:crossesAt val="1.0000000000000079E-9"/>
        <c:crossBetween val="midCat"/>
      </c:valAx>
      <c:valAx>
        <c:axId val="214659456"/>
        <c:scaling>
          <c:logBase val="10"/>
          <c:orientation val="minMax"/>
          <c:min val="1.0000000000000078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7838228668881051E-2"/>
              <c:y val="0.22721806432175329"/>
            </c:manualLayout>
          </c:layout>
        </c:title>
        <c:numFmt formatCode="General" sourceLinked="1"/>
        <c:tickLblPos val="nextTo"/>
        <c:crossAx val="214653184"/>
        <c:crossesAt val="1.0000000000000005E-2"/>
        <c:crossBetween val="midCat"/>
      </c:valAx>
    </c:plotArea>
    <c:legend>
      <c:legendPos val="r"/>
      <c:layout>
        <c:manualLayout>
          <c:xMode val="edge"/>
          <c:yMode val="edge"/>
          <c:x val="0.38074887273706254"/>
          <c:y val="0.38912023559869147"/>
          <c:w val="0.20365251302845849"/>
          <c:h val="0.23966135400791241"/>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Atlantic Coast </a:t>
            </a:r>
          </a:p>
        </c:rich>
      </c:tx>
      <c:layout>
        <c:manualLayout>
          <c:xMode val="edge"/>
          <c:yMode val="edge"/>
          <c:x val="0.69293448198830243"/>
          <c:y val="2.9800099835736307E-2"/>
        </c:manualLayout>
      </c:layout>
      <c:overlay val="1"/>
    </c:title>
    <c:plotArea>
      <c:layout>
        <c:manualLayout>
          <c:layoutTarget val="inner"/>
          <c:xMode val="edge"/>
          <c:yMode val="edge"/>
          <c:x val="0.1997586252703239"/>
          <c:y val="2.6769185497382438E-2"/>
          <c:w val="0.76472370901253361"/>
          <c:h val="0.73424491929944713"/>
        </c:manualLayout>
      </c:layout>
      <c:scatterChart>
        <c:scatterStyle val="lineMarker"/>
        <c:ser>
          <c:idx val="1"/>
          <c:order val="0"/>
          <c:tx>
            <c:strRef>
              <c:f>east_coast!$C$9</c:f>
              <c:strCache>
                <c:ptCount val="1"/>
                <c:pt idx="0">
                  <c:v>Model</c:v>
                </c:pt>
              </c:strCache>
            </c:strRef>
          </c:tx>
          <c:spPr>
            <a:ln>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east_coast!$C$10:$C$2000</c:f>
              <c:numCache>
                <c:formatCode>General</c:formatCode>
                <c:ptCount val="1991"/>
                <c:pt idx="0">
                  <c:v>0.9998440561425006</c:v>
                </c:pt>
                <c:pt idx="1">
                  <c:v>0.99937806221751935</c:v>
                </c:pt>
                <c:pt idx="2">
                  <c:v>0.99860580390096387</c:v>
                </c:pt>
                <c:pt idx="3">
                  <c:v>0.99753210733994668</c:v>
                </c:pt>
                <c:pt idx="4">
                  <c:v>0.99616258300778038</c:v>
                </c:pt>
                <c:pt idx="5">
                  <c:v>0.99450345412633256</c:v>
                </c:pt>
                <c:pt idx="6">
                  <c:v>0.99256142879070608</c:v>
                </c:pt>
                <c:pt idx="7">
                  <c:v>0.99034359947748296</c:v>
                </c:pt>
                <c:pt idx="8">
                  <c:v>0.98785736150185577</c:v>
                </c:pt>
                <c:pt idx="9">
                  <c:v>0.98511034543100295</c:v>
                </c:pt>
                <c:pt idx="10">
                  <c:v>0.98211036022758158</c:v>
                </c:pt>
                <c:pt idx="11">
                  <c:v>0.97886534490521759</c:v>
                </c:pt>
                <c:pt idx="12">
                  <c:v>0.97538332709815223</c:v>
                </c:pt>
                <c:pt idx="13">
                  <c:v>0.97167238735162653</c:v>
                </c:pt>
                <c:pt idx="14">
                  <c:v>0.96774062821544038</c:v>
                </c:pt>
                <c:pt idx="15">
                  <c:v>0.96359614741836441</c:v>
                </c:pt>
                <c:pt idx="16">
                  <c:v>0.95924701454354266</c:v>
                </c:pt>
                <c:pt idx="17">
                  <c:v>0.95470125073157408</c:v>
                </c:pt>
                <c:pt idx="18">
                  <c:v>0.94996681101965386</c:v>
                </c:pt>
                <c:pt idx="19">
                  <c:v>0.94505156898864817</c:v>
                </c:pt>
                <c:pt idx="20">
                  <c:v>0.93996330344046009</c:v>
                </c:pt>
                <c:pt idx="21">
                  <c:v>0.93470968686859934</c:v>
                </c:pt>
                <c:pt idx="22">
                  <c:v>0.92929827551784761</c:v>
                </c:pt>
                <c:pt idx="23">
                  <c:v>0.92373650085621239</c:v>
                </c:pt>
                <c:pt idx="24">
                  <c:v>0.91803166230489919</c:v>
                </c:pt>
                <c:pt idx="25">
                  <c:v>0.91219092109114253</c:v>
                </c:pt>
                <c:pt idx="26">
                  <c:v>0.90622129510488725</c:v>
                </c:pt>
                <c:pt idx="27">
                  <c:v>0.90012965465387673</c:v>
                </c:pt>
                <c:pt idx="28">
                  <c:v>0.89392271902374332</c:v>
                </c:pt>
                <c:pt idx="29">
                  <c:v>0.8876070537597478</c:v>
                </c:pt>
                <c:pt idx="30">
                  <c:v>0.88118906859569124</c:v>
                </c:pt>
                <c:pt idx="31">
                  <c:v>0.87467501596336084</c:v>
                </c:pt>
                <c:pt idx="32">
                  <c:v>0.86807099002255594</c:v>
                </c:pt>
                <c:pt idx="33">
                  <c:v>0.86138292615781853</c:v>
                </c:pt>
                <c:pt idx="34">
                  <c:v>0.85461660089319325</c:v>
                </c:pt>
                <c:pt idx="35">
                  <c:v>0.84777763218115121</c:v>
                </c:pt>
                <c:pt idx="36">
                  <c:v>0.84087148002592182</c:v>
                </c:pt>
                <c:pt idx="37">
                  <c:v>0.83390344740524824</c:v>
                </c:pt>
                <c:pt idx="38">
                  <c:v>0.82687868145791121</c:v>
                </c:pt>
                <c:pt idx="39">
                  <c:v>0.81980217490742058</c:v>
                </c:pt>
                <c:pt idx="40">
                  <c:v>0.81267876769493164</c:v>
                </c:pt>
                <c:pt idx="41">
                  <c:v>0.80551314879690628</c:v>
                </c:pt>
                <c:pt idx="42">
                  <c:v>0.79830985820528666</c:v>
                </c:pt>
                <c:pt idx="43">
                  <c:v>0.79107328904982543</c:v>
                </c:pt>
                <c:pt idx="44">
                  <c:v>0.78380768984424576</c:v>
                </c:pt>
                <c:pt idx="45">
                  <c:v>0.7765171668392995</c:v>
                </c:pt>
                <c:pt idx="46">
                  <c:v>0.76920568646748022</c:v>
                </c:pt>
                <c:pt idx="47">
                  <c:v>0.76187707786543735</c:v>
                </c:pt>
                <c:pt idx="48">
                  <c:v>0.75453503546140055</c:v>
                </c:pt>
                <c:pt idx="49">
                  <c:v>0.74718312161601852</c:v>
                </c:pt>
                <c:pt idx="50">
                  <c:v>0.73982476930613783</c:v>
                </c:pt>
                <c:pt idx="51">
                  <c:v>0.73246328484191237</c:v>
                </c:pt>
                <c:pt idx="52">
                  <c:v>0.72510185060858434</c:v>
                </c:pt>
                <c:pt idx="53">
                  <c:v>0.71774352782496376</c:v>
                </c:pt>
                <c:pt idx="54">
                  <c:v>0.71039125931156866</c:v>
                </c:pt>
                <c:pt idx="55">
                  <c:v>0.70304787226175536</c:v>
                </c:pt>
                <c:pt idx="56">
                  <c:v>0.69571608101011351</c:v>
                </c:pt>
                <c:pt idx="57">
                  <c:v>0.68839848979273743</c:v>
                </c:pt>
                <c:pt idx="58">
                  <c:v>0.68109759549459281</c:v>
                </c:pt>
                <c:pt idx="59">
                  <c:v>0.67381579037967942</c:v>
                </c:pt>
                <c:pt idx="60">
                  <c:v>0.66655536480014776</c:v>
                </c:pt>
                <c:pt idx="61">
                  <c:v>0.65931850988087781</c:v>
                </c:pt>
                <c:pt idx="62">
                  <c:v>0.65210732017645645</c:v>
                </c:pt>
                <c:pt idx="63">
                  <c:v>0.64492379629783991</c:v>
                </c:pt>
                <c:pt idx="64">
                  <c:v>0.63776984750627475</c:v>
                </c:pt>
                <c:pt idx="65">
                  <c:v>0.6306472942723923</c:v>
                </c:pt>
                <c:pt idx="66">
                  <c:v>0.62355787079862623</c:v>
                </c:pt>
                <c:pt idx="67">
                  <c:v>0.61650322750340181</c:v>
                </c:pt>
                <c:pt idx="68">
                  <c:v>0.60948493346573562</c:v>
                </c:pt>
                <c:pt idx="69">
                  <c:v>0.6025044788291869</c:v>
                </c:pt>
                <c:pt idx="70">
                  <c:v>0.59556327716420132</c:v>
                </c:pt>
                <c:pt idx="71">
                  <c:v>0.58866266778820042</c:v>
                </c:pt>
                <c:pt idx="72">
                  <c:v>0.58180391804284048</c:v>
                </c:pt>
                <c:pt idx="73">
                  <c:v>0.57498822552814055</c:v>
                </c:pt>
                <c:pt idx="74">
                  <c:v>0.56821672029327108</c:v>
                </c:pt>
                <c:pt idx="75">
                  <c:v>0.56149046698398575</c:v>
                </c:pt>
                <c:pt idx="76">
                  <c:v>0.55481046694679415</c:v>
                </c:pt>
                <c:pt idx="77">
                  <c:v>0.54817766029016823</c:v>
                </c:pt>
                <c:pt idx="78">
                  <c:v>0.54159292790315317</c:v>
                </c:pt>
                <c:pt idx="79">
                  <c:v>0.53505709343192231</c:v>
                </c:pt>
                <c:pt idx="80">
                  <c:v>0.52857092521493021</c:v>
                </c:pt>
                <c:pt idx="81">
                  <c:v>0.5221351381774485</c:v>
                </c:pt>
                <c:pt idx="82">
                  <c:v>0.51575039568636816</c:v>
                </c:pt>
                <c:pt idx="83">
                  <c:v>0.50941731136632129</c:v>
                </c:pt>
                <c:pt idx="84">
                  <c:v>0.50313643550803067</c:v>
                </c:pt>
                <c:pt idx="85">
                  <c:v>0.49690830912739092</c:v>
                </c:pt>
                <c:pt idx="86">
                  <c:v>0.49073339432448132</c:v>
                </c:pt>
                <c:pt idx="87">
                  <c:v>0.48461212145598442</c:v>
                </c:pt>
                <c:pt idx="88">
                  <c:v>0.47854487916958616</c:v>
                </c:pt>
                <c:pt idx="89">
                  <c:v>0.47253201594057881</c:v>
                </c:pt>
                <c:pt idx="90">
                  <c:v>0.46657384156575832</c:v>
                </c:pt>
                <c:pt idx="91">
                  <c:v>0.4606706286156424</c:v>
                </c:pt>
                <c:pt idx="92">
                  <c:v>0.45482261384601913</c:v>
                </c:pt>
                <c:pt idx="93">
                  <c:v>0.44902999956975376</c:v>
                </c:pt>
                <c:pt idx="94">
                  <c:v>0.44329295498973659</c:v>
                </c:pt>
                <c:pt idx="95">
                  <c:v>0.43761161749384947</c:v>
                </c:pt>
                <c:pt idx="96">
                  <c:v>0.43198609391276377</c:v>
                </c:pt>
                <c:pt idx="97">
                  <c:v>0.42641646174140679</c:v>
                </c:pt>
                <c:pt idx="98">
                  <c:v>0.42090277032487533</c:v>
                </c:pt>
                <c:pt idx="99">
                  <c:v>0.41544504200957533</c:v>
                </c:pt>
                <c:pt idx="100">
                  <c:v>0.41004327326037532</c:v>
                </c:pt>
                <c:pt idx="101">
                  <c:v>0.4046974357444923</c:v>
                </c:pt>
                <c:pt idx="102">
                  <c:v>0.399407477382903</c:v>
                </c:pt>
                <c:pt idx="103">
                  <c:v>0.39417332336996802</c:v>
                </c:pt>
                <c:pt idx="104">
                  <c:v>0.38899487716204284</c:v>
                </c:pt>
                <c:pt idx="105">
                  <c:v>0.3838720214357475</c:v>
                </c:pt>
                <c:pt idx="106">
                  <c:v>0.37880461901664253</c:v>
                </c:pt>
                <c:pt idx="107">
                  <c:v>0.37379251377898132</c:v>
                </c:pt>
                <c:pt idx="108">
                  <c:v>0.3688355315172584</c:v>
                </c:pt>
                <c:pt idx="109">
                  <c:v>0.36393348079020232</c:v>
                </c:pt>
                <c:pt idx="110">
                  <c:v>0.35908615373792252</c:v>
                </c:pt>
                <c:pt idx="111">
                  <c:v>0.35429332687283976</c:v>
                </c:pt>
                <c:pt idx="112">
                  <c:v>0.34955476184508527</c:v>
                </c:pt>
                <c:pt idx="113">
                  <c:v>0.34487020618297826</c:v>
                </c:pt>
                <c:pt idx="114">
                  <c:v>0.34023939400925418</c:v>
                </c:pt>
                <c:pt idx="115">
                  <c:v>0.33566204673363731</c:v>
                </c:pt>
                <c:pt idx="116">
                  <c:v>0.33113787372238357</c:v>
                </c:pt>
                <c:pt idx="117">
                  <c:v>0.32666657294539825</c:v>
                </c:pt>
                <c:pt idx="118">
                  <c:v>0.32224783160152071</c:v>
                </c:pt>
                <c:pt idx="119">
                  <c:v>0.31788132672255992</c:v>
                </c:pt>
                <c:pt idx="120">
                  <c:v>0.31356672575663752</c:v>
                </c:pt>
                <c:pt idx="121">
                  <c:v>0.30930368713142947</c:v>
                </c:pt>
                <c:pt idx="122">
                  <c:v>0.30509186079782646</c:v>
                </c:pt>
                <c:pt idx="123">
                  <c:v>0.30093088875456936</c:v>
                </c:pt>
                <c:pt idx="124">
                  <c:v>0.29682040555438288</c:v>
                </c:pt>
                <c:pt idx="125">
                  <c:v>0.29276003879212625</c:v>
                </c:pt>
                <c:pt idx="126">
                  <c:v>0.28874940957547152</c:v>
                </c:pt>
                <c:pt idx="127">
                  <c:v>0.28478813297859218</c:v>
                </c:pt>
                <c:pt idx="128">
                  <c:v>0.28087581847936738</c:v>
                </c:pt>
                <c:pt idx="129">
                  <c:v>0.27701207038056297</c:v>
                </c:pt>
                <c:pt idx="130">
                  <c:v>0.27319648821545317</c:v>
                </c:pt>
                <c:pt idx="131">
                  <c:v>0.26942866713835051</c:v>
                </c:pt>
                <c:pt idx="132">
                  <c:v>0.26570819830046488</c:v>
                </c:pt>
                <c:pt idx="133">
                  <c:v>0.26203466921155288</c:v>
                </c:pt>
                <c:pt idx="134">
                  <c:v>0.25840766408775118</c:v>
                </c:pt>
                <c:pt idx="135">
                  <c:v>0.25482676418602951</c:v>
                </c:pt>
                <c:pt idx="136">
                  <c:v>0.25129154812565679</c:v>
                </c:pt>
                <c:pt idx="137">
                  <c:v>0.24780159219707706</c:v>
                </c:pt>
                <c:pt idx="138">
                  <c:v>0.24435647065856764</c:v>
                </c:pt>
                <c:pt idx="139">
                  <c:v>0.24095575602107691</c:v>
                </c:pt>
                <c:pt idx="140">
                  <c:v>0.2375990193215809</c:v>
                </c:pt>
                <c:pt idx="141">
                  <c:v>0.23428583038533343</c:v>
                </c:pt>
                <c:pt idx="142">
                  <c:v>0.23101575807734279</c:v>
                </c:pt>
                <c:pt idx="143">
                  <c:v>0.22778837054342663</c:v>
                </c:pt>
                <c:pt idx="144">
                  <c:v>0.22460323544115746</c:v>
                </c:pt>
                <c:pt idx="145">
                  <c:v>0.22145992016103699</c:v>
                </c:pt>
                <c:pt idx="146">
                  <c:v>0.21835799203819328</c:v>
                </c:pt>
                <c:pt idx="147">
                  <c:v>0.21529701855491895</c:v>
                </c:pt>
                <c:pt idx="148">
                  <c:v>0.21227656753433946</c:v>
                </c:pt>
                <c:pt idx="149">
                  <c:v>0.20929620732550042</c:v>
                </c:pt>
                <c:pt idx="150">
                  <c:v>0.20635550698014835</c:v>
                </c:pt>
                <c:pt idx="151">
                  <c:v>0.20345403642149124</c:v>
                </c:pt>
                <c:pt idx="152">
                  <c:v>0.20059136660518298</c:v>
                </c:pt>
                <c:pt idx="153">
                  <c:v>0.19776706967281421</c:v>
                </c:pt>
                <c:pt idx="154">
                  <c:v>0.19498071909813269</c:v>
                </c:pt>
                <c:pt idx="155">
                  <c:v>0.19223188982625944</c:v>
                </c:pt>
                <c:pt idx="156">
                  <c:v>0.18952015840612477</c:v>
                </c:pt>
                <c:pt idx="157">
                  <c:v>0.18684510311635519</c:v>
                </c:pt>
                <c:pt idx="158">
                  <c:v>0.18420630408484012</c:v>
                </c:pt>
                <c:pt idx="159">
                  <c:v>0.18160334340218898</c:v>
                </c:pt>
                <c:pt idx="160">
                  <c:v>0.17903580522929124</c:v>
                </c:pt>
                <c:pt idx="161">
                  <c:v>0.17650327589918721</c:v>
                </c:pt>
                <c:pt idx="162">
                  <c:v>0.17400534401344206</c:v>
                </c:pt>
                <c:pt idx="163">
                  <c:v>0.17154160053322254</c:v>
                </c:pt>
                <c:pt idx="164">
                  <c:v>0.16911163886525823</c:v>
                </c:pt>
                <c:pt idx="165">
                  <c:v>0.16671505494287356</c:v>
                </c:pt>
                <c:pt idx="166">
                  <c:v>0.1643514473022599</c:v>
                </c:pt>
                <c:pt idx="167">
                  <c:v>0.1620204171541699</c:v>
                </c:pt>
                <c:pt idx="168">
                  <c:v>0.15972156845118721</c:v>
                </c:pt>
                <c:pt idx="169">
                  <c:v>0.15745450795074242</c:v>
                </c:pt>
                <c:pt idx="170">
                  <c:v>0.15521884527402699</c:v>
                </c:pt>
                <c:pt idx="171">
                  <c:v>0.15301419296095459</c:v>
                </c:pt>
                <c:pt idx="172">
                  <c:v>0.15084016652132487</c:v>
                </c:pt>
                <c:pt idx="173">
                  <c:v>0.14869638448231826</c:v>
                </c:pt>
                <c:pt idx="174">
                  <c:v>0.14658246843247494</c:v>
                </c:pt>
                <c:pt idx="175">
                  <c:v>0.14449804306227976</c:v>
                </c:pt>
                <c:pt idx="176">
                  <c:v>0.14244273620148762</c:v>
                </c:pt>
                <c:pt idx="177">
                  <c:v>0.14041617885331645</c:v>
                </c:pt>
                <c:pt idx="178">
                  <c:v>0.13841800522562334</c:v>
                </c:pt>
                <c:pt idx="179">
                  <c:v>0.13644785275918794</c:v>
                </c:pt>
                <c:pt idx="180">
                  <c:v>0.13450536215321471</c:v>
                </c:pt>
                <c:pt idx="181">
                  <c:v>0.13259017738815917</c:v>
                </c:pt>
                <c:pt idx="182">
                  <c:v>0.13070194574599844</c:v>
                </c:pt>
                <c:pt idx="183">
                  <c:v>0.12884031782802971</c:v>
                </c:pt>
                <c:pt idx="184">
                  <c:v>0.12700494757031924</c:v>
                </c:pt>
                <c:pt idx="185">
                  <c:v>0.12519549225687945</c:v>
                </c:pt>
                <c:pt idx="186">
                  <c:v>0.12341161253067856</c:v>
                </c:pt>
                <c:pt idx="187">
                  <c:v>0.12165297240257129</c:v>
                </c:pt>
                <c:pt idx="188">
                  <c:v>0.1199192392582365</c:v>
                </c:pt>
                <c:pt idx="189">
                  <c:v>0.11821008386320866</c:v>
                </c:pt>
                <c:pt idx="190">
                  <c:v>0.11652518036608513</c:v>
                </c:pt>
                <c:pt idx="191">
                  <c:v>0.11486420629998419</c:v>
                </c:pt>
                <c:pt idx="192">
                  <c:v>0.11322684258234111</c:v>
                </c:pt>
                <c:pt idx="193">
                  <c:v>0.1116127735131013</c:v>
                </c:pt>
                <c:pt idx="194">
                  <c:v>0.11002168677139669</c:v>
                </c:pt>
                <c:pt idx="195">
                  <c:v>0.10845327341076524</c:v>
                </c:pt>
                <c:pt idx="196">
                  <c:v>0.10690722785298397</c:v>
                </c:pt>
                <c:pt idx="197">
                  <c:v>0.10538324788057869</c:v>
                </c:pt>
                <c:pt idx="198">
                  <c:v>0.10388103462807698</c:v>
                </c:pt>
                <c:pt idx="199">
                  <c:v>0.10240029257205649</c:v>
                </c:pt>
                <c:pt idx="200">
                  <c:v>0.10094072952005557</c:v>
                </c:pt>
                <c:pt idx="201">
                  <c:v>9.9502056598396948E-2</c:v>
                </c:pt>
                <c:pt idx="202">
                  <c:v>9.8083988238978681E-2</c:v>
                </c:pt>
                <c:pt idx="203">
                  <c:v>9.6686242165091182E-2</c:v>
                </c:pt>
                <c:pt idx="204">
                  <c:v>9.5308539376297297E-2</c:v>
                </c:pt>
                <c:pt idx="205">
                  <c:v>9.3950604132442467E-2</c:v>
                </c:pt>
                <c:pt idx="206">
                  <c:v>9.2612163936822367E-2</c:v>
                </c:pt>
                <c:pt idx="207">
                  <c:v>9.1292949518571392E-2</c:v>
                </c:pt>
                <c:pt idx="208">
                  <c:v>8.9992694814300209E-2</c:v>
                </c:pt>
                <c:pt idx="209">
                  <c:v>8.8711136949036248E-2</c:v>
                </c:pt>
                <c:pt idx="210">
                  <c:v>8.744801621649935E-2</c:v>
                </c:pt>
                <c:pt idx="211">
                  <c:v>8.6203076058757933E-2</c:v>
                </c:pt>
                <c:pt idx="212">
                  <c:v>8.4976063045298214E-2</c:v>
                </c:pt>
                <c:pt idx="213">
                  <c:v>8.3766726851544668E-2</c:v>
                </c:pt>
                <c:pt idx="214">
                  <c:v>8.2574820236870725E-2</c:v>
                </c:pt>
                <c:pt idx="215">
                  <c:v>8.1400099022122308E-2</c:v>
                </c:pt>
                <c:pt idx="216">
                  <c:v>8.0242322066701788E-2</c:v>
                </c:pt>
                <c:pt idx="217">
                  <c:v>7.9101251245228432E-2</c:v>
                </c:pt>
                <c:pt idx="218">
                  <c:v>7.7976651423815269E-2</c:v>
                </c:pt>
                <c:pt idx="219">
                  <c:v>7.6868290435988307E-2</c:v>
                </c:pt>
                <c:pt idx="220">
                  <c:v>7.5775939058273692E-2</c:v>
                </c:pt>
                <c:pt idx="221">
                  <c:v>7.4699370985482016E-2</c:v>
                </c:pt>
                <c:pt idx="222">
                  <c:v>7.3638362805714452E-2</c:v>
                </c:pt>
                <c:pt idx="223">
                  <c:v>7.2592693975114392E-2</c:v>
                </c:pt>
                <c:pt idx="224">
                  <c:v>7.1562146792388648E-2</c:v>
                </c:pt>
                <c:pt idx="225">
                  <c:v>7.054650637312386E-2</c:v>
                </c:pt>
                <c:pt idx="226">
                  <c:v>6.9545560623912608E-2</c:v>
                </c:pt>
                <c:pt idx="227">
                  <c:v>6.8559100216317739E-2</c:v>
                </c:pt>
                <c:pt idx="228">
                  <c:v>6.7586918560690379E-2</c:v>
                </c:pt>
                <c:pt idx="229">
                  <c:v>6.6628811779861935E-2</c:v>
                </c:pt>
                <c:pt idx="230">
                  <c:v>6.5684578682729297E-2</c:v>
                </c:pt>
                <c:pt idx="231">
                  <c:v>6.4754020737748497E-2</c:v>
                </c:pt>
                <c:pt idx="232">
                  <c:v>6.3836942046355719E-2</c:v>
                </c:pt>
                <c:pt idx="233">
                  <c:v>6.2933149316333328E-2</c:v>
                </c:pt>
                <c:pt idx="234">
                  <c:v>6.2042451835130838E-2</c:v>
                </c:pt>
                <c:pt idx="235">
                  <c:v>6.1164661443159588E-2</c:v>
                </c:pt>
                <c:pt idx="236">
                  <c:v>6.0299592507078309E-2</c:v>
                </c:pt>
                <c:pt idx="237">
                  <c:v>5.9447061893073645E-2</c:v>
                </c:pt>
                <c:pt idx="238">
                  <c:v>5.8606888940157753E-2</c:v>
                </c:pt>
                <c:pt idx="239">
                  <c:v>5.7778895433491823E-2</c:v>
                </c:pt>
                <c:pt idx="240">
                  <c:v>5.6962905577744222E-2</c:v>
                </c:pt>
                <c:pt idx="241">
                  <c:v>5.6158745970500766E-2</c:v>
                </c:pt>
                <c:pt idx="242">
                  <c:v>5.5366245575731686E-2</c:v>
                </c:pt>
                <c:pt idx="243">
                  <c:v>5.4585235697328413E-2</c:v>
                </c:pt>
                <c:pt idx="244">
                  <c:v>5.3815549952721128E-2</c:v>
                </c:pt>
                <c:pt idx="245">
                  <c:v>5.3057024246582124E-2</c:v>
                </c:pt>
                <c:pt idx="246">
                  <c:v>5.2309496744628176E-2</c:v>
                </c:pt>
                <c:pt idx="247">
                  <c:v>5.1572807847525749E-2</c:v>
                </c:pt>
                <c:pt idx="248">
                  <c:v>5.0846800164911943E-2</c:v>
                </c:pt>
                <c:pt idx="249">
                  <c:v>5.0131318489534296E-2</c:v>
                </c:pt>
                <c:pt idx="250">
                  <c:v>4.9426209771517862E-2</c:v>
                </c:pt>
                <c:pt idx="251">
                  <c:v>4.873132309276746E-2</c:v>
                </c:pt>
                <c:pt idx="252">
                  <c:v>4.8046509641509895E-2</c:v>
                </c:pt>
                <c:pt idx="253">
                  <c:v>4.7371622686982889E-2</c:v>
                </c:pt>
                <c:pt idx="254">
                  <c:v>4.6706517554275434E-2</c:v>
                </c:pt>
                <c:pt idx="255">
                  <c:v>4.6051051599325876E-2</c:v>
                </c:pt>
                <c:pt idx="256">
                  <c:v>4.5405084184083108E-2</c:v>
                </c:pt>
                <c:pt idx="257">
                  <c:v>4.4768476651832957E-2</c:v>
                </c:pt>
                <c:pt idx="258">
                  <c:v>4.4141092302696527E-2</c:v>
                </c:pt>
                <c:pt idx="259">
                  <c:v>4.3522796369305762E-2</c:v>
                </c:pt>
                <c:pt idx="260">
                  <c:v>4.2913455992654864E-2</c:v>
                </c:pt>
                <c:pt idx="261">
                  <c:v>4.2312940198137396E-2</c:v>
                </c:pt>
                <c:pt idx="262">
                  <c:v>4.172111987176727E-2</c:v>
                </c:pt>
                <c:pt idx="263">
                  <c:v>4.113786773659147E-2</c:v>
                </c:pt>
                <c:pt idx="264">
                  <c:v>4.0563058329291593E-2</c:v>
                </c:pt>
                <c:pt idx="265">
                  <c:v>3.9996567976982283E-2</c:v>
                </c:pt>
                <c:pt idx="266">
                  <c:v>3.9438274774205896E-2</c:v>
                </c:pt>
                <c:pt idx="267">
                  <c:v>3.8888058560126185E-2</c:v>
                </c:pt>
                <c:pt idx="268">
                  <c:v>3.8345800895923092E-2</c:v>
                </c:pt>
                <c:pt idx="269">
                  <c:v>3.7811385042391295E-2</c:v>
                </c:pt>
                <c:pt idx="270">
                  <c:v>3.7284695937742161E-2</c:v>
                </c:pt>
                <c:pt idx="271">
                  <c:v>3.6765620175612919E-2</c:v>
                </c:pt>
                <c:pt idx="272">
                  <c:v>3.6254045983281996E-2</c:v>
                </c:pt>
                <c:pt idx="273">
                  <c:v>3.5749863200093955E-2</c:v>
                </c:pt>
                <c:pt idx="274">
                  <c:v>3.5252963256093055E-2</c:v>
                </c:pt>
                <c:pt idx="275">
                  <c:v>3.476323915086757E-2</c:v>
                </c:pt>
                <c:pt idx="276">
                  <c:v>3.4280585432604781E-2</c:v>
                </c:pt>
                <c:pt idx="277">
                  <c:v>3.3804898177357399E-2</c:v>
                </c:pt>
                <c:pt idx="278">
                  <c:v>3.3336074968522311E-2</c:v>
                </c:pt>
                <c:pt idx="279">
                  <c:v>3.2874014876531403E-2</c:v>
                </c:pt>
                <c:pt idx="280">
                  <c:v>3.241861843875421E-2</c:v>
                </c:pt>
                <c:pt idx="281">
                  <c:v>3.1969787639614014E-2</c:v>
                </c:pt>
                <c:pt idx="282">
                  <c:v>3.1527425890915992E-2</c:v>
                </c:pt>
                <c:pt idx="283">
                  <c:v>3.1091438012387292E-2</c:v>
                </c:pt>
                <c:pt idx="284">
                  <c:v>3.0661730212429683E-2</c:v>
                </c:pt>
                <c:pt idx="285">
                  <c:v>3.0238210069083622E-2</c:v>
                </c:pt>
                <c:pt idx="286">
                  <c:v>2.9820786511204084E-2</c:v>
                </c:pt>
                <c:pt idx="287">
                  <c:v>2.9409369799846881E-2</c:v>
                </c:pt>
                <c:pt idx="288">
                  <c:v>2.9003871509865137E-2</c:v>
                </c:pt>
                <c:pt idx="289">
                  <c:v>2.8604204511715425E-2</c:v>
                </c:pt>
                <c:pt idx="290">
                  <c:v>2.8210282953473286E-2</c:v>
                </c:pt>
                <c:pt idx="291">
                  <c:v>2.7822022243056101E-2</c:v>
                </c:pt>
                <c:pt idx="292">
                  <c:v>2.7439339030653383E-2</c:v>
                </c:pt>
                <c:pt idx="293">
                  <c:v>2.7062151191363102E-2</c:v>
                </c:pt>
                <c:pt idx="294">
                  <c:v>2.6690377808034547E-2</c:v>
                </c:pt>
                <c:pt idx="295">
                  <c:v>2.6323939154313091E-2</c:v>
                </c:pt>
                <c:pt idx="296">
                  <c:v>2.596275667789074E-2</c:v>
                </c:pt>
                <c:pt idx="297">
                  <c:v>2.5606752983956482E-2</c:v>
                </c:pt>
                <c:pt idx="298">
                  <c:v>2.5255851818848683E-2</c:v>
                </c:pt>
                <c:pt idx="299">
                  <c:v>2.4909978053906975E-2</c:v>
                </c:pt>
                <c:pt idx="300">
                  <c:v>2.4569057669521641E-2</c:v>
                </c:pt>
                <c:pt idx="301">
                  <c:v>2.423301773938125E-2</c:v>
                </c:pt>
                <c:pt idx="302">
                  <c:v>2.3901786414914559E-2</c:v>
                </c:pt>
                <c:pt idx="303">
                  <c:v>2.3575292909927811E-2</c:v>
                </c:pt>
                <c:pt idx="304">
                  <c:v>2.3253467485434207E-2</c:v>
                </c:pt>
                <c:pt idx="305">
                  <c:v>2.2936241434674893E-2</c:v>
                </c:pt>
                <c:pt idx="306">
                  <c:v>2.2623547068330009E-2</c:v>
                </c:pt>
                <c:pt idx="307">
                  <c:v>2.2315317699917875E-2</c:v>
                </c:pt>
                <c:pt idx="308">
                  <c:v>2.2011487631381478E-2</c:v>
                </c:pt>
                <c:pt idx="309">
                  <c:v>2.171199213886002E-2</c:v>
                </c:pt>
                <c:pt idx="310">
                  <c:v>2.1416767458643925E-2</c:v>
                </c:pt>
                <c:pt idx="311">
                  <c:v>2.1125750773312572E-2</c:v>
                </c:pt>
                <c:pt idx="312">
                  <c:v>2.0838880198052759E-2</c:v>
                </c:pt>
                <c:pt idx="313">
                  <c:v>2.0556094767155208E-2</c:v>
                </c:pt>
                <c:pt idx="314">
                  <c:v>2.027733442068947E-2</c:v>
                </c:pt>
                <c:pt idx="315">
                  <c:v>2.0002539991353371E-2</c:v>
                </c:pt>
                <c:pt idx="316">
                  <c:v>1.973165319149818E-2</c:v>
                </c:pt>
                <c:pt idx="317">
                  <c:v>1.9464616600324225E-2</c:v>
                </c:pt>
                <c:pt idx="318">
                  <c:v>1.9201373651248604E-2</c:v>
                </c:pt>
                <c:pt idx="319">
                  <c:v>1.8941868619441134E-2</c:v>
                </c:pt>
                <c:pt idx="320">
                  <c:v>1.86860466095282E-2</c:v>
                </c:pt>
                <c:pt idx="321">
                  <c:v>1.8433853543461921E-2</c:v>
                </c:pt>
                <c:pt idx="322">
                  <c:v>1.8185236148553201E-2</c:v>
                </c:pt>
                <c:pt idx="323">
                  <c:v>1.7940141945667322E-2</c:v>
                </c:pt>
                <c:pt idx="324">
                  <c:v>1.769851923757974E-2</c:v>
                </c:pt>
                <c:pt idx="325">
                  <c:v>1.7460317097491195E-2</c:v>
                </c:pt>
                <c:pt idx="326">
                  <c:v>1.7225485357699542E-2</c:v>
                </c:pt>
                <c:pt idx="327">
                  <c:v>1.6993974598427174E-2</c:v>
                </c:pt>
                <c:pt idx="328">
                  <c:v>1.6765736136802281E-2</c:v>
                </c:pt>
                <c:pt idx="329">
                  <c:v>1.6540722015992198E-2</c:v>
                </c:pt>
                <c:pt idx="330">
                  <c:v>1.6318884994486863E-2</c:v>
                </c:pt>
                <c:pt idx="331">
                  <c:v>1.610017853553139E-2</c:v>
                </c:pt>
                <c:pt idx="332">
                  <c:v>1.5884556796704981E-2</c:v>
                </c:pt>
                <c:pt idx="333">
                  <c:v>1.5671974619646103E-2</c:v>
                </c:pt>
                <c:pt idx="334">
                  <c:v>1.5462387519920165E-2</c:v>
                </c:pt>
                <c:pt idx="335">
                  <c:v>1.5255751677030244E-2</c:v>
                </c:pt>
                <c:pt idx="336">
                  <c:v>1.5052023924567341E-2</c:v>
                </c:pt>
                <c:pt idx="337">
                  <c:v>1.4851161740499715E-2</c:v>
                </c:pt>
                <c:pt idx="338">
                  <c:v>1.4653123237599109E-2</c:v>
                </c:pt>
                <c:pt idx="339">
                  <c:v>1.4457867154002348E-2</c:v>
                </c:pt>
                <c:pt idx="340">
                  <c:v>1.42653528439067E-2</c:v>
                </c:pt>
                <c:pt idx="341">
                  <c:v>1.4075540268397305E-2</c:v>
                </c:pt>
                <c:pt idx="342">
                  <c:v>1.3888389986405316E-2</c:v>
                </c:pt>
                <c:pt idx="343">
                  <c:v>1.3703863145794621E-2</c:v>
                </c:pt>
                <c:pt idx="344">
                  <c:v>1.352192147457632E-2</c:v>
                </c:pt>
                <c:pt idx="345">
                  <c:v>1.3342527272248559E-2</c:v>
                </c:pt>
                <c:pt idx="346">
                  <c:v>1.316564340126072E-2</c:v>
                </c:pt>
                <c:pt idx="347">
                  <c:v>1.2991233278600319E-2</c:v>
                </c:pt>
                <c:pt idx="348">
                  <c:v>1.281926086750085E-2</c:v>
                </c:pt>
                <c:pt idx="349">
                  <c:v>1.2649690669269105E-2</c:v>
                </c:pt>
                <c:pt idx="350">
                  <c:v>1.2482487715230656E-2</c:v>
                </c:pt>
                <c:pt idx="351">
                  <c:v>1.2317617558791762E-2</c:v>
                </c:pt>
                <c:pt idx="352">
                  <c:v>1.2155046267616631E-2</c:v>
                </c:pt>
                <c:pt idx="353">
                  <c:v>1.1994740415917251E-2</c:v>
                </c:pt>
                <c:pt idx="354">
                  <c:v>1.1836667076856339E-2</c:v>
                </c:pt>
                <c:pt idx="355">
                  <c:v>1.1680793815060523E-2</c:v>
                </c:pt>
                <c:pt idx="356">
                  <c:v>1.1527088679242127E-2</c:v>
                </c:pt>
                <c:pt idx="357">
                  <c:v>1.1375520194929527E-2</c:v>
                </c:pt>
                <c:pt idx="358">
                  <c:v>1.122605735730314E-2</c:v>
                </c:pt>
                <c:pt idx="359">
                  <c:v>1.107866962413648E-2</c:v>
                </c:pt>
                <c:pt idx="360">
                  <c:v>1.0933326908840866E-2</c:v>
                </c:pt>
                <c:pt idx="361">
                  <c:v>1.0789999573611878E-2</c:v>
                </c:pt>
                <c:pt idx="362">
                  <c:v>1.0648658422676814E-2</c:v>
                </c:pt>
                <c:pt idx="363">
                  <c:v>1.0509274695641373E-2</c:v>
                </c:pt>
                <c:pt idx="364">
                  <c:v>1.0371820060934405E-2</c:v>
                </c:pt>
                <c:pt idx="365">
                  <c:v>1.0236266609349376E-2</c:v>
                </c:pt>
                <c:pt idx="366">
                  <c:v>1.0102586847681238E-2</c:v>
                </c:pt>
                <c:pt idx="367">
                  <c:v>9.9707536924570749E-3</c:v>
                </c:pt>
                <c:pt idx="368">
                  <c:v>9.8407404637601194E-3</c:v>
                </c:pt>
                <c:pt idx="369">
                  <c:v>9.7125208791448165E-3</c:v>
                </c:pt>
                <c:pt idx="370">
                  <c:v>9.5860690476422192E-3</c:v>
                </c:pt>
                <c:pt idx="371">
                  <c:v>9.4613594638544851E-3</c:v>
                </c:pt>
                <c:pt idx="372">
                  <c:v>9.3383670021373426E-3</c:v>
                </c:pt>
                <c:pt idx="373">
                  <c:v>9.2170669108685727E-3</c:v>
                </c:pt>
                <c:pt idx="374">
                  <c:v>9.0974348068024284E-3</c:v>
                </c:pt>
                <c:pt idx="375">
                  <c:v>8.979446669507736E-3</c:v>
                </c:pt>
                <c:pt idx="376">
                  <c:v>8.8630788358893941E-3</c:v>
                </c:pt>
                <c:pt idx="377">
                  <c:v>8.7483079947914284E-3</c:v>
                </c:pt>
                <c:pt idx="378">
                  <c:v>8.6351111816808639E-3</c:v>
                </c:pt>
                <c:pt idx="379">
                  <c:v>8.5234657734108675E-3</c:v>
                </c:pt>
                <c:pt idx="380">
                  <c:v>8.4133494830625401E-3</c:v>
                </c:pt>
                <c:pt idx="381">
                  <c:v>8.304740354864051E-3</c:v>
                </c:pt>
                <c:pt idx="382">
                  <c:v>8.1976167591856289E-3</c:v>
                </c:pt>
                <c:pt idx="383">
                  <c:v>8.0919573876100988E-3</c:v>
                </c:pt>
                <c:pt idx="384">
                  <c:v>7.9877412480772111E-3</c:v>
                </c:pt>
                <c:pt idx="385">
                  <c:v>7.8849476601007776E-3</c:v>
                </c:pt>
                <c:pt idx="386">
                  <c:v>7.7835562500581474E-3</c:v>
                </c:pt>
                <c:pt idx="387">
                  <c:v>7.6835469465502838E-3</c:v>
                </c:pt>
                <c:pt idx="388">
                  <c:v>7.5848999758318493E-3</c:v>
                </c:pt>
                <c:pt idx="389">
                  <c:v>7.4875958573100612E-3</c:v>
                </c:pt>
                <c:pt idx="390">
                  <c:v>7.3916153991116593E-3</c:v>
                </c:pt>
                <c:pt idx="391">
                  <c:v>7.2969396937163436E-3</c:v>
                </c:pt>
                <c:pt idx="392">
                  <c:v>7.2035501136566288E-3</c:v>
                </c:pt>
                <c:pt idx="393">
                  <c:v>7.1114283072823076E-3</c:v>
                </c:pt>
                <c:pt idx="394">
                  <c:v>7.0205561945891519E-3</c:v>
                </c:pt>
                <c:pt idx="395">
                  <c:v>6.9309159631104874E-3</c:v>
                </c:pt>
                <c:pt idx="396">
                  <c:v>6.8424900638712404E-3</c:v>
                </c:pt>
                <c:pt idx="397">
                  <c:v>6.7552612074029241E-3</c:v>
                </c:pt>
                <c:pt idx="398">
                  <c:v>6.6692123598192099E-3</c:v>
                </c:pt>
                <c:pt idx="399">
                  <c:v>6.5843267389509184E-3</c:v>
                </c:pt>
                <c:pt idx="400">
                  <c:v>6.5005878105395803E-3</c:v>
                </c:pt>
                <c:pt idx="401">
                  <c:v>6.4179792844887736E-3</c:v>
                </c:pt>
                <c:pt idx="402">
                  <c:v>6.3364851111722643E-3</c:v>
                </c:pt>
                <c:pt idx="403">
                  <c:v>6.2560894777984521E-3</c:v>
                </c:pt>
                <c:pt idx="404">
                  <c:v>6.1767768048297221E-3</c:v>
                </c:pt>
                <c:pt idx="405">
                  <c:v>6.0985317424564001E-3</c:v>
                </c:pt>
                <c:pt idx="406">
                  <c:v>6.0213391671242594E-3</c:v>
                </c:pt>
                <c:pt idx="407">
                  <c:v>5.9451841781148589E-3</c:v>
                </c:pt>
                <c:pt idx="408">
                  <c:v>5.8700520941778545E-3</c:v>
                </c:pt>
                <c:pt idx="409">
                  <c:v>5.7959284502145623E-3</c:v>
                </c:pt>
                <c:pt idx="410">
                  <c:v>5.7227989940121203E-3</c:v>
                </c:pt>
                <c:pt idx="411">
                  <c:v>5.6506496830272248E-3</c:v>
                </c:pt>
                <c:pt idx="412">
                  <c:v>5.5794666812189614E-3</c:v>
                </c:pt>
                <c:pt idx="413">
                  <c:v>5.5092363559298948E-3</c:v>
                </c:pt>
                <c:pt idx="414">
                  <c:v>5.4399452748146206E-3</c:v>
                </c:pt>
                <c:pt idx="415">
                  <c:v>5.3715802028152021E-3</c:v>
                </c:pt>
                <c:pt idx="416">
                  <c:v>5.3041280991828104E-3</c:v>
                </c:pt>
                <c:pt idx="417">
                  <c:v>5.2375761145446401E-3</c:v>
                </c:pt>
                <c:pt idx="418">
                  <c:v>5.1719115880155516E-3</c:v>
                </c:pt>
                <c:pt idx="419">
                  <c:v>5.1071220443541848E-3</c:v>
                </c:pt>
                <c:pt idx="420">
                  <c:v>5.0431951911618748E-3</c:v>
                </c:pt>
                <c:pt idx="421">
                  <c:v>4.980118916124837E-3</c:v>
                </c:pt>
                <c:pt idx="422">
                  <c:v>4.9178812842982384E-3</c:v>
                </c:pt>
                <c:pt idx="423">
                  <c:v>4.8564705354318316E-3</c:v>
                </c:pt>
                <c:pt idx="424">
                  <c:v>4.7958750813362917E-3</c:v>
                </c:pt>
                <c:pt idx="425">
                  <c:v>4.7360835032900688E-3</c:v>
                </c:pt>
                <c:pt idx="426">
                  <c:v>4.6770845494855306E-3</c:v>
                </c:pt>
                <c:pt idx="427">
                  <c:v>4.6188671325145623E-3</c:v>
                </c:pt>
                <c:pt idx="428">
                  <c:v>4.5614203268920473E-3</c:v>
                </c:pt>
                <c:pt idx="429">
                  <c:v>4.5047333666177755E-3</c:v>
                </c:pt>
                <c:pt idx="430">
                  <c:v>4.4487956427752533E-3</c:v>
                </c:pt>
                <c:pt idx="431">
                  <c:v>4.3935967011673504E-3</c:v>
                </c:pt>
                <c:pt idx="432">
                  <c:v>4.3391262399881123E-3</c:v>
                </c:pt>
                <c:pt idx="433">
                  <c:v>4.2853741075302024E-3</c:v>
                </c:pt>
                <c:pt idx="434">
                  <c:v>4.2323302999273124E-3</c:v>
                </c:pt>
                <c:pt idx="435">
                  <c:v>4.1799849589312385E-3</c:v>
                </c:pt>
                <c:pt idx="436">
                  <c:v>4.1283283697228813E-3</c:v>
                </c:pt>
                <c:pt idx="437">
                  <c:v>4.0773509587566995E-3</c:v>
                </c:pt>
                <c:pt idx="438">
                  <c:v>4.0270432916382527E-3</c:v>
                </c:pt>
                <c:pt idx="439">
                  <c:v>3.9773960710341449E-3</c:v>
                </c:pt>
                <c:pt idx="440">
                  <c:v>3.928400134613888E-3</c:v>
                </c:pt>
                <c:pt idx="441">
                  <c:v>3.8800464530234688E-3</c:v>
                </c:pt>
                <c:pt idx="442">
                  <c:v>3.8323261278896451E-3</c:v>
                </c:pt>
                <c:pt idx="443">
                  <c:v>3.7852303898549817E-3</c:v>
                </c:pt>
                <c:pt idx="444">
                  <c:v>3.7387505966428392E-3</c:v>
                </c:pt>
                <c:pt idx="445">
                  <c:v>3.6928782311520802E-3</c:v>
                </c:pt>
                <c:pt idx="446">
                  <c:v>3.6476048995808096E-3</c:v>
                </c:pt>
                <c:pt idx="447">
                  <c:v>3.6029223295788791E-3</c:v>
                </c:pt>
                <c:pt idx="448">
                  <c:v>3.5588223684286774E-3</c:v>
                </c:pt>
                <c:pt idx="449">
                  <c:v>3.5152969812536992E-3</c:v>
                </c:pt>
                <c:pt idx="450">
                  <c:v>3.4723382492545902E-3</c:v>
                </c:pt>
                <c:pt idx="451">
                  <c:v>3.4299383679720873E-3</c:v>
                </c:pt>
                <c:pt idx="452">
                  <c:v>3.3880896455766056E-3</c:v>
                </c:pt>
                <c:pt idx="453">
                  <c:v>3.3467845011839808E-3</c:v>
                </c:pt>
                <c:pt idx="454">
                  <c:v>3.3060154631969112E-3</c:v>
                </c:pt>
                <c:pt idx="455">
                  <c:v>3.2657751676718437E-3</c:v>
                </c:pt>
                <c:pt idx="456">
                  <c:v>3.2260563567107492E-3</c:v>
                </c:pt>
                <c:pt idx="457">
                  <c:v>3.186851876877598E-3</c:v>
                </c:pt>
                <c:pt idx="458">
                  <c:v>3.1481546776389205E-3</c:v>
                </c:pt>
                <c:pt idx="459">
                  <c:v>3.1099578098282956E-3</c:v>
                </c:pt>
                <c:pt idx="460">
                  <c:v>3.0722544241343227E-3</c:v>
                </c:pt>
                <c:pt idx="461">
                  <c:v>3.0350377696116097E-3</c:v>
                </c:pt>
                <c:pt idx="462">
                  <c:v>2.9983011922145612E-3</c:v>
                </c:pt>
                <c:pt idx="463">
                  <c:v>2.9620381333536621E-3</c:v>
                </c:pt>
                <c:pt idx="464">
                  <c:v>2.9262421284736778E-3</c:v>
                </c:pt>
                <c:pt idx="465">
                  <c:v>2.8909068056536293E-3</c:v>
                </c:pt>
                <c:pt idx="466">
                  <c:v>2.8560258842281667E-3</c:v>
                </c:pt>
                <c:pt idx="467">
                  <c:v>2.8215931734300185E-3</c:v>
                </c:pt>
                <c:pt idx="468">
                  <c:v>2.7876025710530743E-3</c:v>
                </c:pt>
                <c:pt idx="469">
                  <c:v>2.7540480621359785E-3</c:v>
                </c:pt>
                <c:pt idx="470">
                  <c:v>2.7209237176657815E-3</c:v>
                </c:pt>
                <c:pt idx="471">
                  <c:v>2.6882236933013213E-3</c:v>
                </c:pt>
                <c:pt idx="472">
                  <c:v>2.6559422281161892E-3</c:v>
                </c:pt>
                <c:pt idx="473">
                  <c:v>2.6240736433607802E-3</c:v>
                </c:pt>
                <c:pt idx="474">
                  <c:v>2.5926123412432674E-3</c:v>
                </c:pt>
                <c:pt idx="475">
                  <c:v>2.5615528037291487E-3</c:v>
                </c:pt>
                <c:pt idx="476">
                  <c:v>2.5308895913591059E-3</c:v>
                </c:pt>
                <c:pt idx="477">
                  <c:v>2.5006173420849026E-3</c:v>
                </c:pt>
                <c:pt idx="478">
                  <c:v>2.4707307701229433E-3</c:v>
                </c:pt>
                <c:pt idx="479">
                  <c:v>2.441224664825404E-3</c:v>
                </c:pt>
                <c:pt idx="480">
                  <c:v>2.4120938895685288E-3</c:v>
                </c:pt>
                <c:pt idx="481">
                  <c:v>2.3833333806578018E-3</c:v>
                </c:pt>
                <c:pt idx="482">
                  <c:v>2.3549381462497861E-3</c:v>
                </c:pt>
                <c:pt idx="483">
                  <c:v>2.3269032652905391E-3</c:v>
                </c:pt>
                <c:pt idx="484">
                  <c:v>2.2992238864699183E-3</c:v>
                </c:pt>
                <c:pt idx="485">
                  <c:v>2.2718952271920212E-3</c:v>
                </c:pt>
                <c:pt idx="486">
                  <c:v>2.2449125725612137E-3</c:v>
                </c:pt>
                <c:pt idx="487">
                  <c:v>2.2182712743834812E-3</c:v>
                </c:pt>
                <c:pt idx="488">
                  <c:v>2.1919667501831362E-3</c:v>
                </c:pt>
                <c:pt idx="489">
                  <c:v>2.1659944822343411E-3</c:v>
                </c:pt>
                <c:pt idx="490">
                  <c:v>2.1403500166073623E-3</c:v>
                </c:pt>
                <c:pt idx="491">
                  <c:v>2.1150289622293805E-3</c:v>
                </c:pt>
                <c:pt idx="492">
                  <c:v>2.090026989959525E-3</c:v>
                </c:pt>
                <c:pt idx="493">
                  <c:v>2.0653398316779026E-3</c:v>
                </c:pt>
                <c:pt idx="494">
                  <c:v>2.0409632793884852E-3</c:v>
                </c:pt>
                <c:pt idx="495">
                  <c:v>2.0168931843357169E-3</c:v>
                </c:pt>
                <c:pt idx="496">
                  <c:v>1.9931254561343092E-3</c:v>
                </c:pt>
                <c:pt idx="497">
                  <c:v>1.9696560619124111E-3</c:v>
                </c:pt>
                <c:pt idx="498">
                  <c:v>1.946481025467686E-3</c:v>
                </c:pt>
                <c:pt idx="499">
                  <c:v>1.9235964264361926E-3</c:v>
                </c:pt>
                <c:pt idx="500">
                  <c:v>1.9009983994738794E-3</c:v>
                </c:pt>
                <c:pt idx="501">
                  <c:v>1.8786831334504346E-3</c:v>
                </c:pt>
                <c:pt idx="502">
                  <c:v>1.8566468706553594E-3</c:v>
                </c:pt>
                <c:pt idx="503">
                  <c:v>1.8348859060161016E-3</c:v>
                </c:pt>
                <c:pt idx="504">
                  <c:v>1.8133965863279221E-3</c:v>
                </c:pt>
                <c:pt idx="505">
                  <c:v>1.792175309495539E-3</c:v>
                </c:pt>
                <c:pt idx="506">
                  <c:v>1.7712185237860828E-3</c:v>
                </c:pt>
                <c:pt idx="507">
                  <c:v>1.7505227270934861E-3</c:v>
                </c:pt>
                <c:pt idx="508">
                  <c:v>1.7300844662139327E-3</c:v>
                </c:pt>
                <c:pt idx="509">
                  <c:v>1.7099003361321934E-3</c:v>
                </c:pt>
                <c:pt idx="510">
                  <c:v>1.6899669793188706E-3</c:v>
                </c:pt>
                <c:pt idx="511">
                  <c:v>1.6702810850380925E-3</c:v>
                </c:pt>
                <c:pt idx="512">
                  <c:v>1.650839388665791E-3</c:v>
                </c:pt>
                <c:pt idx="513">
                  <c:v>1.6316386710181865E-3</c:v>
                </c:pt>
                <c:pt idx="514">
                  <c:v>1.6126757576904057E-3</c:v>
                </c:pt>
                <c:pt idx="515">
                  <c:v>1.5939475184050967E-3</c:v>
                </c:pt>
                <c:pt idx="516">
                  <c:v>1.5754508663708209E-3</c:v>
                </c:pt>
                <c:pt idx="517">
                  <c:v>1.5571827576501421E-3</c:v>
                </c:pt>
                <c:pt idx="518">
                  <c:v>1.5391401905372106E-3</c:v>
                </c:pt>
                <c:pt idx="519">
                  <c:v>1.5213202049447203E-3</c:v>
                </c:pt>
                <c:pt idx="520">
                  <c:v>1.5037198818000877E-3</c:v>
                </c:pt>
                <c:pt idx="521">
                  <c:v>1.4863363424506919E-3</c:v>
                </c:pt>
                <c:pt idx="522">
                  <c:v>1.4691667480781091E-3</c:v>
                </c:pt>
                <c:pt idx="523">
                  <c:v>1.4522082991210879E-3</c:v>
                </c:pt>
                <c:pt idx="524">
                  <c:v>1.4354582347072182E-3</c:v>
                </c:pt>
                <c:pt idx="525">
                  <c:v>1.4189138320931541E-3</c:v>
                </c:pt>
                <c:pt idx="526">
                  <c:v>1.4025724061131981E-3</c:v>
                </c:pt>
                <c:pt idx="527">
                  <c:v>1.3864313086361781E-3</c:v>
                </c:pt>
                <c:pt idx="528">
                  <c:v>1.3704879280304833E-3</c:v>
                </c:pt>
                <c:pt idx="529">
                  <c:v>1.3547396886370835E-3</c:v>
                </c:pt>
                <c:pt idx="530">
                  <c:v>1.3391840502504858E-3</c:v>
                </c:pt>
                <c:pt idx="531">
                  <c:v>1.323818507607444E-3</c:v>
                </c:pt>
                <c:pt idx="532">
                  <c:v>1.3086405898832991E-3</c:v>
                </c:pt>
                <c:pt idx="533">
                  <c:v>1.2936478601959088E-3</c:v>
                </c:pt>
                <c:pt idx="534">
                  <c:v>1.2788379151169708E-3</c:v>
                </c:pt>
                <c:pt idx="535">
                  <c:v>1.2642083841906387E-3</c:v>
                </c:pt>
                <c:pt idx="536">
                  <c:v>1.2497569294593607E-3</c:v>
                </c:pt>
                <c:pt idx="537">
                  <c:v>1.2354812449967842E-3</c:v>
                </c:pt>
                <c:pt idx="538">
                  <c:v>1.2213790564476296E-3</c:v>
                </c:pt>
                <c:pt idx="539">
                  <c:v>1.2074481205744741E-3</c:v>
                </c:pt>
                <c:pt idx="540">
                  <c:v>1.1936862248112384E-3</c:v>
                </c:pt>
                <c:pt idx="541">
                  <c:v>1.1800911868233596E-3</c:v>
                </c:pt>
                <c:pt idx="542">
                  <c:v>1.1666608540745452E-3</c:v>
                </c:pt>
                <c:pt idx="543">
                  <c:v>1.1533931033999446E-3</c:v>
                </c:pt>
                <c:pt idx="544">
                  <c:v>1.1402858405856963E-3</c:v>
                </c:pt>
                <c:pt idx="545">
                  <c:v>1.1273369999547178E-3</c:v>
                </c:pt>
                <c:pt idx="546">
                  <c:v>1.1145445439586902E-3</c:v>
                </c:pt>
                <c:pt idx="547">
                  <c:v>1.1019064627760845E-3</c:v>
                </c:pt>
                <c:pt idx="548">
                  <c:v>1.0894207739161701E-3</c:v>
                </c:pt>
                <c:pt idx="549">
                  <c:v>1.0770855218289125E-3</c:v>
                </c:pt>
                <c:pt idx="550">
                  <c:v>1.064898777520648E-3</c:v>
                </c:pt>
                <c:pt idx="551">
                  <c:v>1.0528586381755162E-3</c:v>
                </c:pt>
                <c:pt idx="552">
                  <c:v>1.0409632267824221E-3</c:v>
                </c:pt>
                <c:pt idx="553">
                  <c:v>1.029210691767613E-3</c:v>
                </c:pt>
                <c:pt idx="554">
                  <c:v>1.0175992066326655E-3</c:v>
                </c:pt>
                <c:pt idx="555">
                  <c:v>1.0061269695978441E-3</c:v>
                </c:pt>
                <c:pt idx="556">
                  <c:v>9.9479220325070206E-4</c:v>
                </c:pt>
                <c:pt idx="557">
                  <c:v>9.8359315419998465E-4</c:v>
                </c:pt>
                <c:pt idx="558">
                  <c:v>9.7252809273454005E-4</c:v>
                </c:pt>
                <c:pt idx="559">
                  <c:v>9.6159531248734306E-4</c:v>
                </c:pt>
                <c:pt idx="560">
                  <c:v>9.5079313010447278E-4</c:v>
                </c:pt>
                <c:pt idx="561">
                  <c:v>9.4011988491896601E-4</c:v>
                </c:pt>
                <c:pt idx="562">
                  <c:v>9.2957393862948127E-4</c:v>
                </c:pt>
                <c:pt idx="563">
                  <c:v>9.1915367498376314E-4</c:v>
                </c:pt>
                <c:pt idx="564">
                  <c:v>9.0885749946668568E-4</c:v>
                </c:pt>
                <c:pt idx="565">
                  <c:v>8.9868383899298723E-4</c:v>
                </c:pt>
                <c:pt idx="566">
                  <c:v>8.8863114160445047E-4</c:v>
                </c:pt>
                <c:pt idx="567">
                  <c:v>8.7869787617162029E-4</c:v>
                </c:pt>
                <c:pt idx="568">
                  <c:v>8.6888253209985416E-4</c:v>
                </c:pt>
                <c:pt idx="569">
                  <c:v>8.5918361903973073E-4</c:v>
                </c:pt>
                <c:pt idx="570">
                  <c:v>8.495996666016989E-4</c:v>
                </c:pt>
                <c:pt idx="571">
                  <c:v>8.4012922407494307E-4</c:v>
                </c:pt>
                <c:pt idx="572">
                  <c:v>8.3077086015036488E-4</c:v>
                </c:pt>
                <c:pt idx="573">
                  <c:v>8.2152316264762725E-4</c:v>
                </c:pt>
                <c:pt idx="574">
                  <c:v>8.1238473824622726E-4</c:v>
                </c:pt>
                <c:pt idx="575">
                  <c:v>8.0335421222049632E-4</c:v>
                </c:pt>
                <c:pt idx="576">
                  <c:v>7.9443022817847649E-4</c:v>
                </c:pt>
                <c:pt idx="577">
                  <c:v>7.8561144780466571E-4</c:v>
                </c:pt>
                <c:pt idx="578">
                  <c:v>7.7689655060648349E-4</c:v>
                </c:pt>
                <c:pt idx="579">
                  <c:v>7.6828423366447594E-4</c:v>
                </c:pt>
                <c:pt idx="580">
                  <c:v>7.5977321138617087E-4</c:v>
                </c:pt>
                <c:pt idx="581">
                  <c:v>7.513622152635303E-4</c:v>
                </c:pt>
                <c:pt idx="582">
                  <c:v>7.4304999363394104E-4</c:v>
                </c:pt>
                <c:pt idx="583">
                  <c:v>7.3483531144472719E-4</c:v>
                </c:pt>
                <c:pt idx="584">
                  <c:v>7.2671695002104932E-4</c:v>
                </c:pt>
                <c:pt idx="585">
                  <c:v>7.1869370683725589E-4</c:v>
                </c:pt>
                <c:pt idx="586">
                  <c:v>7.1076439529150289E-4</c:v>
                </c:pt>
                <c:pt idx="587">
                  <c:v>7.0292784448371701E-4</c:v>
                </c:pt>
                <c:pt idx="588">
                  <c:v>6.9518289899674816E-4</c:v>
                </c:pt>
                <c:pt idx="589">
                  <c:v>6.8752841868074813E-4</c:v>
                </c:pt>
                <c:pt idx="590">
                  <c:v>6.7996327844066138E-4</c:v>
                </c:pt>
                <c:pt idx="591">
                  <c:v>6.7248636802681022E-4</c:v>
                </c:pt>
                <c:pt idx="592">
                  <c:v>6.6509659182854028E-4</c:v>
                </c:pt>
                <c:pt idx="593">
                  <c:v>6.577928686708472E-4</c:v>
                </c:pt>
                <c:pt idx="594">
                  <c:v>6.5057413161396539E-4</c:v>
                </c:pt>
                <c:pt idx="595">
                  <c:v>6.434393277558653E-4</c:v>
                </c:pt>
                <c:pt idx="596">
                  <c:v>6.3638741803761503E-4</c:v>
                </c:pt>
                <c:pt idx="597">
                  <c:v>6.2941737705156733E-4</c:v>
                </c:pt>
                <c:pt idx="598">
                  <c:v>6.2252819285231627E-4</c:v>
                </c:pt>
                <c:pt idx="599">
                  <c:v>6.157188667704085E-4</c:v>
                </c:pt>
                <c:pt idx="600">
                  <c:v>6.0898841322873192E-4</c:v>
                </c:pt>
                <c:pt idx="601">
                  <c:v>6.0233585956158181E-4</c:v>
                </c:pt>
                <c:pt idx="602">
                  <c:v>5.9576024583631623E-4</c:v>
                </c:pt>
                <c:pt idx="603">
                  <c:v>5.8926062467762059E-4</c:v>
                </c:pt>
                <c:pt idx="604">
                  <c:v>5.8283606109429064E-4</c:v>
                </c:pt>
                <c:pt idx="605">
                  <c:v>5.7648563230850618E-4</c:v>
                </c:pt>
                <c:pt idx="606">
                  <c:v>5.7020842758760226E-4</c:v>
                </c:pt>
                <c:pt idx="607">
                  <c:v>5.6400354807823122E-4</c:v>
                </c:pt>
                <c:pt idx="608">
                  <c:v>5.5787010664292693E-4</c:v>
                </c:pt>
                <c:pt idx="609">
                  <c:v>5.5180722769903462E-4</c:v>
                </c:pt>
                <c:pt idx="610">
                  <c:v>5.4581404705994333E-4</c:v>
                </c:pt>
                <c:pt idx="611">
                  <c:v>5.3988971177860784E-4</c:v>
                </c:pt>
                <c:pt idx="612">
                  <c:v>5.3403337999332029E-4</c:v>
                </c:pt>
                <c:pt idx="613">
                  <c:v>5.2824422077569892E-4</c:v>
                </c:pt>
                <c:pt idx="614">
                  <c:v>5.2252141398086572E-4</c:v>
                </c:pt>
                <c:pt idx="615">
                  <c:v>5.1686415009975892E-4</c:v>
                </c:pt>
                <c:pt idx="616">
                  <c:v>5.1127163011357622E-4</c:v>
                </c:pt>
                <c:pt idx="617">
                  <c:v>5.0574306535030916E-4</c:v>
                </c:pt>
                <c:pt idx="618">
                  <c:v>5.0027767734331407E-4</c:v>
                </c:pt>
                <c:pt idx="619">
                  <c:v>4.9487469769192536E-4</c:v>
                </c:pt>
                <c:pt idx="620">
                  <c:v>4.895333679240711E-4</c:v>
                </c:pt>
                <c:pt idx="621">
                  <c:v>4.8425293936081934E-4</c:v>
                </c:pt>
                <c:pt idx="622">
                  <c:v>4.7903267298289348E-4</c:v>
                </c:pt>
                <c:pt idx="623">
                  <c:v>4.7387183929909133E-4</c:v>
                </c:pt>
                <c:pt idx="624">
                  <c:v>4.687697182165591E-4</c:v>
                </c:pt>
                <c:pt idx="625">
                  <c:v>4.6372559891294724E-4</c:v>
                </c:pt>
                <c:pt idx="626">
                  <c:v>4.5873877971037134E-4</c:v>
                </c:pt>
                <c:pt idx="627">
                  <c:v>4.5380856795116634E-4</c:v>
                </c:pt>
                <c:pt idx="628">
                  <c:v>4.4893427987542943E-4</c:v>
                </c:pt>
                <c:pt idx="629">
                  <c:v>4.4411524050027998E-4</c:v>
                </c:pt>
                <c:pt idx="630">
                  <c:v>4.3935078350086794E-4</c:v>
                </c:pt>
                <c:pt idx="631">
                  <c:v>4.3464025109305328E-4</c:v>
                </c:pt>
                <c:pt idx="632">
                  <c:v>4.2998299391774832E-4</c:v>
                </c:pt>
                <c:pt idx="633">
                  <c:v>4.2537837092692483E-4</c:v>
                </c:pt>
                <c:pt idx="634">
                  <c:v>4.208257492712195E-4</c:v>
                </c:pt>
                <c:pt idx="635">
                  <c:v>4.1632450418913747E-4</c:v>
                </c:pt>
                <c:pt idx="636">
                  <c:v>4.1187401889784407E-4</c:v>
                </c:pt>
                <c:pt idx="637">
                  <c:v>4.0747368448547583E-4</c:v>
                </c:pt>
                <c:pt idx="638">
                  <c:v>4.0312289980499755E-4</c:v>
                </c:pt>
                <c:pt idx="639">
                  <c:v>3.9882107136954753E-4</c:v>
                </c:pt>
                <c:pt idx="640">
                  <c:v>3.9456761324928167E-4</c:v>
                </c:pt>
                <c:pt idx="641">
                  <c:v>3.9036194696965139E-4</c:v>
                </c:pt>
                <c:pt idx="642">
                  <c:v>3.8620350141113706E-4</c:v>
                </c:pt>
                <c:pt idx="643">
                  <c:v>3.8209171271039405E-4</c:v>
                </c:pt>
                <c:pt idx="644">
                  <c:v>3.780260241627824E-4</c:v>
                </c:pt>
                <c:pt idx="645">
                  <c:v>3.7400588612628271E-4</c:v>
                </c:pt>
                <c:pt idx="646">
                  <c:v>3.7003075592676371E-4</c:v>
                </c:pt>
                <c:pt idx="647">
                  <c:v>3.6610009776458138E-4</c:v>
                </c:pt>
                <c:pt idx="648">
                  <c:v>3.62213382622493E-4</c:v>
                </c:pt>
                <c:pt idx="649">
                  <c:v>3.5837008817486628E-4</c:v>
                </c:pt>
                <c:pt idx="650">
                  <c:v>3.5456969869816578E-4</c:v>
                </c:pt>
                <c:pt idx="651">
                  <c:v>3.5081170498270456E-4</c:v>
                </c:pt>
                <c:pt idx="652">
                  <c:v>3.4709560424561259E-4</c:v>
                </c:pt>
                <c:pt idx="653">
                  <c:v>3.4342090004505491E-4</c:v>
                </c:pt>
                <c:pt idx="654">
                  <c:v>3.3978710219563003E-4</c:v>
                </c:pt>
                <c:pt idx="655">
                  <c:v>3.3619372668496794E-4</c:v>
                </c:pt>
                <c:pt idx="656">
                  <c:v>3.3264029559148736E-4</c:v>
                </c:pt>
                <c:pt idx="657">
                  <c:v>3.2912633700331209E-4</c:v>
                </c:pt>
                <c:pt idx="658">
                  <c:v>3.2565138493831364E-4</c:v>
                </c:pt>
                <c:pt idx="659">
                  <c:v>3.2221497926527524E-4</c:v>
                </c:pt>
                <c:pt idx="660">
                  <c:v>3.1881666562616224E-4</c:v>
                </c:pt>
                <c:pt idx="661">
                  <c:v>3.1545599535946756E-4</c:v>
                </c:pt>
                <c:pt idx="662">
                  <c:v>3.1213252542463773E-4</c:v>
                </c:pt>
                <c:pt idx="663">
                  <c:v>3.0884581832754074E-4</c:v>
                </c:pt>
                <c:pt idx="664">
                  <c:v>3.0559544204698883E-4</c:v>
                </c:pt>
                <c:pt idx="665">
                  <c:v>3.0238096996226452E-4</c:v>
                </c:pt>
                <c:pt idx="666">
                  <c:v>2.9920198078167389E-4</c:v>
                </c:pt>
                <c:pt idx="667">
                  <c:v>2.9605805847208452E-4</c:v>
                </c:pt>
                <c:pt idx="668">
                  <c:v>2.9294879218944047E-4</c:v>
                </c:pt>
                <c:pt idx="669">
                  <c:v>2.8987377621025266E-4</c:v>
                </c:pt>
                <c:pt idx="670">
                  <c:v>2.8683260986402738E-4</c:v>
                </c:pt>
                <c:pt idx="671">
                  <c:v>2.8382489746664675E-4</c:v>
                </c:pt>
                <c:pt idx="672">
                  <c:v>2.8085024825466495E-4</c:v>
                </c:pt>
                <c:pt idx="673">
                  <c:v>2.7790827632050602E-4</c:v>
                </c:pt>
                <c:pt idx="674">
                  <c:v>2.7499860054858237E-4</c:v>
                </c:pt>
                <c:pt idx="675">
                  <c:v>2.7212084455227451E-4</c:v>
                </c:pt>
                <c:pt idx="676">
                  <c:v>2.6927463661179823E-4</c:v>
                </c:pt>
                <c:pt idx="677">
                  <c:v>2.6645960961291958E-4</c:v>
                </c:pt>
                <c:pt idx="678">
                  <c:v>2.6367540098652155E-4</c:v>
                </c:pt>
                <c:pt idx="679">
                  <c:v>2.6092165264901296E-4</c:v>
                </c:pt>
                <c:pt idx="680">
                  <c:v>2.5819801094354036E-4</c:v>
                </c:pt>
                <c:pt idx="681">
                  <c:v>2.5550412658202658E-4</c:v>
                </c:pt>
                <c:pt idx="682">
                  <c:v>2.5283965458800726E-4</c:v>
                </c:pt>
                <c:pt idx="683">
                  <c:v>2.5020425424024194E-4</c:v>
                </c:pt>
                <c:pt idx="684">
                  <c:v>2.4759758901711536E-4</c:v>
                </c:pt>
                <c:pt idx="685">
                  <c:v>2.4501932654180018E-4</c:v>
                </c:pt>
                <c:pt idx="686">
                  <c:v>2.4246913852816036E-4</c:v>
                </c:pt>
                <c:pt idx="687">
                  <c:v>2.3994670072742172E-4</c:v>
                </c:pt>
                <c:pt idx="688">
                  <c:v>2.3745169287555398E-4</c:v>
                </c:pt>
                <c:pt idx="689">
                  <c:v>2.3498379864137582E-4</c:v>
                </c:pt>
                <c:pt idx="690">
                  <c:v>2.3254270557539219E-4</c:v>
                </c:pt>
                <c:pt idx="691">
                  <c:v>2.3012810505930581E-4</c:v>
                </c:pt>
                <c:pt idx="692">
                  <c:v>2.2773969225623611E-4</c:v>
                </c:pt>
                <c:pt idx="693">
                  <c:v>2.2537716606161237E-4</c:v>
                </c:pt>
                <c:pt idx="694">
                  <c:v>2.2304022905474691E-4</c:v>
                </c:pt>
                <c:pt idx="695">
                  <c:v>2.2072858745106051E-4</c:v>
                </c:pt>
                <c:pt idx="696">
                  <c:v>2.1844195105496386E-4</c:v>
                </c:pt>
                <c:pt idx="697">
                  <c:v>2.1618003321338146E-4</c:v>
                </c:pt>
                <c:pt idx="698">
                  <c:v>2.1394255076991392E-4</c:v>
                </c:pt>
                <c:pt idx="699">
                  <c:v>2.1172922401962096E-4</c:v>
                </c:pt>
                <c:pt idx="700">
                  <c:v>2.0953977666441484E-4</c:v>
                </c:pt>
                <c:pt idx="701">
                  <c:v>2.0737393576907587E-4</c:v>
                </c:pt>
                <c:pt idx="702">
                  <c:v>2.0523143171784995E-4</c:v>
                </c:pt>
                <c:pt idx="703">
                  <c:v>2.0311199817164979E-4</c:v>
                </c:pt>
                <c:pt idx="704">
                  <c:v>2.010153720258267E-4</c:v>
                </c:pt>
                <c:pt idx="705">
                  <c:v>1.9894129336852501E-4</c:v>
                </c:pt>
                <c:pt idx="706">
                  <c:v>1.9688950543959128E-4</c:v>
                </c:pt>
                <c:pt idx="707">
                  <c:v>1.9485975459005448E-4</c:v>
                </c:pt>
                <c:pt idx="708">
                  <c:v>1.9285179024213989E-4</c:v>
                </c:pt>
                <c:pt idx="709">
                  <c:v>1.9086536484983705E-4</c:v>
                </c:pt>
                <c:pt idx="710">
                  <c:v>1.8890023385999388E-4</c:v>
                </c:pt>
                <c:pt idx="711">
                  <c:v>1.8695615567394141E-4</c:v>
                </c:pt>
                <c:pt idx="712">
                  <c:v>1.8503289160963472E-4</c:v>
                </c:pt>
                <c:pt idx="713">
                  <c:v>1.8313020586430259E-4</c:v>
                </c:pt>
                <c:pt idx="714">
                  <c:v>1.8124786547760998E-4</c:v>
                </c:pt>
                <c:pt idx="715">
                  <c:v>1.7938564029531048E-4</c:v>
                </c:pt>
                <c:pt idx="716">
                  <c:v>1.7754330293338777E-4</c:v>
                </c:pt>
                <c:pt idx="717">
                  <c:v>1.7572062874268482E-4</c:v>
                </c:pt>
                <c:pt idx="718">
                  <c:v>1.7391739577400761E-4</c:v>
                </c:pt>
                <c:pt idx="719">
                  <c:v>1.7213338474369804E-4</c:v>
                </c:pt>
                <c:pt idx="720">
                  <c:v>1.7036837899966822E-4</c:v>
                </c:pt>
                <c:pt idx="721">
                  <c:v>1.6862216448789428E-4</c:v>
                </c:pt>
                <c:pt idx="722">
                  <c:v>1.6689452971935741E-4</c:v>
                </c:pt>
                <c:pt idx="723">
                  <c:v>1.6518526573743142E-4</c:v>
                </c:pt>
                <c:pt idx="724">
                  <c:v>1.6349416608570522E-4</c:v>
                </c:pt>
                <c:pt idx="725">
                  <c:v>1.6182102677623486E-4</c:v>
                </c:pt>
                <c:pt idx="726">
                  <c:v>1.6016564625822595E-4</c:v>
                </c:pt>
                <c:pt idx="727">
                  <c:v>1.5852782538713309E-4</c:v>
                </c:pt>
                <c:pt idx="728">
                  <c:v>1.5690736739416982E-4</c:v>
                </c:pt>
                <c:pt idx="729">
                  <c:v>1.5530407785622794E-4</c:v>
                </c:pt>
                <c:pt idx="730">
                  <c:v>1.5371776466620128E-4</c:v>
                </c:pt>
                <c:pt idx="731">
                  <c:v>1.5214823800370285E-4</c:v>
                </c:pt>
                <c:pt idx="732">
                  <c:v>1.5059531030617228E-4</c:v>
                </c:pt>
                <c:pt idx="733">
                  <c:v>1.4905879624036852E-4</c:v>
                </c:pt>
                <c:pt idx="734">
                  <c:v>1.4753851267424451E-4</c:v>
                </c:pt>
                <c:pt idx="735">
                  <c:v>1.4603427864919721E-4</c:v>
                </c:pt>
                <c:pt idx="736">
                  <c:v>1.4454591535267928E-4</c:v>
                </c:pt>
                <c:pt idx="737">
                  <c:v>1.4307324609118486E-4</c:v>
                </c:pt>
                <c:pt idx="738">
                  <c:v>1.416160962635859E-4</c:v>
                </c:pt>
                <c:pt idx="739">
                  <c:v>1.4017429333483181E-4</c:v>
                </c:pt>
                <c:pt idx="740">
                  <c:v>1.3874766680998653E-4</c:v>
                </c:pt>
                <c:pt idx="741">
                  <c:v>1.3733604820862058E-4</c:v>
                </c:pt>
                <c:pt idx="742">
                  <c:v>1.3593927103953423E-4</c:v>
                </c:pt>
                <c:pt idx="743">
                  <c:v>1.34557170775824E-4</c:v>
                </c:pt>
                <c:pt idx="744">
                  <c:v>1.3318958483027061E-4</c:v>
                </c:pt>
                <c:pt idx="745">
                  <c:v>1.3183635253105529E-4</c:v>
                </c:pt>
                <c:pt idx="746">
                  <c:v>1.3049731509780178E-4</c:v>
                </c:pt>
                <c:pt idx="747">
                  <c:v>1.2917231561792951E-4</c:v>
                </c:pt>
                <c:pt idx="748">
                  <c:v>1.2786119902331885E-4</c:v>
                </c:pt>
                <c:pt idx="749">
                  <c:v>1.2656381206728741E-4</c:v>
                </c:pt>
                <c:pt idx="750">
                  <c:v>1.2528000330186661E-4</c:v>
                </c:pt>
                <c:pt idx="751">
                  <c:v>1.240096230553816E-4</c:v>
                </c:pt>
                <c:pt idx="752">
                  <c:v>1.2275252341032201E-4</c:v>
                </c:pt>
                <c:pt idx="753">
                  <c:v>1.2150855818150617E-4</c:v>
                </c:pt>
                <c:pt idx="754">
                  <c:v>1.2027758289453058E-4</c:v>
                </c:pt>
                <c:pt idx="755">
                  <c:v>1.1905945476450803E-4</c:v>
                </c:pt>
                <c:pt idx="756">
                  <c:v>1.1785403267507733E-4</c:v>
                </c:pt>
                <c:pt idx="757">
                  <c:v>1.1666117715769148E-4</c:v>
                </c:pt>
                <c:pt idx="758">
                  <c:v>1.1548075037118122E-4</c:v>
                </c:pt>
                <c:pt idx="759">
                  <c:v>1.1431261608157941E-4</c:v>
                </c:pt>
                <c:pt idx="760">
                  <c:v>1.1315663964221608E-4</c:v>
                </c:pt>
                <c:pt idx="761">
                  <c:v>1.1201268797407011E-4</c:v>
                </c:pt>
                <c:pt idx="762">
                  <c:v>1.1088062954637781E-4</c:v>
                </c:pt>
                <c:pt idx="763">
                  <c:v>1.0976033435749799E-4</c:v>
                </c:pt>
                <c:pt idx="764">
                  <c:v>1.0865167391602458E-4</c:v>
                </c:pt>
                <c:pt idx="765">
                  <c:v>1.0755452122214313E-4</c:v>
                </c:pt>
                <c:pt idx="766">
                  <c:v>1.064687507492391E-4</c:v>
                </c:pt>
                <c:pt idx="767">
                  <c:v>1.0539423842573501E-4</c:v>
                </c:pt>
                <c:pt idx="768">
                  <c:v>1.0433086161717382E-4</c:v>
                </c:pt>
                <c:pt idx="769">
                  <c:v>1.0327849910852642E-4</c:v>
                </c:pt>
                <c:pt idx="770">
                  <c:v>1.0223703108673841E-4</c:v>
                </c:pt>
                <c:pt idx="771">
                  <c:v>1.0120633912349719E-4</c:v>
                </c:pt>
                <c:pt idx="772">
                  <c:v>1.0018630615822561E-4</c:v>
                </c:pt>
                <c:pt idx="773">
                  <c:v>9.9176816481295267E-5</c:v>
                </c:pt>
                <c:pt idx="774">
                  <c:v>9.8177755717458222E-5</c:v>
                </c:pt>
                <c:pt idx="775">
                  <c:v>9.718901080949499E-5</c:v>
                </c:pt>
                <c:pt idx="776">
                  <c:v>9.6210470002072528E-5</c:v>
                </c:pt>
                <c:pt idx="777">
                  <c:v>9.5242022825808647E-5</c:v>
                </c:pt>
                <c:pt idx="778">
                  <c:v>9.4283560081549517E-5</c:v>
                </c:pt>
                <c:pt idx="779">
                  <c:v>9.3334973824844681E-5</c:v>
                </c:pt>
                <c:pt idx="780">
                  <c:v>9.2396157350623566E-5</c:v>
                </c:pt>
                <c:pt idx="781">
                  <c:v>9.1467005178074234E-5</c:v>
                </c:pt>
                <c:pt idx="782">
                  <c:v>9.0547413035708065E-5</c:v>
                </c:pt>
                <c:pt idx="783">
                  <c:v>8.963727784662938E-5</c:v>
                </c:pt>
                <c:pt idx="784">
                  <c:v>8.8736497713983741E-5</c:v>
                </c:pt>
                <c:pt idx="785">
                  <c:v>8.7844971906598897E-5</c:v>
                </c:pt>
                <c:pt idx="786">
                  <c:v>8.6962600844812528E-5</c:v>
                </c:pt>
                <c:pt idx="787">
                  <c:v>8.6089286086475915E-5</c:v>
                </c:pt>
                <c:pt idx="788">
                  <c:v>8.5224930313144238E-5</c:v>
                </c:pt>
                <c:pt idx="789">
                  <c:v>8.4369437316438207E-5</c:v>
                </c:pt>
                <c:pt idx="790">
                  <c:v>8.3522711984586581E-5</c:v>
                </c:pt>
                <c:pt idx="791">
                  <c:v>8.2684660289136813E-5</c:v>
                </c:pt>
                <c:pt idx="792">
                  <c:v>8.1855189271838187E-5</c:v>
                </c:pt>
                <c:pt idx="793">
                  <c:v>8.1034207031691565E-5</c:v>
                </c:pt>
                <c:pt idx="794">
                  <c:v>8.0221622712167275E-5</c:v>
                </c:pt>
                <c:pt idx="795">
                  <c:v>7.9417346488583473E-5</c:v>
                </c:pt>
                <c:pt idx="796">
                  <c:v>7.8621289555648872E-5</c:v>
                </c:pt>
                <c:pt idx="797">
                  <c:v>7.7833364115161943E-5</c:v>
                </c:pt>
                <c:pt idx="798">
                  <c:v>7.7053483363868038E-5</c:v>
                </c:pt>
                <c:pt idx="799">
                  <c:v>7.6281561481473902E-5</c:v>
                </c:pt>
                <c:pt idx="800">
                  <c:v>7.5517513618810489E-5</c:v>
                </c:pt>
                <c:pt idx="801">
                  <c:v>7.4761255886149778E-5</c:v>
                </c:pt>
                <c:pt idx="802">
                  <c:v>7.4012705341669507E-5</c:v>
                </c:pt>
                <c:pt idx="803">
                  <c:v>7.3271779980064487E-5</c:v>
                </c:pt>
                <c:pt idx="804">
                  <c:v>7.2538398721304429E-5</c:v>
                </c:pt>
                <c:pt idx="805">
                  <c:v>7.1812481399529814E-5</c:v>
                </c:pt>
                <c:pt idx="806">
                  <c:v>7.109394875209443E-5</c:v>
                </c:pt>
                <c:pt idx="807">
                  <c:v>7.0382722408745228E-5</c:v>
                </c:pt>
                <c:pt idx="808">
                  <c:v>6.9678724880935935E-5</c:v>
                </c:pt>
                <c:pt idx="809">
                  <c:v>6.8981879551281372E-5</c:v>
                </c:pt>
                <c:pt idx="810">
                  <c:v>6.8292110663141563E-5</c:v>
                </c:pt>
                <c:pt idx="811">
                  <c:v>6.760934331033911E-5</c:v>
                </c:pt>
                <c:pt idx="812">
                  <c:v>6.6933503427007307E-5</c:v>
                </c:pt>
                <c:pt idx="813">
                  <c:v>6.62645177775638E-5</c:v>
                </c:pt>
                <c:pt idx="814">
                  <c:v>6.5602313946814115E-5</c:v>
                </c:pt>
                <c:pt idx="815">
                  <c:v>6.4946820330178824E-5</c:v>
                </c:pt>
                <c:pt idx="816">
                  <c:v>6.4297966124043056E-5</c:v>
                </c:pt>
                <c:pt idx="817">
                  <c:v>6.3655681316228613E-5</c:v>
                </c:pt>
                <c:pt idx="818">
                  <c:v>6.3019896676586444E-5</c:v>
                </c:pt>
                <c:pt idx="819">
                  <c:v>6.2390543747707156E-5</c:v>
                </c:pt>
                <c:pt idx="820">
                  <c:v>6.1767554835746866E-5</c:v>
                </c:pt>
                <c:pt idx="821">
                  <c:v>6.1150863001370909E-5</c:v>
                </c:pt>
                <c:pt idx="822">
                  <c:v>6.0540402050810524E-5</c:v>
                </c:pt>
                <c:pt idx="823">
                  <c:v>5.9936106527030473E-5</c:v>
                </c:pt>
                <c:pt idx="824">
                  <c:v>5.9337911701008387E-5</c:v>
                </c:pt>
                <c:pt idx="825">
                  <c:v>5.8745753563124072E-5</c:v>
                </c:pt>
                <c:pt idx="826">
                  <c:v>5.8159568814656743E-5</c:v>
                </c:pt>
                <c:pt idx="827">
                  <c:v>5.7579294859386153E-5</c:v>
                </c:pt>
                <c:pt idx="828">
                  <c:v>5.7004869795301984E-5</c:v>
                </c:pt>
                <c:pt idx="829">
                  <c:v>5.6436232406416208E-5</c:v>
                </c:pt>
                <c:pt idx="830">
                  <c:v>5.5873322154674883E-5</c:v>
                </c:pt>
                <c:pt idx="831">
                  <c:v>5.5316079171976528E-5</c:v>
                </c:pt>
                <c:pt idx="832">
                  <c:v>5.4764444252283716E-5</c:v>
                </c:pt>
                <c:pt idx="833">
                  <c:v>5.4218358843837432E-5</c:v>
                </c:pt>
                <c:pt idx="834">
                  <c:v>5.3677765041467501E-5</c:v>
                </c:pt>
                <c:pt idx="835">
                  <c:v>5.3142605578997864E-5</c:v>
                </c:pt>
                <c:pt idx="836">
                  <c:v>5.2612823821747017E-5</c:v>
                </c:pt>
                <c:pt idx="837">
                  <c:v>5.2088363759120522E-5</c:v>
                </c:pt>
                <c:pt idx="838">
                  <c:v>5.1569169997298513E-5</c:v>
                </c:pt>
                <c:pt idx="839">
                  <c:v>5.1055187752011365E-5</c:v>
                </c:pt>
                <c:pt idx="840">
                  <c:v>5.0546362841404763E-5</c:v>
                </c:pt>
                <c:pt idx="841">
                  <c:v>5.0042641678995834E-5</c:v>
                </c:pt>
                <c:pt idx="842">
                  <c:v>4.9543971266713774E-5</c:v>
                </c:pt>
                <c:pt idx="843">
                  <c:v>4.9050299188028898E-5</c:v>
                </c:pt>
                <c:pt idx="844">
                  <c:v>4.8561573601164706E-5</c:v>
                </c:pt>
                <c:pt idx="845">
                  <c:v>4.8077743232396791E-5</c:v>
                </c:pt>
                <c:pt idx="846">
                  <c:v>4.7598757369430287E-5</c:v>
                </c:pt>
                <c:pt idx="847">
                  <c:v>4.7124565854863134E-5</c:v>
                </c:pt>
                <c:pt idx="848">
                  <c:v>4.6655119079728899E-5</c:v>
                </c:pt>
                <c:pt idx="849">
                  <c:v>4.6190367977117124E-5</c:v>
                </c:pt>
                <c:pt idx="850">
                  <c:v>4.5730264015875457E-5</c:v>
                </c:pt>
                <c:pt idx="851">
                  <c:v>4.5274759194387207E-5</c:v>
                </c:pt>
                <c:pt idx="852">
                  <c:v>4.4823806034427287E-5</c:v>
                </c:pt>
                <c:pt idx="853">
                  <c:v>4.4377357575090582E-5</c:v>
                </c:pt>
                <c:pt idx="854">
                  <c:v>4.3935367366799448E-5</c:v>
                </c:pt>
                <c:pt idx="855">
                  <c:v>4.349778946538113E-5</c:v>
                </c:pt>
                <c:pt idx="856">
                  <c:v>4.3064578426219296E-5</c:v>
                </c:pt>
                <c:pt idx="857">
                  <c:v>4.2635689298477184E-5</c:v>
                </c:pt>
                <c:pt idx="858">
                  <c:v>4.2211077619392433E-5</c:v>
                </c:pt>
                <c:pt idx="859">
                  <c:v>4.1790699408640309E-5</c:v>
                </c:pt>
                <c:pt idx="860">
                  <c:v>4.1374511162766412E-5</c:v>
                </c:pt>
                <c:pt idx="861">
                  <c:v>4.0962469849689197E-5</c:v>
                </c:pt>
                <c:pt idx="862">
                  <c:v>4.0554532903265791E-5</c:v>
                </c:pt>
                <c:pt idx="863">
                  <c:v>4.0150658217929733E-5</c:v>
                </c:pt>
                <c:pt idx="864">
                  <c:v>3.9750804143388953E-5</c:v>
                </c:pt>
                <c:pt idx="865">
                  <c:v>3.9354929479391528E-5</c:v>
                </c:pt>
                <c:pt idx="866">
                  <c:v>3.8962993470554314E-5</c:v>
                </c:pt>
                <c:pt idx="867">
                  <c:v>3.8574955801254522E-5</c:v>
                </c:pt>
                <c:pt idx="868">
                  <c:v>3.8190776590584373E-5</c:v>
                </c:pt>
                <c:pt idx="869">
                  <c:v>3.7810416387365619E-5</c:v>
                </c:pt>
                <c:pt idx="870">
                  <c:v>3.7433836165226047E-5</c:v>
                </c:pt>
                <c:pt idx="871">
                  <c:v>3.7060997317735226E-5</c:v>
                </c:pt>
                <c:pt idx="872">
                  <c:v>3.6691861653599841E-5</c:v>
                </c:pt>
                <c:pt idx="873">
                  <c:v>3.6326391391916182E-5</c:v>
                </c:pt>
                <c:pt idx="874">
                  <c:v>3.5964549157481631E-5</c:v>
                </c:pt>
                <c:pt idx="875">
                  <c:v>3.5606297976162771E-5</c:v>
                </c:pt>
                <c:pt idx="876">
                  <c:v>3.5251601270317496E-5</c:v>
                </c:pt>
                <c:pt idx="877">
                  <c:v>3.4900422854276342E-5</c:v>
                </c:pt>
                <c:pt idx="878">
                  <c:v>3.4552726929874799E-5</c:v>
                </c:pt>
                <c:pt idx="879">
                  <c:v>3.4208478082042164E-5</c:v>
                </c:pt>
                <c:pt idx="880">
                  <c:v>3.3867641274442171E-5</c:v>
                </c:pt>
                <c:pt idx="881">
                  <c:v>3.3530181845167219E-5</c:v>
                </c:pt>
                <c:pt idx="882">
                  <c:v>3.3196065502483692E-5</c:v>
                </c:pt>
                <c:pt idx="883">
                  <c:v>3.2865258320629703E-5</c:v>
                </c:pt>
                <c:pt idx="884">
                  <c:v>3.253772673566188E-5</c:v>
                </c:pt>
                <c:pt idx="885">
                  <c:v>3.2213437541354037E-5</c:v>
                </c:pt>
                <c:pt idx="886">
                  <c:v>3.1892357885143503E-5</c:v>
                </c:pt>
                <c:pt idx="887">
                  <c:v>3.1574455264127442E-5</c:v>
                </c:pt>
                <c:pt idx="888">
                  <c:v>3.1259697521106988E-5</c:v>
                </c:pt>
                <c:pt idx="889">
                  <c:v>3.0948052840677095E-5</c:v>
                </c:pt>
                <c:pt idx="890">
                  <c:v>3.063948974536714E-5</c:v>
                </c:pt>
                <c:pt idx="891">
                  <c:v>3.0333977091824167E-5</c:v>
                </c:pt>
                <c:pt idx="892">
                  <c:v>3.0031484067043222E-5</c:v>
                </c:pt>
                <c:pt idx="893">
                  <c:v>2.9731980184643656E-5</c:v>
                </c:pt>
                <c:pt idx="894">
                  <c:v>2.9435435281188571E-5</c:v>
                </c:pt>
                <c:pt idx="895">
                  <c:v>2.9141819512549385E-5</c:v>
                </c:pt>
                <c:pt idx="896">
                  <c:v>2.8851103350312682E-5</c:v>
                </c:pt>
                <c:pt idx="897">
                  <c:v>2.8563257578231795E-5</c:v>
                </c:pt>
                <c:pt idx="898">
                  <c:v>2.8278253288718605E-5</c:v>
                </c:pt>
                <c:pt idx="899">
                  <c:v>2.7996061879378751E-5</c:v>
                </c:pt>
                <c:pt idx="900">
                  <c:v>2.7716655049587591E-5</c:v>
                </c:pt>
                <c:pt idx="901">
                  <c:v>2.74400047971071E-5</c:v>
                </c:pt>
                <c:pt idx="902">
                  <c:v>2.7166083414742091E-5</c:v>
                </c:pt>
                <c:pt idx="903">
                  <c:v>2.6894863487038623E-5</c:v>
                </c:pt>
                <c:pt idx="904">
                  <c:v>2.6626317887018367E-5</c:v>
                </c:pt>
                <c:pt idx="905">
                  <c:v>2.6360419772954652E-5</c:v>
                </c:pt>
                <c:pt idx="906">
                  <c:v>2.6097142585185386E-5</c:v>
                </c:pt>
                <c:pt idx="907">
                  <c:v>2.5836460042963418E-5</c:v>
                </c:pt>
                <c:pt idx="908">
                  <c:v>2.5578346141346015E-5</c:v>
                </c:pt>
                <c:pt idx="909">
                  <c:v>2.5322775148118767E-5</c:v>
                </c:pt>
                <c:pt idx="910">
                  <c:v>2.506972160075809E-5</c:v>
                </c:pt>
                <c:pt idx="911">
                  <c:v>2.4819160303428616E-5</c:v>
                </c:pt>
                <c:pt idx="912">
                  <c:v>2.4571066324015838E-5</c:v>
                </c:pt>
                <c:pt idx="913">
                  <c:v>2.4325414991194449E-5</c:v>
                </c:pt>
                <c:pt idx="914">
                  <c:v>2.4082181891531331E-5</c:v>
                </c:pt>
                <c:pt idx="915">
                  <c:v>2.384134286662243E-5</c:v>
                </c:pt>
                <c:pt idx="916">
                  <c:v>2.3602874010262698E-5</c:v>
                </c:pt>
                <c:pt idx="917">
                  <c:v>2.3366751665651417E-5</c:v>
                </c:pt>
                <c:pt idx="918">
                  <c:v>2.3132952422628287E-5</c:v>
                </c:pt>
                <c:pt idx="919">
                  <c:v>2.2901453114942881E-5</c:v>
                </c:pt>
                <c:pt idx="920">
                  <c:v>2.2672230817556999E-5</c:v>
                </c:pt>
                <c:pt idx="921">
                  <c:v>2.2445262843977035E-5</c:v>
                </c:pt>
                <c:pt idx="922">
                  <c:v>2.2220526743619267E-5</c:v>
                </c:pt>
                <c:pt idx="923">
                  <c:v>2.1998000299205632E-5</c:v>
                </c:pt>
                <c:pt idx="924">
                  <c:v>2.1777661524189284E-5</c:v>
                </c:pt>
                <c:pt idx="925">
                  <c:v>2.155948866021097E-5</c:v>
                </c:pt>
                <c:pt idx="926">
                  <c:v>2.1343460174585692E-5</c:v>
                </c:pt>
                <c:pt idx="927">
                  <c:v>2.1129554757817785E-5</c:v>
                </c:pt>
                <c:pt idx="928">
                  <c:v>2.091775132114579E-5</c:v>
                </c:pt>
                <c:pt idx="929">
                  <c:v>2.0708028994115399E-5</c:v>
                </c:pt>
                <c:pt idx="930">
                  <c:v>2.0500367122181627E-5</c:v>
                </c:pt>
                <c:pt idx="931">
                  <c:v>2.0294745264338014E-5</c:v>
                </c:pt>
                <c:pt idx="932">
                  <c:v>2.0091143190774756E-5</c:v>
                </c:pt>
                <c:pt idx="933">
                  <c:v>1.9889540880562109E-5</c:v>
                </c:pt>
                <c:pt idx="934">
                  <c:v>1.9689918519363302E-5</c:v>
                </c:pt>
                <c:pt idx="935">
                  <c:v>1.9492256497171964E-5</c:v>
                </c:pt>
                <c:pt idx="936">
                  <c:v>1.92965354060774E-5</c:v>
                </c:pt>
                <c:pt idx="937">
                  <c:v>1.9102736038054444E-5</c:v>
                </c:pt>
                <c:pt idx="938">
                  <c:v>1.8910839382780449E-5</c:v>
                </c:pt>
                <c:pt idx="939">
                  <c:v>1.8720826625476403E-5</c:v>
                </c:pt>
                <c:pt idx="940">
                  <c:v>1.853267914477406E-5</c:v>
                </c:pt>
                <c:pt idx="941">
                  <c:v>1.8346378510607199E-5</c:v>
                </c:pt>
                <c:pt idx="942">
                  <c:v>1.8161906482127263E-5</c:v>
                </c:pt>
                <c:pt idx="943">
                  <c:v>1.7979245005643982E-5</c:v>
                </c:pt>
                <c:pt idx="944">
                  <c:v>1.7798376212588695E-5</c:v>
                </c:pt>
                <c:pt idx="945">
                  <c:v>1.7619282417501811E-5</c:v>
                </c:pt>
                <c:pt idx="946">
                  <c:v>1.7441946116044001E-5</c:v>
                </c:pt>
                <c:pt idx="947">
                  <c:v>1.7266349983029435E-5</c:v>
                </c:pt>
                <c:pt idx="948">
                  <c:v>1.7092476870482147E-5</c:v>
                </c:pt>
                <c:pt idx="949">
                  <c:v>1.6920309805715059E-5</c:v>
                </c:pt>
                <c:pt idx="950">
                  <c:v>1.6749831989430643E-5</c:v>
                </c:pt>
                <c:pt idx="951">
                  <c:v>1.6581026793844344E-5</c:v>
                </c:pt>
                <c:pt idx="952">
                  <c:v>1.6413877760828401E-5</c:v>
                </c:pt>
                <c:pt idx="953">
                  <c:v>1.6248368600077755E-5</c:v>
                </c:pt>
                <c:pt idx="954">
                  <c:v>1.6084483187297215E-5</c:v>
                </c:pt>
                <c:pt idx="955">
                  <c:v>1.5922205562409143E-5</c:v>
                </c:pt>
                <c:pt idx="956">
                  <c:v>1.5761519927781401E-5</c:v>
                </c:pt>
                <c:pt idx="957">
                  <c:v>1.5602410646476551E-5</c:v>
                </c:pt>
                <c:pt idx="958">
                  <c:v>1.5444862240520045E-5</c:v>
                </c:pt>
                <c:pt idx="959">
                  <c:v>1.5288859389189155E-5</c:v>
                </c:pt>
                <c:pt idx="960">
                  <c:v>1.5134386927320973E-5</c:v>
                </c:pt>
                <c:pt idx="961">
                  <c:v>1.4981429843640233E-5</c:v>
                </c:pt>
                <c:pt idx="962">
                  <c:v>1.4829973279105377E-5</c:v>
                </c:pt>
                <c:pt idx="963">
                  <c:v>1.4680002525274842E-5</c:v>
                </c:pt>
                <c:pt idx="964">
                  <c:v>1.4531503022690787E-5</c:v>
                </c:pt>
                <c:pt idx="965">
                  <c:v>1.4384460359282037E-5</c:v>
                </c:pt>
                <c:pt idx="966">
                  <c:v>1.4238860268784744E-5</c:v>
                </c:pt>
                <c:pt idx="967">
                  <c:v>1.4094688629181684E-5</c:v>
                </c:pt>
                <c:pt idx="968">
                  <c:v>1.3951931461158595E-5</c:v>
                </c:pt>
                <c:pt idx="969">
                  <c:v>1.3810574926578462E-5</c:v>
                </c:pt>
                <c:pt idx="970">
                  <c:v>1.3670605326973394E-5</c:v>
                </c:pt>
                <c:pt idx="971">
                  <c:v>1.3532009102053148E-5</c:v>
                </c:pt>
                <c:pt idx="972">
                  <c:v>1.3394772828231117E-5</c:v>
                </c:pt>
                <c:pt idx="973">
                  <c:v>1.3258883217166394E-5</c:v>
                </c:pt>
                <c:pt idx="974">
                  <c:v>1.312432711432301E-5</c:v>
                </c:pt>
                <c:pt idx="975">
                  <c:v>1.2991091497545461E-5</c:v>
                </c:pt>
                <c:pt idx="976">
                  <c:v>1.2859163475649819E-5</c:v>
                </c:pt>
                <c:pt idx="977">
                  <c:v>1.2728530287031469E-5</c:v>
                </c:pt>
                <c:pt idx="978">
                  <c:v>1.2599179298287918E-5</c:v>
                </c:pt>
                <c:pt idx="979">
                  <c:v>1.247109800285805E-5</c:v>
                </c:pt>
                <c:pt idx="980">
                  <c:v>1.2344274019676057E-5</c:v>
                </c:pt>
                <c:pt idx="981">
                  <c:v>1.221869509184064E-5</c:v>
                </c:pt>
                <c:pt idx="982">
                  <c:v>1.2094349085299646E-5</c:v>
                </c:pt>
                <c:pt idx="983">
                  <c:v>1.1971223987549145E-5</c:v>
                </c:pt>
                <c:pt idx="984">
                  <c:v>1.1849307906347337E-5</c:v>
                </c:pt>
                <c:pt idx="985">
                  <c:v>1.1728589068442906E-5</c:v>
                </c:pt>
                <c:pt idx="986">
                  <c:v>1.1609055818317611E-5</c:v>
                </c:pt>
                <c:pt idx="987">
                  <c:v>1.1490696616943343E-5</c:v>
                </c:pt>
                <c:pt idx="988">
                  <c:v>1.1373500040552894E-5</c:v>
                </c:pt>
                <c:pt idx="989">
                  <c:v>1.1257454779424168E-5</c:v>
                </c:pt>
                <c:pt idx="990">
                  <c:v>1.1142549636679043E-5</c:v>
                </c:pt>
                <c:pt idx="991">
                  <c:v>1.1028773527094645E-5</c:v>
                </c:pt>
                <c:pt idx="992">
                  <c:v>1.0916115475928749E-5</c:v>
                </c:pt>
                <c:pt idx="993">
                  <c:v>1.0804564617757727E-5</c:v>
                </c:pt>
                <c:pt idx="994">
                  <c:v>1.069411019532786E-5</c:v>
                </c:pt>
                <c:pt idx="995">
                  <c:v>1.0584741558419753E-5</c:v>
                </c:pt>
                <c:pt idx="996">
                  <c:v>1.0476448162724599E-5</c:v>
                </c:pt>
                <c:pt idx="997">
                  <c:v>1.0369219568734061E-5</c:v>
                </c:pt>
                <c:pt idx="998">
                  <c:v>1.0263045440641621E-5</c:v>
                </c:pt>
                <c:pt idx="999">
                  <c:v>1.0157915545256793E-5</c:v>
                </c:pt>
                <c:pt idx="1000">
                  <c:v>1.0053819750931261E-5</c:v>
                </c:pt>
                <c:pt idx="1001">
                  <c:v>9.9507480264969227E-6</c:v>
                </c:pt>
                <c:pt idx="1002">
                  <c:v>9.8486904402156727E-6</c:v>
                </c:pt>
                <c:pt idx="1003">
                  <c:v>9.7476371587414528E-6</c:v>
                </c:pt>
                <c:pt idx="1004">
                  <c:v>9.6475784460929124E-6</c:v>
                </c:pt>
                <c:pt idx="1005">
                  <c:v>9.548504662638304E-6</c:v>
                </c:pt>
                <c:pt idx="1006">
                  <c:v>9.4504062640911696E-6</c:v>
                </c:pt>
                <c:pt idx="1007">
                  <c:v>9.3532738005174758E-6</c:v>
                </c:pt>
                <c:pt idx="1008">
                  <c:v>9.2570979153536202E-6</c:v>
                </c:pt>
                <c:pt idx="1009">
                  <c:v>9.1618693444352497E-6</c:v>
                </c:pt>
                <c:pt idx="1010">
                  <c:v>9.0675789150370036E-6</c:v>
                </c:pt>
                <c:pt idx="1011">
                  <c:v>8.9742175449227997E-6</c:v>
                </c:pt>
                <c:pt idx="1012">
                  <c:v>8.8817762414067375E-6</c:v>
                </c:pt>
                <c:pt idx="1013">
                  <c:v>8.7902461004240027E-6</c:v>
                </c:pt>
                <c:pt idx="1014">
                  <c:v>8.6996183056127194E-6</c:v>
                </c:pt>
                <c:pt idx="1015">
                  <c:v>8.6098841274053189E-6</c:v>
                </c:pt>
                <c:pt idx="1016">
                  <c:v>8.5210349221301175E-6</c:v>
                </c:pt>
                <c:pt idx="1017">
                  <c:v>8.4330621311231177E-6</c:v>
                </c:pt>
                <c:pt idx="1018">
                  <c:v>8.3459572798489709E-6</c:v>
                </c:pt>
                <c:pt idx="1019">
                  <c:v>8.2597119770321792E-6</c:v>
                </c:pt>
                <c:pt idx="1020">
                  <c:v>8.1743179137979617E-6</c:v>
                </c:pt>
                <c:pt idx="1021">
                  <c:v>8.0897668628215384E-6</c:v>
                </c:pt>
                <c:pt idx="1022">
                  <c:v>8.0060506774881536E-6</c:v>
                </c:pt>
                <c:pt idx="1023">
                  <c:v>7.92316129106136E-6</c:v>
                </c:pt>
                <c:pt idx="1024">
                  <c:v>7.8410907158608672E-6</c:v>
                </c:pt>
                <c:pt idx="1025">
                  <c:v>7.7598310424492099E-6</c:v>
                </c:pt>
                <c:pt idx="1026">
                  <c:v>7.6793744388273499E-6</c:v>
                </c:pt>
                <c:pt idx="1027">
                  <c:v>7.599713149639324E-6</c:v>
                </c:pt>
                <c:pt idx="1028">
                  <c:v>7.5208394953852601E-6</c:v>
                </c:pt>
                <c:pt idx="1029">
                  <c:v>7.4427458716431665E-6</c:v>
                </c:pt>
                <c:pt idx="1030">
                  <c:v>7.3654247482992739E-6</c:v>
                </c:pt>
                <c:pt idx="1031">
                  <c:v>7.2888686687868166E-6</c:v>
                </c:pt>
                <c:pt idx="1032">
                  <c:v>7.2130702493328869E-6</c:v>
                </c:pt>
                <c:pt idx="1033">
                  <c:v>7.1380221782136707E-6</c:v>
                </c:pt>
                <c:pt idx="1034">
                  <c:v>7.0637172150179242E-6</c:v>
                </c:pt>
                <c:pt idx="1035">
                  <c:v>6.9901481899182832E-6</c:v>
                </c:pt>
                <c:pt idx="1036">
                  <c:v>6.9173080029505216E-6</c:v>
                </c:pt>
                <c:pt idx="1037">
                  <c:v>6.8451896233007732E-6</c:v>
                </c:pt>
                <c:pt idx="1038">
                  <c:v>6.7737860886003869E-6</c:v>
                </c:pt>
                <c:pt idx="1039">
                  <c:v>6.7030905042285055E-6</c:v>
                </c:pt>
                <c:pt idx="1040">
                  <c:v>6.6330960426221905E-6</c:v>
                </c:pt>
                <c:pt idx="1041">
                  <c:v>6.563795942594073E-6</c:v>
                </c:pt>
                <c:pt idx="1042">
                  <c:v>6.4951835086573407E-6</c:v>
                </c:pt>
                <c:pt idx="1043">
                  <c:v>6.4272521103581649E-6</c:v>
                </c:pt>
                <c:pt idx="1044">
                  <c:v>6.3599951816150936E-6</c:v>
                </c:pt>
                <c:pt idx="1045">
                  <c:v>6.2934062200659134E-6</c:v>
                </c:pt>
                <c:pt idx="1046">
                  <c:v>6.2274787864214446E-6</c:v>
                </c:pt>
                <c:pt idx="1047">
                  <c:v>6.1622065038262133E-6</c:v>
                </c:pt>
                <c:pt idx="1048">
                  <c:v>6.0975830572261414E-6</c:v>
                </c:pt>
                <c:pt idx="1049">
                  <c:v>6.0336021927431499E-6</c:v>
                </c:pt>
                <c:pt idx="1050">
                  <c:v>5.970257717056116E-6</c:v>
                </c:pt>
                <c:pt idx="1051">
                  <c:v>5.9075434967892704E-6</c:v>
                </c:pt>
                <c:pt idx="1052">
                  <c:v>5.8454534579062179E-6</c:v>
                </c:pt>
                <c:pt idx="1053">
                  <c:v>5.7839815851112354E-6</c:v>
                </c:pt>
                <c:pt idx="1054">
                  <c:v>5.7231219212566007E-6</c:v>
                </c:pt>
                <c:pt idx="1055">
                  <c:v>5.6628685667566064E-6</c:v>
                </c:pt>
                <c:pt idx="1056">
                  <c:v>5.6032156790074461E-6</c:v>
                </c:pt>
                <c:pt idx="1057">
                  <c:v>5.5441574718138612E-6</c:v>
                </c:pt>
                <c:pt idx="1058">
                  <c:v>5.4856882148212709E-6</c:v>
                </c:pt>
                <c:pt idx="1059">
                  <c:v>5.4278022329547878E-6</c:v>
                </c:pt>
                <c:pt idx="1060">
                  <c:v>5.3704939058635712E-6</c:v>
                </c:pt>
                <c:pt idx="1061">
                  <c:v>5.3137576673713821E-6</c:v>
                </c:pt>
                <c:pt idx="1062">
                  <c:v>5.2575880049331876E-6</c:v>
                </c:pt>
                <c:pt idx="1063">
                  <c:v>5.2019794590971662E-6</c:v>
                </c:pt>
                <c:pt idx="1064">
                  <c:v>5.1469266229729427E-6</c:v>
                </c:pt>
                <c:pt idx="1065">
                  <c:v>5.0924241417050414E-6</c:v>
                </c:pt>
                <c:pt idx="1066">
                  <c:v>5.0384667119524193E-6</c:v>
                </c:pt>
                <c:pt idx="1067">
                  <c:v>4.9850490813729784E-6</c:v>
                </c:pt>
                <c:pt idx="1068">
                  <c:v>4.9321660481142009E-6</c:v>
                </c:pt>
                <c:pt idx="1069">
                  <c:v>4.8798124603086971E-6</c:v>
                </c:pt>
                <c:pt idx="1070">
                  <c:v>4.8279832155754759E-6</c:v>
                </c:pt>
                <c:pt idx="1071">
                  <c:v>4.7766732605262975E-6</c:v>
                </c:pt>
                <c:pt idx="1072">
                  <c:v>4.7258775902772103E-6</c:v>
                </c:pt>
                <c:pt idx="1073">
                  <c:v>4.6755912479656733E-6</c:v>
                </c:pt>
                <c:pt idx="1074">
                  <c:v>4.6258093242723543E-6</c:v>
                </c:pt>
                <c:pt idx="1075">
                  <c:v>4.5765269569481908E-6</c:v>
                </c:pt>
                <c:pt idx="1076">
                  <c:v>4.5277393303464797E-6</c:v>
                </c:pt>
                <c:pt idx="1077">
                  <c:v>4.4794416749599891E-6</c:v>
                </c:pt>
                <c:pt idx="1078">
                  <c:v>4.4316292669625879E-6</c:v>
                </c:pt>
                <c:pt idx="1079">
                  <c:v>4.3842974277563113E-6</c:v>
                </c:pt>
                <c:pt idx="1080">
                  <c:v>4.3374415235228575E-6</c:v>
                </c:pt>
                <c:pt idx="1081">
                  <c:v>4.2910569647796113E-6</c:v>
                </c:pt>
                <c:pt idx="1082">
                  <c:v>4.2451392059409588E-6</c:v>
                </c:pt>
                <c:pt idx="1083">
                  <c:v>4.1996837448836613E-6</c:v>
                </c:pt>
                <c:pt idx="1084">
                  <c:v>4.1546861225170404E-6</c:v>
                </c:pt>
                <c:pt idx="1085">
                  <c:v>4.1101419223578444E-6</c:v>
                </c:pt>
                <c:pt idx="1086">
                  <c:v>4.0660467701091924E-6</c:v>
                </c:pt>
                <c:pt idx="1087">
                  <c:v>4.0223963332443402E-6</c:v>
                </c:pt>
                <c:pt idx="1088">
                  <c:v>3.9791863205945581E-6</c:v>
                </c:pt>
                <c:pt idx="1089">
                  <c:v>3.9364124819415245E-6</c:v>
                </c:pt>
                <c:pt idx="1090">
                  <c:v>3.8940706076137824E-6</c:v>
                </c:pt>
                <c:pt idx="1091">
                  <c:v>3.8521565280877425E-6</c:v>
                </c:pt>
                <c:pt idx="1092">
                  <c:v>3.8106661135924115E-6</c:v>
                </c:pt>
                <c:pt idx="1093">
                  <c:v>3.7695952737187841E-6</c:v>
                </c:pt>
                <c:pt idx="1094">
                  <c:v>3.7289399570328788E-6</c:v>
                </c:pt>
                <c:pt idx="1095">
                  <c:v>3.6886961506930883E-6</c:v>
                </c:pt>
                <c:pt idx="1096">
                  <c:v>3.6488598800714401E-6</c:v>
                </c:pt>
                <c:pt idx="1097">
                  <c:v>3.6094272083787768E-6</c:v>
                </c:pt>
                <c:pt idx="1098">
                  <c:v>3.5703942362939196E-6</c:v>
                </c:pt>
                <c:pt idx="1099">
                  <c:v>3.5317571015966521E-6</c:v>
                </c:pt>
                <c:pt idx="1100">
                  <c:v>3.4935119788045582E-6</c:v>
                </c:pt>
                <c:pt idx="1101">
                  <c:v>3.4556550788135998E-6</c:v>
                </c:pt>
                <c:pt idx="1102">
                  <c:v>3.4181826485424588E-6</c:v>
                </c:pt>
                <c:pt idx="1103">
                  <c:v>3.3810909705806015E-6</c:v>
                </c:pt>
                <c:pt idx="1104">
                  <c:v>3.344376362839982E-6</c:v>
                </c:pt>
                <c:pt idx="1105">
                  <c:v>3.3080351782102995E-6</c:v>
                </c:pt>
                <c:pt idx="1106">
                  <c:v>3.2720638042179479E-6</c:v>
                </c:pt>
                <c:pt idx="1107">
                  <c:v>3.236458662688451E-6</c:v>
                </c:pt>
                <c:pt idx="1108">
                  <c:v>3.2012162094123121E-6</c:v>
                </c:pt>
                <c:pt idx="1109">
                  <c:v>3.1663329338144628E-6</c:v>
                </c:pt>
                <c:pt idx="1110">
                  <c:v>3.131805358627078E-6</c:v>
                </c:pt>
                <c:pt idx="1111">
                  <c:v>3.097630039565685E-6</c:v>
                </c:pt>
                <c:pt idx="1112">
                  <c:v>3.0638035650088251E-6</c:v>
                </c:pt>
                <c:pt idx="1113">
                  <c:v>3.030322555680725E-6</c:v>
                </c:pt>
                <c:pt idx="1114">
                  <c:v>2.997183664337562E-6</c:v>
                </c:pt>
                <c:pt idx="1115">
                  <c:v>2.9643835754567364E-6</c:v>
                </c:pt>
                <c:pt idx="1116">
                  <c:v>2.9319190049294625E-6</c:v>
                </c:pt>
                <c:pt idx="1117">
                  <c:v>2.8997866997564456E-6</c:v>
                </c:pt>
                <c:pt idx="1118">
                  <c:v>2.8679834377467111E-6</c:v>
                </c:pt>
                <c:pt idx="1119">
                  <c:v>2.8365060272196291E-6</c:v>
                </c:pt>
                <c:pt idx="1120">
                  <c:v>2.8053513067098496E-6</c:v>
                </c:pt>
                <c:pt idx="1121">
                  <c:v>2.7745161446753313E-6</c:v>
                </c:pt>
                <c:pt idx="1122">
                  <c:v>2.7439974392083854E-6</c:v>
                </c:pt>
                <c:pt idx="1123">
                  <c:v>2.7137921177496697E-6</c:v>
                </c:pt>
                <c:pt idx="1124">
                  <c:v>2.6838971368051091E-6</c:v>
                </c:pt>
                <c:pt idx="1125">
                  <c:v>2.6543094816656677E-6</c:v>
                </c:pt>
                <c:pt idx="1126">
                  <c:v>2.6250261661301001E-6</c:v>
                </c:pt>
                <c:pt idx="1127">
                  <c:v>2.5960442322303872E-6</c:v>
                </c:pt>
                <c:pt idx="1128">
                  <c:v>2.5673607499601224E-6</c:v>
                </c:pt>
                <c:pt idx="1129">
                  <c:v>2.5389728170055275E-6</c:v>
                </c:pt>
                <c:pt idx="1130">
                  <c:v>2.5108775584793669E-6</c:v>
                </c:pt>
                <c:pt idx="1131">
                  <c:v>2.4830721266574368E-6</c:v>
                </c:pt>
                <c:pt idx="1132">
                  <c:v>2.45555370071781E-6</c:v>
                </c:pt>
                <c:pt idx="1133">
                  <c:v>2.4283194864827337E-6</c:v>
                </c:pt>
                <c:pt idx="1134">
                  <c:v>2.4013667161630623E-6</c:v>
                </c:pt>
                <c:pt idx="1135">
                  <c:v>2.3746926481054928E-6</c:v>
                </c:pt>
                <c:pt idx="1136">
                  <c:v>2.3482945665420803E-6</c:v>
                </c:pt>
                <c:pt idx="1137">
                  <c:v>2.3221697813425422E-6</c:v>
                </c:pt>
                <c:pt idx="1138">
                  <c:v>2.2963156277689589E-6</c:v>
                </c:pt>
                <c:pt idx="1139">
                  <c:v>2.2707294662330019E-6</c:v>
                </c:pt>
                <c:pt idx="1140">
                  <c:v>2.2454086820555311E-6</c:v>
                </c:pt>
                <c:pt idx="1141">
                  <c:v>2.2203506852287549E-6</c:v>
                </c:pt>
                <c:pt idx="1142">
                  <c:v>2.1955529101806656E-6</c:v>
                </c:pt>
                <c:pt idx="1143">
                  <c:v>2.1710128155420241E-6</c:v>
                </c:pt>
                <c:pt idx="1144">
                  <c:v>2.1467278839154433E-6</c:v>
                </c:pt>
                <c:pt idx="1145">
                  <c:v>2.1226956216470685E-6</c:v>
                </c:pt>
                <c:pt idx="1146">
                  <c:v>2.0989135586003941E-6</c:v>
                </c:pt>
                <c:pt idx="1147">
                  <c:v>2.0753792479323684E-6</c:v>
                </c:pt>
                <c:pt idx="1148">
                  <c:v>2.0520902658718412E-6</c:v>
                </c:pt>
                <c:pt idx="1149">
                  <c:v>2.0290442115001716E-6</c:v>
                </c:pt>
                <c:pt idx="1150">
                  <c:v>2.0062387065339644E-6</c:v>
                </c:pt>
                <c:pt idx="1151">
                  <c:v>1.983671395110231E-6</c:v>
                </c:pt>
                <c:pt idx="1152">
                  <c:v>1.9613399435734133E-6</c:v>
                </c:pt>
                <c:pt idx="1153">
                  <c:v>1.9392420402647287E-6</c:v>
                </c:pt>
                <c:pt idx="1154">
                  <c:v>1.9173753953135659E-6</c:v>
                </c:pt>
                <c:pt idx="1155">
                  <c:v>1.8957377404310151E-6</c:v>
                </c:pt>
                <c:pt idx="1156">
                  <c:v>1.8743268287053611E-6</c:v>
                </c:pt>
                <c:pt idx="1157">
                  <c:v>1.8531404343997524E-6</c:v>
                </c:pt>
                <c:pt idx="1158">
                  <c:v>1.8321763527517424E-6</c:v>
                </c:pt>
                <c:pt idx="1159">
                  <c:v>1.8114323997750144E-6</c:v>
                </c:pt>
                <c:pt idx="1160">
                  <c:v>1.7909064120629083E-6</c:v>
                </c:pt>
                <c:pt idx="1161">
                  <c:v>1.7705962465939723E-6</c:v>
                </c:pt>
                <c:pt idx="1162">
                  <c:v>1.7504997805395253E-6</c:v>
                </c:pt>
                <c:pt idx="1163">
                  <c:v>1.730614911073E-6</c:v>
                </c:pt>
                <c:pt idx="1164">
                  <c:v>1.7109395551812812E-6</c:v>
                </c:pt>
                <c:pt idx="1165">
                  <c:v>1.6914716494778661E-6</c:v>
                </c:pt>
                <c:pt idx="1166">
                  <c:v>1.6722091500179289E-6</c:v>
                </c:pt>
                <c:pt idx="1167">
                  <c:v>1.6531500321151354E-6</c:v>
                </c:pt>
                <c:pt idx="1168">
                  <c:v>1.6342922901603909E-6</c:v>
                </c:pt>
                <c:pt idx="1169">
                  <c:v>1.615633937442259E-6</c:v>
                </c:pt>
                <c:pt idx="1170">
                  <c:v>1.5971730059692572E-6</c:v>
                </c:pt>
                <c:pt idx="1171">
                  <c:v>1.5789075462938742E-6</c:v>
                </c:pt>
                <c:pt idx="1172">
                  <c:v>1.5608356273382642E-6</c:v>
                </c:pt>
                <c:pt idx="1173">
                  <c:v>1.5429553362218109E-6</c:v>
                </c:pt>
                <c:pt idx="1174">
                  <c:v>1.525264778090203E-6</c:v>
                </c:pt>
                <c:pt idx="1175">
                  <c:v>1.5077620759463911E-6</c:v>
                </c:pt>
                <c:pt idx="1176">
                  <c:v>1.4904453704830349E-6</c:v>
                </c:pt>
                <c:pt idx="1177">
                  <c:v>1.4733128199167145E-6</c:v>
                </c:pt>
                <c:pt idx="1178">
                  <c:v>1.4563625998237208E-6</c:v>
                </c:pt>
                <c:pt idx="1179">
                  <c:v>1.4395929029774921E-6</c:v>
                </c:pt>
                <c:pt idx="1180">
                  <c:v>1.4230019391876236E-6</c:v>
                </c:pt>
                <c:pt idx="1181">
                  <c:v>1.406587935140448E-6</c:v>
                </c:pt>
                <c:pt idx="1182">
                  <c:v>1.390349134241192E-6</c:v>
                </c:pt>
                <c:pt idx="1183">
                  <c:v>1.3742837964577006E-6</c:v>
                </c:pt>
                <c:pt idx="1184">
                  <c:v>1.3583901981656708E-6</c:v>
                </c:pt>
                <c:pt idx="1185">
                  <c:v>1.3426666319953813E-6</c:v>
                </c:pt>
                <c:pt idx="1186">
                  <c:v>1.3271114066799449E-6</c:v>
                </c:pt>
                <c:pt idx="1187">
                  <c:v>1.3117228469050608E-6</c:v>
                </c:pt>
                <c:pt idx="1188">
                  <c:v>1.2964992931601689E-6</c:v>
                </c:pt>
                <c:pt idx="1189">
                  <c:v>1.281439101591143E-6</c:v>
                </c:pt>
                <c:pt idx="1190">
                  <c:v>1.2665406438543158E-6</c:v>
                </c:pt>
                <c:pt idx="1191">
                  <c:v>1.2518023069720462E-6</c:v>
                </c:pt>
                <c:pt idx="1192">
                  <c:v>1.2372224931895771E-6</c:v>
                </c:pt>
                <c:pt idx="1193">
                  <c:v>1.2227996198333821E-6</c:v>
                </c:pt>
                <c:pt idx="1194">
                  <c:v>1.2085321191707865E-6</c:v>
                </c:pt>
                <c:pt idx="1195">
                  <c:v>1.1944184382710562E-6</c:v>
                </c:pt>
                <c:pt idx="1196">
                  <c:v>1.1804570388677573E-6</c:v>
                </c:pt>
                <c:pt idx="1197">
                  <c:v>1.1666463972224783E-6</c:v>
                </c:pt>
                <c:pt idx="1198">
                  <c:v>1.1529850039898905E-6</c:v>
                </c:pt>
                <c:pt idx="1199">
                  <c:v>1.1394713640840805E-6</c:v>
                </c:pt>
                <c:pt idx="1200">
                  <c:v>1.1261039965461696E-6</c:v>
                </c:pt>
                <c:pt idx="1201">
                  <c:v>1.1128814344132587E-6</c:v>
                </c:pt>
                <c:pt idx="1202">
                  <c:v>1.0998022245885961E-6</c:v>
                </c:pt>
                <c:pt idx="1203">
                  <c:v>1.0868649277130352E-6</c:v>
                </c:pt>
                <c:pt idx="1204">
                  <c:v>1.0740681180376675E-6</c:v>
                </c:pt>
                <c:pt idx="1205">
                  <c:v>1.0614103832977689E-6</c:v>
                </c:pt>
                <c:pt idx="1206">
                  <c:v>1.0488903245878625E-6</c:v>
                </c:pt>
                <c:pt idx="1207">
                  <c:v>1.0365065562380889E-6</c:v>
                </c:pt>
                <c:pt idx="1208">
                  <c:v>1.02425770569167E-6</c:v>
                </c:pt>
                <c:pt idx="1209">
                  <c:v>1.0121424133835971E-6</c:v>
                </c:pt>
                <c:pt idx="1210">
                  <c:v>1.0001593326204779E-6</c:v>
                </c:pt>
                <c:pt idx="1211">
                  <c:v>9.8830712946153899E-7</c:v>
                </c:pt>
                <c:pt idx="1212">
                  <c:v>9.7658448260075063E-7</c:v>
                </c:pt>
                <c:pt idx="1213">
                  <c:v>9.6499008325008097E-7</c:v>
                </c:pt>
                <c:pt idx="1214">
                  <c:v>9.5352263502389608E-7</c:v>
                </c:pt>
                <c:pt idx="1215">
                  <c:v>9.4218085382443099E-7</c:v>
                </c:pt>
                <c:pt idx="1216">
                  <c:v>9.3096346772837591E-7</c:v>
                </c:pt>
                <c:pt idx="1217">
                  <c:v>9.1986921687450816E-7</c:v>
                </c:pt>
                <c:pt idx="1218">
                  <c:v>9.0889685335247403E-7</c:v>
                </c:pt>
                <c:pt idx="1219">
                  <c:v>8.9804514109253832E-7</c:v>
                </c:pt>
                <c:pt idx="1220">
                  <c:v>8.8731285575643494E-7</c:v>
                </c:pt>
                <c:pt idx="1221">
                  <c:v>8.7669878462924197E-7</c:v>
                </c:pt>
                <c:pt idx="1222">
                  <c:v>8.6620172651230318E-7</c:v>
                </c:pt>
                <c:pt idx="1223">
                  <c:v>8.5582049161712928E-7</c:v>
                </c:pt>
                <c:pt idx="1224">
                  <c:v>8.4555390146034702E-7</c:v>
                </c:pt>
                <c:pt idx="1225">
                  <c:v>8.3540078875959657E-7</c:v>
                </c:pt>
                <c:pt idx="1226">
                  <c:v>8.2535999733047956E-7</c:v>
                </c:pt>
                <c:pt idx="1227">
                  <c:v>8.1543038198441878E-7</c:v>
                </c:pt>
                <c:pt idx="1228">
                  <c:v>8.0561080842751764E-7</c:v>
                </c:pt>
                <c:pt idx="1229">
                  <c:v>7.9590015316039035E-7</c:v>
                </c:pt>
                <c:pt idx="1230">
                  <c:v>7.8629730337886159E-7</c:v>
                </c:pt>
                <c:pt idx="1231">
                  <c:v>7.7680115687573623E-7</c:v>
                </c:pt>
                <c:pt idx="1232">
                  <c:v>7.6741062194335779E-7</c:v>
                </c:pt>
                <c:pt idx="1233">
                  <c:v>7.5812461727716266E-7</c:v>
                </c:pt>
                <c:pt idx="1234">
                  <c:v>7.4894207188013603E-7</c:v>
                </c:pt>
                <c:pt idx="1235">
                  <c:v>7.3986192496814865E-7</c:v>
                </c:pt>
                <c:pt idx="1236">
                  <c:v>7.3088312587618861E-7</c:v>
                </c:pt>
                <c:pt idx="1237">
                  <c:v>7.2200463396548236E-7</c:v>
                </c:pt>
                <c:pt idx="1238">
                  <c:v>7.132254185314651E-7</c:v>
                </c:pt>
                <c:pt idx="1239">
                  <c:v>7.0454445871264588E-7</c:v>
                </c:pt>
                <c:pt idx="1240">
                  <c:v>6.9596074340032449E-7</c:v>
                </c:pt>
                <c:pt idx="1241">
                  <c:v>6.8747327114909125E-7</c:v>
                </c:pt>
                <c:pt idx="1242">
                  <c:v>6.7908105008827106E-7</c:v>
                </c:pt>
                <c:pt idx="1243">
                  <c:v>6.7078309783411187E-7</c:v>
                </c:pt>
                <c:pt idx="1244">
                  <c:v>6.6257844140281092E-7</c:v>
                </c:pt>
                <c:pt idx="1245">
                  <c:v>6.5446611712438007E-7</c:v>
                </c:pt>
                <c:pt idx="1246">
                  <c:v>6.4644517055728015E-7</c:v>
                </c:pt>
                <c:pt idx="1247">
                  <c:v>6.385146564038937E-7</c:v>
                </c:pt>
                <c:pt idx="1248">
                  <c:v>6.3067363842672581E-7</c:v>
                </c:pt>
                <c:pt idx="1249">
                  <c:v>6.2292118936544167E-7</c:v>
                </c:pt>
                <c:pt idx="1250">
                  <c:v>6.1525639085463904E-7</c:v>
                </c:pt>
                <c:pt idx="1251">
                  <c:v>6.0767833334241602E-7</c:v>
                </c:pt>
                <c:pt idx="1252">
                  <c:v>6.0018611600964667E-7</c:v>
                </c:pt>
                <c:pt idx="1253">
                  <c:v>5.9277884669007169E-7</c:v>
                </c:pt>
                <c:pt idx="1254">
                  <c:v>5.8545564179107199E-7</c:v>
                </c:pt>
                <c:pt idx="1255">
                  <c:v>5.7821562621520065E-7</c:v>
                </c:pt>
                <c:pt idx="1256">
                  <c:v>5.7105793328245351E-7</c:v>
                </c:pt>
                <c:pt idx="1257">
                  <c:v>5.639817046532202E-7</c:v>
                </c:pt>
                <c:pt idx="1258">
                  <c:v>5.5698609025200423E-7</c:v>
                </c:pt>
                <c:pt idx="1259">
                  <c:v>5.5007024819179081E-7</c:v>
                </c:pt>
                <c:pt idx="1260">
                  <c:v>5.4323334469914659E-7</c:v>
                </c:pt>
                <c:pt idx="1261">
                  <c:v>5.364745540400133E-7</c:v>
                </c:pt>
                <c:pt idx="1262">
                  <c:v>5.2979305844615386E-7</c:v>
                </c:pt>
                <c:pt idx="1263">
                  <c:v>5.2318804804231382E-7</c:v>
                </c:pt>
                <c:pt idx="1264">
                  <c:v>5.1665872077401483E-7</c:v>
                </c:pt>
                <c:pt idx="1265">
                  <c:v>5.1020428233607141E-7</c:v>
                </c:pt>
                <c:pt idx="1266">
                  <c:v>5.0382394610168174E-7</c:v>
                </c:pt>
                <c:pt idx="1267">
                  <c:v>4.9751693305224342E-7</c:v>
                </c:pt>
                <c:pt idx="1268">
                  <c:v>4.9128247170777417E-7</c:v>
                </c:pt>
                <c:pt idx="1269">
                  <c:v>4.8511979805799068E-7</c:v>
                </c:pt>
                <c:pt idx="1270">
                  <c:v>4.7902815549399168E-7</c:v>
                </c:pt>
                <c:pt idx="1271">
                  <c:v>4.7300679474060801E-7</c:v>
                </c:pt>
                <c:pt idx="1272">
                  <c:v>4.6705497378932642E-7</c:v>
                </c:pt>
                <c:pt idx="1273">
                  <c:v>4.6117195783186433E-7</c:v>
                </c:pt>
                <c:pt idx="1274">
                  <c:v>4.5535701919433382E-7</c:v>
                </c:pt>
                <c:pt idx="1275">
                  <c:v>4.4960943727199894E-7</c:v>
                </c:pt>
                <c:pt idx="1276">
                  <c:v>4.4392849846465944E-7</c:v>
                </c:pt>
                <c:pt idx="1277">
                  <c:v>4.3831349611257559E-7</c:v>
                </c:pt>
                <c:pt idx="1278">
                  <c:v>4.3276373043303315E-7</c:v>
                </c:pt>
                <c:pt idx="1279">
                  <c:v>4.2727850845744193E-7</c:v>
                </c:pt>
                <c:pt idx="1280">
                  <c:v>4.2185714396902306E-7</c:v>
                </c:pt>
                <c:pt idx="1281">
                  <c:v>4.16498957441063E-7</c:v>
                </c:pt>
                <c:pt idx="1282">
                  <c:v>4.1120327597574204E-7</c:v>
                </c:pt>
                <c:pt idx="1283">
                  <c:v>4.059694332434885E-7</c:v>
                </c:pt>
                <c:pt idx="1284">
                  <c:v>4.0079676942289858E-7</c:v>
                </c:pt>
                <c:pt idx="1285">
                  <c:v>3.9568463114121407E-7</c:v>
                </c:pt>
                <c:pt idx="1286">
                  <c:v>3.9063237141533453E-7</c:v>
                </c:pt>
                <c:pt idx="1287">
                  <c:v>3.8563934959332855E-7</c:v>
                </c:pt>
                <c:pt idx="1288">
                  <c:v>3.8070493129653221E-7</c:v>
                </c:pt>
                <c:pt idx="1289">
                  <c:v>3.7582848836212582E-7</c:v>
                </c:pt>
                <c:pt idx="1290">
                  <c:v>3.7100939878626106E-7</c:v>
                </c:pt>
                <c:pt idx="1291">
                  <c:v>3.6624704666767279E-7</c:v>
                </c:pt>
                <c:pt idx="1292">
                  <c:v>3.615408221518205E-7</c:v>
                </c:pt>
                <c:pt idx="1293">
                  <c:v>3.5689012137553648E-7</c:v>
                </c:pt>
                <c:pt idx="1294">
                  <c:v>3.5229434641214858E-7</c:v>
                </c:pt>
                <c:pt idx="1295">
                  <c:v>3.4775290521713401E-7</c:v>
                </c:pt>
                <c:pt idx="1296">
                  <c:v>3.4326521157421784E-7</c:v>
                </c:pt>
                <c:pt idx="1297">
                  <c:v>3.3883068504200973E-7</c:v>
                </c:pt>
                <c:pt idx="1298">
                  <c:v>3.3444875090107296E-7</c:v>
                </c:pt>
                <c:pt idx="1299">
                  <c:v>3.3011884010149469E-7</c:v>
                </c:pt>
                <c:pt idx="1300">
                  <c:v>3.2584038921092464E-7</c:v>
                </c:pt>
                <c:pt idx="1301">
                  <c:v>3.2161284036307301E-7</c:v>
                </c:pt>
                <c:pt idx="1302">
                  <c:v>3.1743564120667533E-7</c:v>
                </c:pt>
                <c:pt idx="1303">
                  <c:v>3.1330824485492049E-7</c:v>
                </c:pt>
                <c:pt idx="1304">
                  <c:v>3.0923010983531869E-7</c:v>
                </c:pt>
                <c:pt idx="1305">
                  <c:v>3.0520070004003301E-7</c:v>
                </c:pt>
                <c:pt idx="1306">
                  <c:v>3.0121948467665082E-7</c:v>
                </c:pt>
                <c:pt idx="1307">
                  <c:v>2.9728593821938018E-7</c:v>
                </c:pt>
                <c:pt idx="1308">
                  <c:v>2.9339954036071543E-7</c:v>
                </c:pt>
                <c:pt idx="1309">
                  <c:v>2.8955977596350118E-7</c:v>
                </c:pt>
                <c:pt idx="1310">
                  <c:v>2.8576613501344909E-7</c:v>
                </c:pt>
                <c:pt idx="1311">
                  <c:v>2.8201811257206484E-7</c:v>
                </c:pt>
                <c:pt idx="1312">
                  <c:v>2.7831520872999729E-7</c:v>
                </c:pt>
                <c:pt idx="1313">
                  <c:v>2.7465692856081016E-7</c:v>
                </c:pt>
                <c:pt idx="1314">
                  <c:v>2.7104278207516348E-7</c:v>
                </c:pt>
                <c:pt idx="1315">
                  <c:v>2.6747228417539678E-7</c:v>
                </c:pt>
                <c:pt idx="1316">
                  <c:v>2.639449546105191E-7</c:v>
                </c:pt>
                <c:pt idx="1317">
                  <c:v>2.6046031793161149E-7</c:v>
                </c:pt>
                <c:pt idx="1318">
                  <c:v>2.5701790344761046E-7</c:v>
                </c:pt>
                <c:pt idx="1319">
                  <c:v>2.536172451814861E-7</c:v>
                </c:pt>
                <c:pt idx="1320">
                  <c:v>2.5025788182682852E-7</c:v>
                </c:pt>
                <c:pt idx="1321">
                  <c:v>2.4693935670479458E-7</c:v>
                </c:pt>
                <c:pt idx="1322">
                  <c:v>2.4366121772144996E-7</c:v>
                </c:pt>
                <c:pt idx="1323">
                  <c:v>2.4042301732549461E-7</c:v>
                </c:pt>
                <c:pt idx="1324">
                  <c:v>2.3722431246634987E-7</c:v>
                </c:pt>
                <c:pt idx="1325">
                  <c:v>2.3406466455263137E-7</c:v>
                </c:pt>
                <c:pt idx="1326">
                  <c:v>2.309436394109709E-7</c:v>
                </c:pt>
                <c:pt idx="1327">
                  <c:v>2.2786080724523411E-7</c:v>
                </c:pt>
                <c:pt idx="1328">
                  <c:v>2.2481574259605921E-7</c:v>
                </c:pt>
                <c:pt idx="1329">
                  <c:v>2.218080243007912E-7</c:v>
                </c:pt>
                <c:pt idx="1330">
                  <c:v>2.1883723545374819E-7</c:v>
                </c:pt>
                <c:pt idx="1331">
                  <c:v>2.1590296336684441E-7</c:v>
                </c:pt>
                <c:pt idx="1332">
                  <c:v>2.1300479953056612E-7</c:v>
                </c:pt>
                <c:pt idx="1333">
                  <c:v>2.1014233957528576E-7</c:v>
                </c:pt>
                <c:pt idx="1334">
                  <c:v>2.0731518323291982E-7</c:v>
                </c:pt>
                <c:pt idx="1335">
                  <c:v>2.0452293429892786E-7</c:v>
                </c:pt>
                <c:pt idx="1336">
                  <c:v>2.0176520059464468E-7</c:v>
                </c:pt>
                <c:pt idx="1337">
                  <c:v>1.9904159392994802E-7</c:v>
                </c:pt>
                <c:pt idx="1338">
                  <c:v>1.9635173006624969E-7</c:v>
                </c:pt>
                <c:pt idx="1339">
                  <c:v>1.9369522867981503E-7</c:v>
                </c:pt>
                <c:pt idx="1340">
                  <c:v>1.9107171332541168E-7</c:v>
                </c:pt>
                <c:pt idx="1341">
                  <c:v>1.884808114002699E-7</c:v>
                </c:pt>
                <c:pt idx="1342">
                  <c:v>1.8592215410836542E-7</c:v>
                </c:pt>
                <c:pt idx="1343">
                  <c:v>1.8339537642501588E-7</c:v>
                </c:pt>
                <c:pt idx="1344">
                  <c:v>1.80900117061788E-7</c:v>
                </c:pt>
                <c:pt idx="1345">
                  <c:v>1.7843601843171624E-7</c:v>
                </c:pt>
                <c:pt idx="1346">
                  <c:v>1.7600272661482109E-7</c:v>
                </c:pt>
                <c:pt idx="1347">
                  <c:v>1.7359989132393938E-7</c:v>
                </c:pt>
                <c:pt idx="1348">
                  <c:v>1.7122716587084907E-7</c:v>
                </c:pt>
                <c:pt idx="1349">
                  <c:v>1.6888420713269295E-7</c:v>
                </c:pt>
                <c:pt idx="1350">
                  <c:v>1.6657067551869317E-7</c:v>
                </c:pt>
                <c:pt idx="1351">
                  <c:v>1.6428623493717215E-7</c:v>
                </c:pt>
                <c:pt idx="1352">
                  <c:v>1.620305527628444E-7</c:v>
                </c:pt>
                <c:pt idx="1353">
                  <c:v>1.5980329980441032E-7</c:v>
                </c:pt>
                <c:pt idx="1354">
                  <c:v>1.5760415027242787E-7</c:v>
                </c:pt>
                <c:pt idx="1355">
                  <c:v>1.5543278174746228E-7</c:v>
                </c:pt>
                <c:pt idx="1356">
                  <c:v>1.532888751485296E-7</c:v>
                </c:pt>
                <c:pt idx="1357">
                  <c:v>1.5117211470179609E-7</c:v>
                </c:pt>
                <c:pt idx="1358">
                  <c:v>1.4908218790957331E-7</c:v>
                </c:pt>
                <c:pt idx="1359">
                  <c:v>1.4701878551957E-7</c:v>
                </c:pt>
                <c:pt idx="1360">
                  <c:v>1.4498160149441901E-7</c:v>
                </c:pt>
                <c:pt idx="1361">
                  <c:v>1.4297033298147354E-7</c:v>
                </c:pt>
                <c:pt idx="1362">
                  <c:v>1.4098468028286387E-7</c:v>
                </c:pt>
                <c:pt idx="1363">
                  <c:v>1.3902434682582057E-7</c:v>
                </c:pt>
                <c:pt idx="1364">
                  <c:v>1.3708903913325056E-7</c:v>
                </c:pt>
                <c:pt idx="1365">
                  <c:v>1.3517846679458058E-7</c:v>
                </c:pt>
                <c:pt idx="1366">
                  <c:v>1.332923424368521E-7</c:v>
                </c:pt>
                <c:pt idx="1367">
                  <c:v>1.314303816960604E-7</c:v>
                </c:pt>
                <c:pt idx="1368">
                  <c:v>1.2959230318876148E-7</c:v>
                </c:pt>
                <c:pt idx="1369">
                  <c:v>1.2777782848391681E-7</c:v>
                </c:pt>
                <c:pt idx="1370">
                  <c:v>1.2598668207498326E-7</c:v>
                </c:pt>
                <c:pt idx="1371">
                  <c:v>1.2421859135225462E-7</c:v>
                </c:pt>
                <c:pt idx="1372">
                  <c:v>1.2247328657543696E-7</c:v>
                </c:pt>
                <c:pt idx="1373">
                  <c:v>1.2075050084647365E-7</c:v>
                </c:pt>
                <c:pt idx="1374">
                  <c:v>1.1904997008259775E-7</c:v>
                </c:pt>
                <c:pt idx="1375">
                  <c:v>1.1737143298963006E-7</c:v>
                </c:pt>
                <c:pt idx="1376">
                  <c:v>1.1571463103550117E-7</c:v>
                </c:pt>
                <c:pt idx="1377">
                  <c:v>1.1407930842401452E-7</c:v>
                </c:pt>
                <c:pt idx="1378">
                  <c:v>1.1246521206883626E-7</c:v>
                </c:pt>
                <c:pt idx="1379">
                  <c:v>1.1087209156770279E-7</c:v>
                </c:pt>
                <c:pt idx="1380">
                  <c:v>1.0929969917687275E-7</c:v>
                </c:pt>
                <c:pt idx="1381">
                  <c:v>1.0774778978578527E-7</c:v>
                </c:pt>
                <c:pt idx="1382">
                  <c:v>1.0621612089195125E-7</c:v>
                </c:pt>
                <c:pt idx="1383">
                  <c:v>1.0470445257605665E-7</c:v>
                </c:pt>
                <c:pt idx="1384">
                  <c:v>1.0321254747728996E-7</c:v>
                </c:pt>
                <c:pt idx="1385">
                  <c:v>1.0174017076888181E-7</c:v>
                </c:pt>
                <c:pt idx="1386">
                  <c:v>1.0028709013386285E-7</c:v>
                </c:pt>
                <c:pt idx="1387">
                  <c:v>9.8853075741023094E-8</c:v>
                </c:pt>
                <c:pt idx="1388">
                  <c:v>9.7437900221097275E-8</c:v>
                </c:pt>
                <c:pt idx="1389">
                  <c:v>9.6041338643147499E-8</c:v>
                </c:pt>
                <c:pt idx="1390">
                  <c:v>9.466316849115656E-8</c:v>
                </c:pt>
                <c:pt idx="1391">
                  <c:v>9.330316964082487E-8</c:v>
                </c:pt>
                <c:pt idx="1392">
                  <c:v>9.196112433657173E-8</c:v>
                </c:pt>
                <c:pt idx="1393">
                  <c:v>9.063681716873941E-8</c:v>
                </c:pt>
                <c:pt idx="1394">
                  <c:v>8.9330035050993793E-8</c:v>
                </c:pt>
                <c:pt idx="1395">
                  <c:v>8.8040567197924566E-8</c:v>
                </c:pt>
                <c:pt idx="1396">
                  <c:v>8.6768205102842838E-8</c:v>
                </c:pt>
                <c:pt idx="1397">
                  <c:v>8.5512742515769833E-8</c:v>
                </c:pt>
                <c:pt idx="1398">
                  <c:v>8.4273975421624036E-8</c:v>
                </c:pt>
                <c:pt idx="1399">
                  <c:v>8.3051702018594305E-8</c:v>
                </c:pt>
                <c:pt idx="1400">
                  <c:v>8.1845722696706941E-8</c:v>
                </c:pt>
                <c:pt idx="1401">
                  <c:v>8.0655840016575554E-8</c:v>
                </c:pt>
                <c:pt idx="1402">
                  <c:v>7.9481858688343956E-8</c:v>
                </c:pt>
                <c:pt idx="1403">
                  <c:v>7.8323585550809522E-8</c:v>
                </c:pt>
                <c:pt idx="1404">
                  <c:v>7.718082955072949E-8</c:v>
                </c:pt>
                <c:pt idx="1405">
                  <c:v>7.6053401722310415E-8</c:v>
                </c:pt>
                <c:pt idx="1406">
                  <c:v>7.4941115166879721E-8</c:v>
                </c:pt>
                <c:pt idx="1407">
                  <c:v>7.3843785032732222E-8</c:v>
                </c:pt>
                <c:pt idx="1408">
                  <c:v>7.2761228495155495E-8</c:v>
                </c:pt>
                <c:pt idx="1409">
                  <c:v>7.1693264736629135E-8</c:v>
                </c:pt>
                <c:pt idx="1410">
                  <c:v>7.0639714927203819E-8</c:v>
                </c:pt>
                <c:pt idx="1411">
                  <c:v>6.9600402205045213E-8</c:v>
                </c:pt>
                <c:pt idx="1412">
                  <c:v>6.857515165715399E-8</c:v>
                </c:pt>
                <c:pt idx="1413">
                  <c:v>6.7563790300254467E-8</c:v>
                </c:pt>
                <c:pt idx="1414">
                  <c:v>6.6566147061850232E-8</c:v>
                </c:pt>
                <c:pt idx="1415">
                  <c:v>6.5582052761450407E-8</c:v>
                </c:pt>
                <c:pt idx="1416">
                  <c:v>6.4611340091956277E-8</c:v>
                </c:pt>
                <c:pt idx="1417">
                  <c:v>6.3653843601215272E-8</c:v>
                </c:pt>
                <c:pt idx="1418">
                  <c:v>6.2709399673738226E-8</c:v>
                </c:pt>
                <c:pt idx="1419">
                  <c:v>6.1777846512574573E-8</c:v>
                </c:pt>
                <c:pt idx="1420">
                  <c:v>6.0859024121352065E-8</c:v>
                </c:pt>
                <c:pt idx="1421">
                  <c:v>5.9952774286469529E-8</c:v>
                </c:pt>
                <c:pt idx="1422">
                  <c:v>5.9058940559453344E-8</c:v>
                </c:pt>
                <c:pt idx="1423">
                  <c:v>5.8177368239464992E-8</c:v>
                </c:pt>
                <c:pt idx="1424">
                  <c:v>5.7307904355964943E-8</c:v>
                </c:pt>
                <c:pt idx="1425">
                  <c:v>5.6450397651530044E-8</c:v>
                </c:pt>
                <c:pt idx="1426">
                  <c:v>5.5604698564824787E-8</c:v>
                </c:pt>
                <c:pt idx="1427">
                  <c:v>5.4770659213718326E-8</c:v>
                </c:pt>
                <c:pt idx="1428">
                  <c:v>5.3948133378556098E-8</c:v>
                </c:pt>
                <c:pt idx="1429">
                  <c:v>5.3136976485579504E-8</c:v>
                </c:pt>
                <c:pt idx="1430">
                  <c:v>5.2337045590488173E-8</c:v>
                </c:pt>
                <c:pt idx="1431">
                  <c:v>5.1548199362152166E-8</c:v>
                </c:pt>
                <c:pt idx="1432">
                  <c:v>5.0770298066470407E-8</c:v>
                </c:pt>
                <c:pt idx="1433">
                  <c:v>5.0003203550365484E-8</c:v>
                </c:pt>
                <c:pt idx="1434">
                  <c:v>4.924677922592928E-8</c:v>
                </c:pt>
                <c:pt idx="1435">
                  <c:v>4.8500890054702926E-8</c:v>
                </c:pt>
                <c:pt idx="1436">
                  <c:v>4.7765402532100844E-8</c:v>
                </c:pt>
                <c:pt idx="1437">
                  <c:v>4.7040184671971085E-8</c:v>
                </c:pt>
                <c:pt idx="1438">
                  <c:v>4.6325105991295433E-8</c:v>
                </c:pt>
                <c:pt idx="1439">
                  <c:v>4.5620037495024057E-8</c:v>
                </c:pt>
                <c:pt idx="1440">
                  <c:v>4.4924851661045809E-8</c:v>
                </c:pt>
                <c:pt idx="1441">
                  <c:v>4.4239422425294044E-8</c:v>
                </c:pt>
                <c:pt idx="1442">
                  <c:v>4.356362516698497E-8</c:v>
                </c:pt>
                <c:pt idx="1443">
                  <c:v>4.2897336693987002E-8</c:v>
                </c:pt>
                <c:pt idx="1444">
                  <c:v>4.2240435228321307E-8</c:v>
                </c:pt>
                <c:pt idx="1445">
                  <c:v>4.1592800391794113E-8</c:v>
                </c:pt>
                <c:pt idx="1446">
                  <c:v>4.0954313191756342E-8</c:v>
                </c:pt>
                <c:pt idx="1447">
                  <c:v>4.0324856006988517E-8</c:v>
                </c:pt>
                <c:pt idx="1448">
                  <c:v>3.970431257371805E-8</c:v>
                </c:pt>
                <c:pt idx="1449">
                  <c:v>3.9092567971756559E-8</c:v>
                </c:pt>
                <c:pt idx="1450">
                  <c:v>3.8489508610765664E-8</c:v>
                </c:pt>
                <c:pt idx="1451">
                  <c:v>3.7895022216643734E-8</c:v>
                </c:pt>
                <c:pt idx="1452">
                  <c:v>3.7308997818036312E-8</c:v>
                </c:pt>
                <c:pt idx="1453">
                  <c:v>3.6731325732968884E-8</c:v>
                </c:pt>
                <c:pt idx="1454">
                  <c:v>3.616189755559847E-8</c:v>
                </c:pt>
                <c:pt idx="1455">
                  <c:v>3.5600606143085883E-8</c:v>
                </c:pt>
                <c:pt idx="1456">
                  <c:v>3.5047345602585939E-8</c:v>
                </c:pt>
                <c:pt idx="1457">
                  <c:v>3.4502011278356209E-8</c:v>
                </c:pt>
                <c:pt idx="1458">
                  <c:v>3.396449973898143E-8</c:v>
                </c:pt>
                <c:pt idx="1459">
                  <c:v>3.3434708764715024E-8</c:v>
                </c:pt>
                <c:pt idx="1460">
                  <c:v>3.2912537334931677E-8</c:v>
                </c:pt>
                <c:pt idx="1461">
                  <c:v>3.2397885615699663E-8</c:v>
                </c:pt>
                <c:pt idx="1462">
                  <c:v>3.1890654947459972E-8</c:v>
                </c:pt>
                <c:pt idx="1463">
                  <c:v>3.1390747832821834E-8</c:v>
                </c:pt>
                <c:pt idx="1464">
                  <c:v>3.0898067924466629E-8</c:v>
                </c:pt>
                <c:pt idx="1465">
                  <c:v>3.0412520013163416E-8</c:v>
                </c:pt>
                <c:pt idx="1466">
                  <c:v>2.9934010015892937E-8</c:v>
                </c:pt>
                <c:pt idx="1467">
                  <c:v>2.9462444964079641E-8</c:v>
                </c:pt>
                <c:pt idx="1468">
                  <c:v>2.8997732991931813E-8</c:v>
                </c:pt>
                <c:pt idx="1469">
                  <c:v>2.853978332488896E-8</c:v>
                </c:pt>
                <c:pt idx="1470">
                  <c:v>2.8088506268172063E-8</c:v>
                </c:pt>
                <c:pt idx="1471">
                  <c:v>2.764381319544284E-8</c:v>
                </c:pt>
                <c:pt idx="1472">
                  <c:v>2.7205616537562401E-8</c:v>
                </c:pt>
                <c:pt idx="1473">
                  <c:v>2.6773829771457075E-8</c:v>
                </c:pt>
                <c:pt idx="1474">
                  <c:v>2.6348367409084147E-8</c:v>
                </c:pt>
                <c:pt idx="1475">
                  <c:v>2.5929144986499476E-8</c:v>
                </c:pt>
                <c:pt idx="1476">
                  <c:v>2.5516079053025841E-8</c:v>
                </c:pt>
                <c:pt idx="1477">
                  <c:v>2.5109087160521834E-8</c:v>
                </c:pt>
                <c:pt idx="1478">
                  <c:v>2.4708087852747955E-8</c:v>
                </c:pt>
                <c:pt idx="1479">
                  <c:v>2.4313000654832758E-8</c:v>
                </c:pt>
                <c:pt idx="1480">
                  <c:v>2.3923746062835288E-8</c:v>
                </c:pt>
                <c:pt idx="1481">
                  <c:v>2.3540245533404274E-8</c:v>
                </c:pt>
                <c:pt idx="1482">
                  <c:v>2.3162421473533456E-8</c:v>
                </c:pt>
                <c:pt idx="1483">
                  <c:v>2.2790197230411753E-8</c:v>
                </c:pt>
                <c:pt idx="1484">
                  <c:v>2.2423497081366466E-8</c:v>
                </c:pt>
                <c:pt idx="1485">
                  <c:v>2.2062246223902335E-8</c:v>
                </c:pt>
                <c:pt idx="1486">
                  <c:v>2.1706370765831712E-8</c:v>
                </c:pt>
                <c:pt idx="1487">
                  <c:v>2.1355797715496636E-8</c:v>
                </c:pt>
                <c:pt idx="1488">
                  <c:v>2.1010454972081894E-8</c:v>
                </c:pt>
                <c:pt idx="1489">
                  <c:v>2.0670271316020448E-8</c:v>
                </c:pt>
                <c:pt idx="1490">
                  <c:v>2.0335176399485622E-8</c:v>
                </c:pt>
                <c:pt idx="1491">
                  <c:v>2.0005100736975093E-8</c:v>
                </c:pt>
                <c:pt idx="1492">
                  <c:v>1.9679975695980791E-8</c:v>
                </c:pt>
                <c:pt idx="1493">
                  <c:v>1.9359733487747876E-8</c:v>
                </c:pt>
                <c:pt idx="1494">
                  <c:v>1.9044307158120028E-8</c:v>
                </c:pt>
              </c:numCache>
            </c:numRef>
          </c:yVal>
        </c:ser>
        <c:ser>
          <c:idx val="2"/>
          <c:order val="1"/>
          <c:tx>
            <c:strRef>
              <c:f>east_coast!$H$9</c:f>
              <c:strCache>
                <c:ptCount val="1"/>
                <c:pt idx="0">
                  <c:v>RMS</c:v>
                </c:pt>
              </c:strCache>
            </c:strRef>
          </c:tx>
          <c:spPr>
            <a:ln w="50800">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east_coast!$H$10:$H$2000</c:f>
              <c:numCache>
                <c:formatCode>General</c:formatCode>
                <c:ptCount val="1991"/>
                <c:pt idx="0">
                  <c:v>0.99988021819893869</c:v>
                </c:pt>
                <c:pt idx="1">
                  <c:v>0.99954945671411255</c:v>
                </c:pt>
                <c:pt idx="2">
                  <c:v>0.99898718529468866</c:v>
                </c:pt>
                <c:pt idx="3">
                  <c:v>0.99826677813294351</c:v>
                </c:pt>
                <c:pt idx="4">
                  <c:v>0.99737258998950129</c:v>
                </c:pt>
                <c:pt idx="5">
                  <c:v>0.99631713045449488</c:v>
                </c:pt>
                <c:pt idx="6">
                  <c:v>0.99510492146419904</c:v>
                </c:pt>
                <c:pt idx="7">
                  <c:v>0.9937350718340936</c:v>
                </c:pt>
                <c:pt idx="8">
                  <c:v>0.99219553406972061</c:v>
                </c:pt>
                <c:pt idx="9">
                  <c:v>0.99050713548341607</c:v>
                </c:pt>
                <c:pt idx="10">
                  <c:v>0.98865650830735685</c:v>
                </c:pt>
                <c:pt idx="11">
                  <c:v>0.98669039021867655</c:v>
                </c:pt>
                <c:pt idx="12">
                  <c:v>0.98453217235534929</c:v>
                </c:pt>
                <c:pt idx="13">
                  <c:v>0.98227516503747137</c:v>
                </c:pt>
                <c:pt idx="14">
                  <c:v>0.97986969297967275</c:v>
                </c:pt>
                <c:pt idx="15">
                  <c:v>0.9772815941086237</c:v>
                </c:pt>
                <c:pt idx="16">
                  <c:v>0.9745951678786996</c:v>
                </c:pt>
                <c:pt idx="17">
                  <c:v>0.97179404290017291</c:v>
                </c:pt>
                <c:pt idx="18">
                  <c:v>0.96890353541481566</c:v>
                </c:pt>
                <c:pt idx="19">
                  <c:v>0.96590780214224914</c:v>
                </c:pt>
                <c:pt idx="20">
                  <c:v>0.96280278324187585</c:v>
                </c:pt>
                <c:pt idx="21">
                  <c:v>0.95955672613926057</c:v>
                </c:pt>
                <c:pt idx="22">
                  <c:v>0.95624818709963533</c:v>
                </c:pt>
                <c:pt idx="23">
                  <c:v>0.95281600445935533</c:v>
                </c:pt>
                <c:pt idx="24">
                  <c:v>0.94928252384512657</c:v>
                </c:pt>
                <c:pt idx="25">
                  <c:v>0.94563322224993362</c:v>
                </c:pt>
                <c:pt idx="26">
                  <c:v>0.94194130883187721</c:v>
                </c:pt>
                <c:pt idx="27">
                  <c:v>0.93422645645626223</c:v>
                </c:pt>
                <c:pt idx="28">
                  <c:v>0.93422645645626223</c:v>
                </c:pt>
                <c:pt idx="29">
                  <c:v>0.93023695342167989</c:v>
                </c:pt>
                <c:pt idx="30">
                  <c:v>0.92615625250439482</c:v>
                </c:pt>
                <c:pt idx="31">
                  <c:v>0.9219839576223936</c:v>
                </c:pt>
                <c:pt idx="32">
                  <c:v>0.91765435216892632</c:v>
                </c:pt>
                <c:pt idx="33">
                  <c:v>0.91325582844579245</c:v>
                </c:pt>
                <c:pt idx="34">
                  <c:v>0.90879406362846371</c:v>
                </c:pt>
                <c:pt idx="35">
                  <c:v>0.90424106792159564</c:v>
                </c:pt>
                <c:pt idx="36">
                  <c:v>0.89953990453631349</c:v>
                </c:pt>
                <c:pt idx="37">
                  <c:v>0.89473219509045676</c:v>
                </c:pt>
                <c:pt idx="38">
                  <c:v>0.88991719113425727</c:v>
                </c:pt>
                <c:pt idx="39">
                  <c:v>0.88502587537754862</c:v>
                </c:pt>
                <c:pt idx="40">
                  <c:v>0.8800167912366571</c:v>
                </c:pt>
                <c:pt idx="41">
                  <c:v>0.87489132499862365</c:v>
                </c:pt>
                <c:pt idx="42">
                  <c:v>0.86972410511541265</c:v>
                </c:pt>
                <c:pt idx="43">
                  <c:v>0.86452216204269527</c:v>
                </c:pt>
                <c:pt idx="44">
                  <c:v>0.8592043979890126</c:v>
                </c:pt>
                <c:pt idx="45">
                  <c:v>0.85375024969670121</c:v>
                </c:pt>
                <c:pt idx="46">
                  <c:v>0.84818866415929162</c:v>
                </c:pt>
                <c:pt idx="47">
                  <c:v>0.8426104761843165</c:v>
                </c:pt>
                <c:pt idx="48">
                  <c:v>0.83699122770767964</c:v>
                </c:pt>
                <c:pt idx="49">
                  <c:v>0.83129682266972871</c:v>
                </c:pt>
                <c:pt idx="50">
                  <c:v>0.82545933300581764</c:v>
                </c:pt>
                <c:pt idx="51">
                  <c:v>0.81953487033397265</c:v>
                </c:pt>
                <c:pt idx="52">
                  <c:v>0.81358690679622436</c:v>
                </c:pt>
                <c:pt idx="53">
                  <c:v>0.80755850560370224</c:v>
                </c:pt>
                <c:pt idx="54">
                  <c:v>0.80127542367902482</c:v>
                </c:pt>
                <c:pt idx="55">
                  <c:v>0.78804753881900769</c:v>
                </c:pt>
                <c:pt idx="56">
                  <c:v>0.7811783215338306</c:v>
                </c:pt>
                <c:pt idx="57">
                  <c:v>0.7811783215338306</c:v>
                </c:pt>
                <c:pt idx="58">
                  <c:v>0.77421856650263154</c:v>
                </c:pt>
                <c:pt idx="59">
                  <c:v>0.76704505921360244</c:v>
                </c:pt>
                <c:pt idx="60">
                  <c:v>0.75982623354130874</c:v>
                </c:pt>
                <c:pt idx="61">
                  <c:v>0.75245432217231445</c:v>
                </c:pt>
                <c:pt idx="62">
                  <c:v>0.7450833349946776</c:v>
                </c:pt>
                <c:pt idx="63">
                  <c:v>0.73752820268942498</c:v>
                </c:pt>
                <c:pt idx="64">
                  <c:v>0.73005991136476889</c:v>
                </c:pt>
                <c:pt idx="65">
                  <c:v>0.72251854290934647</c:v>
                </c:pt>
                <c:pt idx="66">
                  <c:v>0.71488086051193067</c:v>
                </c:pt>
                <c:pt idx="67">
                  <c:v>0.70725242002807165</c:v>
                </c:pt>
                <c:pt idx="68">
                  <c:v>0.69944039553277582</c:v>
                </c:pt>
                <c:pt idx="69">
                  <c:v>0.69151591675359692</c:v>
                </c:pt>
                <c:pt idx="70">
                  <c:v>0.68353129952262859</c:v>
                </c:pt>
                <c:pt idx="71">
                  <c:v>0.67550509368065803</c:v>
                </c:pt>
                <c:pt idx="72">
                  <c:v>0.66727176995451265</c:v>
                </c:pt>
                <c:pt idx="73">
                  <c:v>0.65902900627381</c:v>
                </c:pt>
                <c:pt idx="74">
                  <c:v>0.65065236687386663</c:v>
                </c:pt>
                <c:pt idx="75">
                  <c:v>0.6421353494083657</c:v>
                </c:pt>
                <c:pt idx="76">
                  <c:v>0.63337193592607832</c:v>
                </c:pt>
                <c:pt idx="77">
                  <c:v>0.62474097886915803</c:v>
                </c:pt>
                <c:pt idx="78">
                  <c:v>0.61591868119477977</c:v>
                </c:pt>
                <c:pt idx="79">
                  <c:v>0.60721986208688605</c:v>
                </c:pt>
                <c:pt idx="80">
                  <c:v>0.59848163281903843</c:v>
                </c:pt>
                <c:pt idx="81">
                  <c:v>0.58992754867880903</c:v>
                </c:pt>
                <c:pt idx="82">
                  <c:v>0.58123021487845106</c:v>
                </c:pt>
                <c:pt idx="83">
                  <c:v>0.57280439529565452</c:v>
                </c:pt>
                <c:pt idx="84">
                  <c:v>0.564377915576177</c:v>
                </c:pt>
                <c:pt idx="85">
                  <c:v>0.55607970041413124</c:v>
                </c:pt>
                <c:pt idx="86">
                  <c:v>0.5479557613362962</c:v>
                </c:pt>
                <c:pt idx="87">
                  <c:v>0.53986373986706537</c:v>
                </c:pt>
                <c:pt idx="88">
                  <c:v>0.53181403315919495</c:v>
                </c:pt>
                <c:pt idx="89">
                  <c:v>0.5239475803944158</c:v>
                </c:pt>
                <c:pt idx="90">
                  <c:v>0.51623411430583521</c:v>
                </c:pt>
                <c:pt idx="91">
                  <c:v>0.50845978361511712</c:v>
                </c:pt>
                <c:pt idx="92">
                  <c:v>0.50084474390591516</c:v>
                </c:pt>
                <c:pt idx="93">
                  <c:v>0.49340592768413888</c:v>
                </c:pt>
                <c:pt idx="94">
                  <c:v>0.48608897269397522</c:v>
                </c:pt>
                <c:pt idx="95">
                  <c:v>0.47870507984419192</c:v>
                </c:pt>
                <c:pt idx="96">
                  <c:v>0.47151048118815175</c:v>
                </c:pt>
                <c:pt idx="97">
                  <c:v>0.46448141180527786</c:v>
                </c:pt>
                <c:pt idx="98">
                  <c:v>0.45761077522623267</c:v>
                </c:pt>
                <c:pt idx="99">
                  <c:v>0.45070478832783339</c:v>
                </c:pt>
                <c:pt idx="100">
                  <c:v>0.44395188712613326</c:v>
                </c:pt>
                <c:pt idx="101">
                  <c:v>0.43739273604078288</c:v>
                </c:pt>
                <c:pt idx="102">
                  <c:v>0.43094399281560125</c:v>
                </c:pt>
                <c:pt idx="103">
                  <c:v>0.42458242063935892</c:v>
                </c:pt>
                <c:pt idx="104">
                  <c:v>0.41822824199396197</c:v>
                </c:pt>
                <c:pt idx="105">
                  <c:v>0.41202632387441196</c:v>
                </c:pt>
                <c:pt idx="106">
                  <c:v>0.40602604450456681</c:v>
                </c:pt>
                <c:pt idx="107">
                  <c:v>0.40014373155990696</c:v>
                </c:pt>
                <c:pt idx="108">
                  <c:v>0.39435954793311923</c:v>
                </c:pt>
                <c:pt idx="109">
                  <c:v>0.38852836257452877</c:v>
                </c:pt>
                <c:pt idx="110">
                  <c:v>0.38282349437015734</c:v>
                </c:pt>
                <c:pt idx="111">
                  <c:v>0.37187162876447988</c:v>
                </c:pt>
                <c:pt idx="112">
                  <c:v>0.3665698400185155</c:v>
                </c:pt>
                <c:pt idx="113">
                  <c:v>0.3612356385614347</c:v>
                </c:pt>
                <c:pt idx="114">
                  <c:v>0.35593408086331091</c:v>
                </c:pt>
                <c:pt idx="115">
                  <c:v>0.35593408086331091</c:v>
                </c:pt>
                <c:pt idx="116">
                  <c:v>0.35079567594629602</c:v>
                </c:pt>
                <c:pt idx="117">
                  <c:v>0.34584574005216928</c:v>
                </c:pt>
                <c:pt idx="118">
                  <c:v>0.34095729589002882</c:v>
                </c:pt>
                <c:pt idx="119">
                  <c:v>0.33614816715030565</c:v>
                </c:pt>
                <c:pt idx="120">
                  <c:v>0.33132276604135552</c:v>
                </c:pt>
                <c:pt idx="121">
                  <c:v>0.32654439967104154</c:v>
                </c:pt>
                <c:pt idx="122">
                  <c:v>0.32189360471464451</c:v>
                </c:pt>
                <c:pt idx="123">
                  <c:v>0.31736985306281745</c:v>
                </c:pt>
                <c:pt idx="124">
                  <c:v>0.31289485250500088</c:v>
                </c:pt>
                <c:pt idx="125">
                  <c:v>0.3083183559322335</c:v>
                </c:pt>
                <c:pt idx="126">
                  <c:v>0.3038281722307179</c:v>
                </c:pt>
                <c:pt idx="127">
                  <c:v>0.29943331226617126</c:v>
                </c:pt>
                <c:pt idx="128">
                  <c:v>0.29490665601294147</c:v>
                </c:pt>
                <c:pt idx="129">
                  <c:v>0.29060659167601982</c:v>
                </c:pt>
                <c:pt idx="130">
                  <c:v>0.28631603330732897</c:v>
                </c:pt>
                <c:pt idx="131">
                  <c:v>0.28199094979013595</c:v>
                </c:pt>
                <c:pt idx="132">
                  <c:v>0.27787334723229168</c:v>
                </c:pt>
                <c:pt idx="133">
                  <c:v>0.27373376212291506</c:v>
                </c:pt>
                <c:pt idx="134">
                  <c:v>0.26961955926898584</c:v>
                </c:pt>
                <c:pt idx="135">
                  <c:v>0.26566068657647701</c:v>
                </c:pt>
                <c:pt idx="136">
                  <c:v>0.26172059477258885</c:v>
                </c:pt>
                <c:pt idx="137">
                  <c:v>0.25777888563382878</c:v>
                </c:pt>
                <c:pt idx="138">
                  <c:v>0.25402567852478991</c:v>
                </c:pt>
                <c:pt idx="139">
                  <c:v>0.25030392692867842</c:v>
                </c:pt>
                <c:pt idx="140">
                  <c:v>0.24652946341845974</c:v>
                </c:pt>
                <c:pt idx="141">
                  <c:v>0.24292887991044321</c:v>
                </c:pt>
                <c:pt idx="142">
                  <c:v>0.23942005540131125</c:v>
                </c:pt>
                <c:pt idx="143">
                  <c:v>0.23591509269177247</c:v>
                </c:pt>
                <c:pt idx="144">
                  <c:v>0.2324001949251597</c:v>
                </c:pt>
                <c:pt idx="145">
                  <c:v>0.22904911007633996</c:v>
                </c:pt>
                <c:pt idx="146">
                  <c:v>0.22573565301842879</c:v>
                </c:pt>
                <c:pt idx="147">
                  <c:v>0.22246286038016744</c:v>
                </c:pt>
                <c:pt idx="148">
                  <c:v>0.21917125384645167</c:v>
                </c:pt>
                <c:pt idx="149">
                  <c:v>0.21593331642503291</c:v>
                </c:pt>
                <c:pt idx="150">
                  <c:v>0.21276812606603854</c:v>
                </c:pt>
                <c:pt idx="151">
                  <c:v>0.20956530791613495</c:v>
                </c:pt>
                <c:pt idx="152">
                  <c:v>0.20643513780815376</c:v>
                </c:pt>
                <c:pt idx="153">
                  <c:v>0.20339029036640138</c:v>
                </c:pt>
                <c:pt idx="154">
                  <c:v>0.20031306322036591</c:v>
                </c:pt>
                <c:pt idx="155">
                  <c:v>0.19734822434454688</c:v>
                </c:pt>
                <c:pt idx="156">
                  <c:v>0.19446415319184701</c:v>
                </c:pt>
                <c:pt idx="157">
                  <c:v>0.19150703791521442</c:v>
                </c:pt>
                <c:pt idx="158">
                  <c:v>0.18864263883565621</c:v>
                </c:pt>
                <c:pt idx="159">
                  <c:v>0.18587145105568398</c:v>
                </c:pt>
                <c:pt idx="160">
                  <c:v>0.18308567425502589</c:v>
                </c:pt>
                <c:pt idx="161">
                  <c:v>0.18033452162337116</c:v>
                </c:pt>
                <c:pt idx="162">
                  <c:v>0.17765591801313638</c:v>
                </c:pt>
                <c:pt idx="163">
                  <c:v>0.17502349096385106</c:v>
                </c:pt>
                <c:pt idx="164">
                  <c:v>0.17236026853832168</c:v>
                </c:pt>
                <c:pt idx="165">
                  <c:v>0.16976177251452271</c:v>
                </c:pt>
                <c:pt idx="166">
                  <c:v>0.16722569241406571</c:v>
                </c:pt>
                <c:pt idx="167">
                  <c:v>0.16473582188139257</c:v>
                </c:pt>
                <c:pt idx="168">
                  <c:v>0.16221578310232349</c:v>
                </c:pt>
                <c:pt idx="169">
                  <c:v>0.15976951459753688</c:v>
                </c:pt>
                <c:pt idx="170">
                  <c:v>0.15735780424808518</c:v>
                </c:pt>
                <c:pt idx="171">
                  <c:v>0.1549920724185784</c:v>
                </c:pt>
                <c:pt idx="172">
                  <c:v>0.15261690063451019</c:v>
                </c:pt>
                <c:pt idx="173">
                  <c:v>0.15028519885099306</c:v>
                </c:pt>
                <c:pt idx="174">
                  <c:v>0.14802132611161406</c:v>
                </c:pt>
                <c:pt idx="175">
                  <c:v>0.14579039419269899</c:v>
                </c:pt>
                <c:pt idx="176">
                  <c:v>0.1435892674450033</c:v>
                </c:pt>
                <c:pt idx="177">
                  <c:v>0.14138850377248321</c:v>
                </c:pt>
                <c:pt idx="178">
                  <c:v>0.13922705123941323</c:v>
                </c:pt>
                <c:pt idx="179">
                  <c:v>0.13711398672517941</c:v>
                </c:pt>
                <c:pt idx="180">
                  <c:v>0.135038550001855</c:v>
                </c:pt>
                <c:pt idx="181">
                  <c:v>0.13299430473678461</c:v>
                </c:pt>
                <c:pt idx="182">
                  <c:v>0.13093834204559754</c:v>
                </c:pt>
                <c:pt idx="183">
                  <c:v>0.12889954290815817</c:v>
                </c:pt>
                <c:pt idx="184">
                  <c:v>0.12692870484219532</c:v>
                </c:pt>
                <c:pt idx="185">
                  <c:v>0.12500321816632806</c:v>
                </c:pt>
                <c:pt idx="186">
                  <c:v>0.12308060308503015</c:v>
                </c:pt>
                <c:pt idx="187">
                  <c:v>0.12112491515593303</c:v>
                </c:pt>
                <c:pt idx="188">
                  <c:v>0.11923438271741062</c:v>
                </c:pt>
                <c:pt idx="189">
                  <c:v>0.11738824447079417</c:v>
                </c:pt>
                <c:pt idx="190">
                  <c:v>0.11552114688450472</c:v>
                </c:pt>
                <c:pt idx="191">
                  <c:v>0.11368748522119002</c:v>
                </c:pt>
                <c:pt idx="192">
                  <c:v>0.11191158551760458</c:v>
                </c:pt>
                <c:pt idx="193">
                  <c:v>0.11015694221519969</c:v>
                </c:pt>
                <c:pt idx="194">
                  <c:v>0.10836995221534608</c:v>
                </c:pt>
                <c:pt idx="195">
                  <c:v>0.10666887900473568</c:v>
                </c:pt>
                <c:pt idx="196">
                  <c:v>0.10500216590845569</c:v>
                </c:pt>
                <c:pt idx="197">
                  <c:v>0.10333439659348348</c:v>
                </c:pt>
                <c:pt idx="198">
                  <c:v>0.1016814473470361</c:v>
                </c:pt>
                <c:pt idx="199">
                  <c:v>9.8529030632850789E-2</c:v>
                </c:pt>
                <c:pt idx="200">
                  <c:v>9.8529030632850789E-2</c:v>
                </c:pt>
                <c:pt idx="201">
                  <c:v>9.5423153554789822E-2</c:v>
                </c:pt>
                <c:pt idx="202">
                  <c:v>9.5423153554789822E-2</c:v>
                </c:pt>
                <c:pt idx="203">
                  <c:v>9.24509541549597E-2</c:v>
                </c:pt>
                <c:pt idx="204">
                  <c:v>9.24509541549597E-2</c:v>
                </c:pt>
                <c:pt idx="205">
                  <c:v>8.9544999471230804E-2</c:v>
                </c:pt>
                <c:pt idx="206">
                  <c:v>8.9544999471230804E-2</c:v>
                </c:pt>
                <c:pt idx="207">
                  <c:v>8.8134320387305148E-2</c:v>
                </c:pt>
                <c:pt idx="208">
                  <c:v>8.6743841485867348E-2</c:v>
                </c:pt>
                <c:pt idx="209">
                  <c:v>8.5353131536590923E-2</c:v>
                </c:pt>
                <c:pt idx="210">
                  <c:v>8.3989454184467863E-2</c:v>
                </c:pt>
                <c:pt idx="211">
                  <c:v>8.2681129293182498E-2</c:v>
                </c:pt>
                <c:pt idx="212">
                  <c:v>8.1397460506993105E-2</c:v>
                </c:pt>
                <c:pt idx="213">
                  <c:v>8.0113494659296208E-2</c:v>
                </c:pt>
                <c:pt idx="214">
                  <c:v>7.8838341636312481E-2</c:v>
                </c:pt>
                <c:pt idx="215">
                  <c:v>7.7613193967037405E-2</c:v>
                </c:pt>
                <c:pt idx="216">
                  <c:v>7.6424452835808593E-2</c:v>
                </c:pt>
                <c:pt idx="217">
                  <c:v>7.5197324756485523E-2</c:v>
                </c:pt>
                <c:pt idx="218">
                  <c:v>7.4024822987649314E-2</c:v>
                </c:pt>
                <c:pt idx="219">
                  <c:v>7.2896220308207457E-2</c:v>
                </c:pt>
                <c:pt idx="220">
                  <c:v>7.1777585692672841E-2</c:v>
                </c:pt>
                <c:pt idx="221">
                  <c:v>7.0646969596348863E-2</c:v>
                </c:pt>
                <c:pt idx="222">
                  <c:v>6.9536784730352033E-2</c:v>
                </c:pt>
                <c:pt idx="223">
                  <c:v>6.8466010024307716E-2</c:v>
                </c:pt>
                <c:pt idx="224">
                  <c:v>6.6349413778821739E-2</c:v>
                </c:pt>
                <c:pt idx="225">
                  <c:v>6.6349413778821739E-2</c:v>
                </c:pt>
                <c:pt idx="226">
                  <c:v>6.4323421293025776E-2</c:v>
                </c:pt>
                <c:pt idx="227">
                  <c:v>6.4323421293025776E-2</c:v>
                </c:pt>
                <c:pt idx="228">
                  <c:v>6.2377569400499509E-2</c:v>
                </c:pt>
                <c:pt idx="229">
                  <c:v>6.2377569400499509E-2</c:v>
                </c:pt>
                <c:pt idx="230">
                  <c:v>6.0448121904536724E-2</c:v>
                </c:pt>
                <c:pt idx="231">
                  <c:v>6.0448121904536724E-2</c:v>
                </c:pt>
                <c:pt idx="232">
                  <c:v>5.9527858362129545E-2</c:v>
                </c:pt>
                <c:pt idx="233">
                  <c:v>5.862594661949936E-2</c:v>
                </c:pt>
                <c:pt idx="234">
                  <c:v>5.7717103441701938E-2</c:v>
                </c:pt>
                <c:pt idx="235">
                  <c:v>5.6805751744510212E-2</c:v>
                </c:pt>
                <c:pt idx="236">
                  <c:v>5.5940675628770288E-2</c:v>
                </c:pt>
                <c:pt idx="237">
                  <c:v>5.5092432998437406E-2</c:v>
                </c:pt>
                <c:pt idx="238">
                  <c:v>5.4232076859978176E-2</c:v>
                </c:pt>
                <c:pt idx="239">
                  <c:v>5.3391128739987866E-2</c:v>
                </c:pt>
                <c:pt idx="240">
                  <c:v>5.2580843968905451E-2</c:v>
                </c:pt>
                <c:pt idx="241">
                  <c:v>5.1788481908756338E-2</c:v>
                </c:pt>
                <c:pt idx="242">
                  <c:v>5.0979286363200066E-2</c:v>
                </c:pt>
                <c:pt idx="243">
                  <c:v>5.0185174940841966E-2</c:v>
                </c:pt>
                <c:pt idx="244">
                  <c:v>4.9423641263770954E-2</c:v>
                </c:pt>
                <c:pt idx="245">
                  <c:v>4.8672009636939351E-2</c:v>
                </c:pt>
                <c:pt idx="246">
                  <c:v>4.7918595641064682E-2</c:v>
                </c:pt>
                <c:pt idx="247">
                  <c:v>4.7171254902670108E-2</c:v>
                </c:pt>
                <c:pt idx="248">
                  <c:v>4.6452960178310854E-2</c:v>
                </c:pt>
                <c:pt idx="249">
                  <c:v>4.5043832415589305E-2</c:v>
                </c:pt>
                <c:pt idx="250">
                  <c:v>4.5043832415589305E-2</c:v>
                </c:pt>
                <c:pt idx="251">
                  <c:v>4.3659327751129497E-2</c:v>
                </c:pt>
                <c:pt idx="252">
                  <c:v>4.3659327751129497E-2</c:v>
                </c:pt>
                <c:pt idx="253">
                  <c:v>4.2344137438344913E-2</c:v>
                </c:pt>
                <c:pt idx="254">
                  <c:v>4.2344137438344913E-2</c:v>
                </c:pt>
                <c:pt idx="255">
                  <c:v>4.1679412805780261E-2</c:v>
                </c:pt>
                <c:pt idx="256">
                  <c:v>4.1029244187067347E-2</c:v>
                </c:pt>
                <c:pt idx="257">
                  <c:v>4.0405051946815811E-2</c:v>
                </c:pt>
                <c:pt idx="258">
                  <c:v>3.9802182121412601E-2</c:v>
                </c:pt>
                <c:pt idx="259">
                  <c:v>3.9192149813003091E-2</c:v>
                </c:pt>
                <c:pt idx="260">
                  <c:v>3.8605222288485348E-2</c:v>
                </c:pt>
                <c:pt idx="261">
                  <c:v>3.8008425720562296E-2</c:v>
                </c:pt>
                <c:pt idx="262">
                  <c:v>3.7420640018357092E-2</c:v>
                </c:pt>
                <c:pt idx="263">
                  <c:v>3.6850876047587404E-2</c:v>
                </c:pt>
                <c:pt idx="264">
                  <c:v>3.6295602077001325E-2</c:v>
                </c:pt>
                <c:pt idx="265">
                  <c:v>3.5745015076861793E-2</c:v>
                </c:pt>
                <c:pt idx="266">
                  <c:v>3.5184823087990015E-2</c:v>
                </c:pt>
                <c:pt idx="267">
                  <c:v>3.4657373878576418E-2</c:v>
                </c:pt>
                <c:pt idx="268">
                  <c:v>3.4132367174888295E-2</c:v>
                </c:pt>
                <c:pt idx="269">
                  <c:v>3.3606997396024851E-2</c:v>
                </c:pt>
                <c:pt idx="270">
                  <c:v>3.3088889120670213E-2</c:v>
                </c:pt>
                <c:pt idx="271">
                  <c:v>3.2593786608704912E-2</c:v>
                </c:pt>
                <c:pt idx="272">
                  <c:v>3.2102677923669526E-2</c:v>
                </c:pt>
                <c:pt idx="273">
                  <c:v>3.1621438282039192E-2</c:v>
                </c:pt>
                <c:pt idx="274">
                  <c:v>3.1126665838415175E-2</c:v>
                </c:pt>
                <c:pt idx="275">
                  <c:v>3.0655592301697249E-2</c:v>
                </c:pt>
                <c:pt idx="276">
                  <c:v>3.019468486989163E-2</c:v>
                </c:pt>
                <c:pt idx="277">
                  <c:v>2.9737111128333407E-2</c:v>
                </c:pt>
                <c:pt idx="278">
                  <c:v>2.9280032489287029E-2</c:v>
                </c:pt>
                <c:pt idx="279">
                  <c:v>2.8827706834355468E-2</c:v>
                </c:pt>
                <c:pt idx="280">
                  <c:v>2.8387560701218308E-2</c:v>
                </c:pt>
                <c:pt idx="281">
                  <c:v>2.7960089192387398E-2</c:v>
                </c:pt>
                <c:pt idx="282">
                  <c:v>2.7531957546874108E-2</c:v>
                </c:pt>
                <c:pt idx="283">
                  <c:v>2.7108743919646051E-2</c:v>
                </c:pt>
                <c:pt idx="284">
                  <c:v>2.6694508151301751E-2</c:v>
                </c:pt>
                <c:pt idx="285">
                  <c:v>2.6292088829576399E-2</c:v>
                </c:pt>
                <c:pt idx="286">
                  <c:v>2.5895313676487414E-2</c:v>
                </c:pt>
                <c:pt idx="287">
                  <c:v>2.5491343033557802E-2</c:v>
                </c:pt>
                <c:pt idx="288">
                  <c:v>2.5101532322470452E-2</c:v>
                </c:pt>
                <c:pt idx="289">
                  <c:v>2.472568350222051E-2</c:v>
                </c:pt>
                <c:pt idx="290">
                  <c:v>2.4349273565790405E-2</c:v>
                </c:pt>
                <c:pt idx="291">
                  <c:v>2.3981610440404959E-2</c:v>
                </c:pt>
                <c:pt idx="292">
                  <c:v>2.3611240754620805E-2</c:v>
                </c:pt>
                <c:pt idx="293">
                  <c:v>2.3249716900383681E-2</c:v>
                </c:pt>
                <c:pt idx="294">
                  <c:v>2.2895091474480045E-2</c:v>
                </c:pt>
                <c:pt idx="295">
                  <c:v>2.2552282495195201E-2</c:v>
                </c:pt>
                <c:pt idx="296">
                  <c:v>2.2216867046755812E-2</c:v>
                </c:pt>
                <c:pt idx="297">
                  <c:v>2.188006531128283E-2</c:v>
                </c:pt>
                <c:pt idx="298">
                  <c:v>2.154101911108899E-2</c:v>
                </c:pt>
                <c:pt idx="299">
                  <c:v>2.1219763594491781E-2</c:v>
                </c:pt>
                <c:pt idx="300">
                  <c:v>2.0898343043723958E-2</c:v>
                </c:pt>
                <c:pt idx="301">
                  <c:v>2.0584283016967232E-2</c:v>
                </c:pt>
                <c:pt idx="302">
                  <c:v>2.0275141008496159E-2</c:v>
                </c:pt>
                <c:pt idx="303">
                  <c:v>1.996906863559917E-2</c:v>
                </c:pt>
                <c:pt idx="304">
                  <c:v>1.9663392344711789E-2</c:v>
                </c:pt>
                <c:pt idx="305">
                  <c:v>1.936765111089785E-2</c:v>
                </c:pt>
                <c:pt idx="306">
                  <c:v>1.9076167758686771E-2</c:v>
                </c:pt>
                <c:pt idx="307">
                  <c:v>1.8789470397424762E-2</c:v>
                </c:pt>
                <c:pt idx="308">
                  <c:v>1.8507030917765618E-2</c:v>
                </c:pt>
                <c:pt idx="309">
                  <c:v>1.8221719843537095E-2</c:v>
                </c:pt>
                <c:pt idx="310">
                  <c:v>1.7947069976732823E-2</c:v>
                </c:pt>
                <c:pt idx="311">
                  <c:v>1.7677338128214124E-2</c:v>
                </c:pt>
                <c:pt idx="312">
                  <c:v>1.7411138010947447E-2</c:v>
                </c:pt>
                <c:pt idx="313">
                  <c:v>1.7150879123824347E-2</c:v>
                </c:pt>
                <c:pt idx="314">
                  <c:v>1.6897320624029849E-2</c:v>
                </c:pt>
                <c:pt idx="315">
                  <c:v>1.6646468684634128E-2</c:v>
                </c:pt>
                <c:pt idx="316">
                  <c:v>1.6400831825031072E-2</c:v>
                </c:pt>
                <c:pt idx="317">
                  <c:v>1.6154831890252571E-2</c:v>
                </c:pt>
                <c:pt idx="318">
                  <c:v>1.5911670543209321E-2</c:v>
                </c:pt>
                <c:pt idx="319">
                  <c:v>1.5674417419475537E-2</c:v>
                </c:pt>
                <c:pt idx="320">
                  <c:v>1.5442742450709899E-2</c:v>
                </c:pt>
                <c:pt idx="321">
                  <c:v>1.5216183541234579E-2</c:v>
                </c:pt>
                <c:pt idx="322">
                  <c:v>1.4986455975682681E-2</c:v>
                </c:pt>
                <c:pt idx="323">
                  <c:v>1.476798374056946E-2</c:v>
                </c:pt>
                <c:pt idx="324">
                  <c:v>1.4552878202537636E-2</c:v>
                </c:pt>
                <c:pt idx="325">
                  <c:v>1.4341337402591876E-2</c:v>
                </c:pt>
                <c:pt idx="326">
                  <c:v>1.4130258698324009E-2</c:v>
                </c:pt>
                <c:pt idx="327">
                  <c:v>1.3921655506615992E-2</c:v>
                </c:pt>
                <c:pt idx="328">
                  <c:v>1.3719257599724538E-2</c:v>
                </c:pt>
                <c:pt idx="329">
                  <c:v>1.3518047938861836E-2</c:v>
                </c:pt>
                <c:pt idx="330">
                  <c:v>1.3325453061707368E-2</c:v>
                </c:pt>
                <c:pt idx="331">
                  <c:v>1.3131570918021723E-2</c:v>
                </c:pt>
                <c:pt idx="332">
                  <c:v>1.2935378295946941E-2</c:v>
                </c:pt>
                <c:pt idx="333">
                  <c:v>1.2743080480299608E-2</c:v>
                </c:pt>
                <c:pt idx="334">
                  <c:v>1.2559793530370036E-2</c:v>
                </c:pt>
                <c:pt idx="335">
                  <c:v>1.2379510202346414E-2</c:v>
                </c:pt>
                <c:pt idx="336">
                  <c:v>1.2205894254817287E-2</c:v>
                </c:pt>
                <c:pt idx="337">
                  <c:v>1.2021848147702683E-2</c:v>
                </c:pt>
                <c:pt idx="338">
                  <c:v>1.1846944933642399E-2</c:v>
                </c:pt>
                <c:pt idx="339">
                  <c:v>1.16791381889203E-2</c:v>
                </c:pt>
                <c:pt idx="340">
                  <c:v>1.1509615088823371E-2</c:v>
                </c:pt>
                <c:pt idx="341">
                  <c:v>1.1344844972841316E-2</c:v>
                </c:pt>
                <c:pt idx="342">
                  <c:v>1.1179744788517961E-2</c:v>
                </c:pt>
                <c:pt idx="343">
                  <c:v>1.1019232554138798E-2</c:v>
                </c:pt>
                <c:pt idx="344">
                  <c:v>1.0863638338045191E-2</c:v>
                </c:pt>
                <c:pt idx="345">
                  <c:v>1.0706921889591084E-2</c:v>
                </c:pt>
                <c:pt idx="346">
                  <c:v>1.055383619289141E-2</c:v>
                </c:pt>
                <c:pt idx="347">
                  <c:v>1.0405470473472483E-2</c:v>
                </c:pt>
                <c:pt idx="348">
                  <c:v>1.0256312590034367E-2</c:v>
                </c:pt>
                <c:pt idx="349">
                  <c:v>1.0111148533526159E-2</c:v>
                </c:pt>
                <c:pt idx="350">
                  <c:v>9.9669416752077595E-3</c:v>
                </c:pt>
                <c:pt idx="351">
                  <c:v>9.8253753636197878E-3</c:v>
                </c:pt>
                <c:pt idx="352">
                  <c:v>9.6878028789617165E-3</c:v>
                </c:pt>
                <c:pt idx="353">
                  <c:v>9.5485800525970527E-3</c:v>
                </c:pt>
                <c:pt idx="354">
                  <c:v>9.4101163834174207E-3</c:v>
                </c:pt>
                <c:pt idx="355">
                  <c:v>9.2736991379539363E-3</c:v>
                </c:pt>
                <c:pt idx="356">
                  <c:v>9.1419028492687546E-3</c:v>
                </c:pt>
                <c:pt idx="357">
                  <c:v>9.0093474033985706E-3</c:v>
                </c:pt>
                <c:pt idx="358">
                  <c:v>8.8831292696815566E-3</c:v>
                </c:pt>
                <c:pt idx="359">
                  <c:v>8.7540065345610239E-3</c:v>
                </c:pt>
                <c:pt idx="360">
                  <c:v>8.6293067152140024E-3</c:v>
                </c:pt>
                <c:pt idx="361">
                  <c:v>8.5054980803885641E-3</c:v>
                </c:pt>
                <c:pt idx="362">
                  <c:v>8.3860463476684195E-3</c:v>
                </c:pt>
                <c:pt idx="363">
                  <c:v>8.2684429976595548E-3</c:v>
                </c:pt>
                <c:pt idx="364">
                  <c:v>8.1526550235279695E-3</c:v>
                </c:pt>
                <c:pt idx="365">
                  <c:v>8.0362069127137125E-3</c:v>
                </c:pt>
                <c:pt idx="366">
                  <c:v>7.9246438133508575E-3</c:v>
                </c:pt>
                <c:pt idx="367">
                  <c:v>7.8119914884616894E-3</c:v>
                </c:pt>
                <c:pt idx="368">
                  <c:v>7.7002633549281942E-3</c:v>
                </c:pt>
                <c:pt idx="369">
                  <c:v>7.5890963375749021E-3</c:v>
                </c:pt>
                <c:pt idx="370">
                  <c:v>7.4854548784034835E-3</c:v>
                </c:pt>
                <c:pt idx="371">
                  <c:v>7.3784137153165945E-3</c:v>
                </c:pt>
                <c:pt idx="372">
                  <c:v>7.2757294543350009E-3</c:v>
                </c:pt>
                <c:pt idx="373">
                  <c:v>7.1745635077234034E-3</c:v>
                </c:pt>
                <c:pt idx="374">
                  <c:v>7.0695027546843836E-3</c:v>
                </c:pt>
                <c:pt idx="375">
                  <c:v>6.967742685058443E-3</c:v>
                </c:pt>
                <c:pt idx="376">
                  <c:v>6.8707025927132433E-3</c:v>
                </c:pt>
                <c:pt idx="377">
                  <c:v>6.774454664387179E-3</c:v>
                </c:pt>
                <c:pt idx="378">
                  <c:v>6.6789658932461388E-3</c:v>
                </c:pt>
                <c:pt idx="379">
                  <c:v>6.5814967120572422E-3</c:v>
                </c:pt>
                <c:pt idx="380">
                  <c:v>6.4865030434281649E-3</c:v>
                </c:pt>
                <c:pt idx="381">
                  <c:v>6.3948760718804364E-3</c:v>
                </c:pt>
                <c:pt idx="382">
                  <c:v>6.3073419477649734E-3</c:v>
                </c:pt>
                <c:pt idx="383">
                  <c:v>6.216243085563386E-3</c:v>
                </c:pt>
                <c:pt idx="384">
                  <c:v>6.1277187564239555E-3</c:v>
                </c:pt>
                <c:pt idx="385">
                  <c:v>6.0409437894935209E-3</c:v>
                </c:pt>
                <c:pt idx="386">
                  <c:v>5.9577335606492013E-3</c:v>
                </c:pt>
                <c:pt idx="387">
                  <c:v>5.8763387076821195E-3</c:v>
                </c:pt>
                <c:pt idx="388">
                  <c:v>5.7959010529048133E-3</c:v>
                </c:pt>
                <c:pt idx="389">
                  <c:v>5.7160905279759946E-3</c:v>
                </c:pt>
                <c:pt idx="390">
                  <c:v>5.6363130098813358E-3</c:v>
                </c:pt>
                <c:pt idx="391">
                  <c:v>5.5561064029429506E-3</c:v>
                </c:pt>
                <c:pt idx="392">
                  <c:v>5.478672370071584E-3</c:v>
                </c:pt>
                <c:pt idx="393">
                  <c:v>5.4019644875510902E-3</c:v>
                </c:pt>
                <c:pt idx="394">
                  <c:v>5.3283922542730396E-3</c:v>
                </c:pt>
                <c:pt idx="395">
                  <c:v>5.2533677202932436E-3</c:v>
                </c:pt>
                <c:pt idx="396">
                  <c:v>5.1843504301252565E-3</c:v>
                </c:pt>
                <c:pt idx="397">
                  <c:v>5.1137488119190064E-3</c:v>
                </c:pt>
                <c:pt idx="398">
                  <c:v>5.0454246652677929E-3</c:v>
                </c:pt>
                <c:pt idx="399">
                  <c:v>4.9782887646453123E-3</c:v>
                </c:pt>
                <c:pt idx="400">
                  <c:v>4.8439509497320435E-3</c:v>
                </c:pt>
                <c:pt idx="401">
                  <c:v>4.8439509497320435E-3</c:v>
                </c:pt>
                <c:pt idx="402">
                  <c:v>4.776584001270642E-3</c:v>
                </c:pt>
                <c:pt idx="403">
                  <c:v>4.7118575995397033E-3</c:v>
                </c:pt>
                <c:pt idx="404">
                  <c:v>4.5905904909423461E-3</c:v>
                </c:pt>
                <c:pt idx="405">
                  <c:v>4.5905904909423461E-3</c:v>
                </c:pt>
                <c:pt idx="406">
                  <c:v>4.5279435197616525E-3</c:v>
                </c:pt>
                <c:pt idx="407">
                  <c:v>4.4677390543066808E-3</c:v>
                </c:pt>
                <c:pt idx="408">
                  <c:v>4.3498056359565374E-3</c:v>
                </c:pt>
                <c:pt idx="409">
                  <c:v>4.3498056359565374E-3</c:v>
                </c:pt>
                <c:pt idx="410">
                  <c:v>4.2910864780374485E-3</c:v>
                </c:pt>
                <c:pt idx="411">
                  <c:v>4.2349418531805894E-3</c:v>
                </c:pt>
                <c:pt idx="412">
                  <c:v>4.1238408494955695E-3</c:v>
                </c:pt>
                <c:pt idx="413">
                  <c:v>4.1238408494955695E-3</c:v>
                </c:pt>
                <c:pt idx="414">
                  <c:v>4.0683563613213274E-3</c:v>
                </c:pt>
                <c:pt idx="415">
                  <c:v>4.0168657000769414E-3</c:v>
                </c:pt>
                <c:pt idx="416">
                  <c:v>3.9623384100924896E-3</c:v>
                </c:pt>
                <c:pt idx="417">
                  <c:v>3.9078771337763092E-3</c:v>
                </c:pt>
                <c:pt idx="418">
                  <c:v>3.8565515067025711E-3</c:v>
                </c:pt>
                <c:pt idx="419">
                  <c:v>3.8059520299797115E-3</c:v>
                </c:pt>
                <c:pt idx="420">
                  <c:v>3.7560456967736084E-3</c:v>
                </c:pt>
                <c:pt idx="421">
                  <c:v>3.7079547394447197E-3</c:v>
                </c:pt>
                <c:pt idx="422">
                  <c:v>3.6593686796038477E-3</c:v>
                </c:pt>
                <c:pt idx="423">
                  <c:v>3.6133571528252154E-3</c:v>
                </c:pt>
                <c:pt idx="424">
                  <c:v>3.5670485645393894E-3</c:v>
                </c:pt>
                <c:pt idx="425">
                  <c:v>3.4758506818353798E-3</c:v>
                </c:pt>
                <c:pt idx="426">
                  <c:v>3.4758506818353798E-3</c:v>
                </c:pt>
                <c:pt idx="427">
                  <c:v>3.4309943942513244E-3</c:v>
                </c:pt>
                <c:pt idx="428">
                  <c:v>3.3866992228474956E-3</c:v>
                </c:pt>
                <c:pt idx="429">
                  <c:v>3.3003863515948749E-3</c:v>
                </c:pt>
                <c:pt idx="430">
                  <c:v>3.3003863515948749E-3</c:v>
                </c:pt>
                <c:pt idx="431">
                  <c:v>3.2578735492341223E-3</c:v>
                </c:pt>
                <c:pt idx="432">
                  <c:v>3.2172751432529654E-3</c:v>
                </c:pt>
                <c:pt idx="433">
                  <c:v>3.1330086957164697E-3</c:v>
                </c:pt>
                <c:pt idx="434">
                  <c:v>3.1330086957164697E-3</c:v>
                </c:pt>
                <c:pt idx="435">
                  <c:v>3.0955129321436261E-3</c:v>
                </c:pt>
                <c:pt idx="436">
                  <c:v>3.0558387175181395E-3</c:v>
                </c:pt>
                <c:pt idx="437">
                  <c:v>2.9786687393198127E-3</c:v>
                </c:pt>
                <c:pt idx="438">
                  <c:v>2.9786687393198127E-3</c:v>
                </c:pt>
                <c:pt idx="439">
                  <c:v>2.9392255725332441E-3</c:v>
                </c:pt>
                <c:pt idx="440">
                  <c:v>2.9025879866478163E-3</c:v>
                </c:pt>
                <c:pt idx="441">
                  <c:v>2.8654222914162842E-3</c:v>
                </c:pt>
                <c:pt idx="442">
                  <c:v>2.829081767038037E-3</c:v>
                </c:pt>
                <c:pt idx="443">
                  <c:v>2.7926092153232511E-3</c:v>
                </c:pt>
                <c:pt idx="444">
                  <c:v>2.7562356841108666E-3</c:v>
                </c:pt>
                <c:pt idx="445">
                  <c:v>2.7215124946050381E-3</c:v>
                </c:pt>
                <c:pt idx="446">
                  <c:v>2.6855680522363617E-3</c:v>
                </c:pt>
                <c:pt idx="447">
                  <c:v>2.6520661155933637E-3</c:v>
                </c:pt>
                <c:pt idx="448">
                  <c:v>2.618366137945599E-3</c:v>
                </c:pt>
                <c:pt idx="449">
                  <c:v>2.5859864336630631E-3</c:v>
                </c:pt>
                <c:pt idx="450">
                  <c:v>2.5211940182638774E-3</c:v>
                </c:pt>
                <c:pt idx="451">
                  <c:v>2.5211940182638774E-3</c:v>
                </c:pt>
                <c:pt idx="452">
                  <c:v>2.4924450657357465E-3</c:v>
                </c:pt>
                <c:pt idx="453">
                  <c:v>2.4611215801454227E-3</c:v>
                </c:pt>
                <c:pt idx="454">
                  <c:v>2.4025344495628566E-3</c:v>
                </c:pt>
                <c:pt idx="455">
                  <c:v>2.4025344495628566E-3</c:v>
                </c:pt>
                <c:pt idx="456">
                  <c:v>2.3727952920108014E-3</c:v>
                </c:pt>
                <c:pt idx="457">
                  <c:v>2.3446734693311718E-3</c:v>
                </c:pt>
                <c:pt idx="458">
                  <c:v>2.2885618513084471E-3</c:v>
                </c:pt>
                <c:pt idx="459">
                  <c:v>2.2885618513084471E-3</c:v>
                </c:pt>
                <c:pt idx="460">
                  <c:v>2.2602089807898904E-3</c:v>
                </c:pt>
                <c:pt idx="461">
                  <c:v>2.2341335818263966E-3</c:v>
                </c:pt>
                <c:pt idx="462">
                  <c:v>2.1814876813874163E-3</c:v>
                </c:pt>
                <c:pt idx="463">
                  <c:v>2.1814876813874163E-3</c:v>
                </c:pt>
                <c:pt idx="464">
                  <c:v>2.155445289258027E-3</c:v>
                </c:pt>
                <c:pt idx="465">
                  <c:v>2.1286107331095162E-3</c:v>
                </c:pt>
                <c:pt idx="466">
                  <c:v>2.1015451291220748E-3</c:v>
                </c:pt>
                <c:pt idx="467">
                  <c:v>2.0753707096561802E-3</c:v>
                </c:pt>
                <c:pt idx="468">
                  <c:v>2.0508796387309612E-3</c:v>
                </c:pt>
                <c:pt idx="469">
                  <c:v>2.0269826908200996E-3</c:v>
                </c:pt>
                <c:pt idx="470">
                  <c:v>2.0021945583877138E-3</c:v>
                </c:pt>
                <c:pt idx="471">
                  <c:v>1.9780665626379311E-3</c:v>
                </c:pt>
                <c:pt idx="472">
                  <c:v>1.954862758243824E-3</c:v>
                </c:pt>
                <c:pt idx="473">
                  <c:v>1.9322530768640755E-3</c:v>
                </c:pt>
                <c:pt idx="474">
                  <c:v>1.90918129980649E-3</c:v>
                </c:pt>
                <c:pt idx="475">
                  <c:v>1.8632027798619799E-3</c:v>
                </c:pt>
                <c:pt idx="476">
                  <c:v>1.8632027798619799E-3</c:v>
                </c:pt>
                <c:pt idx="477">
                  <c:v>1.8419133718474681E-3</c:v>
                </c:pt>
                <c:pt idx="478">
                  <c:v>1.8202608886575219E-3</c:v>
                </c:pt>
                <c:pt idx="479">
                  <c:v>1.7762297719267418E-3</c:v>
                </c:pt>
                <c:pt idx="480">
                  <c:v>1.7762297719267418E-3</c:v>
                </c:pt>
                <c:pt idx="481">
                  <c:v>1.7563266509457321E-3</c:v>
                </c:pt>
                <c:pt idx="482">
                  <c:v>1.735367311272534E-3</c:v>
                </c:pt>
                <c:pt idx="483">
                  <c:v>1.6940097481063683E-3</c:v>
                </c:pt>
                <c:pt idx="484">
                  <c:v>1.6940097481063683E-3</c:v>
                </c:pt>
                <c:pt idx="485">
                  <c:v>1.6756579483295222E-3</c:v>
                </c:pt>
                <c:pt idx="486">
                  <c:v>1.6552267180024159E-3</c:v>
                </c:pt>
                <c:pt idx="487">
                  <c:v>1.6150243940308341E-3</c:v>
                </c:pt>
                <c:pt idx="488">
                  <c:v>1.6150243940308341E-3</c:v>
                </c:pt>
                <c:pt idx="489">
                  <c:v>1.5963095190785481E-3</c:v>
                </c:pt>
                <c:pt idx="490">
                  <c:v>1.5777926851310417E-3</c:v>
                </c:pt>
                <c:pt idx="491">
                  <c:v>1.5588137555057071E-3</c:v>
                </c:pt>
                <c:pt idx="492">
                  <c:v>1.5406599967336477E-3</c:v>
                </c:pt>
                <c:pt idx="493">
                  <c:v>1.5240575591657466E-3</c:v>
                </c:pt>
                <c:pt idx="494">
                  <c:v>1.5059038003936791E-3</c:v>
                </c:pt>
                <c:pt idx="495">
                  <c:v>1.4884101783042404E-3</c:v>
                </c:pt>
                <c:pt idx="496">
                  <c:v>1.4714776723950261E-3</c:v>
                </c:pt>
                <c:pt idx="497">
                  <c:v>1.4550072621636475E-3</c:v>
                </c:pt>
                <c:pt idx="498">
                  <c:v>1.438206783590956E-3</c:v>
                </c:pt>
                <c:pt idx="499">
                  <c:v>1.4223965100421958E-3</c:v>
                </c:pt>
                <c:pt idx="500">
                  <c:v>1.3883664640531187E-3</c:v>
                </c:pt>
                <c:pt idx="501">
                  <c:v>1.3883664640531187E-3</c:v>
                </c:pt>
                <c:pt idx="502">
                  <c:v>1.3722591289971808E-3</c:v>
                </c:pt>
                <c:pt idx="503">
                  <c:v>1.3567789237897341E-3</c:v>
                </c:pt>
                <c:pt idx="504">
                  <c:v>1.3259175338772291E-3</c:v>
                </c:pt>
                <c:pt idx="505">
                  <c:v>1.3259175338772291E-3</c:v>
                </c:pt>
                <c:pt idx="506">
                  <c:v>1.3105693560063001E-3</c:v>
                </c:pt>
                <c:pt idx="507">
                  <c:v>1.2946270551210193E-3</c:v>
                </c:pt>
                <c:pt idx="508">
                  <c:v>1.2657130684222441E-3</c:v>
                </c:pt>
                <c:pt idx="509">
                  <c:v>1.2657130684222441E-3</c:v>
                </c:pt>
                <c:pt idx="510">
                  <c:v>1.2519492185896048E-3</c:v>
                </c:pt>
                <c:pt idx="511">
                  <c:v>1.2370631363965196E-3</c:v>
                </c:pt>
                <c:pt idx="512">
                  <c:v>1.22356334123693E-3</c:v>
                </c:pt>
                <c:pt idx="513">
                  <c:v>1.2094034093947221E-3</c:v>
                </c:pt>
                <c:pt idx="514">
                  <c:v>1.1967287850884101E-3</c:v>
                </c:pt>
                <c:pt idx="515">
                  <c:v>1.1830639557581697E-3</c:v>
                </c:pt>
                <c:pt idx="516">
                  <c:v>1.1704883519542525E-3</c:v>
                </c:pt>
                <c:pt idx="517">
                  <c:v>1.1571205841311861E-3</c:v>
                </c:pt>
                <c:pt idx="518">
                  <c:v>1.1436537958057315E-3</c:v>
                </c:pt>
                <c:pt idx="519">
                  <c:v>1.1314742740113825E-3</c:v>
                </c:pt>
                <c:pt idx="520">
                  <c:v>1.1191627248805167E-3</c:v>
                </c:pt>
                <c:pt idx="521">
                  <c:v>1.1066201279107267E-3</c:v>
                </c:pt>
                <c:pt idx="522">
                  <c:v>1.0934834079265804E-3</c:v>
                </c:pt>
                <c:pt idx="523">
                  <c:v>1.0803136811083031E-3</c:v>
                </c:pt>
                <c:pt idx="524">
                  <c:v>1.0683322003187427E-3</c:v>
                </c:pt>
                <c:pt idx="525">
                  <c:v>1.0553275076711183E-3</c:v>
                </c:pt>
                <c:pt idx="526">
                  <c:v>1.0429169380378571E-3</c:v>
                </c:pt>
                <c:pt idx="527">
                  <c:v>1.0306053889069841E-3</c:v>
                </c:pt>
                <c:pt idx="528">
                  <c:v>1.0201752293215857E-3</c:v>
                </c:pt>
                <c:pt idx="529">
                  <c:v>1.0093489877266088E-3</c:v>
                </c:pt>
                <c:pt idx="530">
                  <c:v>9.990508554777323E-4</c:v>
                </c:pt>
                <c:pt idx="531">
                  <c:v>9.8819160704862645E-4</c:v>
                </c:pt>
                <c:pt idx="532">
                  <c:v>9.7845459097997364E-4</c:v>
                </c:pt>
                <c:pt idx="533">
                  <c:v>9.6832149290174846E-4</c:v>
                </c:pt>
                <c:pt idx="534">
                  <c:v>9.5822140165765807E-4</c:v>
                </c:pt>
                <c:pt idx="535">
                  <c:v>9.4871543342792575E-4</c:v>
                </c:pt>
                <c:pt idx="536">
                  <c:v>9.3878037635448507E-4</c:v>
                </c:pt>
                <c:pt idx="537">
                  <c:v>9.284162304373446E-4</c:v>
                </c:pt>
                <c:pt idx="538">
                  <c:v>9.1831613919325184E-4</c:v>
                </c:pt>
                <c:pt idx="539">
                  <c:v>9.0966834865092766E-4</c:v>
                </c:pt>
                <c:pt idx="540">
                  <c:v>9.0032741459184623E-4</c:v>
                </c:pt>
                <c:pt idx="541">
                  <c:v>8.8960019349926668E-4</c:v>
                </c:pt>
                <c:pt idx="542">
                  <c:v>8.79269054416257E-4</c:v>
                </c:pt>
                <c:pt idx="543">
                  <c:v>8.6897092216737767E-4</c:v>
                </c:pt>
                <c:pt idx="544">
                  <c:v>8.5870579675263151E-4</c:v>
                </c:pt>
                <c:pt idx="545">
                  <c:v>8.5002499937617297E-4</c:v>
                </c:pt>
                <c:pt idx="546">
                  <c:v>8.4078308581948759E-4</c:v>
                </c:pt>
                <c:pt idx="547">
                  <c:v>8.3068299457539536E-4</c:v>
                </c:pt>
                <c:pt idx="548">
                  <c:v>8.2084695800434867E-4</c:v>
                </c:pt>
                <c:pt idx="549">
                  <c:v>8.118360922865801E-4</c:v>
                </c:pt>
                <c:pt idx="550">
                  <c:v>8.0325431541251663E-4</c:v>
                </c:pt>
                <c:pt idx="551">
                  <c:v>7.952996683869407E-4</c:v>
                </c:pt>
                <c:pt idx="552">
                  <c:v>7.8691593251766108E-4</c:v>
                </c:pt>
                <c:pt idx="553">
                  <c:v>7.7869723081903756E-4</c:v>
                </c:pt>
                <c:pt idx="554">
                  <c:v>7.701814676132335E-4</c:v>
                </c:pt>
                <c:pt idx="555">
                  <c:v>7.6159969073916732E-4</c:v>
                </c:pt>
                <c:pt idx="556">
                  <c:v>7.536120368794618E-4</c:v>
                </c:pt>
                <c:pt idx="557">
                  <c:v>7.4575641035627867E-4</c:v>
                </c:pt>
                <c:pt idx="558">
                  <c:v>7.3862693418397902E-4</c:v>
                </c:pt>
                <c:pt idx="559">
                  <c:v>7.3120039650449828E-4</c:v>
                </c:pt>
                <c:pt idx="560">
                  <c:v>7.2387287932741446E-4</c:v>
                </c:pt>
                <c:pt idx="561">
                  <c:v>7.1720549883294463E-4</c:v>
                </c:pt>
                <c:pt idx="562">
                  <c:v>7.0925085180736913E-4</c:v>
                </c:pt>
                <c:pt idx="563">
                  <c:v>7.0258347131290234E-4</c:v>
                </c:pt>
                <c:pt idx="564">
                  <c:v>6.95321967804079E-4</c:v>
                </c:pt>
                <c:pt idx="565">
                  <c:v>6.8713627293958714E-4</c:v>
                </c:pt>
                <c:pt idx="566">
                  <c:v>6.7944568058705805E-4</c:v>
                </c:pt>
                <c:pt idx="567">
                  <c:v>6.7145802672734895E-4</c:v>
                </c:pt>
                <c:pt idx="568">
                  <c:v>6.6347037286764322E-4</c:v>
                </c:pt>
                <c:pt idx="569">
                  <c:v>6.5637390352947522E-4</c:v>
                </c:pt>
                <c:pt idx="570">
                  <c:v>6.4957449569848474E-4</c:v>
                </c:pt>
                <c:pt idx="571">
                  <c:v>6.4303914254054348E-4</c:v>
                </c:pt>
                <c:pt idx="572">
                  <c:v>6.3726294656761507E-4</c:v>
                </c:pt>
                <c:pt idx="573">
                  <c:v>6.3105766175098092E-4</c:v>
                </c:pt>
                <c:pt idx="574">
                  <c:v>6.2448930175890887E-4</c:v>
                </c:pt>
                <c:pt idx="575">
                  <c:v>6.1844905111293103E-4</c:v>
                </c:pt>
                <c:pt idx="576">
                  <c:v>6.124748141352179E-4</c:v>
                </c:pt>
                <c:pt idx="577">
                  <c:v>6.0620351565032239E-4</c:v>
                </c:pt>
                <c:pt idx="578">
                  <c:v>5.9986620349716953E-4</c:v>
                </c:pt>
                <c:pt idx="579">
                  <c:v>5.927367273248675E-4</c:v>
                </c:pt>
                <c:pt idx="580">
                  <c:v>5.8672948351302034E-4</c:v>
                </c:pt>
                <c:pt idx="581">
                  <c:v>5.8075524653530678E-4</c:v>
                </c:pt>
                <c:pt idx="582">
                  <c:v>5.7454996171867414E-4</c:v>
                </c:pt>
                <c:pt idx="583">
                  <c:v>5.6887278624813832E-4</c:v>
                </c:pt>
                <c:pt idx="584">
                  <c:v>5.636577064554387E-4</c:v>
                </c:pt>
                <c:pt idx="585">
                  <c:v>5.57848503648378E-4</c:v>
                </c:pt>
                <c:pt idx="586">
                  <c:v>5.5210531450958125E-4</c:v>
                </c:pt>
                <c:pt idx="587">
                  <c:v>5.4603205702947327E-4</c:v>
                </c:pt>
                <c:pt idx="588">
                  <c:v>5.392986628667435E-4</c:v>
                </c:pt>
                <c:pt idx="589">
                  <c:v>5.3398456257165055E-4</c:v>
                </c:pt>
                <c:pt idx="590">
                  <c:v>5.285384349400312E-4</c:v>
                </c:pt>
                <c:pt idx="591">
                  <c:v>5.232243346449388E-4</c:v>
                </c:pt>
                <c:pt idx="592">
                  <c:v>5.1876841203724912E-4</c:v>
                </c:pt>
                <c:pt idx="593">
                  <c:v>5.1338829807389384E-4</c:v>
                </c:pt>
                <c:pt idx="594">
                  <c:v>5.0751308159857113E-4</c:v>
                </c:pt>
                <c:pt idx="595">
                  <c:v>5.0180289929390581E-4</c:v>
                </c:pt>
                <c:pt idx="596">
                  <c:v>4.9688488100838415E-4</c:v>
                </c:pt>
                <c:pt idx="597">
                  <c:v>4.9232993789830363E-4</c:v>
                </c:pt>
                <c:pt idx="598">
                  <c:v>4.8764296745169785E-4</c:v>
                </c:pt>
                <c:pt idx="599">
                  <c:v>4.8259292182965065E-4</c:v>
                </c:pt>
                <c:pt idx="600">
                  <c:v>4.7817000605609485E-4</c:v>
                </c:pt>
                <c:pt idx="601">
                  <c:v>4.7338401510709768E-4</c:v>
                </c:pt>
                <c:pt idx="602">
                  <c:v>4.6896109933354009E-4</c:v>
                </c:pt>
                <c:pt idx="603">
                  <c:v>4.6427412888693518E-4</c:v>
                </c:pt>
                <c:pt idx="604">
                  <c:v>4.5978519944511699E-4</c:v>
                </c:pt>
                <c:pt idx="605">
                  <c:v>4.5470214698893922E-4</c:v>
                </c:pt>
                <c:pt idx="606">
                  <c:v>4.500811902105955E-4</c:v>
                </c:pt>
                <c:pt idx="607">
                  <c:v>4.4579030177356333E-4</c:v>
                </c:pt>
                <c:pt idx="608">
                  <c:v>4.4192850218023513E-4</c:v>
                </c:pt>
                <c:pt idx="609">
                  <c:v>4.3757160007493922E-4</c:v>
                </c:pt>
                <c:pt idx="610">
                  <c:v>4.3328071163790634E-4</c:v>
                </c:pt>
                <c:pt idx="611">
                  <c:v>4.2882478903022035E-4</c:v>
                </c:pt>
                <c:pt idx="612">
                  <c:v>4.2337866139859992E-4</c:v>
                </c:pt>
                <c:pt idx="613">
                  <c:v>4.1928581396635334E-4</c:v>
                </c:pt>
                <c:pt idx="614">
                  <c:v>4.1492891186105981E-4</c:v>
                </c:pt>
                <c:pt idx="615">
                  <c:v>4.111001191018618E-4</c:v>
                </c:pt>
                <c:pt idx="616">
                  <c:v>4.0730433317679441E-4</c:v>
                </c:pt>
                <c:pt idx="617">
                  <c:v>4.0360756775411922E-4</c:v>
                </c:pt>
                <c:pt idx="618">
                  <c:v>3.9974576816078998E-4</c:v>
                </c:pt>
                <c:pt idx="619">
                  <c:v>3.9575194123093668E-4</c:v>
                </c:pt>
                <c:pt idx="620">
                  <c:v>3.9189014163760696E-4</c:v>
                </c:pt>
                <c:pt idx="621">
                  <c:v>3.884244240538502E-4</c:v>
                </c:pt>
                <c:pt idx="622">
                  <c:v>3.8439759028986535E-4</c:v>
                </c:pt>
                <c:pt idx="623">
                  <c:v>3.8063481119892837E-4</c:v>
                </c:pt>
                <c:pt idx="624">
                  <c:v>3.7670699793733773E-4</c:v>
                </c:pt>
                <c:pt idx="625">
                  <c:v>3.7350533502662845E-4</c:v>
                </c:pt>
                <c:pt idx="626">
                  <c:v>3.7000661060874091E-4</c:v>
                </c:pt>
                <c:pt idx="627">
                  <c:v>3.6588075634236256E-4</c:v>
                </c:pt>
                <c:pt idx="628">
                  <c:v>3.6287713443644066E-4</c:v>
                </c:pt>
                <c:pt idx="629">
                  <c:v>3.5927938951615875E-4</c:v>
                </c:pt>
                <c:pt idx="630">
                  <c:v>3.5561563092761494E-4</c:v>
                </c:pt>
                <c:pt idx="631">
                  <c:v>3.5195187233907156E-4</c:v>
                </c:pt>
                <c:pt idx="632">
                  <c:v>3.4851916158944651E-4</c:v>
                </c:pt>
                <c:pt idx="633">
                  <c:v>3.4508645083981994E-4</c:v>
                </c:pt>
                <c:pt idx="634">
                  <c:v>3.4185178109498004E-4</c:v>
                </c:pt>
                <c:pt idx="635">
                  <c:v>3.3865011818427104E-4</c:v>
                </c:pt>
                <c:pt idx="636">
                  <c:v>3.3541544843943032E-4</c:v>
                </c:pt>
                <c:pt idx="637">
                  <c:v>3.3198273768980413E-4</c:v>
                </c:pt>
                <c:pt idx="638">
                  <c:v>3.2871506111083432E-4</c:v>
                </c:pt>
                <c:pt idx="639">
                  <c:v>3.2614052804861416E-4</c:v>
                </c:pt>
                <c:pt idx="640">
                  <c:v>3.2323592664508435E-4</c:v>
                </c:pt>
                <c:pt idx="641">
                  <c:v>3.2102446875830598E-4</c:v>
                </c:pt>
                <c:pt idx="642">
                  <c:v>3.1821888785716951E-4</c:v>
                </c:pt>
                <c:pt idx="643">
                  <c:v>3.1521526595124631E-4</c:v>
                </c:pt>
                <c:pt idx="644">
                  <c:v>3.1227765771358571E-4</c:v>
                </c:pt>
                <c:pt idx="645">
                  <c:v>3.0970312465136658E-4</c:v>
                </c:pt>
                <c:pt idx="646">
                  <c:v>3.071285915891461E-4</c:v>
                </c:pt>
                <c:pt idx="647">
                  <c:v>3.045540585269261E-4</c:v>
                </c:pt>
                <c:pt idx="648">
                  <c:v>3.0174847762579049E-4</c:v>
                </c:pt>
                <c:pt idx="649">
                  <c:v>2.9927296506596286E-4</c:v>
                </c:pt>
                <c:pt idx="650">
                  <c:v>2.9666542516961294E-4</c:v>
                </c:pt>
                <c:pt idx="651">
                  <c:v>2.9425592627804851E-4</c:v>
                </c:pt>
                <c:pt idx="652">
                  <c:v>2.9121929753799392E-4</c:v>
                </c:pt>
                <c:pt idx="653">
                  <c:v>2.8841371663685804E-4</c:v>
                </c:pt>
                <c:pt idx="654">
                  <c:v>2.8603722457942434E-4</c:v>
                </c:pt>
                <c:pt idx="655">
                  <c:v>2.8333066418068055E-4</c:v>
                </c:pt>
                <c:pt idx="656">
                  <c:v>2.8055809011367442E-4</c:v>
                </c:pt>
                <c:pt idx="657">
                  <c:v>2.783466322268966E-4</c:v>
                </c:pt>
                <c:pt idx="658">
                  <c:v>2.7564007182815297E-4</c:v>
                </c:pt>
                <c:pt idx="659">
                  <c:v>2.734286139413738E-4</c:v>
                </c:pt>
                <c:pt idx="660">
                  <c:v>2.7144820389351306E-4</c:v>
                </c:pt>
                <c:pt idx="661">
                  <c:v>2.6943478701152088E-4</c:v>
                </c:pt>
                <c:pt idx="662">
                  <c:v>2.6682724711517026E-4</c:v>
                </c:pt>
                <c:pt idx="663">
                  <c:v>2.6461578922839211E-4</c:v>
                </c:pt>
                <c:pt idx="664">
                  <c:v>2.6220629033682665E-4</c:v>
                </c:pt>
                <c:pt idx="665">
                  <c:v>2.5959875044047619E-4</c:v>
                </c:pt>
                <c:pt idx="666">
                  <c:v>2.5791540189979513E-4</c:v>
                </c:pt>
                <c:pt idx="667">
                  <c:v>2.5543988933996776E-4</c:v>
                </c:pt>
                <c:pt idx="668">
                  <c:v>2.5266731527296196E-4</c:v>
                </c:pt>
                <c:pt idx="669">
                  <c:v>2.500927822107436E-4</c:v>
                </c:pt>
                <c:pt idx="670">
                  <c:v>2.4774929698743992E-4</c:v>
                </c:pt>
                <c:pt idx="671">
                  <c:v>2.455378391006615E-4</c:v>
                </c:pt>
                <c:pt idx="672">
                  <c:v>2.4309533337496593E-4</c:v>
                </c:pt>
                <c:pt idx="673">
                  <c:v>2.411149233271047E-4</c:v>
                </c:pt>
                <c:pt idx="674">
                  <c:v>2.3920052694750553E-4</c:v>
                </c:pt>
                <c:pt idx="675">
                  <c:v>2.3689004855833416E-4</c:v>
                </c:pt>
                <c:pt idx="676">
                  <c:v>2.3507467268112802E-4</c:v>
                </c:pt>
                <c:pt idx="677">
                  <c:v>2.3283020796021882E-4</c:v>
                </c:pt>
                <c:pt idx="678">
                  <c:v>2.3035469540039211E-4</c:v>
                </c:pt>
                <c:pt idx="679">
                  <c:v>2.2781316917230433E-4</c:v>
                </c:pt>
                <c:pt idx="680">
                  <c:v>2.2583275912444327E-4</c:v>
                </c:pt>
                <c:pt idx="681">
                  <c:v>2.2362130123766431E-4</c:v>
                </c:pt>
                <c:pt idx="682">
                  <c:v>2.2164089118980264E-4</c:v>
                </c:pt>
                <c:pt idx="683">
                  <c:v>2.1916537862997609E-4</c:v>
                </c:pt>
                <c:pt idx="684">
                  <c:v>2.172509822503769E-4</c:v>
                </c:pt>
                <c:pt idx="685">
                  <c:v>2.1576567471448161E-4</c:v>
                </c:pt>
                <c:pt idx="686">
                  <c:v>2.1395029883727496E-4</c:v>
                </c:pt>
                <c:pt idx="687">
                  <c:v>2.1200289562354539E-4</c:v>
                </c:pt>
                <c:pt idx="688">
                  <c:v>2.0982444457089776E-4</c:v>
                </c:pt>
                <c:pt idx="689">
                  <c:v>2.0797606185956016E-4</c:v>
                </c:pt>
                <c:pt idx="690">
                  <c:v>2.0635872698714143E-4</c:v>
                </c:pt>
                <c:pt idx="691">
                  <c:v>2.0447733744167245E-4</c:v>
                </c:pt>
                <c:pt idx="692">
                  <c:v>2.0266196156446586E-4</c:v>
                </c:pt>
                <c:pt idx="693">
                  <c:v>2.0091259935552176E-4</c:v>
                </c:pt>
                <c:pt idx="694">
                  <c:v>1.995263123220194E-4</c:v>
                </c:pt>
                <c:pt idx="695">
                  <c:v>1.9767792961068219E-4</c:v>
                </c:pt>
                <c:pt idx="696">
                  <c:v>1.9596157423586909E-4</c:v>
                </c:pt>
                <c:pt idx="697">
                  <c:v>1.9431123252931816E-4</c:v>
                </c:pt>
                <c:pt idx="698">
                  <c:v>1.9266089082276713E-4</c:v>
                </c:pt>
                <c:pt idx="699">
                  <c:v>1.9094453544795401E-4</c:v>
                </c:pt>
                <c:pt idx="700">
                  <c:v>1.8978929625336832E-4</c:v>
                </c:pt>
                <c:pt idx="701">
                  <c:v>1.8830398871747203E-4</c:v>
                </c:pt>
                <c:pt idx="702">
                  <c:v>1.8681868118157675E-4</c:v>
                </c:pt>
                <c:pt idx="703">
                  <c:v>1.8477225746545319E-4</c:v>
                </c:pt>
                <c:pt idx="704">
                  <c:v>1.8295688158824662E-4</c:v>
                </c:pt>
                <c:pt idx="705">
                  <c:v>1.8137255354995789E-4</c:v>
                </c:pt>
                <c:pt idx="706">
                  <c:v>1.7955717767275181E-4</c:v>
                </c:pt>
                <c:pt idx="707">
                  <c:v>1.7751075395662893E-4</c:v>
                </c:pt>
                <c:pt idx="708">
                  <c:v>1.7592642591833925E-4</c:v>
                </c:pt>
                <c:pt idx="709">
                  <c:v>1.7394601587047807E-4</c:v>
                </c:pt>
                <c:pt idx="710">
                  <c:v>1.7222966049566525E-4</c:v>
                </c:pt>
                <c:pt idx="711">
                  <c:v>1.7090938713042441E-4</c:v>
                </c:pt>
                <c:pt idx="712">
                  <c:v>1.6929205225800468E-4</c:v>
                </c:pt>
                <c:pt idx="713">
                  <c:v>1.6780674472210871E-4</c:v>
                </c:pt>
                <c:pt idx="714">
                  <c:v>1.66651505527523E-4</c:v>
                </c:pt>
                <c:pt idx="715">
                  <c:v>1.6539724583054395E-4</c:v>
                </c:pt>
                <c:pt idx="716">
                  <c:v>1.6391193829464785E-4</c:v>
                </c:pt>
                <c:pt idx="717">
                  <c:v>1.6222858975396603E-4</c:v>
                </c:pt>
                <c:pt idx="718">
                  <c:v>1.6074328221807018E-4</c:v>
                </c:pt>
                <c:pt idx="719">
                  <c:v>1.5939000201869828E-4</c:v>
                </c:pt>
                <c:pt idx="720">
                  <c:v>1.5793770131693321E-4</c:v>
                </c:pt>
                <c:pt idx="721">
                  <c:v>1.5661742795169265E-4</c:v>
                </c:pt>
                <c:pt idx="722">
                  <c:v>1.5513212041579633E-4</c:v>
                </c:pt>
                <c:pt idx="723">
                  <c:v>1.5321772403619751E-4</c:v>
                </c:pt>
                <c:pt idx="724">
                  <c:v>1.5146836182725325E-4</c:v>
                </c:pt>
                <c:pt idx="725">
                  <c:v>1.5034612946679835E-4</c:v>
                </c:pt>
                <c:pt idx="726">
                  <c:v>1.4945494494526107E-4</c:v>
                </c:pt>
                <c:pt idx="727">
                  <c:v>1.4803565107762744E-4</c:v>
                </c:pt>
                <c:pt idx="728">
                  <c:v>1.4648432987346896E-4</c:v>
                </c:pt>
                <c:pt idx="729">
                  <c:v>1.4539510434714533E-4</c:v>
                </c:pt>
                <c:pt idx="730">
                  <c:v>1.4400881731364289E-4</c:v>
                </c:pt>
                <c:pt idx="731">
                  <c:v>1.4298560545558081E-4</c:v>
                </c:pt>
                <c:pt idx="732">
                  <c:v>1.4189637992925711E-4</c:v>
                </c:pt>
                <c:pt idx="733">
                  <c:v>1.4064212023227833E-4</c:v>
                </c:pt>
                <c:pt idx="734">
                  <c:v>1.3945387420356161E-4</c:v>
                </c:pt>
                <c:pt idx="735">
                  <c:v>1.381005940041902E-4</c:v>
                </c:pt>
                <c:pt idx="736">
                  <c:v>1.3691234797547335E-4</c:v>
                </c:pt>
                <c:pt idx="737">
                  <c:v>1.3598815661980485E-4</c:v>
                </c:pt>
                <c:pt idx="738">
                  <c:v>1.3493193792761207E-4</c:v>
                </c:pt>
                <c:pt idx="739">
                  <c:v>1.3364467139650231E-4</c:v>
                </c:pt>
                <c:pt idx="740">
                  <c:v>1.3212635702647521E-4</c:v>
                </c:pt>
                <c:pt idx="741">
                  <c:v>1.3133419300733089E-4</c:v>
                </c:pt>
                <c:pt idx="742">
                  <c:v>1.3014594697861423E-4</c:v>
                </c:pt>
                <c:pt idx="743">
                  <c:v>1.2889168728163534E-4</c:v>
                </c:pt>
                <c:pt idx="744">
                  <c:v>1.2793448909183543E-4</c:v>
                </c:pt>
                <c:pt idx="745">
                  <c:v>1.2661421572659481E-4</c:v>
                </c:pt>
                <c:pt idx="746">
                  <c:v>1.25557997034402E-4</c:v>
                </c:pt>
                <c:pt idx="747">
                  <c:v>1.2450177834220943E-4</c:v>
                </c:pt>
                <c:pt idx="748">
                  <c:v>1.2324751864523084E-4</c:v>
                </c:pt>
                <c:pt idx="749">
                  <c:v>1.21993258948252E-4</c:v>
                </c:pt>
                <c:pt idx="750">
                  <c:v>1.2126710859736931E-4</c:v>
                </c:pt>
                <c:pt idx="751">
                  <c:v>1.1994683523212861E-4</c:v>
                </c:pt>
                <c:pt idx="752">
                  <c:v>1.1922068488124629E-4</c:v>
                </c:pt>
                <c:pt idx="753">
                  <c:v>1.1776838417948148E-4</c:v>
                </c:pt>
                <c:pt idx="754">
                  <c:v>1.1687719965794361E-4</c:v>
                </c:pt>
                <c:pt idx="755">
                  <c:v>1.1582098096575135E-4</c:v>
                </c:pt>
                <c:pt idx="756">
                  <c:v>1.145997281029032E-4</c:v>
                </c:pt>
                <c:pt idx="757">
                  <c:v>1.13411482074187E-4</c:v>
                </c:pt>
                <c:pt idx="758">
                  <c:v>1.126193180550422E-4</c:v>
                </c:pt>
                <c:pt idx="759">
                  <c:v>1.1159610619698048E-4</c:v>
                </c:pt>
                <c:pt idx="760">
                  <c:v>1.1057289433891866E-4</c:v>
                </c:pt>
                <c:pt idx="761">
                  <c:v>1.0981373715390557E-4</c:v>
                </c:pt>
                <c:pt idx="762">
                  <c:v>1.0885653896410597E-4</c:v>
                </c:pt>
                <c:pt idx="763">
                  <c:v>1.0793234760843703E-4</c:v>
                </c:pt>
                <c:pt idx="764">
                  <c:v>1.0667808791145861E-4</c:v>
                </c:pt>
                <c:pt idx="765">
                  <c:v>1.0578690338992081E-4</c:v>
                </c:pt>
                <c:pt idx="766">
                  <c:v>1.0469767786359703E-4</c:v>
                </c:pt>
                <c:pt idx="767">
                  <c:v>1.0374047967379738E-4</c:v>
                </c:pt>
                <c:pt idx="768">
                  <c:v>1.027172678157358E-4</c:v>
                </c:pt>
                <c:pt idx="769">
                  <c:v>1.0166104912354321E-4</c:v>
                </c:pt>
                <c:pt idx="770">
                  <c:v>1.0070385093374361E-4</c:v>
                </c:pt>
                <c:pt idx="771">
                  <c:v>1.0017574158764739E-4</c:v>
                </c:pt>
                <c:pt idx="772">
                  <c:v>9.9251550231978797E-5</c:v>
                </c:pt>
                <c:pt idx="773">
                  <c:v>9.8525399881096859E-5</c:v>
                </c:pt>
                <c:pt idx="774">
                  <c:v>9.7766242696083159E-5</c:v>
                </c:pt>
                <c:pt idx="775">
                  <c:v>9.7073099179331276E-5</c:v>
                </c:pt>
                <c:pt idx="776">
                  <c:v>9.6379955662579867E-5</c:v>
                </c:pt>
                <c:pt idx="777">
                  <c:v>9.5587791643435367E-5</c:v>
                </c:pt>
                <c:pt idx="778">
                  <c:v>9.4465559282980887E-5</c:v>
                </c:pt>
                <c:pt idx="779">
                  <c:v>9.3673395263836658E-5</c:v>
                </c:pt>
                <c:pt idx="780">
                  <c:v>9.2947244912953717E-5</c:v>
                </c:pt>
                <c:pt idx="781">
                  <c:v>9.2221094562071495E-5</c:v>
                </c:pt>
                <c:pt idx="782">
                  <c:v>9.12969032064029E-5</c:v>
                </c:pt>
                <c:pt idx="783">
                  <c:v>9.0405718684865227E-5</c:v>
                </c:pt>
                <c:pt idx="784">
                  <c:v>8.9514534163327852E-5</c:v>
                </c:pt>
                <c:pt idx="785">
                  <c:v>8.8821390646576606E-5</c:v>
                </c:pt>
                <c:pt idx="786">
                  <c:v>8.7897199290907726E-5</c:v>
                </c:pt>
                <c:pt idx="787">
                  <c:v>8.7270069442418202E-5</c:v>
                </c:pt>
                <c:pt idx="788">
                  <c:v>8.6774966930453369E-5</c:v>
                </c:pt>
                <c:pt idx="789">
                  <c:v>8.5916789243046347E-5</c:v>
                </c:pt>
                <c:pt idx="790">
                  <c:v>8.5091618389771101E-5</c:v>
                </c:pt>
                <c:pt idx="791">
                  <c:v>8.4530502209543841E-5</c:v>
                </c:pt>
                <c:pt idx="792">
                  <c:v>8.3837358692792567E-5</c:v>
                </c:pt>
                <c:pt idx="793">
                  <c:v>8.2946174171254528E-5</c:v>
                </c:pt>
                <c:pt idx="794">
                  <c:v>8.2451071659289248E-5</c:v>
                </c:pt>
                <c:pt idx="795">
                  <c:v>8.1757928142538164E-5</c:v>
                </c:pt>
                <c:pt idx="796">
                  <c:v>8.1064784625786362E-5</c:v>
                </c:pt>
                <c:pt idx="797">
                  <c:v>8.0536675279690444E-5</c:v>
                </c:pt>
                <c:pt idx="798">
                  <c:v>7.9546470255759612E-5</c:v>
                </c:pt>
                <c:pt idx="799">
                  <c:v>7.891934040727002E-5</c:v>
                </c:pt>
                <c:pt idx="800">
                  <c:v>7.8193190056387798E-5</c:v>
                </c:pt>
                <c:pt idx="801">
                  <c:v>7.6773896188753814E-5</c:v>
                </c:pt>
                <c:pt idx="802">
                  <c:v>7.594872533547831E-5</c:v>
                </c:pt>
                <c:pt idx="803">
                  <c:v>7.594872533547831E-5</c:v>
                </c:pt>
                <c:pt idx="804">
                  <c:v>7.5090547648071871E-5</c:v>
                </c:pt>
                <c:pt idx="805">
                  <c:v>7.4331390463058374E-5</c:v>
                </c:pt>
                <c:pt idx="806">
                  <c:v>7.3836287951093189E-5</c:v>
                </c:pt>
                <c:pt idx="807">
                  <c:v>7.3308178604996593E-5</c:v>
                </c:pt>
                <c:pt idx="808">
                  <c:v>7.2747062424769184E-5</c:v>
                </c:pt>
                <c:pt idx="809">
                  <c:v>7.2152939410411029E-5</c:v>
                </c:pt>
                <c:pt idx="810">
                  <c:v>7.0502597703859913E-5</c:v>
                </c:pt>
                <c:pt idx="811">
                  <c:v>7.0502597703859913E-5</c:v>
                </c:pt>
                <c:pt idx="812">
                  <c:v>6.9776447352977555E-5</c:v>
                </c:pt>
                <c:pt idx="813">
                  <c:v>6.9050297002095116E-5</c:v>
                </c:pt>
                <c:pt idx="814">
                  <c:v>6.8654214992522832E-5</c:v>
                </c:pt>
                <c:pt idx="815">
                  <c:v>6.7994078309902386E-5</c:v>
                </c:pt>
                <c:pt idx="816">
                  <c:v>6.7564989466199071E-5</c:v>
                </c:pt>
                <c:pt idx="817">
                  <c:v>6.6904852783578544E-5</c:v>
                </c:pt>
                <c:pt idx="818">
                  <c:v>6.5947654593779013E-5</c:v>
                </c:pt>
                <c:pt idx="819">
                  <c:v>6.5947654593779013E-5</c:v>
                </c:pt>
                <c:pt idx="820">
                  <c:v>6.5353531579420818E-5</c:v>
                </c:pt>
                <c:pt idx="821">
                  <c:v>6.4924442735717435E-5</c:v>
                </c:pt>
                <c:pt idx="822">
                  <c:v>6.4297312887228101E-5</c:v>
                </c:pt>
                <c:pt idx="823">
                  <c:v>6.3703189872869594E-5</c:v>
                </c:pt>
                <c:pt idx="824">
                  <c:v>6.3076060024380327E-5</c:v>
                </c:pt>
                <c:pt idx="825">
                  <c:v>6.2448930175890925E-5</c:v>
                </c:pt>
                <c:pt idx="826">
                  <c:v>6.1293690981305306E-5</c:v>
                </c:pt>
                <c:pt idx="827">
                  <c:v>6.0798588469339904E-5</c:v>
                </c:pt>
                <c:pt idx="828">
                  <c:v>6.0798588469339904E-5</c:v>
                </c:pt>
                <c:pt idx="829">
                  <c:v>6.0303485957374671E-5</c:v>
                </c:pt>
                <c:pt idx="830">
                  <c:v>5.9907403947802482E-5</c:v>
                </c:pt>
                <c:pt idx="831">
                  <c:v>5.9445308269967906E-5</c:v>
                </c:pt>
                <c:pt idx="832">
                  <c:v>5.8719157919085603E-5</c:v>
                </c:pt>
                <c:pt idx="833">
                  <c:v>5.8224055407120153E-5</c:v>
                </c:pt>
                <c:pt idx="834">
                  <c:v>5.7464898222106873E-5</c:v>
                </c:pt>
                <c:pt idx="835">
                  <c:v>5.6540706866438196E-5</c:v>
                </c:pt>
                <c:pt idx="836">
                  <c:v>5.6540706866438196E-5</c:v>
                </c:pt>
                <c:pt idx="837">
                  <c:v>5.5880570183817838E-5</c:v>
                </c:pt>
                <c:pt idx="838">
                  <c:v>5.5286447169459331E-5</c:v>
                </c:pt>
                <c:pt idx="839">
                  <c:v>5.4824351491625176E-5</c:v>
                </c:pt>
                <c:pt idx="840">
                  <c:v>5.439526264792199E-5</c:v>
                </c:pt>
                <c:pt idx="841">
                  <c:v>5.3735125965301503E-5</c:v>
                </c:pt>
                <c:pt idx="842">
                  <c:v>5.3008975614419009E-5</c:v>
                </c:pt>
                <c:pt idx="843">
                  <c:v>5.2315832097667533E-5</c:v>
                </c:pt>
                <c:pt idx="844">
                  <c:v>5.2315832097667533E-5</c:v>
                </c:pt>
                <c:pt idx="845">
                  <c:v>5.1820729585702191E-5</c:v>
                </c:pt>
                <c:pt idx="846">
                  <c:v>5.1292620239606057E-5</c:v>
                </c:pt>
                <c:pt idx="847">
                  <c:v>5.0764510893509685E-5</c:v>
                </c:pt>
                <c:pt idx="848">
                  <c:v>5.0368428883937502E-5</c:v>
                </c:pt>
                <c:pt idx="849">
                  <c:v>5.0104374210889123E-5</c:v>
                </c:pt>
                <c:pt idx="850">
                  <c:v>4.9708292201317056E-5</c:v>
                </c:pt>
                <c:pt idx="851">
                  <c:v>4.8751094011517451E-5</c:v>
                </c:pt>
                <c:pt idx="852">
                  <c:v>4.8322005167814021E-5</c:v>
                </c:pt>
                <c:pt idx="853">
                  <c:v>4.8322005167814021E-5</c:v>
                </c:pt>
                <c:pt idx="854">
                  <c:v>4.7694875319324714E-5</c:v>
                </c:pt>
                <c:pt idx="855">
                  <c:v>4.729879330975245E-5</c:v>
                </c:pt>
                <c:pt idx="856">
                  <c:v>4.6803690797787156E-5</c:v>
                </c:pt>
                <c:pt idx="857">
                  <c:v>4.6407608788214818E-5</c:v>
                </c:pt>
                <c:pt idx="858">
                  <c:v>4.6077540446904622E-5</c:v>
                </c:pt>
                <c:pt idx="859">
                  <c:v>4.5615444769070331E-5</c:v>
                </c:pt>
                <c:pt idx="860">
                  <c:v>4.475726708166394E-5</c:v>
                </c:pt>
                <c:pt idx="861">
                  <c:v>4.475726708166394E-5</c:v>
                </c:pt>
                <c:pt idx="862">
                  <c:v>4.4394191906222828E-5</c:v>
                </c:pt>
                <c:pt idx="863">
                  <c:v>4.4064123564912456E-5</c:v>
                </c:pt>
                <c:pt idx="864">
                  <c:v>4.3635034721209094E-5</c:v>
                </c:pt>
                <c:pt idx="865">
                  <c:v>4.3172939043374898E-5</c:v>
                </c:pt>
                <c:pt idx="866">
                  <c:v>4.2776857033802696E-5</c:v>
                </c:pt>
                <c:pt idx="867">
                  <c:v>4.2149727185313266E-5</c:v>
                </c:pt>
                <c:pt idx="868">
                  <c:v>4.1390570000299803E-5</c:v>
                </c:pt>
                <c:pt idx="869">
                  <c:v>4.1390570000299803E-5</c:v>
                </c:pt>
                <c:pt idx="870">
                  <c:v>4.0994487990727655E-5</c:v>
                </c:pt>
                <c:pt idx="871">
                  <c:v>4.0466378644631324E-5</c:v>
                </c:pt>
                <c:pt idx="872">
                  <c:v>4.0103303469189887E-5</c:v>
                </c:pt>
                <c:pt idx="873">
                  <c:v>3.9674214625486762E-5</c:v>
                </c:pt>
                <c:pt idx="874">
                  <c:v>3.9344146284176546E-5</c:v>
                </c:pt>
                <c:pt idx="875">
                  <c:v>3.8981071108735265E-5</c:v>
                </c:pt>
                <c:pt idx="876">
                  <c:v>3.8254920757852812E-5</c:v>
                </c:pt>
                <c:pt idx="877">
                  <c:v>3.7924852416542657E-5</c:v>
                </c:pt>
                <c:pt idx="878">
                  <c:v>3.7924852416542657E-5</c:v>
                </c:pt>
                <c:pt idx="879">
                  <c:v>3.7330729402184278E-5</c:v>
                </c:pt>
                <c:pt idx="880">
                  <c:v>3.7033667895005133E-5</c:v>
                </c:pt>
                <c:pt idx="881">
                  <c:v>3.6736606387825907E-5</c:v>
                </c:pt>
                <c:pt idx="882">
                  <c:v>3.630751754412266E-5</c:v>
                </c:pt>
                <c:pt idx="883">
                  <c:v>3.6043462871074511E-5</c:v>
                </c:pt>
                <c:pt idx="884">
                  <c:v>3.5680387695633271E-5</c:v>
                </c:pt>
                <c:pt idx="885">
                  <c:v>3.4855216842357727E-5</c:v>
                </c:pt>
                <c:pt idx="886">
                  <c:v>3.4855216842357727E-5</c:v>
                </c:pt>
                <c:pt idx="887">
                  <c:v>3.4327107496261416E-5</c:v>
                </c:pt>
                <c:pt idx="888">
                  <c:v>3.4162073325606216E-5</c:v>
                </c:pt>
                <c:pt idx="889">
                  <c:v>3.3798998150165051E-5</c:v>
                </c:pt>
                <c:pt idx="890">
                  <c:v>3.3534943477116943E-5</c:v>
                </c:pt>
                <c:pt idx="891">
                  <c:v>3.3138861467544645E-5</c:v>
                </c:pt>
                <c:pt idx="892">
                  <c:v>3.2907813628627588E-5</c:v>
                </c:pt>
                <c:pt idx="893">
                  <c:v>3.2412711116662233E-5</c:v>
                </c:pt>
                <c:pt idx="894">
                  <c:v>3.2412711116662233E-5</c:v>
                </c:pt>
                <c:pt idx="895">
                  <c:v>3.2214670111876111E-5</c:v>
                </c:pt>
                <c:pt idx="896">
                  <c:v>3.1950615438827949E-5</c:v>
                </c:pt>
                <c:pt idx="897">
                  <c:v>3.1752574434041746E-5</c:v>
                </c:pt>
                <c:pt idx="898">
                  <c:v>3.1554533429255692E-5</c:v>
                </c:pt>
                <c:pt idx="899">
                  <c:v>3.1191458253814412E-5</c:v>
                </c:pt>
                <c:pt idx="900">
                  <c:v>3.0729362575980195E-5</c:v>
                </c:pt>
                <c:pt idx="901">
                  <c:v>3.0102232727490783E-5</c:v>
                </c:pt>
                <c:pt idx="902">
                  <c:v>2.9838178054442617E-5</c:v>
                </c:pt>
                <c:pt idx="903">
                  <c:v>2.9838178054442617E-5</c:v>
                </c:pt>
                <c:pt idx="904">
                  <c:v>2.9376082376608242E-5</c:v>
                </c:pt>
                <c:pt idx="905">
                  <c:v>2.9013007201167093E-5</c:v>
                </c:pt>
                <c:pt idx="906">
                  <c:v>2.8814966196380894E-5</c:v>
                </c:pt>
                <c:pt idx="907">
                  <c:v>2.8649932025725925E-5</c:v>
                </c:pt>
                <c:pt idx="908">
                  <c:v>2.841888418680865E-5</c:v>
                </c:pt>
                <c:pt idx="909">
                  <c:v>2.7989795343105455E-5</c:v>
                </c:pt>
                <c:pt idx="910">
                  <c:v>2.7032597153305863E-5</c:v>
                </c:pt>
                <c:pt idx="911">
                  <c:v>2.7032597153305863E-5</c:v>
                </c:pt>
                <c:pt idx="912">
                  <c:v>2.6735535646126697E-5</c:v>
                </c:pt>
                <c:pt idx="913">
                  <c:v>2.6471480973078515E-5</c:v>
                </c:pt>
                <c:pt idx="914">
                  <c:v>2.6207426300030282E-5</c:v>
                </c:pt>
                <c:pt idx="915">
                  <c:v>2.5976378461113285E-5</c:v>
                </c:pt>
                <c:pt idx="916">
                  <c:v>2.5811344290458075E-5</c:v>
                </c:pt>
                <c:pt idx="917">
                  <c:v>2.5613303285672035E-5</c:v>
                </c:pt>
                <c:pt idx="918">
                  <c:v>2.508519393957566E-5</c:v>
                </c:pt>
                <c:pt idx="919">
                  <c:v>2.508519393957566E-5</c:v>
                </c:pt>
                <c:pt idx="920">
                  <c:v>2.4821139266527477E-5</c:v>
                </c:pt>
                <c:pt idx="921">
                  <c:v>2.4623098261741291E-5</c:v>
                </c:pt>
                <c:pt idx="922">
                  <c:v>2.4359043588693241E-5</c:v>
                </c:pt>
                <c:pt idx="923">
                  <c:v>2.4194009418038031E-5</c:v>
                </c:pt>
                <c:pt idx="924">
                  <c:v>2.3995968413251991E-5</c:v>
                </c:pt>
                <c:pt idx="925">
                  <c:v>2.3797927408465859E-5</c:v>
                </c:pt>
                <c:pt idx="926">
                  <c:v>2.3071777057583446E-5</c:v>
                </c:pt>
                <c:pt idx="927">
                  <c:v>2.2840729218666257E-5</c:v>
                </c:pt>
                <c:pt idx="928">
                  <c:v>2.2840729218666257E-5</c:v>
                </c:pt>
                <c:pt idx="929">
                  <c:v>2.2741708716273257E-5</c:v>
                </c:pt>
                <c:pt idx="930">
                  <c:v>2.2510660877356044E-5</c:v>
                </c:pt>
                <c:pt idx="931">
                  <c:v>2.2444647209094054E-5</c:v>
                </c:pt>
                <c:pt idx="932">
                  <c:v>2.2213599370176851E-5</c:v>
                </c:pt>
                <c:pt idx="933">
                  <c:v>2.1685490024080541E-5</c:v>
                </c:pt>
                <c:pt idx="934">
                  <c:v>2.1652483189949452E-5</c:v>
                </c:pt>
                <c:pt idx="935">
                  <c:v>2.1190387512115243E-5</c:v>
                </c:pt>
                <c:pt idx="936">
                  <c:v>2.1190387512115243E-5</c:v>
                </c:pt>
                <c:pt idx="937">
                  <c:v>2.0992346507329149E-5</c:v>
                </c:pt>
                <c:pt idx="938">
                  <c:v>2.0893326004936027E-5</c:v>
                </c:pt>
                <c:pt idx="939">
                  <c:v>2.0761298668411952E-5</c:v>
                </c:pt>
                <c:pt idx="940">
                  <c:v>2.0563257663625858E-5</c:v>
                </c:pt>
                <c:pt idx="941">
                  <c:v>2.0332209824708651E-5</c:v>
                </c:pt>
                <c:pt idx="942">
                  <c:v>2.0134168819922587E-5</c:v>
                </c:pt>
                <c:pt idx="943">
                  <c:v>1.9507038971433161E-5</c:v>
                </c:pt>
                <c:pt idx="944">
                  <c:v>1.9507038971433161E-5</c:v>
                </c:pt>
                <c:pt idx="945">
                  <c:v>1.934200480077807E-5</c:v>
                </c:pt>
                <c:pt idx="946">
                  <c:v>1.9176970630122962E-5</c:v>
                </c:pt>
                <c:pt idx="947">
                  <c:v>1.8912915957074749E-5</c:v>
                </c:pt>
                <c:pt idx="948">
                  <c:v>1.8780888620550722E-5</c:v>
                </c:pt>
                <c:pt idx="949">
                  <c:v>1.8648861284026641E-5</c:v>
                </c:pt>
                <c:pt idx="950">
                  <c:v>1.8384806610978479E-5</c:v>
                </c:pt>
                <c:pt idx="951">
                  <c:v>1.7988724601406229E-5</c:v>
                </c:pt>
                <c:pt idx="952">
                  <c:v>1.7856697264882144E-5</c:v>
                </c:pt>
                <c:pt idx="953">
                  <c:v>1.7856697264882144E-5</c:v>
                </c:pt>
                <c:pt idx="954">
                  <c:v>1.7625649425964961E-5</c:v>
                </c:pt>
                <c:pt idx="955">
                  <c:v>1.7493622089440863E-5</c:v>
                </c:pt>
                <c:pt idx="956">
                  <c:v>1.732858791878582E-5</c:v>
                </c:pt>
                <c:pt idx="957">
                  <c:v>1.7229567416392738E-5</c:v>
                </c:pt>
                <c:pt idx="958">
                  <c:v>1.7064533245737671E-5</c:v>
                </c:pt>
                <c:pt idx="959">
                  <c:v>1.6866492240951529E-5</c:v>
                </c:pt>
                <c:pt idx="960">
                  <c:v>1.6602437567903367E-5</c:v>
                </c:pt>
                <c:pt idx="961">
                  <c:v>1.6602437567903367E-5</c:v>
                </c:pt>
                <c:pt idx="962">
                  <c:v>1.6404396563117242E-5</c:v>
                </c:pt>
                <c:pt idx="963">
                  <c:v>1.6206355558331117E-5</c:v>
                </c:pt>
                <c:pt idx="964">
                  <c:v>1.6107335055938056E-5</c:v>
                </c:pt>
                <c:pt idx="965">
                  <c:v>1.587628721702089E-5</c:v>
                </c:pt>
                <c:pt idx="966">
                  <c:v>1.5678246212234741E-5</c:v>
                </c:pt>
                <c:pt idx="967">
                  <c:v>1.557922570984168E-5</c:v>
                </c:pt>
                <c:pt idx="968">
                  <c:v>1.5315171036793552E-5</c:v>
                </c:pt>
                <c:pt idx="969">
                  <c:v>1.5315171036793552E-5</c:v>
                </c:pt>
                <c:pt idx="970">
                  <c:v>1.5150136866138446E-5</c:v>
                </c:pt>
                <c:pt idx="971">
                  <c:v>1.5018109529614349E-5</c:v>
                </c:pt>
                <c:pt idx="972">
                  <c:v>1.4919089027221283E-5</c:v>
                </c:pt>
                <c:pt idx="973">
                  <c:v>1.4721048022435172E-5</c:v>
                </c:pt>
                <c:pt idx="974">
                  <c:v>1.4589020685911104E-5</c:v>
                </c:pt>
                <c:pt idx="975">
                  <c:v>1.4490000183518028E-5</c:v>
                </c:pt>
                <c:pt idx="976">
                  <c:v>1.4093918173945736E-5</c:v>
                </c:pt>
                <c:pt idx="977">
                  <c:v>1.392888400329069E-5</c:v>
                </c:pt>
                <c:pt idx="978">
                  <c:v>1.392888400329069E-5</c:v>
                </c:pt>
                <c:pt idx="979">
                  <c:v>1.3763849832635604E-5</c:v>
                </c:pt>
                <c:pt idx="980">
                  <c:v>1.3565808827849453E-5</c:v>
                </c:pt>
                <c:pt idx="981">
                  <c:v>1.3268747320670259E-5</c:v>
                </c:pt>
                <c:pt idx="982">
                  <c:v>1.3037699481753105E-5</c:v>
                </c:pt>
                <c:pt idx="983">
                  <c:v>1.2971685813491061E-5</c:v>
                </c:pt>
                <c:pt idx="984">
                  <c:v>1.2872665311098026E-5</c:v>
                </c:pt>
                <c:pt idx="985">
                  <c:v>1.2509590135656789E-5</c:v>
                </c:pt>
                <c:pt idx="986">
                  <c:v>1.2509590135656789E-5</c:v>
                </c:pt>
                <c:pt idx="987">
                  <c:v>1.2443576467394752E-5</c:v>
                </c:pt>
                <c:pt idx="988">
                  <c:v>1.2344555965001703E-5</c:v>
                </c:pt>
                <c:pt idx="989">
                  <c:v>1.2146514960215571E-5</c:v>
                </c:pt>
                <c:pt idx="990">
                  <c:v>1.2047494457822483E-5</c:v>
                </c:pt>
                <c:pt idx="991">
                  <c:v>1.1948473955429448E-5</c:v>
                </c:pt>
                <c:pt idx="992">
                  <c:v>1.1948473955429448E-5</c:v>
                </c:pt>
                <c:pt idx="993">
                  <c:v>1.1783439784774363E-5</c:v>
                </c:pt>
                <c:pt idx="994">
                  <c:v>1.1783439784774363E-5</c:v>
                </c:pt>
                <c:pt idx="995">
                  <c:v>1.1585398779988235E-5</c:v>
                </c:pt>
                <c:pt idx="996">
                  <c:v>1.1453371443464166E-5</c:v>
                </c:pt>
                <c:pt idx="997">
                  <c:v>1.1321344106940052E-5</c:v>
                </c:pt>
                <c:pt idx="998">
                  <c:v>1.1189316770415949E-5</c:v>
                </c:pt>
                <c:pt idx="999">
                  <c:v>1.1090296268022909E-5</c:v>
                </c:pt>
                <c:pt idx="1000">
                  <c:v>1.0991275765629855E-5</c:v>
                </c:pt>
                <c:pt idx="1001">
                  <c:v>1.0958268931498804E-5</c:v>
                </c:pt>
                <c:pt idx="1002">
                  <c:v>1.0892255263236802E-5</c:v>
                </c:pt>
                <c:pt idx="1003">
                  <c:v>1.0892255263236802E-5</c:v>
                </c:pt>
                <c:pt idx="1004">
                  <c:v>1.0760227926712711E-5</c:v>
                </c:pt>
                <c:pt idx="1005">
                  <c:v>1.0496173253664551E-5</c:v>
                </c:pt>
                <c:pt idx="1006">
                  <c:v>1.0430159585402515E-5</c:v>
                </c:pt>
                <c:pt idx="1007">
                  <c:v>1.0298132248878425E-5</c:v>
                </c:pt>
                <c:pt idx="1008">
                  <c:v>1.0133098078223295E-5</c:v>
                </c:pt>
                <c:pt idx="1009">
                  <c:v>9.9020502393062058E-6</c:v>
                </c:pt>
                <c:pt idx="1010">
                  <c:v>9.6710024003890283E-6</c:v>
                </c:pt>
                <c:pt idx="1011">
                  <c:v>9.6710024003890283E-6</c:v>
                </c:pt>
                <c:pt idx="1012">
                  <c:v>9.6379955662580029E-6</c:v>
                </c:pt>
                <c:pt idx="1013">
                  <c:v>9.5389750638649235E-6</c:v>
                </c:pt>
                <c:pt idx="1014">
                  <c:v>9.5059682297339371E-6</c:v>
                </c:pt>
                <c:pt idx="1015">
                  <c:v>9.3079272249478137E-6</c:v>
                </c:pt>
                <c:pt idx="1016">
                  <c:v>9.2089067225547207E-6</c:v>
                </c:pt>
                <c:pt idx="1017">
                  <c:v>9.1758998884237428E-6</c:v>
                </c:pt>
                <c:pt idx="1018">
                  <c:v>9.1098862201617005E-6</c:v>
                </c:pt>
                <c:pt idx="1019">
                  <c:v>9.1098862201617005E-6</c:v>
                </c:pt>
                <c:pt idx="1020">
                  <c:v>9.0768793860306582E-6</c:v>
                </c:pt>
                <c:pt idx="1021">
                  <c:v>8.9448520495065567E-6</c:v>
                </c:pt>
                <c:pt idx="1022">
                  <c:v>8.7798178788514791E-6</c:v>
                </c:pt>
                <c:pt idx="1023">
                  <c:v>8.6807973764584267E-6</c:v>
                </c:pt>
                <c:pt idx="1024">
                  <c:v>8.5157632058033304E-6</c:v>
                </c:pt>
                <c:pt idx="1025">
                  <c:v>8.416742703410256E-6</c:v>
                </c:pt>
                <c:pt idx="1026">
                  <c:v>8.251708532755141E-6</c:v>
                </c:pt>
                <c:pt idx="1027">
                  <c:v>8.152688030362109E-6</c:v>
                </c:pt>
                <c:pt idx="1028">
                  <c:v>8.0866743621000413E-6</c:v>
                </c:pt>
                <c:pt idx="1029">
                  <c:v>8.0206606938380059E-6</c:v>
                </c:pt>
                <c:pt idx="1030">
                  <c:v>7.9546470255759619E-6</c:v>
                </c:pt>
                <c:pt idx="1031">
                  <c:v>7.8556265231829028E-6</c:v>
                </c:pt>
                <c:pt idx="1032">
                  <c:v>7.8556265231829028E-6</c:v>
                </c:pt>
                <c:pt idx="1033">
                  <c:v>7.7896128549208673E-6</c:v>
                </c:pt>
                <c:pt idx="1034">
                  <c:v>7.6905923525277912E-6</c:v>
                </c:pt>
                <c:pt idx="1035">
                  <c:v>7.6245786842657473E-6</c:v>
                </c:pt>
                <c:pt idx="1036">
                  <c:v>7.5915718501347346E-6</c:v>
                </c:pt>
                <c:pt idx="1037">
                  <c:v>7.4595445136106586E-6</c:v>
                </c:pt>
                <c:pt idx="1038">
                  <c:v>7.4595445136106586E-6</c:v>
                </c:pt>
                <c:pt idx="1039">
                  <c:v>7.3935308453485934E-6</c:v>
                </c:pt>
                <c:pt idx="1040">
                  <c:v>7.3605240112175808E-6</c:v>
                </c:pt>
                <c:pt idx="1041">
                  <c:v>7.3275171770865503E-6</c:v>
                </c:pt>
                <c:pt idx="1042">
                  <c:v>7.2284966746935081E-6</c:v>
                </c:pt>
                <c:pt idx="1043">
                  <c:v>7.0964693381694279E-6</c:v>
                </c:pt>
                <c:pt idx="1044">
                  <c:v>7.0634625040384093E-6</c:v>
                </c:pt>
                <c:pt idx="1045">
                  <c:v>6.9974488357763662E-6</c:v>
                </c:pt>
                <c:pt idx="1046">
                  <c:v>6.8984283333833037E-6</c:v>
                </c:pt>
                <c:pt idx="1047">
                  <c:v>6.7994078309902428E-6</c:v>
                </c:pt>
                <c:pt idx="1048">
                  <c:v>6.700387328597182E-6</c:v>
                </c:pt>
                <c:pt idx="1049">
                  <c:v>6.6013668262041203E-6</c:v>
                </c:pt>
                <c:pt idx="1050">
                  <c:v>6.5683599920731042E-6</c:v>
                </c:pt>
                <c:pt idx="1051">
                  <c:v>6.5023463238110603E-6</c:v>
                </c:pt>
                <c:pt idx="1052">
                  <c:v>6.4033258214179927E-6</c:v>
                </c:pt>
                <c:pt idx="1053">
                  <c:v>6.3703189872869724E-6</c:v>
                </c:pt>
                <c:pt idx="1054">
                  <c:v>6.3043053190249276E-6</c:v>
                </c:pt>
                <c:pt idx="1055">
                  <c:v>6.2712984848939404E-6</c:v>
                </c:pt>
                <c:pt idx="1056">
                  <c:v>6.2382916507629023E-6</c:v>
                </c:pt>
                <c:pt idx="1057">
                  <c:v>6.1722779825008609E-6</c:v>
                </c:pt>
                <c:pt idx="1058">
                  <c:v>6.1062643142388136E-6</c:v>
                </c:pt>
                <c:pt idx="1059">
                  <c:v>6.0732574801077984E-6</c:v>
                </c:pt>
                <c:pt idx="1060">
                  <c:v>5.9082233094527029E-6</c:v>
                </c:pt>
                <c:pt idx="1061">
                  <c:v>5.9082233094527029E-6</c:v>
                </c:pt>
                <c:pt idx="1062">
                  <c:v>5.9082233094527029E-6</c:v>
                </c:pt>
                <c:pt idx="1063">
                  <c:v>5.842209641190653E-6</c:v>
                </c:pt>
                <c:pt idx="1064">
                  <c:v>5.7431891387975837E-6</c:v>
                </c:pt>
                <c:pt idx="1065">
                  <c:v>5.7431891387975837E-6</c:v>
                </c:pt>
                <c:pt idx="1066">
                  <c:v>5.71018230466656E-6</c:v>
                </c:pt>
                <c:pt idx="1067">
                  <c:v>5.6111618022734975E-6</c:v>
                </c:pt>
                <c:pt idx="1068">
                  <c:v>5.5781549681424704E-6</c:v>
                </c:pt>
                <c:pt idx="1069">
                  <c:v>5.545148134011462E-6</c:v>
                </c:pt>
                <c:pt idx="1070">
                  <c:v>5.4131207974873818E-6</c:v>
                </c:pt>
                <c:pt idx="1071">
                  <c:v>5.3801139633563496E-6</c:v>
                </c:pt>
                <c:pt idx="1072">
                  <c:v>5.248086626832271E-6</c:v>
                </c:pt>
                <c:pt idx="1073">
                  <c:v>5.1820729585702262E-6</c:v>
                </c:pt>
                <c:pt idx="1074">
                  <c:v>5.1490661244392178E-6</c:v>
                </c:pt>
                <c:pt idx="1075">
                  <c:v>5.1160592903081925E-6</c:v>
                </c:pt>
                <c:pt idx="1076">
                  <c:v>5.1160592903081925E-6</c:v>
                </c:pt>
                <c:pt idx="1077">
                  <c:v>5.0170387879151291E-6</c:v>
                </c:pt>
                <c:pt idx="1078">
                  <c:v>4.9510251196530961E-6</c:v>
                </c:pt>
                <c:pt idx="1079">
                  <c:v>4.8850114513910446E-6</c:v>
                </c:pt>
                <c:pt idx="1080">
                  <c:v>4.8189977831290006E-6</c:v>
                </c:pt>
                <c:pt idx="1081">
                  <c:v>4.8189977831290006E-6</c:v>
                </c:pt>
                <c:pt idx="1082">
                  <c:v>4.7859909489979795E-6</c:v>
                </c:pt>
                <c:pt idx="1083">
                  <c:v>4.653963612473906E-6</c:v>
                </c:pt>
                <c:pt idx="1084">
                  <c:v>4.6209567783428713E-6</c:v>
                </c:pt>
                <c:pt idx="1085">
                  <c:v>4.5879499442118646E-6</c:v>
                </c:pt>
                <c:pt idx="1086">
                  <c:v>4.5879499442118646E-6</c:v>
                </c:pt>
                <c:pt idx="1087">
                  <c:v>4.5219362759498113E-6</c:v>
                </c:pt>
                <c:pt idx="1088">
                  <c:v>4.4889294418188038E-6</c:v>
                </c:pt>
                <c:pt idx="1089">
                  <c:v>4.4559226076877776E-6</c:v>
                </c:pt>
                <c:pt idx="1090">
                  <c:v>4.4229157735567463E-6</c:v>
                </c:pt>
                <c:pt idx="1091">
                  <c:v>4.4229157735567463E-6</c:v>
                </c:pt>
                <c:pt idx="1092">
                  <c:v>4.4229157735567463E-6</c:v>
                </c:pt>
                <c:pt idx="1093">
                  <c:v>4.4229157735567463E-6</c:v>
                </c:pt>
                <c:pt idx="1094">
                  <c:v>4.356902105294726E-6</c:v>
                </c:pt>
                <c:pt idx="1095">
                  <c:v>4.3238952711636914E-6</c:v>
                </c:pt>
                <c:pt idx="1096">
                  <c:v>4.2248747687706314E-6</c:v>
                </c:pt>
                <c:pt idx="1097">
                  <c:v>4.1588611005085925E-6</c:v>
                </c:pt>
                <c:pt idx="1098">
                  <c:v>4.1258542663775485E-6</c:v>
                </c:pt>
                <c:pt idx="1099">
                  <c:v>4.1258542663775485E-6</c:v>
                </c:pt>
                <c:pt idx="1100">
                  <c:v>4.1258542663775485E-6</c:v>
                </c:pt>
                <c:pt idx="1101">
                  <c:v>4.0598405981155317E-6</c:v>
                </c:pt>
                <c:pt idx="1102">
                  <c:v>3.9608200957224751E-6</c:v>
                </c:pt>
                <c:pt idx="1103">
                  <c:v>3.9608200957224751E-6</c:v>
                </c:pt>
                <c:pt idx="1104">
                  <c:v>3.9608200957224751E-6</c:v>
                </c:pt>
                <c:pt idx="1105">
                  <c:v>3.894806427460426E-6</c:v>
                </c:pt>
                <c:pt idx="1106">
                  <c:v>3.894806427460426E-6</c:v>
                </c:pt>
                <c:pt idx="1107">
                  <c:v>3.8287927591983922E-6</c:v>
                </c:pt>
                <c:pt idx="1108">
                  <c:v>3.795785925067369E-6</c:v>
                </c:pt>
                <c:pt idx="1109">
                  <c:v>3.7627790909363517E-6</c:v>
                </c:pt>
                <c:pt idx="1110">
                  <c:v>3.6967654226743018E-6</c:v>
                </c:pt>
                <c:pt idx="1111">
                  <c:v>3.6307517544122684E-6</c:v>
                </c:pt>
                <c:pt idx="1112">
                  <c:v>3.5977449202812439E-6</c:v>
                </c:pt>
                <c:pt idx="1113">
                  <c:v>3.5647380861502258E-6</c:v>
                </c:pt>
                <c:pt idx="1114">
                  <c:v>3.5647380861502258E-6</c:v>
                </c:pt>
                <c:pt idx="1115">
                  <c:v>3.5317312520192085E-6</c:v>
                </c:pt>
                <c:pt idx="1116">
                  <c:v>3.4987244178881827E-6</c:v>
                </c:pt>
                <c:pt idx="1117">
                  <c:v>3.4987244178881827E-6</c:v>
                </c:pt>
                <c:pt idx="1118">
                  <c:v>3.4657175837571654E-6</c:v>
                </c:pt>
                <c:pt idx="1119">
                  <c:v>3.4327107496261438E-6</c:v>
                </c:pt>
                <c:pt idx="1120">
                  <c:v>3.4327107496261438E-6</c:v>
                </c:pt>
                <c:pt idx="1121">
                  <c:v>3.4327107496261438E-6</c:v>
                </c:pt>
                <c:pt idx="1122">
                  <c:v>3.4327107496261438E-6</c:v>
                </c:pt>
                <c:pt idx="1123">
                  <c:v>3.3997039154951167E-6</c:v>
                </c:pt>
                <c:pt idx="1124">
                  <c:v>3.333690247233083E-6</c:v>
                </c:pt>
                <c:pt idx="1125">
                  <c:v>3.333690247233083E-6</c:v>
                </c:pt>
                <c:pt idx="1126">
                  <c:v>3.3006834131020555E-6</c:v>
                </c:pt>
                <c:pt idx="1127">
                  <c:v>3.2676765789710466E-6</c:v>
                </c:pt>
                <c:pt idx="1128">
                  <c:v>3.2346697448400209E-6</c:v>
                </c:pt>
                <c:pt idx="1129">
                  <c:v>3.2346697448400209E-6</c:v>
                </c:pt>
                <c:pt idx="1130">
                  <c:v>3.2016629107089946E-6</c:v>
                </c:pt>
                <c:pt idx="1131">
                  <c:v>3.1686560765779807E-6</c:v>
                </c:pt>
                <c:pt idx="1132">
                  <c:v>3.1686560765779807E-6</c:v>
                </c:pt>
                <c:pt idx="1133">
                  <c:v>3.1356492424469613E-6</c:v>
                </c:pt>
                <c:pt idx="1134">
                  <c:v>3.1026424083159334E-6</c:v>
                </c:pt>
                <c:pt idx="1135">
                  <c:v>3.0366287400538856E-6</c:v>
                </c:pt>
                <c:pt idx="1136">
                  <c:v>3.0366287400538856E-6</c:v>
                </c:pt>
                <c:pt idx="1137">
                  <c:v>2.9706150717918489E-6</c:v>
                </c:pt>
                <c:pt idx="1138">
                  <c:v>2.9706150717918489E-6</c:v>
                </c:pt>
                <c:pt idx="1139">
                  <c:v>2.9376082376608252E-6</c:v>
                </c:pt>
                <c:pt idx="1140">
                  <c:v>2.8715945693987885E-6</c:v>
                </c:pt>
                <c:pt idx="1141">
                  <c:v>2.8385877352677716E-6</c:v>
                </c:pt>
                <c:pt idx="1142">
                  <c:v>2.8055809011367496E-6</c:v>
                </c:pt>
                <c:pt idx="1143">
                  <c:v>2.7725740670057314E-6</c:v>
                </c:pt>
                <c:pt idx="1144">
                  <c:v>2.7725740670057314E-6</c:v>
                </c:pt>
                <c:pt idx="1145">
                  <c:v>2.7395672328747099E-6</c:v>
                </c:pt>
                <c:pt idx="1146">
                  <c:v>2.7395672328747099E-6</c:v>
                </c:pt>
                <c:pt idx="1147">
                  <c:v>2.7065603987436888E-6</c:v>
                </c:pt>
                <c:pt idx="1148">
                  <c:v>2.6405467304816495E-6</c:v>
                </c:pt>
                <c:pt idx="1149">
                  <c:v>2.6075398963506305E-6</c:v>
                </c:pt>
                <c:pt idx="1150">
                  <c:v>2.5745330622196102E-6</c:v>
                </c:pt>
                <c:pt idx="1151">
                  <c:v>2.5745330622196102E-6</c:v>
                </c:pt>
                <c:pt idx="1152">
                  <c:v>2.5745330622196102E-6</c:v>
                </c:pt>
                <c:pt idx="1153">
                  <c:v>2.5745330622196102E-6</c:v>
                </c:pt>
                <c:pt idx="1154">
                  <c:v>2.5745330622196102E-6</c:v>
                </c:pt>
                <c:pt idx="1155">
                  <c:v>2.5415262280885882E-6</c:v>
                </c:pt>
                <c:pt idx="1156">
                  <c:v>2.5415262280885882E-6</c:v>
                </c:pt>
                <c:pt idx="1157">
                  <c:v>2.5415262280885882E-6</c:v>
                </c:pt>
                <c:pt idx="1158">
                  <c:v>2.4755125598265451E-6</c:v>
                </c:pt>
                <c:pt idx="1159">
                  <c:v>2.4755125598265451E-6</c:v>
                </c:pt>
                <c:pt idx="1160">
                  <c:v>2.4094988915645016E-6</c:v>
                </c:pt>
                <c:pt idx="1161">
                  <c:v>2.4094988915645016E-6</c:v>
                </c:pt>
                <c:pt idx="1162">
                  <c:v>2.4094988915645016E-6</c:v>
                </c:pt>
                <c:pt idx="1163">
                  <c:v>2.3764920574334805E-6</c:v>
                </c:pt>
                <c:pt idx="1164">
                  <c:v>2.3104783891714352E-6</c:v>
                </c:pt>
                <c:pt idx="1165">
                  <c:v>2.2444647209094057E-6</c:v>
                </c:pt>
                <c:pt idx="1166">
                  <c:v>2.2114578867783795E-6</c:v>
                </c:pt>
                <c:pt idx="1167">
                  <c:v>2.2114578867783795E-6</c:v>
                </c:pt>
                <c:pt idx="1168">
                  <c:v>2.2114578867783795E-6</c:v>
                </c:pt>
                <c:pt idx="1169">
                  <c:v>2.1454442185163444E-6</c:v>
                </c:pt>
                <c:pt idx="1170">
                  <c:v>2.1124373843853195E-6</c:v>
                </c:pt>
                <c:pt idx="1171">
                  <c:v>2.0134168819922582E-6</c:v>
                </c:pt>
                <c:pt idx="1172">
                  <c:v>2.0134168819922582E-6</c:v>
                </c:pt>
                <c:pt idx="1173">
                  <c:v>2.0134168819922582E-6</c:v>
                </c:pt>
                <c:pt idx="1174">
                  <c:v>2.0134168819922582E-6</c:v>
                </c:pt>
                <c:pt idx="1175">
                  <c:v>1.9474032137302147E-6</c:v>
                </c:pt>
                <c:pt idx="1176">
                  <c:v>1.9474032137302147E-6</c:v>
                </c:pt>
                <c:pt idx="1177">
                  <c:v>1.9474032137302147E-6</c:v>
                </c:pt>
                <c:pt idx="1178">
                  <c:v>1.9143963795991932E-6</c:v>
                </c:pt>
                <c:pt idx="1179">
                  <c:v>1.9143963795991932E-6</c:v>
                </c:pt>
                <c:pt idx="1180">
                  <c:v>1.9143963795991932E-6</c:v>
                </c:pt>
                <c:pt idx="1181">
                  <c:v>1.9143963795991932E-6</c:v>
                </c:pt>
                <c:pt idx="1182">
                  <c:v>1.8483827113371541E-6</c:v>
                </c:pt>
                <c:pt idx="1183">
                  <c:v>1.8153758772061325E-6</c:v>
                </c:pt>
                <c:pt idx="1184">
                  <c:v>1.8153758772061325E-6</c:v>
                </c:pt>
                <c:pt idx="1185">
                  <c:v>1.7823690430751106E-6</c:v>
                </c:pt>
                <c:pt idx="1186">
                  <c:v>1.7823690430751106E-6</c:v>
                </c:pt>
                <c:pt idx="1187">
                  <c:v>1.7163553748130732E-6</c:v>
                </c:pt>
                <c:pt idx="1188">
                  <c:v>1.5843280382889885E-6</c:v>
                </c:pt>
                <c:pt idx="1189">
                  <c:v>1.5843280382889885E-6</c:v>
                </c:pt>
                <c:pt idx="1190">
                  <c:v>1.5513212041579652E-6</c:v>
                </c:pt>
                <c:pt idx="1191">
                  <c:v>1.4853075358959272E-6</c:v>
                </c:pt>
                <c:pt idx="1192">
                  <c:v>1.4523007017649059E-6</c:v>
                </c:pt>
                <c:pt idx="1193">
                  <c:v>1.4523007017649059E-6</c:v>
                </c:pt>
                <c:pt idx="1194">
                  <c:v>1.4192938676338837E-6</c:v>
                </c:pt>
                <c:pt idx="1195">
                  <c:v>1.4192938676338837E-6</c:v>
                </c:pt>
                <c:pt idx="1196">
                  <c:v>1.3862870335028683E-6</c:v>
                </c:pt>
                <c:pt idx="1197">
                  <c:v>1.3862870335028683E-6</c:v>
                </c:pt>
                <c:pt idx="1198">
                  <c:v>1.3862870335028683E-6</c:v>
                </c:pt>
                <c:pt idx="1199">
                  <c:v>1.3862870335028683E-6</c:v>
                </c:pt>
                <c:pt idx="1200">
                  <c:v>1.3862870335028683E-6</c:v>
                </c:pt>
                <c:pt idx="1201">
                  <c:v>1.3862870335028683E-6</c:v>
                </c:pt>
                <c:pt idx="1202">
                  <c:v>1.3862870335028683E-6</c:v>
                </c:pt>
                <c:pt idx="1203">
                  <c:v>1.3862870335028683E-6</c:v>
                </c:pt>
                <c:pt idx="1204">
                  <c:v>1.3862870335028683E-6</c:v>
                </c:pt>
                <c:pt idx="1205">
                  <c:v>1.3862870335028683E-6</c:v>
                </c:pt>
                <c:pt idx="1206">
                  <c:v>1.3862870335028683E-6</c:v>
                </c:pt>
                <c:pt idx="1207">
                  <c:v>1.3862870335028683E-6</c:v>
                </c:pt>
                <c:pt idx="1208">
                  <c:v>1.3862870335028683E-6</c:v>
                </c:pt>
                <c:pt idx="1209">
                  <c:v>1.3532801993718467E-6</c:v>
                </c:pt>
                <c:pt idx="1210">
                  <c:v>1.3532801993718467E-6</c:v>
                </c:pt>
                <c:pt idx="1211">
                  <c:v>1.3532801993718467E-6</c:v>
                </c:pt>
                <c:pt idx="1212">
                  <c:v>1.3532801993718467E-6</c:v>
                </c:pt>
                <c:pt idx="1213">
                  <c:v>1.3532801993718467E-6</c:v>
                </c:pt>
                <c:pt idx="1214">
                  <c:v>1.3532801993718467E-6</c:v>
                </c:pt>
                <c:pt idx="1215">
                  <c:v>1.2872665311098028E-6</c:v>
                </c:pt>
                <c:pt idx="1216">
                  <c:v>1.2542596969787833E-6</c:v>
                </c:pt>
                <c:pt idx="1217">
                  <c:v>1.2542596969787833E-6</c:v>
                </c:pt>
                <c:pt idx="1218">
                  <c:v>1.2542596969787833E-6</c:v>
                </c:pt>
                <c:pt idx="1219">
                  <c:v>1.2542596969787833E-6</c:v>
                </c:pt>
                <c:pt idx="1220">
                  <c:v>1.2542596969787833E-6</c:v>
                </c:pt>
                <c:pt idx="1221">
                  <c:v>1.2542596969787833E-6</c:v>
                </c:pt>
                <c:pt idx="1222">
                  <c:v>1.2212528628477637E-6</c:v>
                </c:pt>
                <c:pt idx="1223">
                  <c:v>1.2212528628477637E-6</c:v>
                </c:pt>
                <c:pt idx="1224">
                  <c:v>1.2212528628477637E-6</c:v>
                </c:pt>
                <c:pt idx="1225">
                  <c:v>1.2212528628477637E-6</c:v>
                </c:pt>
                <c:pt idx="1226">
                  <c:v>1.2212528628477637E-6</c:v>
                </c:pt>
                <c:pt idx="1227">
                  <c:v>1.2212528628477637E-6</c:v>
                </c:pt>
                <c:pt idx="1228">
                  <c:v>1.2212528628477637E-6</c:v>
                </c:pt>
                <c:pt idx="1229">
                  <c:v>1.2212528628477637E-6</c:v>
                </c:pt>
                <c:pt idx="1230">
                  <c:v>1.2212528628477637E-6</c:v>
                </c:pt>
                <c:pt idx="1231">
                  <c:v>1.1882460287167457E-6</c:v>
                </c:pt>
                <c:pt idx="1232">
                  <c:v>1.1882460287167457E-6</c:v>
                </c:pt>
                <c:pt idx="1233">
                  <c:v>1.1882460287167457E-6</c:v>
                </c:pt>
                <c:pt idx="1234">
                  <c:v>1.1222323604547009E-6</c:v>
                </c:pt>
                <c:pt idx="1235">
                  <c:v>1.0562186921926561E-6</c:v>
                </c:pt>
                <c:pt idx="1236">
                  <c:v>1.0562186921926561E-6</c:v>
                </c:pt>
                <c:pt idx="1237">
                  <c:v>1.0562186921926561E-6</c:v>
                </c:pt>
                <c:pt idx="1238">
                  <c:v>1.0232118580616361E-6</c:v>
                </c:pt>
                <c:pt idx="1239">
                  <c:v>1.0232118580616361E-6</c:v>
                </c:pt>
                <c:pt idx="1240">
                  <c:v>1.0232118580616361E-6</c:v>
                </c:pt>
                <c:pt idx="1241">
                  <c:v>1.0232118580616361E-6</c:v>
                </c:pt>
                <c:pt idx="1242">
                  <c:v>1.0232118580616361E-6</c:v>
                </c:pt>
                <c:pt idx="1243">
                  <c:v>1.0232118580616361E-6</c:v>
                </c:pt>
                <c:pt idx="1244">
                  <c:v>1.0232118580616361E-6</c:v>
                </c:pt>
                <c:pt idx="1245">
                  <c:v>9.9020502393062088E-7</c:v>
                </c:pt>
                <c:pt idx="1246">
                  <c:v>9.9020502393062088E-7</c:v>
                </c:pt>
                <c:pt idx="1247">
                  <c:v>9.5719818979959827E-7</c:v>
                </c:pt>
                <c:pt idx="1248">
                  <c:v>9.5719818979959827E-7</c:v>
                </c:pt>
                <c:pt idx="1249">
                  <c:v>9.5719818979959827E-7</c:v>
                </c:pt>
                <c:pt idx="1250">
                  <c:v>9.2419135566857609E-7</c:v>
                </c:pt>
                <c:pt idx="1251">
                  <c:v>9.2419135566857609E-7</c:v>
                </c:pt>
                <c:pt idx="1252">
                  <c:v>9.2419135566857609E-7</c:v>
                </c:pt>
                <c:pt idx="1253">
                  <c:v>9.2419135566857609E-7</c:v>
                </c:pt>
                <c:pt idx="1254">
                  <c:v>8.2517085327551472E-7</c:v>
                </c:pt>
                <c:pt idx="1255">
                  <c:v>8.2517085327551472E-7</c:v>
                </c:pt>
                <c:pt idx="1256">
                  <c:v>8.2517085327551472E-7</c:v>
                </c:pt>
                <c:pt idx="1257">
                  <c:v>8.2517085327551472E-7</c:v>
                </c:pt>
                <c:pt idx="1258">
                  <c:v>8.2517085327551472E-7</c:v>
                </c:pt>
                <c:pt idx="1259">
                  <c:v>7.5915718501347384E-7</c:v>
                </c:pt>
                <c:pt idx="1260">
                  <c:v>7.5915718501347384E-7</c:v>
                </c:pt>
                <c:pt idx="1261">
                  <c:v>7.5915718501347384E-7</c:v>
                </c:pt>
                <c:pt idx="1262">
                  <c:v>7.5915718501347384E-7</c:v>
                </c:pt>
                <c:pt idx="1263">
                  <c:v>7.5915718501347384E-7</c:v>
                </c:pt>
                <c:pt idx="1264">
                  <c:v>7.5915718501347384E-7</c:v>
                </c:pt>
                <c:pt idx="1265">
                  <c:v>7.5915718501347384E-7</c:v>
                </c:pt>
                <c:pt idx="1266">
                  <c:v>7.2615035088245388E-7</c:v>
                </c:pt>
                <c:pt idx="1267">
                  <c:v>7.2615035088245388E-7</c:v>
                </c:pt>
                <c:pt idx="1268">
                  <c:v>7.2615035088245388E-7</c:v>
                </c:pt>
                <c:pt idx="1269">
                  <c:v>7.2615035088245388E-7</c:v>
                </c:pt>
                <c:pt idx="1270">
                  <c:v>7.2615035088245388E-7</c:v>
                </c:pt>
                <c:pt idx="1271">
                  <c:v>6.6013668262041237E-7</c:v>
                </c:pt>
                <c:pt idx="1272">
                  <c:v>6.6013668262041237E-7</c:v>
                </c:pt>
                <c:pt idx="1273">
                  <c:v>6.271298484893941E-7</c:v>
                </c:pt>
                <c:pt idx="1274">
                  <c:v>6.271298484893941E-7</c:v>
                </c:pt>
                <c:pt idx="1275">
                  <c:v>6.271298484893941E-7</c:v>
                </c:pt>
                <c:pt idx="1276">
                  <c:v>6.271298484893941E-7</c:v>
                </c:pt>
                <c:pt idx="1277">
                  <c:v>6.271298484893941E-7</c:v>
                </c:pt>
                <c:pt idx="1278">
                  <c:v>6.271298484893941E-7</c:v>
                </c:pt>
                <c:pt idx="1279">
                  <c:v>6.271298484893941E-7</c:v>
                </c:pt>
                <c:pt idx="1280">
                  <c:v>6.271298484893941E-7</c:v>
                </c:pt>
                <c:pt idx="1281">
                  <c:v>6.271298484893941E-7</c:v>
                </c:pt>
                <c:pt idx="1282">
                  <c:v>6.271298484893941E-7</c:v>
                </c:pt>
                <c:pt idx="1283">
                  <c:v>5.6111618022735005E-7</c:v>
                </c:pt>
                <c:pt idx="1284">
                  <c:v>5.6111618022735005E-7</c:v>
                </c:pt>
                <c:pt idx="1285">
                  <c:v>5.6111618022735005E-7</c:v>
                </c:pt>
                <c:pt idx="1286">
                  <c:v>5.2810934609633093E-7</c:v>
                </c:pt>
                <c:pt idx="1287">
                  <c:v>5.2810934609633093E-7</c:v>
                </c:pt>
                <c:pt idx="1288">
                  <c:v>5.2810934609633093E-7</c:v>
                </c:pt>
                <c:pt idx="1289">
                  <c:v>5.2810934609633093E-7</c:v>
                </c:pt>
                <c:pt idx="1290">
                  <c:v>5.2810934609633093E-7</c:v>
                </c:pt>
                <c:pt idx="1291">
                  <c:v>4.9510251196530991E-7</c:v>
                </c:pt>
                <c:pt idx="1292">
                  <c:v>4.9510251196530991E-7</c:v>
                </c:pt>
                <c:pt idx="1293">
                  <c:v>4.9510251196530991E-7</c:v>
                </c:pt>
                <c:pt idx="1294">
                  <c:v>4.9510251196530991E-7</c:v>
                </c:pt>
                <c:pt idx="1295">
                  <c:v>4.6209567783428714E-7</c:v>
                </c:pt>
                <c:pt idx="1296">
                  <c:v>4.6209567783428714E-7</c:v>
                </c:pt>
                <c:pt idx="1297">
                  <c:v>4.6209567783428714E-7</c:v>
                </c:pt>
                <c:pt idx="1298">
                  <c:v>4.6209567783428714E-7</c:v>
                </c:pt>
                <c:pt idx="1299">
                  <c:v>4.2908884370326824E-7</c:v>
                </c:pt>
                <c:pt idx="1300">
                  <c:v>4.2908884370326824E-7</c:v>
                </c:pt>
                <c:pt idx="1301">
                  <c:v>4.2908884370326824E-7</c:v>
                </c:pt>
                <c:pt idx="1302">
                  <c:v>4.2908884370326824E-7</c:v>
                </c:pt>
                <c:pt idx="1303">
                  <c:v>4.2908884370326824E-7</c:v>
                </c:pt>
                <c:pt idx="1304">
                  <c:v>4.2908884370326824E-7</c:v>
                </c:pt>
                <c:pt idx="1305">
                  <c:v>4.2908884370326824E-7</c:v>
                </c:pt>
                <c:pt idx="1306">
                  <c:v>4.2908884370326824E-7</c:v>
                </c:pt>
                <c:pt idx="1307">
                  <c:v>3.9608200957224764E-7</c:v>
                </c:pt>
                <c:pt idx="1308">
                  <c:v>3.9608200957224764E-7</c:v>
                </c:pt>
                <c:pt idx="1309">
                  <c:v>3.9608200957224764E-7</c:v>
                </c:pt>
                <c:pt idx="1310">
                  <c:v>3.9608200957224764E-7</c:v>
                </c:pt>
                <c:pt idx="1311">
                  <c:v>3.9608200957224764E-7</c:v>
                </c:pt>
                <c:pt idx="1312">
                  <c:v>3.9608200957224764E-7</c:v>
                </c:pt>
                <c:pt idx="1313">
                  <c:v>3.9608200957224764E-7</c:v>
                </c:pt>
                <c:pt idx="1314">
                  <c:v>3.9608200957224764E-7</c:v>
                </c:pt>
                <c:pt idx="1315">
                  <c:v>3.9608200957224764E-7</c:v>
                </c:pt>
                <c:pt idx="1316">
                  <c:v>3.9608200957224764E-7</c:v>
                </c:pt>
                <c:pt idx="1317">
                  <c:v>3.9608200957224764E-7</c:v>
                </c:pt>
                <c:pt idx="1318">
                  <c:v>3.9608200957224764E-7</c:v>
                </c:pt>
                <c:pt idx="1319">
                  <c:v>3.9608200957224764E-7</c:v>
                </c:pt>
                <c:pt idx="1320">
                  <c:v>3.9608200957224764E-7</c:v>
                </c:pt>
                <c:pt idx="1321">
                  <c:v>3.9608200957224764E-7</c:v>
                </c:pt>
                <c:pt idx="1322">
                  <c:v>3.9608200957224764E-7</c:v>
                </c:pt>
                <c:pt idx="1323">
                  <c:v>3.9608200957224764E-7</c:v>
                </c:pt>
                <c:pt idx="1324">
                  <c:v>3.9608200957224764E-7</c:v>
                </c:pt>
                <c:pt idx="1325">
                  <c:v>3.630751754412271E-7</c:v>
                </c:pt>
                <c:pt idx="1326">
                  <c:v>3.3006834131020592E-7</c:v>
                </c:pt>
                <c:pt idx="1327">
                  <c:v>3.3006834131020592E-7</c:v>
                </c:pt>
                <c:pt idx="1328">
                  <c:v>3.3006834131020592E-7</c:v>
                </c:pt>
                <c:pt idx="1329">
                  <c:v>3.3006834131020592E-7</c:v>
                </c:pt>
                <c:pt idx="1330">
                  <c:v>2.9706150717918516E-7</c:v>
                </c:pt>
                <c:pt idx="1331">
                  <c:v>2.9706150717918516E-7</c:v>
                </c:pt>
                <c:pt idx="1332">
                  <c:v>2.9706150717918516E-7</c:v>
                </c:pt>
                <c:pt idx="1333">
                  <c:v>2.9706150717918516E-7</c:v>
                </c:pt>
                <c:pt idx="1334">
                  <c:v>2.9706150717918516E-7</c:v>
                </c:pt>
                <c:pt idx="1335">
                  <c:v>2.6405467304816504E-7</c:v>
                </c:pt>
                <c:pt idx="1336">
                  <c:v>2.6405467304816504E-7</c:v>
                </c:pt>
                <c:pt idx="1337">
                  <c:v>2.6405467304816504E-7</c:v>
                </c:pt>
                <c:pt idx="1338">
                  <c:v>2.6405467304816504E-7</c:v>
                </c:pt>
                <c:pt idx="1339">
                  <c:v>2.6405467304816504E-7</c:v>
                </c:pt>
                <c:pt idx="1340">
                  <c:v>2.6405467304816504E-7</c:v>
                </c:pt>
                <c:pt idx="1341">
                  <c:v>2.6405467304816504E-7</c:v>
                </c:pt>
                <c:pt idx="1342">
                  <c:v>2.6405467304816504E-7</c:v>
                </c:pt>
                <c:pt idx="1343">
                  <c:v>2.6405467304816504E-7</c:v>
                </c:pt>
                <c:pt idx="1344">
                  <c:v>2.6405467304816504E-7</c:v>
                </c:pt>
                <c:pt idx="1345">
                  <c:v>2.6405467304816504E-7</c:v>
                </c:pt>
                <c:pt idx="1346">
                  <c:v>2.6405467304816504E-7</c:v>
                </c:pt>
                <c:pt idx="1347">
                  <c:v>2.6405467304816504E-7</c:v>
                </c:pt>
                <c:pt idx="1348">
                  <c:v>2.6405467304816504E-7</c:v>
                </c:pt>
                <c:pt idx="1349">
                  <c:v>2.6405467304816504E-7</c:v>
                </c:pt>
                <c:pt idx="1350">
                  <c:v>2.6405467304816504E-7</c:v>
                </c:pt>
                <c:pt idx="1351">
                  <c:v>2.6405467304816504E-7</c:v>
                </c:pt>
                <c:pt idx="1352">
                  <c:v>2.6405467304816504E-7</c:v>
                </c:pt>
                <c:pt idx="1353">
                  <c:v>2.6405467304816504E-7</c:v>
                </c:pt>
                <c:pt idx="1354">
                  <c:v>2.6405467304816504E-7</c:v>
                </c:pt>
                <c:pt idx="1355">
                  <c:v>2.3104783891714394E-7</c:v>
                </c:pt>
                <c:pt idx="1356">
                  <c:v>1.9804100478612401E-7</c:v>
                </c:pt>
                <c:pt idx="1357">
                  <c:v>1.9804100478612401E-7</c:v>
                </c:pt>
                <c:pt idx="1358">
                  <c:v>1.9804100478612401E-7</c:v>
                </c:pt>
                <c:pt idx="1359">
                  <c:v>1.9804100478612401E-7</c:v>
                </c:pt>
                <c:pt idx="1360">
                  <c:v>1.9804100478612401E-7</c:v>
                </c:pt>
                <c:pt idx="1361">
                  <c:v>1.9804100478612401E-7</c:v>
                </c:pt>
                <c:pt idx="1362">
                  <c:v>1.9804100478612401E-7</c:v>
                </c:pt>
                <c:pt idx="1363">
                  <c:v>1.9804100478612401E-7</c:v>
                </c:pt>
                <c:pt idx="1364">
                  <c:v>1.9804100478612401E-7</c:v>
                </c:pt>
                <c:pt idx="1365">
                  <c:v>1.9804100478612401E-7</c:v>
                </c:pt>
                <c:pt idx="1366">
                  <c:v>1.9804100478612401E-7</c:v>
                </c:pt>
                <c:pt idx="1367">
                  <c:v>1.9804100478612401E-7</c:v>
                </c:pt>
                <c:pt idx="1368">
                  <c:v>1.9804100478612401E-7</c:v>
                </c:pt>
                <c:pt idx="1369">
                  <c:v>1.6503417065510325E-7</c:v>
                </c:pt>
                <c:pt idx="1370">
                  <c:v>1.6503417065510325E-7</c:v>
                </c:pt>
                <c:pt idx="1371">
                  <c:v>1.6503417065510325E-7</c:v>
                </c:pt>
                <c:pt idx="1372">
                  <c:v>1.6503417065510325E-7</c:v>
                </c:pt>
                <c:pt idx="1373">
                  <c:v>1.320273365240826E-7</c:v>
                </c:pt>
                <c:pt idx="1374">
                  <c:v>1.320273365240826E-7</c:v>
                </c:pt>
                <c:pt idx="1375">
                  <c:v>1.320273365240826E-7</c:v>
                </c:pt>
                <c:pt idx="1376">
                  <c:v>1.320273365240826E-7</c:v>
                </c:pt>
                <c:pt idx="1377">
                  <c:v>1.320273365240826E-7</c:v>
                </c:pt>
                <c:pt idx="1378">
                  <c:v>9.9020502393062175E-8</c:v>
                </c:pt>
                <c:pt idx="1379">
                  <c:v>9.9020502393062175E-8</c:v>
                </c:pt>
                <c:pt idx="1380">
                  <c:v>6.6013668262041287E-8</c:v>
                </c:pt>
                <c:pt idx="1381">
                  <c:v>6.6013668262041287E-8</c:v>
                </c:pt>
                <c:pt idx="1382">
                  <c:v>6.6013668262041287E-8</c:v>
                </c:pt>
                <c:pt idx="1383">
                  <c:v>6.6013668262041287E-8</c:v>
                </c:pt>
                <c:pt idx="1384">
                  <c:v>6.6013668262041287E-8</c:v>
                </c:pt>
                <c:pt idx="1385">
                  <c:v>6.6013668262041287E-8</c:v>
                </c:pt>
                <c:pt idx="1386">
                  <c:v>6.6013668262041287E-8</c:v>
                </c:pt>
                <c:pt idx="1387">
                  <c:v>6.6013668262041287E-8</c:v>
                </c:pt>
                <c:pt idx="1388">
                  <c:v>6.6013668262041287E-8</c:v>
                </c:pt>
                <c:pt idx="1389">
                  <c:v>6.6013668262041287E-8</c:v>
                </c:pt>
                <c:pt idx="1390">
                  <c:v>6.6013668262041287E-8</c:v>
                </c:pt>
                <c:pt idx="1391">
                  <c:v>6.6013668262041287E-8</c:v>
                </c:pt>
                <c:pt idx="1392">
                  <c:v>6.6013668262041287E-8</c:v>
                </c:pt>
                <c:pt idx="1393">
                  <c:v>6.6013668262041287E-8</c:v>
                </c:pt>
                <c:pt idx="1394">
                  <c:v>6.6013668262041287E-8</c:v>
                </c:pt>
                <c:pt idx="1395">
                  <c:v>6.6013668262041287E-8</c:v>
                </c:pt>
                <c:pt idx="1396">
                  <c:v>6.6013668262041287E-8</c:v>
                </c:pt>
                <c:pt idx="1397">
                  <c:v>6.6013668262041287E-8</c:v>
                </c:pt>
                <c:pt idx="1398">
                  <c:v>6.6013668262041287E-8</c:v>
                </c:pt>
                <c:pt idx="1399">
                  <c:v>6.6013668262041287E-8</c:v>
                </c:pt>
                <c:pt idx="1400">
                  <c:v>6.6013668262041287E-8</c:v>
                </c:pt>
                <c:pt idx="1401">
                  <c:v>6.6013668262041287E-8</c:v>
                </c:pt>
                <c:pt idx="1402">
                  <c:v>6.6013668262041287E-8</c:v>
                </c:pt>
                <c:pt idx="1403">
                  <c:v>6.6013668262041287E-8</c:v>
                </c:pt>
                <c:pt idx="1404">
                  <c:v>6.6013668262041287E-8</c:v>
                </c:pt>
                <c:pt idx="1405">
                  <c:v>6.6013668262041287E-8</c:v>
                </c:pt>
                <c:pt idx="1406">
                  <c:v>6.6013668262041287E-8</c:v>
                </c:pt>
                <c:pt idx="1407">
                  <c:v>6.6013668262041287E-8</c:v>
                </c:pt>
                <c:pt idx="1408">
                  <c:v>6.6013668262041287E-8</c:v>
                </c:pt>
                <c:pt idx="1409">
                  <c:v>6.6013668262041287E-8</c:v>
                </c:pt>
                <c:pt idx="1410">
                  <c:v>6.6013668262041287E-8</c:v>
                </c:pt>
                <c:pt idx="1411">
                  <c:v>6.6013668262041287E-8</c:v>
                </c:pt>
                <c:pt idx="1412">
                  <c:v>6.6013668262041287E-8</c:v>
                </c:pt>
                <c:pt idx="1413">
                  <c:v>6.6013668262041287E-8</c:v>
                </c:pt>
                <c:pt idx="1414">
                  <c:v>6.6013668262041287E-8</c:v>
                </c:pt>
                <c:pt idx="1415">
                  <c:v>6.6013668262041287E-8</c:v>
                </c:pt>
                <c:pt idx="1416">
                  <c:v>6.6013668262041287E-8</c:v>
                </c:pt>
                <c:pt idx="1417">
                  <c:v>6.6013668262041287E-8</c:v>
                </c:pt>
                <c:pt idx="1418">
                  <c:v>6.6013668262041287E-8</c:v>
                </c:pt>
                <c:pt idx="1419">
                  <c:v>6.6013668262041287E-8</c:v>
                </c:pt>
                <c:pt idx="1420">
                  <c:v>6.6013668262041287E-8</c:v>
                </c:pt>
                <c:pt idx="1421">
                  <c:v>6.6013668262041287E-8</c:v>
                </c:pt>
                <c:pt idx="1422">
                  <c:v>6.6013668262041287E-8</c:v>
                </c:pt>
                <c:pt idx="1423">
                  <c:v>6.6013668262041287E-8</c:v>
                </c:pt>
                <c:pt idx="1424">
                  <c:v>6.6013668262041287E-8</c:v>
                </c:pt>
                <c:pt idx="1425">
                  <c:v>6.6013668262041287E-8</c:v>
                </c:pt>
                <c:pt idx="1426">
                  <c:v>6.6013668262041287E-8</c:v>
                </c:pt>
                <c:pt idx="1427">
                  <c:v>6.6013668262041287E-8</c:v>
                </c:pt>
                <c:pt idx="1428">
                  <c:v>6.6013668262041287E-8</c:v>
                </c:pt>
                <c:pt idx="1429">
                  <c:v>3.300683413102061E-8</c:v>
                </c:pt>
                <c:pt idx="1430">
                  <c:v>3.300683413102061E-8</c:v>
                </c:pt>
                <c:pt idx="1431">
                  <c:v>3.300683413102061E-8</c:v>
                </c:pt>
                <c:pt idx="1432">
                  <c:v>3.300683413102061E-8</c:v>
                </c:pt>
                <c:pt idx="1433">
                  <c:v>3.300683413102061E-8</c:v>
                </c:pt>
                <c:pt idx="1434">
                  <c:v>3.300683413102061E-8</c:v>
                </c:pt>
                <c:pt idx="1435">
                  <c:v>3.300683413102061E-8</c:v>
                </c:pt>
                <c:pt idx="1436">
                  <c:v>3.300683413102061E-8</c:v>
                </c:pt>
                <c:pt idx="1437">
                  <c:v>3.300683413102061E-8</c:v>
                </c:pt>
                <c:pt idx="1438">
                  <c:v>3.300683413102061E-8</c:v>
                </c:pt>
                <c:pt idx="1439">
                  <c:v>3.300683413102061E-8</c:v>
                </c:pt>
                <c:pt idx="1440">
                  <c:v>3.300683413102061E-8</c:v>
                </c:pt>
                <c:pt idx="1441">
                  <c:v>3.300683413102061E-8</c:v>
                </c:pt>
                <c:pt idx="1442">
                  <c:v>3.300683413102061E-8</c:v>
                </c:pt>
                <c:pt idx="1443">
                  <c:v>3.300683413102061E-8</c:v>
                </c:pt>
                <c:pt idx="1444">
                  <c:v>3.300683413102061E-8</c:v>
                </c:pt>
                <c:pt idx="1445">
                  <c:v>3.300683413102061E-8</c:v>
                </c:pt>
                <c:pt idx="1446">
                  <c:v>3.300683413102061E-8</c:v>
                </c:pt>
                <c:pt idx="1447">
                  <c:v>3.300683413102061E-8</c:v>
                </c:pt>
                <c:pt idx="1448">
                  <c:v>3.300683413102061E-8</c:v>
                </c:pt>
                <c:pt idx="1449">
                  <c:v>3.300683413102061E-8</c:v>
                </c:pt>
                <c:pt idx="1450">
                  <c:v>3.300683413102061E-8</c:v>
                </c:pt>
                <c:pt idx="1451">
                  <c:v>3.300683413102061E-8</c:v>
                </c:pt>
                <c:pt idx="1452">
                  <c:v>3.300683413102061E-8</c:v>
                </c:pt>
                <c:pt idx="1453">
                  <c:v>3.300683413102061E-8</c:v>
                </c:pt>
                <c:pt idx="1454">
                  <c:v>3.300683413102061E-8</c:v>
                </c:pt>
                <c:pt idx="1455">
                  <c:v>3.300683413102061E-8</c:v>
                </c:pt>
                <c:pt idx="1456">
                  <c:v>3.300683413102061E-8</c:v>
                </c:pt>
                <c:pt idx="1457">
                  <c:v>3.300683413102061E-8</c:v>
                </c:pt>
                <c:pt idx="1458">
                  <c:v>3.300683413102061E-8</c:v>
                </c:pt>
                <c:pt idx="1459">
                  <c:v>3.300683413102061E-8</c:v>
                </c:pt>
                <c:pt idx="1460">
                  <c:v>3.300683413102061E-8</c:v>
                </c:pt>
                <c:pt idx="1461">
                  <c:v>3.300683413102061E-8</c:v>
                </c:pt>
                <c:pt idx="1462">
                  <c:v>3.300683413102061E-8</c:v>
                </c:pt>
                <c:pt idx="1463">
                  <c:v>3.300683413102061E-8</c:v>
                </c:pt>
                <c:pt idx="1464">
                  <c:v>3.300683413102061E-8</c:v>
                </c:pt>
                <c:pt idx="1465">
                  <c:v>3.300683413102061E-8</c:v>
                </c:pt>
                <c:pt idx="1466">
                  <c:v>3.300683413102061E-8</c:v>
                </c:pt>
                <c:pt idx="1467">
                  <c:v>3.300683413102061E-8</c:v>
                </c:pt>
                <c:pt idx="1468">
                  <c:v>3.300683413102061E-8</c:v>
                </c:pt>
                <c:pt idx="1469">
                  <c:v>3.300683413102061E-8</c:v>
                </c:pt>
                <c:pt idx="1470">
                  <c:v>3.300683413102061E-8</c:v>
                </c:pt>
                <c:pt idx="1471">
                  <c:v>3.300683413102061E-8</c:v>
                </c:pt>
                <c:pt idx="1472">
                  <c:v>3.300683413102061E-8</c:v>
                </c:pt>
                <c:pt idx="1473">
                  <c:v>3.300683413102061E-8</c:v>
                </c:pt>
                <c:pt idx="1474">
                  <c:v>3.300683413102061E-8</c:v>
                </c:pt>
                <c:pt idx="1475">
                  <c:v>3.300683413102061E-8</c:v>
                </c:pt>
                <c:pt idx="1476">
                  <c:v>3.300683413102061E-8</c:v>
                </c:pt>
                <c:pt idx="1477">
                  <c:v>3.300683413102061E-8</c:v>
                </c:pt>
                <c:pt idx="1478">
                  <c:v>3.300683413102061E-8</c:v>
                </c:pt>
                <c:pt idx="1479">
                  <c:v>3.300683413102061E-8</c:v>
                </c:pt>
                <c:pt idx="1480">
                  <c:v>3.300683413102061E-8</c:v>
                </c:pt>
                <c:pt idx="1481">
                  <c:v>3.300683413102061E-8</c:v>
                </c:pt>
                <c:pt idx="1482">
                  <c:v>3.300683413102061E-8</c:v>
                </c:pt>
                <c:pt idx="1483">
                  <c:v>3.300683413102061E-8</c:v>
                </c:pt>
                <c:pt idx="1484">
                  <c:v>3.300683413102061E-8</c:v>
                </c:pt>
                <c:pt idx="1485">
                  <c:v>3.300683413102061E-8</c:v>
                </c:pt>
                <c:pt idx="1486">
                  <c:v>3.300683413102061E-8</c:v>
                </c:pt>
                <c:pt idx="1487">
                  <c:v>3.300683413102061E-8</c:v>
                </c:pt>
                <c:pt idx="1488">
                  <c:v>3.300683413102061E-8</c:v>
                </c:pt>
                <c:pt idx="1489">
                  <c:v>3.300683413102061E-8</c:v>
                </c:pt>
                <c:pt idx="1490">
                  <c:v>3.300683413102061E-8</c:v>
                </c:pt>
                <c:pt idx="1491">
                  <c:v>3.300683413102061E-8</c:v>
                </c:pt>
                <c:pt idx="1492">
                  <c:v>3.300683413102061E-8</c:v>
                </c:pt>
                <c:pt idx="1493">
                  <c:v>3.300683413102061E-8</c:v>
                </c:pt>
              </c:numCache>
            </c:numRef>
          </c:yVal>
        </c:ser>
        <c:ser>
          <c:idx val="3"/>
          <c:order val="2"/>
          <c:tx>
            <c:strRef>
              <c:f>east_coast!$I$9</c:f>
              <c:strCache>
                <c:ptCount val="1"/>
                <c:pt idx="0">
                  <c:v>chop</c:v>
                </c:pt>
              </c:strCache>
            </c:strRef>
          </c:tx>
          <c:spPr>
            <a:ln w="6350">
              <a:prstDash val="solid"/>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east_coast!$I$10:$I$2000</c:f>
              <c:numCache>
                <c:formatCode>General</c:formatCode>
                <c:ptCount val="1991"/>
                <c:pt idx="0">
                  <c:v>0.93900018749126057</c:v>
                </c:pt>
                <c:pt idx="1">
                  <c:v>0.89895591605820002</c:v>
                </c:pt>
                <c:pt idx="2">
                  <c:v>0.86426706209295956</c:v>
                </c:pt>
                <c:pt idx="3">
                  <c:v>0.83437446008492</c:v>
                </c:pt>
                <c:pt idx="4">
                  <c:v>0.80989095057259275</c:v>
                </c:pt>
                <c:pt idx="5">
                  <c:v>0.78738713812650651</c:v>
                </c:pt>
                <c:pt idx="6">
                  <c:v>0.76706678530535621</c:v>
                </c:pt>
                <c:pt idx="7">
                  <c:v>0.74904844978080065</c:v>
                </c:pt>
                <c:pt idx="8">
                  <c:v>0.73178696590730896</c:v>
                </c:pt>
                <c:pt idx="9">
                  <c:v>0.71613802840617613</c:v>
                </c:pt>
                <c:pt idx="10">
                  <c:v>0.70080290414983581</c:v>
                </c:pt>
                <c:pt idx="11">
                  <c:v>0.68620228382855131</c:v>
                </c:pt>
                <c:pt idx="12">
                  <c:v>0.67223516386783466</c:v>
                </c:pt>
                <c:pt idx="13">
                  <c:v>0.65750619608993288</c:v>
                </c:pt>
                <c:pt idx="14">
                  <c:v>0.64355669774214452</c:v>
                </c:pt>
                <c:pt idx="15">
                  <c:v>0.63099653866961802</c:v>
                </c:pt>
                <c:pt idx="16">
                  <c:v>0.61851787111741352</c:v>
                </c:pt>
                <c:pt idx="17">
                  <c:v>0.60574996605645381</c:v>
                </c:pt>
                <c:pt idx="18">
                  <c:v>0.59446241151300316</c:v>
                </c:pt>
                <c:pt idx="19">
                  <c:v>0.58319862251649301</c:v>
                </c:pt>
                <c:pt idx="20">
                  <c:v>0.57233621470335228</c:v>
                </c:pt>
                <c:pt idx="21">
                  <c:v>0.56135491163976403</c:v>
                </c:pt>
                <c:pt idx="22">
                  <c:v>0.55125354145470939</c:v>
                </c:pt>
                <c:pt idx="23">
                  <c:v>0.54166468339126528</c:v>
                </c:pt>
                <c:pt idx="24">
                  <c:v>0.53243143082703359</c:v>
                </c:pt>
                <c:pt idx="25">
                  <c:v>0.52348890111824209</c:v>
                </c:pt>
                <c:pt idx="26">
                  <c:v>0.51474426009716734</c:v>
                </c:pt>
                <c:pt idx="27">
                  <c:v>0.49799042721068792</c:v>
                </c:pt>
                <c:pt idx="28">
                  <c:v>0.49799042721068792</c:v>
                </c:pt>
                <c:pt idx="29">
                  <c:v>0.48985916685419223</c:v>
                </c:pt>
                <c:pt idx="30">
                  <c:v>0.48178239171468329</c:v>
                </c:pt>
                <c:pt idx="31">
                  <c:v>0.47373390567792001</c:v>
                </c:pt>
                <c:pt idx="32">
                  <c:v>0.46587007524023716</c:v>
                </c:pt>
                <c:pt idx="33">
                  <c:v>0.45804088038658441</c:v>
                </c:pt>
                <c:pt idx="34">
                  <c:v>0.45026461788747707</c:v>
                </c:pt>
                <c:pt idx="35">
                  <c:v>0.44269907207016879</c:v>
                </c:pt>
                <c:pt idx="36">
                  <c:v>0.43515533384280791</c:v>
                </c:pt>
                <c:pt idx="37">
                  <c:v>0.42773960549327117</c:v>
                </c:pt>
                <c:pt idx="38">
                  <c:v>0.42048004109279186</c:v>
                </c:pt>
                <c:pt idx="39">
                  <c:v>0.41337096931766798</c:v>
                </c:pt>
                <c:pt idx="40">
                  <c:v>0.40634203874769881</c:v>
                </c:pt>
                <c:pt idx="41">
                  <c:v>0.39933862913438756</c:v>
                </c:pt>
                <c:pt idx="42">
                  <c:v>0.39273417013714601</c:v>
                </c:pt>
                <c:pt idx="43">
                  <c:v>0.38648903000582657</c:v>
                </c:pt>
                <c:pt idx="44">
                  <c:v>0.38030154833213481</c:v>
                </c:pt>
                <c:pt idx="45">
                  <c:v>0.37396998803013132</c:v>
                </c:pt>
                <c:pt idx="46">
                  <c:v>0.3675606495745129</c:v>
                </c:pt>
                <c:pt idx="47">
                  <c:v>0.36176320643678989</c:v>
                </c:pt>
                <c:pt idx="48">
                  <c:v>0.3561805984421279</c:v>
                </c:pt>
                <c:pt idx="49">
                  <c:v>0.35071344239423841</c:v>
                </c:pt>
                <c:pt idx="50">
                  <c:v>0.34514892862281288</c:v>
                </c:pt>
                <c:pt idx="51">
                  <c:v>0.33953911177753682</c:v>
                </c:pt>
                <c:pt idx="52">
                  <c:v>0.33379919206592618</c:v>
                </c:pt>
                <c:pt idx="53">
                  <c:v>0.32792248542790642</c:v>
                </c:pt>
                <c:pt idx="54">
                  <c:v>0.32200007062148378</c:v>
                </c:pt>
                <c:pt idx="55">
                  <c:v>0.31007354694103989</c:v>
                </c:pt>
                <c:pt idx="56">
                  <c:v>0.30411588890876157</c:v>
                </c:pt>
                <c:pt idx="57">
                  <c:v>0.30411588890876157</c:v>
                </c:pt>
                <c:pt idx="58">
                  <c:v>0.29822513899300385</c:v>
                </c:pt>
                <c:pt idx="59">
                  <c:v>0.29239076473546705</c:v>
                </c:pt>
                <c:pt idx="60">
                  <c:v>0.28664814439352176</c:v>
                </c:pt>
                <c:pt idx="61">
                  <c:v>0.28121629908724854</c:v>
                </c:pt>
                <c:pt idx="62">
                  <c:v>0.27584434025862731</c:v>
                </c:pt>
                <c:pt idx="63">
                  <c:v>0.27067904716630625</c:v>
                </c:pt>
                <c:pt idx="64">
                  <c:v>0.26560604811564531</c:v>
                </c:pt>
                <c:pt idx="65">
                  <c:v>0.26053203632860916</c:v>
                </c:pt>
                <c:pt idx="66">
                  <c:v>0.25470785695058179</c:v>
                </c:pt>
                <c:pt idx="67">
                  <c:v>0.24923955313480084</c:v>
                </c:pt>
                <c:pt idx="68">
                  <c:v>0.24404421553001554</c:v>
                </c:pt>
                <c:pt idx="69">
                  <c:v>0.23888607910807902</c:v>
                </c:pt>
                <c:pt idx="70">
                  <c:v>0.23386040860401919</c:v>
                </c:pt>
                <c:pt idx="71">
                  <c:v>0.22887835327985137</c:v>
                </c:pt>
                <c:pt idx="72">
                  <c:v>0.22393842778889228</c:v>
                </c:pt>
                <c:pt idx="73">
                  <c:v>0.21916614392590791</c:v>
                </c:pt>
                <c:pt idx="74">
                  <c:v>0.21447899743419899</c:v>
                </c:pt>
                <c:pt idx="75">
                  <c:v>0.209804341357784</c:v>
                </c:pt>
                <c:pt idx="76">
                  <c:v>0.20526856519628844</c:v>
                </c:pt>
                <c:pt idx="77">
                  <c:v>0.20091238095199573</c:v>
                </c:pt>
                <c:pt idx="78">
                  <c:v>0.19667765755696795</c:v>
                </c:pt>
                <c:pt idx="79">
                  <c:v>0.19258863316845309</c:v>
                </c:pt>
                <c:pt idx="80">
                  <c:v>0.18862728107897231</c:v>
                </c:pt>
                <c:pt idx="81">
                  <c:v>0.18478023316837258</c:v>
                </c:pt>
                <c:pt idx="82">
                  <c:v>0.18102230605878988</c:v>
                </c:pt>
                <c:pt idx="83">
                  <c:v>0.17736511246066139</c:v>
                </c:pt>
                <c:pt idx="84">
                  <c:v>0.17381385108737876</c:v>
                </c:pt>
                <c:pt idx="85">
                  <c:v>0.17040808617333358</c:v>
                </c:pt>
                <c:pt idx="86">
                  <c:v>0.16709805860462346</c:v>
                </c:pt>
                <c:pt idx="87">
                  <c:v>0.16383191627883917</c:v>
                </c:pt>
                <c:pt idx="88">
                  <c:v>0.16057009496158917</c:v>
                </c:pt>
                <c:pt idx="89">
                  <c:v>0.15730273735215491</c:v>
                </c:pt>
                <c:pt idx="90">
                  <c:v>0.15404017336156334</c:v>
                </c:pt>
                <c:pt idx="91">
                  <c:v>0.15080826152526114</c:v>
                </c:pt>
                <c:pt idx="92">
                  <c:v>0.14767836599982026</c:v>
                </c:pt>
                <c:pt idx="93">
                  <c:v>0.1446283416165042</c:v>
                </c:pt>
                <c:pt idx="94">
                  <c:v>0.14167317687366518</c:v>
                </c:pt>
                <c:pt idx="95">
                  <c:v>0.1388249570920477</c:v>
                </c:pt>
                <c:pt idx="96">
                  <c:v>0.13610096630578794</c:v>
                </c:pt>
                <c:pt idx="97">
                  <c:v>0.13345077024340168</c:v>
                </c:pt>
                <c:pt idx="98">
                  <c:v>0.1308725459794127</c:v>
                </c:pt>
                <c:pt idx="99">
                  <c:v>0.12828770517110621</c:v>
                </c:pt>
                <c:pt idx="100">
                  <c:v>0.12570023124822391</c:v>
                </c:pt>
                <c:pt idx="101">
                  <c:v>0.12311241974655006</c:v>
                </c:pt>
                <c:pt idx="102">
                  <c:v>0.12059084120381428</c:v>
                </c:pt>
                <c:pt idx="103">
                  <c:v>0.11809687660624221</c:v>
                </c:pt>
                <c:pt idx="104">
                  <c:v>0.11567920481560202</c:v>
                </c:pt>
                <c:pt idx="105">
                  <c:v>0.11334282199801139</c:v>
                </c:pt>
                <c:pt idx="106">
                  <c:v>0.11106571801624952</c:v>
                </c:pt>
                <c:pt idx="107">
                  <c:v>0.10887213102756216</c:v>
                </c:pt>
                <c:pt idx="108">
                  <c:v>0.10674254897778802</c:v>
                </c:pt>
                <c:pt idx="109">
                  <c:v>0.1047058686114986</c:v>
                </c:pt>
                <c:pt idx="110">
                  <c:v>0.10271604418150231</c:v>
                </c:pt>
                <c:pt idx="111">
                  <c:v>9.8912071324727374E-2</c:v>
                </c:pt>
                <c:pt idx="112">
                  <c:v>9.708273185232083E-2</c:v>
                </c:pt>
                <c:pt idx="113">
                  <c:v>9.5273377044385599E-2</c:v>
                </c:pt>
                <c:pt idx="114">
                  <c:v>9.3539504854281766E-2</c:v>
                </c:pt>
                <c:pt idx="115">
                  <c:v>9.3539504854281766E-2</c:v>
                </c:pt>
                <c:pt idx="116">
                  <c:v>9.1864979015764722E-2</c:v>
                </c:pt>
                <c:pt idx="117">
                  <c:v>9.0245681067575204E-2</c:v>
                </c:pt>
                <c:pt idx="118">
                  <c:v>8.8678775347863462E-2</c:v>
                </c:pt>
                <c:pt idx="119">
                  <c:v>8.7134554922955423E-2</c:v>
                </c:pt>
                <c:pt idx="120">
                  <c:v>8.5643469399866876E-2</c:v>
                </c:pt>
                <c:pt idx="121">
                  <c:v>8.4159608062921026E-2</c:v>
                </c:pt>
                <c:pt idx="122">
                  <c:v>8.2729354238102557E-2</c:v>
                </c:pt>
                <c:pt idx="123">
                  <c:v>8.1328402252406728E-2</c:v>
                </c:pt>
                <c:pt idx="124">
                  <c:v>7.9972483277528345E-2</c:v>
                </c:pt>
                <c:pt idx="125">
                  <c:v>7.863486107316163E-2</c:v>
                </c:pt>
                <c:pt idx="126">
                  <c:v>7.731931652177447E-2</c:v>
                </c:pt>
                <c:pt idx="127">
                  <c:v>7.6031520947067874E-2</c:v>
                </c:pt>
                <c:pt idx="128">
                  <c:v>7.4752299873671491E-2</c:v>
                </c:pt>
                <c:pt idx="129">
                  <c:v>7.3519327094742334E-2</c:v>
                </c:pt>
                <c:pt idx="130">
                  <c:v>7.2291688060722586E-2</c:v>
                </c:pt>
                <c:pt idx="131">
                  <c:v>7.1095713917367603E-2</c:v>
                </c:pt>
                <c:pt idx="132">
                  <c:v>6.9896769080645529E-2</c:v>
                </c:pt>
                <c:pt idx="133">
                  <c:v>6.8708559249500284E-2</c:v>
                </c:pt>
                <c:pt idx="134">
                  <c:v>6.7556065254520584E-2</c:v>
                </c:pt>
                <c:pt idx="135">
                  <c:v>6.6407622205041858E-2</c:v>
                </c:pt>
                <c:pt idx="136">
                  <c:v>6.5295435117795092E-2</c:v>
                </c:pt>
                <c:pt idx="137">
                  <c:v>6.4192902783992034E-2</c:v>
                </c:pt>
                <c:pt idx="138">
                  <c:v>6.3135876071314725E-2</c:v>
                </c:pt>
                <c:pt idx="139">
                  <c:v>6.2090732132106634E-2</c:v>
                </c:pt>
                <c:pt idx="140">
                  <c:v>6.1063412353101885E-2</c:v>
                </c:pt>
                <c:pt idx="141">
                  <c:v>6.0046692548157483E-2</c:v>
                </c:pt>
                <c:pt idx="142">
                  <c:v>5.9052387974984438E-2</c:v>
                </c:pt>
                <c:pt idx="143">
                  <c:v>5.8072396742580711E-2</c:v>
                </c:pt>
                <c:pt idx="144">
                  <c:v>5.7123462759016731E-2</c:v>
                </c:pt>
                <c:pt idx="145">
                  <c:v>5.6189449758047155E-2</c:v>
                </c:pt>
                <c:pt idx="146">
                  <c:v>5.5265226542037992E-2</c:v>
                </c:pt>
                <c:pt idx="147">
                  <c:v>5.4356531950448886E-2</c:v>
                </c:pt>
                <c:pt idx="148">
                  <c:v>5.3466674255438121E-2</c:v>
                </c:pt>
                <c:pt idx="149">
                  <c:v>5.2590927353921929E-2</c:v>
                </c:pt>
                <c:pt idx="150">
                  <c:v>5.1731114171375388E-2</c:v>
                </c:pt>
                <c:pt idx="151">
                  <c:v>5.0870355768212049E-2</c:v>
                </c:pt>
                <c:pt idx="152">
                  <c:v>5.0009192270498895E-2</c:v>
                </c:pt>
                <c:pt idx="153">
                  <c:v>4.9157008368645783E-2</c:v>
                </c:pt>
                <c:pt idx="154">
                  <c:v>4.8328319950697314E-2</c:v>
                </c:pt>
                <c:pt idx="155">
                  <c:v>4.7514755062618499E-2</c:v>
                </c:pt>
                <c:pt idx="156">
                  <c:v>4.6680800415518975E-2</c:v>
                </c:pt>
                <c:pt idx="157">
                  <c:v>4.5869531063223994E-2</c:v>
                </c:pt>
                <c:pt idx="158">
                  <c:v>4.5076625997199402E-2</c:v>
                </c:pt>
                <c:pt idx="159">
                  <c:v>4.4284261057241571E-2</c:v>
                </c:pt>
                <c:pt idx="160">
                  <c:v>4.3504589079852697E-2</c:v>
                </c:pt>
                <c:pt idx="161">
                  <c:v>4.2735989686832884E-2</c:v>
                </c:pt>
                <c:pt idx="162">
                  <c:v>4.1972386459930712E-2</c:v>
                </c:pt>
                <c:pt idx="163">
                  <c:v>4.1230658338732906E-2</c:v>
                </c:pt>
                <c:pt idx="164">
                  <c:v>4.0502298337687793E-2</c:v>
                </c:pt>
                <c:pt idx="165">
                  <c:v>3.9771845348133932E-2</c:v>
                </c:pt>
                <c:pt idx="166">
                  <c:v>3.9050642017473582E-2</c:v>
                </c:pt>
                <c:pt idx="167">
                  <c:v>3.8342739291207378E-2</c:v>
                </c:pt>
                <c:pt idx="168">
                  <c:v>3.7652390662111603E-2</c:v>
                </c:pt>
                <c:pt idx="169">
                  <c:v>3.6944352904328792E-2</c:v>
                </c:pt>
                <c:pt idx="170">
                  <c:v>3.6274866644562011E-2</c:v>
                </c:pt>
                <c:pt idx="171">
                  <c:v>3.5611929413354997E-2</c:v>
                </c:pt>
                <c:pt idx="172">
                  <c:v>3.495810680952461E-2</c:v>
                </c:pt>
                <c:pt idx="173">
                  <c:v>3.4306849804511499E-2</c:v>
                </c:pt>
                <c:pt idx="174">
                  <c:v>3.3674159633043751E-2</c:v>
                </c:pt>
                <c:pt idx="175">
                  <c:v>3.3046330596177002E-2</c:v>
                </c:pt>
                <c:pt idx="176">
                  <c:v>3.2436663298305482E-2</c:v>
                </c:pt>
                <c:pt idx="177">
                  <c:v>3.1831452040484882E-2</c:v>
                </c:pt>
                <c:pt idx="178">
                  <c:v>3.1244199974384552E-2</c:v>
                </c:pt>
                <c:pt idx="179">
                  <c:v>3.0652154289441541E-2</c:v>
                </c:pt>
                <c:pt idx="180">
                  <c:v>3.009001808544624E-2</c:v>
                </c:pt>
                <c:pt idx="181">
                  <c:v>2.9519239864382447E-2</c:v>
                </c:pt>
                <c:pt idx="182">
                  <c:v>2.8965610645938788E-2</c:v>
                </c:pt>
                <c:pt idx="183">
                  <c:v>2.8433653985924512E-2</c:v>
                </c:pt>
                <c:pt idx="184">
                  <c:v>2.789845656950949E-2</c:v>
                </c:pt>
                <c:pt idx="185">
                  <c:v>2.7375074410805247E-2</c:v>
                </c:pt>
                <c:pt idx="186">
                  <c:v>2.6865465466803688E-2</c:v>
                </c:pt>
                <c:pt idx="187">
                  <c:v>2.6371317631463598E-2</c:v>
                </c:pt>
                <c:pt idx="188">
                  <c:v>2.5884258950749792E-2</c:v>
                </c:pt>
                <c:pt idx="189">
                  <c:v>2.5406044834379481E-2</c:v>
                </c:pt>
                <c:pt idx="190">
                  <c:v>2.4939645975719914E-2</c:v>
                </c:pt>
                <c:pt idx="191">
                  <c:v>2.4480403787445006E-2</c:v>
                </c:pt>
                <c:pt idx="192">
                  <c:v>2.4033652014464398E-2</c:v>
                </c:pt>
                <c:pt idx="193">
                  <c:v>2.3589668387575841E-2</c:v>
                </c:pt>
                <c:pt idx="194">
                  <c:v>2.3159120396598367E-2</c:v>
                </c:pt>
                <c:pt idx="195">
                  <c:v>2.273579659176406E-2</c:v>
                </c:pt>
                <c:pt idx="196">
                  <c:v>2.2323005245231748E-2</c:v>
                </c:pt>
                <c:pt idx="197">
                  <c:v>2.1915007517542183E-2</c:v>
                </c:pt>
                <c:pt idx="198">
                  <c:v>2.1515651806920871E-2</c:v>
                </c:pt>
                <c:pt idx="199">
                  <c:v>2.0743474078708649E-2</c:v>
                </c:pt>
                <c:pt idx="200">
                  <c:v>2.0743474078708649E-2</c:v>
                </c:pt>
                <c:pt idx="201">
                  <c:v>1.9992766361650725E-2</c:v>
                </c:pt>
                <c:pt idx="202">
                  <c:v>1.9992766361650725E-2</c:v>
                </c:pt>
                <c:pt idx="203">
                  <c:v>1.9295801188236861E-2</c:v>
                </c:pt>
                <c:pt idx="204">
                  <c:v>1.9295801188236861E-2</c:v>
                </c:pt>
                <c:pt idx="205">
                  <c:v>1.8608018157958123E-2</c:v>
                </c:pt>
                <c:pt idx="206">
                  <c:v>1.8608018157958123E-2</c:v>
                </c:pt>
                <c:pt idx="207">
                  <c:v>1.8269561661365719E-2</c:v>
                </c:pt>
                <c:pt idx="208">
                  <c:v>1.7947781557084881E-2</c:v>
                </c:pt>
                <c:pt idx="209">
                  <c:v>1.7624718653395502E-2</c:v>
                </c:pt>
                <c:pt idx="210">
                  <c:v>1.731299839710838E-2</c:v>
                </c:pt>
                <c:pt idx="211">
                  <c:v>1.7007557106347521E-2</c:v>
                </c:pt>
                <c:pt idx="212">
                  <c:v>1.6704613898645481E-2</c:v>
                </c:pt>
                <c:pt idx="213">
                  <c:v>1.6412540728037307E-2</c:v>
                </c:pt>
                <c:pt idx="214">
                  <c:v>1.6122763093212894E-2</c:v>
                </c:pt>
                <c:pt idx="215">
                  <c:v>1.5835753604480671E-2</c:v>
                </c:pt>
                <c:pt idx="216">
                  <c:v>1.5566905854743763E-2</c:v>
                </c:pt>
                <c:pt idx="217">
                  <c:v>1.52950874116396E-2</c:v>
                </c:pt>
                <c:pt idx="218">
                  <c:v>1.5029277871028294E-2</c:v>
                </c:pt>
                <c:pt idx="219">
                  <c:v>1.4772042831727032E-2</c:v>
                </c:pt>
                <c:pt idx="220">
                  <c:v>1.4522167010085593E-2</c:v>
                </c:pt>
                <c:pt idx="221">
                  <c:v>1.4271345967827255E-2</c:v>
                </c:pt>
                <c:pt idx="222">
                  <c:v>1.402484593410314E-2</c:v>
                </c:pt>
                <c:pt idx="223">
                  <c:v>1.3785570086522165E-2</c:v>
                </c:pt>
                <c:pt idx="224">
                  <c:v>1.330512795012638E-2</c:v>
                </c:pt>
                <c:pt idx="225">
                  <c:v>1.330512795012638E-2</c:v>
                </c:pt>
                <c:pt idx="226">
                  <c:v>1.28350157247577E-2</c:v>
                </c:pt>
                <c:pt idx="227">
                  <c:v>1.28350157247577E-2</c:v>
                </c:pt>
                <c:pt idx="228">
                  <c:v>1.2391909802727731E-2</c:v>
                </c:pt>
                <c:pt idx="229">
                  <c:v>1.2391909802727731E-2</c:v>
                </c:pt>
                <c:pt idx="230">
                  <c:v>1.1965277725734387E-2</c:v>
                </c:pt>
                <c:pt idx="231">
                  <c:v>1.1965277725734387E-2</c:v>
                </c:pt>
                <c:pt idx="232">
                  <c:v>1.1757869316093078E-2</c:v>
                </c:pt>
                <c:pt idx="233">
                  <c:v>1.155484943074426E-2</c:v>
                </c:pt>
                <c:pt idx="234">
                  <c:v>1.1354597691487721E-2</c:v>
                </c:pt>
                <c:pt idx="235">
                  <c:v>1.1156573972256559E-2</c:v>
                </c:pt>
                <c:pt idx="236">
                  <c:v>1.0960238146984101E-2</c:v>
                </c:pt>
                <c:pt idx="237">
                  <c:v>1.0770653897546322E-2</c:v>
                </c:pt>
                <c:pt idx="238">
                  <c:v>1.0584512951784218E-2</c:v>
                </c:pt>
                <c:pt idx="239">
                  <c:v>1.0400870089081001E-2</c:v>
                </c:pt>
                <c:pt idx="240">
                  <c:v>1.0225194085862649E-2</c:v>
                </c:pt>
                <c:pt idx="241">
                  <c:v>1.0051341008119646E-2</c:v>
                </c:pt>
                <c:pt idx="242">
                  <c:v>9.8788382455436349E-3</c:v>
                </c:pt>
                <c:pt idx="243">
                  <c:v>9.7052552308340267E-3</c:v>
                </c:pt>
                <c:pt idx="244">
                  <c:v>9.5430148635267092E-3</c:v>
                </c:pt>
                <c:pt idx="245">
                  <c:v>9.3778713186104447E-3</c:v>
                </c:pt>
                <c:pt idx="246">
                  <c:v>9.2146182149279287E-3</c:v>
                </c:pt>
                <c:pt idx="247">
                  <c:v>9.0525803948956571E-3</c:v>
                </c:pt>
                <c:pt idx="248">
                  <c:v>8.8943234573307488E-3</c:v>
                </c:pt>
                <c:pt idx="249">
                  <c:v>8.5869917253361683E-3</c:v>
                </c:pt>
                <c:pt idx="250">
                  <c:v>8.5869917253361683E-3</c:v>
                </c:pt>
                <c:pt idx="251">
                  <c:v>8.2909351249855091E-3</c:v>
                </c:pt>
                <c:pt idx="252">
                  <c:v>8.2909351249855091E-3</c:v>
                </c:pt>
                <c:pt idx="253">
                  <c:v>7.9960262925267579E-3</c:v>
                </c:pt>
                <c:pt idx="254">
                  <c:v>7.9960262925267579E-3</c:v>
                </c:pt>
                <c:pt idx="255">
                  <c:v>7.8555259994070783E-3</c:v>
                </c:pt>
                <c:pt idx="256">
                  <c:v>7.7191441675465763E-3</c:v>
                </c:pt>
                <c:pt idx="257">
                  <c:v>7.5839101035779502E-3</c:v>
                </c:pt>
                <c:pt idx="258">
                  <c:v>7.4511741226681843E-3</c:v>
                </c:pt>
                <c:pt idx="259">
                  <c:v>7.3162101217329511E-3</c:v>
                </c:pt>
                <c:pt idx="260">
                  <c:v>7.1904282639328847E-3</c:v>
                </c:pt>
                <c:pt idx="261">
                  <c:v>7.0605279448736633E-3</c:v>
                </c:pt>
                <c:pt idx="262">
                  <c:v>6.9391346113661431E-3</c:v>
                </c:pt>
                <c:pt idx="263">
                  <c:v>6.8172011517918457E-3</c:v>
                </c:pt>
                <c:pt idx="264">
                  <c:v>6.6952001764591894E-3</c:v>
                </c:pt>
                <c:pt idx="265">
                  <c:v>6.5802208399946202E-3</c:v>
                </c:pt>
                <c:pt idx="266">
                  <c:v>6.4613931053042906E-3</c:v>
                </c:pt>
                <c:pt idx="267">
                  <c:v>6.3464812845980389E-3</c:v>
                </c:pt>
                <c:pt idx="268">
                  <c:v>6.2294089596247109E-3</c:v>
                </c:pt>
                <c:pt idx="269">
                  <c:v>6.1188181474526697E-3</c:v>
                </c:pt>
                <c:pt idx="270">
                  <c:v>6.0119407019897063E-3</c:v>
                </c:pt>
                <c:pt idx="271">
                  <c:v>5.9051982880434393E-3</c:v>
                </c:pt>
                <c:pt idx="272">
                  <c:v>5.8049373868984365E-3</c:v>
                </c:pt>
                <c:pt idx="273">
                  <c:v>5.7058917694037181E-3</c:v>
                </c:pt>
                <c:pt idx="274">
                  <c:v>5.6038754585417119E-3</c:v>
                </c:pt>
                <c:pt idx="275">
                  <c:v>5.5065177350056534E-3</c:v>
                </c:pt>
                <c:pt idx="276">
                  <c:v>5.4081472750943903E-3</c:v>
                </c:pt>
                <c:pt idx="277">
                  <c:v>5.3153806231258892E-3</c:v>
                </c:pt>
                <c:pt idx="278">
                  <c:v>5.2207235299237013E-3</c:v>
                </c:pt>
                <c:pt idx="279">
                  <c:v>5.1301848979806485E-3</c:v>
                </c:pt>
                <c:pt idx="280">
                  <c:v>5.0396462660376191E-3</c:v>
                </c:pt>
                <c:pt idx="281">
                  <c:v>4.9547789577956969E-3</c:v>
                </c:pt>
                <c:pt idx="282">
                  <c:v>4.8734899847461812E-3</c:v>
                </c:pt>
                <c:pt idx="283">
                  <c:v>4.7919984644216032E-3</c:v>
                </c:pt>
                <c:pt idx="284">
                  <c:v>4.7109795544054475E-3</c:v>
                </c:pt>
                <c:pt idx="285">
                  <c:v>4.6335389795816818E-3</c:v>
                </c:pt>
                <c:pt idx="286">
                  <c:v>4.5521824907738115E-3</c:v>
                </c:pt>
                <c:pt idx="287">
                  <c:v>4.4762272626336901E-3</c:v>
                </c:pt>
                <c:pt idx="288">
                  <c:v>4.4027701175523796E-3</c:v>
                </c:pt>
                <c:pt idx="289">
                  <c:v>4.3279626573041212E-3</c:v>
                </c:pt>
                <c:pt idx="290">
                  <c:v>4.254167933431083E-3</c:v>
                </c:pt>
                <c:pt idx="291">
                  <c:v>4.1823986823084514E-3</c:v>
                </c:pt>
                <c:pt idx="292">
                  <c:v>4.1169083967120632E-3</c:v>
                </c:pt>
                <c:pt idx="293">
                  <c:v>4.0477722601649528E-3</c:v>
                </c:pt>
                <c:pt idx="294">
                  <c:v>3.9814042697100616E-3</c:v>
                </c:pt>
                <c:pt idx="295">
                  <c:v>3.9167916889721929E-3</c:v>
                </c:pt>
                <c:pt idx="296">
                  <c:v>3.8536644549179455E-3</c:v>
                </c:pt>
                <c:pt idx="297">
                  <c:v>3.7899295790385797E-3</c:v>
                </c:pt>
                <c:pt idx="298">
                  <c:v>3.732811247477201E-3</c:v>
                </c:pt>
                <c:pt idx="299">
                  <c:v>3.6702241394897172E-3</c:v>
                </c:pt>
                <c:pt idx="300">
                  <c:v>3.611958040036444E-3</c:v>
                </c:pt>
                <c:pt idx="301">
                  <c:v>3.5507887629742593E-3</c:v>
                </c:pt>
                <c:pt idx="302">
                  <c:v>3.4921850847292385E-3</c:v>
                </c:pt>
                <c:pt idx="303">
                  <c:v>3.4374298047099975E-3</c:v>
                </c:pt>
                <c:pt idx="304">
                  <c:v>3.3804465046653092E-3</c:v>
                </c:pt>
                <c:pt idx="305">
                  <c:v>3.3224504682454184E-3</c:v>
                </c:pt>
                <c:pt idx="306">
                  <c:v>3.2672225779177538E-3</c:v>
                </c:pt>
                <c:pt idx="307">
                  <c:v>3.2119946875900783E-3</c:v>
                </c:pt>
                <c:pt idx="308">
                  <c:v>3.1587247542544656E-3</c:v>
                </c:pt>
                <c:pt idx="309">
                  <c:v>3.1036994112018271E-3</c:v>
                </c:pt>
                <c:pt idx="310">
                  <c:v>3.0500918990744785E-3</c:v>
                </c:pt>
                <c:pt idx="311">
                  <c:v>3.0010079427563695E-3</c:v>
                </c:pt>
                <c:pt idx="312">
                  <c:v>2.9538819434303072E-3</c:v>
                </c:pt>
                <c:pt idx="313">
                  <c:v>2.9031100931535222E-3</c:v>
                </c:pt>
                <c:pt idx="314">
                  <c:v>2.8537560738020207E-3</c:v>
                </c:pt>
                <c:pt idx="315">
                  <c:v>2.8093982205681781E-3</c:v>
                </c:pt>
                <c:pt idx="316">
                  <c:v>2.7621371897254333E-3</c:v>
                </c:pt>
                <c:pt idx="317">
                  <c:v>2.7157538637411819E-3</c:v>
                </c:pt>
                <c:pt idx="318">
                  <c:v>2.6707208529238814E-3</c:v>
                </c:pt>
                <c:pt idx="319">
                  <c:v>2.6279158621320222E-3</c:v>
                </c:pt>
                <c:pt idx="320">
                  <c:v>2.5827478197980105E-3</c:v>
                </c:pt>
                <c:pt idx="321">
                  <c:v>2.5393351871810291E-3</c:v>
                </c:pt>
                <c:pt idx="322">
                  <c:v>2.4957200072890052E-3</c:v>
                </c:pt>
                <c:pt idx="323">
                  <c:v>2.4523073746720212E-3</c:v>
                </c:pt>
                <c:pt idx="324">
                  <c:v>2.4111227620804837E-3</c:v>
                </c:pt>
                <c:pt idx="325">
                  <c:v>2.3748667998482517E-3</c:v>
                </c:pt>
                <c:pt idx="326">
                  <c:v>2.335842691523799E-3</c:v>
                </c:pt>
                <c:pt idx="327">
                  <c:v>2.2989790874664694E-3</c:v>
                </c:pt>
                <c:pt idx="328">
                  <c:v>2.2627231252342382E-3</c:v>
                </c:pt>
                <c:pt idx="329">
                  <c:v>2.2254544266268111E-3</c:v>
                </c:pt>
                <c:pt idx="330">
                  <c:v>2.1916965474534232E-3</c:v>
                </c:pt>
                <c:pt idx="331">
                  <c:v>2.1549679749127688E-3</c:v>
                </c:pt>
                <c:pt idx="332">
                  <c:v>2.1186444969221942E-3</c:v>
                </c:pt>
                <c:pt idx="333">
                  <c:v>2.0832662395484807E-3</c:v>
                </c:pt>
                <c:pt idx="334">
                  <c:v>2.0490357500666614E-3</c:v>
                </c:pt>
                <c:pt idx="335">
                  <c:v>2.0171683121269763E-3</c:v>
                </c:pt>
                <c:pt idx="336">
                  <c:v>1.9844906850871261E-3</c:v>
                </c:pt>
                <c:pt idx="337">
                  <c:v>1.9532984047309142E-3</c:v>
                </c:pt>
                <c:pt idx="338">
                  <c:v>1.9233889237832904E-3</c:v>
                </c:pt>
                <c:pt idx="339">
                  <c:v>1.8908463282601342E-3</c:v>
                </c:pt>
                <c:pt idx="340">
                  <c:v>1.8609368473125061E-3</c:v>
                </c:pt>
                <c:pt idx="341">
                  <c:v>1.8308923348481869E-3</c:v>
                </c:pt>
                <c:pt idx="342">
                  <c:v>1.8013204326922921E-3</c:v>
                </c:pt>
                <c:pt idx="343">
                  <c:v>1.7724236881198664E-3</c:v>
                </c:pt>
                <c:pt idx="344">
                  <c:v>1.743932038097524E-3</c:v>
                </c:pt>
                <c:pt idx="345">
                  <c:v>1.717668408100622E-3</c:v>
                </c:pt>
                <c:pt idx="346">
                  <c:v>1.6896493683867093E-3</c:v>
                </c:pt>
                <c:pt idx="347">
                  <c:v>1.6627105808063416E-3</c:v>
                </c:pt>
                <c:pt idx="348">
                  <c:v>1.6361768877760528E-3</c:v>
                </c:pt>
                <c:pt idx="349">
                  <c:v>1.6107234468793121E-3</c:v>
                </c:pt>
                <c:pt idx="350">
                  <c:v>1.5857426162909989E-3</c:v>
                </c:pt>
                <c:pt idx="351">
                  <c:v>1.560964332977728E-3</c:v>
                </c:pt>
                <c:pt idx="352">
                  <c:v>1.5372663017980061E-3</c:v>
                </c:pt>
                <c:pt idx="353">
                  <c:v>1.5130281445515121E-3</c:v>
                </c:pt>
                <c:pt idx="354">
                  <c:v>1.4874396721380758E-3</c:v>
                </c:pt>
                <c:pt idx="355">
                  <c:v>1.4649569246086016E-3</c:v>
                </c:pt>
                <c:pt idx="356">
                  <c:v>1.4409213146371396E-3</c:v>
                </c:pt>
                <c:pt idx="357">
                  <c:v>1.4159404840488302E-3</c:v>
                </c:pt>
                <c:pt idx="358">
                  <c:v>1.3922424528691084E-3</c:v>
                </c:pt>
                <c:pt idx="359">
                  <c:v>1.3683418744143453E-3</c:v>
                </c:pt>
                <c:pt idx="360">
                  <c:v>1.3468043475017199E-3</c:v>
                </c:pt>
                <c:pt idx="361">
                  <c:v>1.3243215999722395E-3</c:v>
                </c:pt>
                <c:pt idx="362">
                  <c:v>1.3037968094348142E-3</c:v>
                </c:pt>
                <c:pt idx="363">
                  <c:v>1.2845548183059801E-3</c:v>
                </c:pt>
                <c:pt idx="364">
                  <c:v>1.2638949962518627E-3</c:v>
                </c:pt>
                <c:pt idx="365">
                  <c:v>1.2433702057144378E-3</c:v>
                </c:pt>
                <c:pt idx="366">
                  <c:v>1.2235205727604836E-3</c:v>
                </c:pt>
                <c:pt idx="367">
                  <c:v>1.2045486446650381E-3</c:v>
                </c:pt>
                <c:pt idx="368">
                  <c:v>1.1872646105282587E-3</c:v>
                </c:pt>
                <c:pt idx="369">
                  <c:v>1.1682926824328121E-3</c:v>
                </c:pt>
                <c:pt idx="370">
                  <c:v>1.15006342767918E-3</c:v>
                </c:pt>
                <c:pt idx="371">
                  <c:v>1.1319016886838919E-3</c:v>
                </c:pt>
                <c:pt idx="372">
                  <c:v>1.1145501387887743E-3</c:v>
                </c:pt>
                <c:pt idx="373">
                  <c:v>1.0962533682767938E-3</c:v>
                </c:pt>
                <c:pt idx="374">
                  <c:v>1.0778890820064631E-3</c:v>
                </c:pt>
                <c:pt idx="375">
                  <c:v>1.0622254260700108E-3</c:v>
                </c:pt>
                <c:pt idx="376">
                  <c:v>1.0446038131414967E-3</c:v>
                </c:pt>
                <c:pt idx="377">
                  <c:v>1.027657357796453E-3</c:v>
                </c:pt>
                <c:pt idx="378">
                  <c:v>1.012128733376694E-3</c:v>
                </c:pt>
                <c:pt idx="379">
                  <c:v>9.9734278229874902E-4</c:v>
                </c:pt>
                <c:pt idx="380">
                  <c:v>9.8215173667071868E-4</c:v>
                </c:pt>
                <c:pt idx="381">
                  <c:v>9.6797342741789785E-4</c:v>
                </c:pt>
                <c:pt idx="382">
                  <c:v>9.5129703510623827E-4</c:v>
                </c:pt>
                <c:pt idx="383">
                  <c:v>9.3759133616184076E-4</c:v>
                </c:pt>
                <c:pt idx="384">
                  <c:v>9.2327799539232164E-4</c:v>
                </c:pt>
                <c:pt idx="385">
                  <c:v>9.0700669763074736E-4</c:v>
                </c:pt>
                <c:pt idx="386">
                  <c:v>8.922207465527995E-4</c:v>
                </c:pt>
                <c:pt idx="387">
                  <c:v>8.7905517367517375E-4</c:v>
                </c:pt>
                <c:pt idx="388">
                  <c:v>8.6778004203126027E-4</c:v>
                </c:pt>
                <c:pt idx="389">
                  <c:v>8.5650491038734863E-4</c:v>
                </c:pt>
                <c:pt idx="390">
                  <c:v>8.4340685326807045E-4</c:v>
                </c:pt>
                <c:pt idx="391">
                  <c:v>8.2956612280698074E-4</c:v>
                </c:pt>
                <c:pt idx="392">
                  <c:v>8.1775086509629311E-4</c:v>
                </c:pt>
                <c:pt idx="393">
                  <c:v>8.0661076496907228E-4</c:v>
                </c:pt>
                <c:pt idx="394">
                  <c:v>7.9385028664152792E-4</c:v>
                </c:pt>
                <c:pt idx="395">
                  <c:v>7.8338534409777745E-4</c:v>
                </c:pt>
                <c:pt idx="396">
                  <c:v>7.7021977122015441E-4</c:v>
                </c:pt>
                <c:pt idx="397">
                  <c:v>7.6009240746813494E-4</c:v>
                </c:pt>
                <c:pt idx="398">
                  <c:v>7.4868224430752904E-4</c:v>
                </c:pt>
                <c:pt idx="399">
                  <c:v>7.3841984903881726E-4</c:v>
                </c:pt>
                <c:pt idx="400">
                  <c:v>7.1769251122635359E-4</c:v>
                </c:pt>
                <c:pt idx="401">
                  <c:v>7.1769251122635359E-4</c:v>
                </c:pt>
                <c:pt idx="402">
                  <c:v>7.0567470624062468E-4</c:v>
                </c:pt>
                <c:pt idx="403">
                  <c:v>6.953447952135663E-4</c:v>
                </c:pt>
                <c:pt idx="404">
                  <c:v>6.7454994164275572E-4</c:v>
                </c:pt>
                <c:pt idx="405">
                  <c:v>6.7454994164275572E-4</c:v>
                </c:pt>
                <c:pt idx="406">
                  <c:v>6.6442257789073712E-4</c:v>
                </c:pt>
                <c:pt idx="407">
                  <c:v>6.5544298203061438E-4</c:v>
                </c:pt>
                <c:pt idx="408">
                  <c:v>6.3896913699399848E-4</c:v>
                </c:pt>
                <c:pt idx="409">
                  <c:v>6.3896913699399848E-4</c:v>
                </c:pt>
                <c:pt idx="410">
                  <c:v>6.305971829589956E-4</c:v>
                </c:pt>
                <c:pt idx="411">
                  <c:v>6.2263032347407608E-4</c:v>
                </c:pt>
                <c:pt idx="412">
                  <c:v>6.0649405722919259E-4</c:v>
                </c:pt>
                <c:pt idx="413">
                  <c:v>6.0649405722919259E-4</c:v>
                </c:pt>
                <c:pt idx="414">
                  <c:v>5.980545874358441E-4</c:v>
                </c:pt>
                <c:pt idx="415">
                  <c:v>5.8975014915919031E-4</c:v>
                </c:pt>
                <c:pt idx="416">
                  <c:v>5.8218838422434893E-4</c:v>
                </c:pt>
                <c:pt idx="417">
                  <c:v>5.7503171383958981E-4</c:v>
                </c:pt>
                <c:pt idx="418">
                  <c:v>5.674699489047507E-4</c:v>
                </c:pt>
                <c:pt idx="419">
                  <c:v>5.6004321548660369E-4</c:v>
                </c:pt>
                <c:pt idx="420">
                  <c:v>5.5194132448498925E-4</c:v>
                </c:pt>
                <c:pt idx="421">
                  <c:v>5.445145910668418E-4</c:v>
                </c:pt>
                <c:pt idx="422">
                  <c:v>5.3627766854853439E-4</c:v>
                </c:pt>
                <c:pt idx="423">
                  <c:v>5.2905348240542727E-4</c:v>
                </c:pt>
                <c:pt idx="424">
                  <c:v>5.2155923322893475E-4</c:v>
                </c:pt>
                <c:pt idx="425">
                  <c:v>5.0731340821776288E-4</c:v>
                </c:pt>
                <c:pt idx="426">
                  <c:v>5.0731340821776288E-4</c:v>
                </c:pt>
                <c:pt idx="427">
                  <c:v>5.0069686389977736E-4</c:v>
                </c:pt>
                <c:pt idx="428">
                  <c:v>4.9367522503171197E-4</c:v>
                </c:pt>
                <c:pt idx="429">
                  <c:v>4.801720733623551E-4</c:v>
                </c:pt>
                <c:pt idx="430">
                  <c:v>4.801720733623551E-4</c:v>
                </c:pt>
                <c:pt idx="431">
                  <c:v>4.7429820238618366E-4</c:v>
                </c:pt>
                <c:pt idx="432">
                  <c:v>4.6795172110158462E-4</c:v>
                </c:pt>
                <c:pt idx="433">
                  <c:v>4.5627149490758915E-4</c:v>
                </c:pt>
                <c:pt idx="434">
                  <c:v>4.5627149490758915E-4</c:v>
                </c:pt>
                <c:pt idx="435">
                  <c:v>4.4972246634795282E-4</c:v>
                </c:pt>
                <c:pt idx="436">
                  <c:v>4.4351101658004826E-4</c:v>
                </c:pt>
                <c:pt idx="437">
                  <c:v>4.335186843447228E-4</c:v>
                </c:pt>
                <c:pt idx="438">
                  <c:v>4.335186843447228E-4</c:v>
                </c:pt>
                <c:pt idx="439">
                  <c:v>4.2757729761020639E-4</c:v>
                </c:pt>
                <c:pt idx="440">
                  <c:v>4.2251361573419628E-4</c:v>
                </c:pt>
                <c:pt idx="441">
                  <c:v>4.1717987082480137E-4</c:v>
                </c:pt>
                <c:pt idx="442">
                  <c:v>4.1157606288201733E-4</c:v>
                </c:pt>
                <c:pt idx="443">
                  <c:v>4.0671492828104814E-4</c:v>
                </c:pt>
                <c:pt idx="444">
                  <c:v>4.0144869912999868E-4</c:v>
                </c:pt>
                <c:pt idx="445">
                  <c:v>3.9618246997895004E-4</c:v>
                </c:pt>
                <c:pt idx="446">
                  <c:v>3.9152388265302094E-4</c:v>
                </c:pt>
                <c:pt idx="447">
                  <c:v>3.87270389877174E-4</c:v>
                </c:pt>
                <c:pt idx="448">
                  <c:v>3.8274683406793917E-4</c:v>
                </c:pt>
                <c:pt idx="449">
                  <c:v>3.7862837280878563E-4</c:v>
                </c:pt>
                <c:pt idx="450">
                  <c:v>3.7018890301543671E-4</c:v>
                </c:pt>
                <c:pt idx="451">
                  <c:v>3.7018890301543671E-4</c:v>
                </c:pt>
                <c:pt idx="452">
                  <c:v>3.6566534720620193E-4</c:v>
                </c:pt>
                <c:pt idx="453">
                  <c:v>3.6060166533019296E-4</c:v>
                </c:pt>
                <c:pt idx="454">
                  <c:v>3.5364754222047307E-4</c:v>
                </c:pt>
                <c:pt idx="455">
                  <c:v>3.5364754222047307E-4</c:v>
                </c:pt>
                <c:pt idx="456">
                  <c:v>3.4912398641123911E-4</c:v>
                </c:pt>
                <c:pt idx="457">
                  <c:v>3.4433036756861726E-4</c:v>
                </c:pt>
                <c:pt idx="458">
                  <c:v>3.3548580322518732E-4</c:v>
                </c:pt>
                <c:pt idx="459">
                  <c:v>3.3548580322518732E-4</c:v>
                </c:pt>
                <c:pt idx="460">
                  <c:v>3.3102976317430001E-4</c:v>
                </c:pt>
                <c:pt idx="461">
                  <c:v>3.261686285733314E-4</c:v>
                </c:pt>
                <c:pt idx="462">
                  <c:v>3.1840431636345019E-4</c:v>
                </c:pt>
                <c:pt idx="463">
                  <c:v>3.1840431636345019E-4</c:v>
                </c:pt>
                <c:pt idx="464">
                  <c:v>3.1428585510429676E-4</c:v>
                </c:pt>
                <c:pt idx="465">
                  <c:v>3.1097758294530356E-4</c:v>
                </c:pt>
                <c:pt idx="466">
                  <c:v>3.0807440533639241E-4</c:v>
                </c:pt>
                <c:pt idx="467">
                  <c:v>3.0442855438566593E-4</c:v>
                </c:pt>
                <c:pt idx="468">
                  <c:v>3.0058015615989887E-4</c:v>
                </c:pt>
                <c:pt idx="469">
                  <c:v>2.9673175793413267E-4</c:v>
                </c:pt>
                <c:pt idx="470">
                  <c:v>2.9355851729183255E-4</c:v>
                </c:pt>
                <c:pt idx="471">
                  <c:v>2.9018272937449341E-4</c:v>
                </c:pt>
                <c:pt idx="472">
                  <c:v>2.8707700449054124E-4</c:v>
                </c:pt>
                <c:pt idx="473">
                  <c:v>2.8363370081485492E-4</c:v>
                </c:pt>
                <c:pt idx="474">
                  <c:v>2.8079803896429015E-4</c:v>
                </c:pt>
                <c:pt idx="475">
                  <c:v>2.7303372675441012E-4</c:v>
                </c:pt>
                <c:pt idx="476">
                  <c:v>2.7303372675441012E-4</c:v>
                </c:pt>
                <c:pt idx="477">
                  <c:v>2.6979297035376412E-4</c:v>
                </c:pt>
                <c:pt idx="478">
                  <c:v>2.6641718243642428E-4</c:v>
                </c:pt>
                <c:pt idx="479">
                  <c:v>2.604082799435602E-4</c:v>
                </c:pt>
                <c:pt idx="480">
                  <c:v>2.604082799435602E-4</c:v>
                </c:pt>
                <c:pt idx="481">
                  <c:v>2.5716752354291371E-4</c:v>
                </c:pt>
                <c:pt idx="482">
                  <c:v>2.5372421986722755E-4</c:v>
                </c:pt>
                <c:pt idx="483">
                  <c:v>2.4893060102460635E-4</c:v>
                </c:pt>
                <c:pt idx="484">
                  <c:v>2.4893060102460635E-4</c:v>
                </c:pt>
                <c:pt idx="485">
                  <c:v>2.4609493917404092E-4</c:v>
                </c:pt>
                <c:pt idx="486">
                  <c:v>2.4379940339025051E-4</c:v>
                </c:pt>
                <c:pt idx="487">
                  <c:v>2.379930481724261E-4</c:v>
                </c:pt>
                <c:pt idx="488">
                  <c:v>2.379930481724261E-4</c:v>
                </c:pt>
                <c:pt idx="489">
                  <c:v>2.3495483904682063E-4</c:v>
                </c:pt>
                <c:pt idx="490">
                  <c:v>2.3245675598798998E-4</c:v>
                </c:pt>
                <c:pt idx="491">
                  <c:v>2.2982364141246482E-4</c:v>
                </c:pt>
                <c:pt idx="492">
                  <c:v>2.2739307411198158E-4</c:v>
                </c:pt>
                <c:pt idx="493">
                  <c:v>2.2475995953645663E-4</c:v>
                </c:pt>
                <c:pt idx="494">
                  <c:v>2.2172175041085081E-4</c:v>
                </c:pt>
                <c:pt idx="495">
                  <c:v>2.1922366735201916E-4</c:v>
                </c:pt>
                <c:pt idx="496">
                  <c:v>2.1632048974310836E-4</c:v>
                </c:pt>
                <c:pt idx="497">
                  <c:v>2.1402495395931643E-4</c:v>
                </c:pt>
                <c:pt idx="498">
                  <c:v>2.1206699696726012E-4</c:v>
                </c:pt>
                <c:pt idx="499">
                  <c:v>2.1024407149189642E-4</c:v>
                </c:pt>
                <c:pt idx="500">
                  <c:v>2.06530704782824E-4</c:v>
                </c:pt>
                <c:pt idx="501">
                  <c:v>2.06530704782824E-4</c:v>
                </c:pt>
                <c:pt idx="502">
                  <c:v>2.0423516899903277E-4</c:v>
                </c:pt>
                <c:pt idx="503">
                  <c:v>2.0160205442350802E-4</c:v>
                </c:pt>
                <c:pt idx="504">
                  <c:v>1.9647085678915251E-4</c:v>
                </c:pt>
                <c:pt idx="505">
                  <c:v>1.9647085678915251E-4</c:v>
                </c:pt>
                <c:pt idx="506">
                  <c:v>1.9343264766354668E-4</c:v>
                </c:pt>
                <c:pt idx="507">
                  <c:v>1.9100208036306246E-4</c:v>
                </c:pt>
                <c:pt idx="508">
                  <c:v>1.8742374517068293E-4</c:v>
                </c:pt>
                <c:pt idx="509">
                  <c:v>1.8742374517068293E-4</c:v>
                </c:pt>
                <c:pt idx="510">
                  <c:v>1.8593839848705346E-4</c:v>
                </c:pt>
                <c:pt idx="511">
                  <c:v>1.8411547301169001E-4</c:v>
                </c:pt>
                <c:pt idx="512">
                  <c:v>1.8202248450293921E-4</c:v>
                </c:pt>
                <c:pt idx="513">
                  <c:v>1.7932185416906819E-4</c:v>
                </c:pt>
                <c:pt idx="514">
                  <c:v>1.7763396021039799E-4</c:v>
                </c:pt>
                <c:pt idx="515">
                  <c:v>1.753384244266075E-4</c:v>
                </c:pt>
                <c:pt idx="516">
                  <c:v>1.7344798319289764E-4</c:v>
                </c:pt>
                <c:pt idx="517">
                  <c:v>1.7176008923422748E-4</c:v>
                </c:pt>
                <c:pt idx="518">
                  <c:v>1.6953206920878352E-4</c:v>
                </c:pt>
                <c:pt idx="519">
                  <c:v>1.6784417525011409E-4</c:v>
                </c:pt>
                <c:pt idx="520">
                  <c:v>1.6622379704979149E-4</c:v>
                </c:pt>
                <c:pt idx="521">
                  <c:v>1.6446838733277498E-4</c:v>
                </c:pt>
                <c:pt idx="522">
                  <c:v>1.6291552489079863E-4</c:v>
                </c:pt>
                <c:pt idx="523">
                  <c:v>1.61295146690476E-4</c:v>
                </c:pt>
                <c:pt idx="524">
                  <c:v>1.5994483152353967E-4</c:v>
                </c:pt>
                <c:pt idx="525">
                  <c:v>1.5845948483991033E-4</c:v>
                </c:pt>
                <c:pt idx="526">
                  <c:v>1.5731171694801556E-4</c:v>
                </c:pt>
                <c:pt idx="527">
                  <c:v>1.5569133874769223E-4</c:v>
                </c:pt>
                <c:pt idx="528">
                  <c:v>1.5420599206406334E-4</c:v>
                </c:pt>
                <c:pt idx="529">
                  <c:v>1.5224803507200615E-4</c:v>
                </c:pt>
                <c:pt idx="530">
                  <c:v>1.508977199050706E-4</c:v>
                </c:pt>
                <c:pt idx="531">
                  <c:v>1.4887224715466691E-4</c:v>
                </c:pt>
                <c:pt idx="532">
                  <c:v>1.481295738128521E-4</c:v>
                </c:pt>
                <c:pt idx="533">
                  <c:v>1.4650919561252901E-4</c:v>
                </c:pt>
                <c:pt idx="534">
                  <c:v>1.4509136468724641E-4</c:v>
                </c:pt>
                <c:pt idx="535">
                  <c:v>1.4421365982873819E-4</c:v>
                </c:pt>
                <c:pt idx="536">
                  <c:v>1.4259328162841524E-4</c:v>
                </c:pt>
                <c:pt idx="537">
                  <c:v>1.41107934944786E-4</c:v>
                </c:pt>
                <c:pt idx="538">
                  <c:v>1.3942004098611678E-4</c:v>
                </c:pt>
                <c:pt idx="539">
                  <c:v>1.3786717854414023E-4</c:v>
                </c:pt>
                <c:pt idx="540">
                  <c:v>1.3678692641059165E-4</c:v>
                </c:pt>
                <c:pt idx="541">
                  <c:v>1.3469393790184123E-4</c:v>
                </c:pt>
                <c:pt idx="542">
                  <c:v>1.3320859121821214E-4</c:v>
                </c:pt>
                <c:pt idx="543">
                  <c:v>1.3199330756796964E-4</c:v>
                </c:pt>
                <c:pt idx="544">
                  <c:v>1.308455396760747E-4</c:v>
                </c:pt>
                <c:pt idx="545">
                  <c:v>1.2902261420071097E-4</c:v>
                </c:pt>
                <c:pt idx="546">
                  <c:v>1.2855000389228361E-4</c:v>
                </c:pt>
                <c:pt idx="547">
                  <c:v>1.2746975175873489E-4</c:v>
                </c:pt>
                <c:pt idx="548">
                  <c:v>1.2584937355841197E-4</c:v>
                </c:pt>
                <c:pt idx="549">
                  <c:v>1.2503918445825061E-4</c:v>
                </c:pt>
                <c:pt idx="550">
                  <c:v>1.2382390080800833E-4</c:v>
                </c:pt>
                <c:pt idx="551">
                  <c:v>1.23013711707847E-4</c:v>
                </c:pt>
                <c:pt idx="552">
                  <c:v>1.2206849109099187E-4</c:v>
                </c:pt>
                <c:pt idx="553">
                  <c:v>1.2132581774917757E-4</c:v>
                </c:pt>
                <c:pt idx="554">
                  <c:v>1.1977295530720109E-4</c:v>
                </c:pt>
                <c:pt idx="555">
                  <c:v>1.1869270317365306E-4</c:v>
                </c:pt>
                <c:pt idx="556">
                  <c:v>1.1734238800671675E-4</c:v>
                </c:pt>
                <c:pt idx="557">
                  <c:v>1.1585704132308776E-4</c:v>
                </c:pt>
                <c:pt idx="558">
                  <c:v>1.1470927343119244E-4</c:v>
                </c:pt>
                <c:pt idx="559">
                  <c:v>1.1369653705599023E-4</c:v>
                </c:pt>
                <c:pt idx="560">
                  <c:v>1.129538637141758E-4</c:v>
                </c:pt>
                <c:pt idx="561">
                  <c:v>1.1133348551385265E-4</c:v>
                </c:pt>
                <c:pt idx="562">
                  <c:v>1.1032074913865129E-4</c:v>
                </c:pt>
                <c:pt idx="563">
                  <c:v>1.0890291821336829E-4</c:v>
                </c:pt>
                <c:pt idx="564">
                  <c:v>1.0741757152973901E-4</c:v>
                </c:pt>
                <c:pt idx="565">
                  <c:v>1.0687744546296469E-4</c:v>
                </c:pt>
                <c:pt idx="566">
                  <c:v>1.0579719332941606E-4</c:v>
                </c:pt>
                <c:pt idx="567">
                  <c:v>1.0512203574594792E-4</c:v>
                </c:pt>
                <c:pt idx="568">
                  <c:v>1.0444687816248055E-4</c:v>
                </c:pt>
                <c:pt idx="569">
                  <c:v>1.0343414178727861E-4</c:v>
                </c:pt>
                <c:pt idx="570">
                  <c:v>1.0248892117042349E-4</c:v>
                </c:pt>
                <c:pt idx="571">
                  <c:v>1.0154370055356847E-4</c:v>
                </c:pt>
                <c:pt idx="572">
                  <c:v>1.0039593266167344E-4</c:v>
                </c:pt>
                <c:pt idx="573">
                  <c:v>9.9450712044818213E-5</c:v>
                </c:pt>
                <c:pt idx="574">
                  <c:v>9.857300718631012E-5</c:v>
                </c:pt>
                <c:pt idx="575">
                  <c:v>9.7290207777720863E-5</c:v>
                </c:pt>
                <c:pt idx="576">
                  <c:v>9.6074924127478983E-5</c:v>
                </c:pt>
                <c:pt idx="577">
                  <c:v>9.4724608960543432E-5</c:v>
                </c:pt>
                <c:pt idx="578">
                  <c:v>9.3239262276913871E-5</c:v>
                </c:pt>
                <c:pt idx="579">
                  <c:v>9.2226525901711984E-5</c:v>
                </c:pt>
                <c:pt idx="580">
                  <c:v>9.1011242251469888E-5</c:v>
                </c:pt>
                <c:pt idx="581">
                  <c:v>9.0403600426348514E-5</c:v>
                </c:pt>
                <c:pt idx="582">
                  <c:v>8.9728442842881159E-5</c:v>
                </c:pt>
                <c:pt idx="583">
                  <c:v>8.8580674950985248E-5</c:v>
                </c:pt>
                <c:pt idx="584">
                  <c:v>8.7635454334130414E-5</c:v>
                </c:pt>
                <c:pt idx="585">
                  <c:v>8.6690233717275227E-5</c:v>
                </c:pt>
                <c:pt idx="586">
                  <c:v>8.6150107650500893E-5</c:v>
                </c:pt>
                <c:pt idx="587">
                  <c:v>8.5407434308686471E-5</c:v>
                </c:pt>
                <c:pt idx="588">
                  <c:v>8.4867308241912313E-5</c:v>
                </c:pt>
                <c:pt idx="589">
                  <c:v>8.3719540350016904E-5</c:v>
                </c:pt>
                <c:pt idx="590">
                  <c:v>8.3246930041589283E-5</c:v>
                </c:pt>
                <c:pt idx="591">
                  <c:v>8.2571772458121196E-5</c:v>
                </c:pt>
                <c:pt idx="592">
                  <c:v>8.1626551841266403E-5</c:v>
                </c:pt>
                <c:pt idx="593">
                  <c:v>8.0951394257798492E-5</c:v>
                </c:pt>
                <c:pt idx="594">
                  <c:v>8.0411268191024225E-5</c:v>
                </c:pt>
                <c:pt idx="595">
                  <c:v>7.993865788259674E-5</c:v>
                </c:pt>
                <c:pt idx="596">
                  <c:v>7.9533563332515956E-5</c:v>
                </c:pt>
                <c:pt idx="597">
                  <c:v>7.899343726574173E-5</c:v>
                </c:pt>
                <c:pt idx="598">
                  <c:v>7.8250763923926969E-5</c:v>
                </c:pt>
                <c:pt idx="599">
                  <c:v>7.7710637857152825E-5</c:v>
                </c:pt>
                <c:pt idx="600">
                  <c:v>7.7102996032031722E-5</c:v>
                </c:pt>
                <c:pt idx="601">
                  <c:v>7.6225291173523304E-5</c:v>
                </c:pt>
                <c:pt idx="602">
                  <c:v>7.5685165106748834E-5</c:v>
                </c:pt>
                <c:pt idx="603">
                  <c:v>7.5010007523281194E-5</c:v>
                </c:pt>
                <c:pt idx="604">
                  <c:v>7.4672428731547232E-5</c:v>
                </c:pt>
                <c:pt idx="605">
                  <c:v>7.4469881456506968E-5</c:v>
                </c:pt>
                <c:pt idx="606">
                  <c:v>7.3929755389732363E-5</c:v>
                </c:pt>
                <c:pt idx="607">
                  <c:v>7.3524660839651863E-5</c:v>
                </c:pt>
                <c:pt idx="608">
                  <c:v>7.2849503256183911E-5</c:v>
                </c:pt>
                <c:pt idx="609">
                  <c:v>7.2376892947756494E-5</c:v>
                </c:pt>
                <c:pt idx="610">
                  <c:v>7.1904282639328914E-5</c:v>
                </c:pt>
                <c:pt idx="611">
                  <c:v>7.1634219605941747E-5</c:v>
                </c:pt>
                <c:pt idx="612">
                  <c:v>7.0688998989086751E-5</c:v>
                </c:pt>
                <c:pt idx="613">
                  <c:v>7.0216388680659035E-5</c:v>
                </c:pt>
                <c:pt idx="614">
                  <c:v>6.8866073513723525E-5</c:v>
                </c:pt>
                <c:pt idx="615">
                  <c:v>6.8393463205295999E-5</c:v>
                </c:pt>
                <c:pt idx="616">
                  <c:v>6.7988368655215133E-5</c:v>
                </c:pt>
                <c:pt idx="617">
                  <c:v>6.7178179555053713E-5</c:v>
                </c:pt>
                <c:pt idx="618">
                  <c:v>6.6638053488279298E-5</c:v>
                </c:pt>
                <c:pt idx="619">
                  <c:v>6.6300474696545607E-5</c:v>
                </c:pt>
                <c:pt idx="620">
                  <c:v>6.5827864388117932E-5</c:v>
                </c:pt>
                <c:pt idx="621">
                  <c:v>6.5355254079690488E-5</c:v>
                </c:pt>
                <c:pt idx="622">
                  <c:v>6.495015952960973E-5</c:v>
                </c:pt>
                <c:pt idx="623">
                  <c:v>6.4545064979529041E-5</c:v>
                </c:pt>
                <c:pt idx="624">
                  <c:v>6.4342517704488723E-5</c:v>
                </c:pt>
                <c:pt idx="625">
                  <c:v>6.31947498125933E-5</c:v>
                </c:pt>
                <c:pt idx="626">
                  <c:v>6.2924686779206119E-5</c:v>
                </c:pt>
                <c:pt idx="627">
                  <c:v>6.2114497679044753E-5</c:v>
                </c:pt>
                <c:pt idx="628">
                  <c:v>6.1709403128963942E-5</c:v>
                </c:pt>
                <c:pt idx="629">
                  <c:v>6.1236792820536538E-5</c:v>
                </c:pt>
                <c:pt idx="630">
                  <c:v>6.069666675376215E-5</c:v>
                </c:pt>
                <c:pt idx="631">
                  <c:v>6.0291572203681385E-5</c:v>
                </c:pt>
                <c:pt idx="632">
                  <c:v>5.9818961895254016E-5</c:v>
                </c:pt>
                <c:pt idx="633">
                  <c:v>5.9548898861866726E-5</c:v>
                </c:pt>
                <c:pt idx="634">
                  <c:v>5.9211320070132825E-5</c:v>
                </c:pt>
                <c:pt idx="635">
                  <c:v>5.9008772795092406E-5</c:v>
                </c:pt>
                <c:pt idx="636">
                  <c:v>5.8536162486664792E-5</c:v>
                </c:pt>
                <c:pt idx="637">
                  <c:v>5.7928520661543832E-5</c:v>
                </c:pt>
                <c:pt idx="638">
                  <c:v>5.7388394594769498E-5</c:v>
                </c:pt>
                <c:pt idx="639">
                  <c:v>5.7118331561382405E-5</c:v>
                </c:pt>
                <c:pt idx="640">
                  <c:v>5.6713237011301824E-5</c:v>
                </c:pt>
                <c:pt idx="641">
                  <c:v>5.6240626702874007E-5</c:v>
                </c:pt>
                <c:pt idx="642">
                  <c:v>5.6038079427833825E-5</c:v>
                </c:pt>
                <c:pt idx="643">
                  <c:v>5.5632984877753122E-5</c:v>
                </c:pt>
                <c:pt idx="644">
                  <c:v>5.5160374569325522E-5</c:v>
                </c:pt>
                <c:pt idx="645">
                  <c:v>5.4890311535938544E-5</c:v>
                </c:pt>
                <c:pt idx="646">
                  <c:v>5.4282669710817347E-5</c:v>
                </c:pt>
                <c:pt idx="647">
                  <c:v>5.4080122435776941E-5</c:v>
                </c:pt>
                <c:pt idx="648">
                  <c:v>5.3877575160736535E-5</c:v>
                </c:pt>
                <c:pt idx="649">
                  <c:v>5.3404964852309145E-5</c:v>
                </c:pt>
                <c:pt idx="650">
                  <c:v>5.3134901818922012E-5</c:v>
                </c:pt>
                <c:pt idx="651">
                  <c:v>5.27298072688412E-5</c:v>
                </c:pt>
                <c:pt idx="652">
                  <c:v>5.2459744235453932E-5</c:v>
                </c:pt>
                <c:pt idx="653">
                  <c:v>5.1919618168679624E-5</c:v>
                </c:pt>
                <c:pt idx="654">
                  <c:v>5.1582039376945832E-5</c:v>
                </c:pt>
                <c:pt idx="655">
                  <c:v>5.1311976343558685E-5</c:v>
                </c:pt>
                <c:pt idx="656">
                  <c:v>5.0974397551824729E-5</c:v>
                </c:pt>
                <c:pt idx="657">
                  <c:v>5.0704334518437616E-5</c:v>
                </c:pt>
                <c:pt idx="658">
                  <c:v>5.0434271485050422E-5</c:v>
                </c:pt>
                <c:pt idx="659">
                  <c:v>5.0366755726703674E-5</c:v>
                </c:pt>
                <c:pt idx="660">
                  <c:v>5.0029176934969563E-5</c:v>
                </c:pt>
                <c:pt idx="661">
                  <c:v>4.9691598143235817E-5</c:v>
                </c:pt>
                <c:pt idx="662">
                  <c:v>4.9421535109848623E-5</c:v>
                </c:pt>
                <c:pt idx="663">
                  <c:v>4.9151472076461429E-5</c:v>
                </c:pt>
                <c:pt idx="664">
                  <c:v>4.8813893284727521E-5</c:v>
                </c:pt>
                <c:pt idx="665">
                  <c:v>4.8476314492993538E-5</c:v>
                </c:pt>
                <c:pt idx="666">
                  <c:v>4.8206251459606493E-5</c:v>
                </c:pt>
                <c:pt idx="667">
                  <c:v>4.7868672667872422E-5</c:v>
                </c:pt>
                <c:pt idx="668">
                  <c:v>4.7396062359445066E-5</c:v>
                </c:pt>
                <c:pt idx="669">
                  <c:v>4.6990967809364241E-5</c:v>
                </c:pt>
                <c:pt idx="670">
                  <c:v>4.6788420534323937E-5</c:v>
                </c:pt>
                <c:pt idx="671">
                  <c:v>4.6585873259283402E-5</c:v>
                </c:pt>
                <c:pt idx="672">
                  <c:v>4.6315810225896398E-5</c:v>
                </c:pt>
                <c:pt idx="673">
                  <c:v>4.6113262950855992E-5</c:v>
                </c:pt>
                <c:pt idx="674">
                  <c:v>4.5843199917468865E-5</c:v>
                </c:pt>
                <c:pt idx="675">
                  <c:v>4.5505621125734957E-5</c:v>
                </c:pt>
                <c:pt idx="676">
                  <c:v>4.5235558092347682E-5</c:v>
                </c:pt>
                <c:pt idx="677">
                  <c:v>4.4965495058960657E-5</c:v>
                </c:pt>
                <c:pt idx="678">
                  <c:v>4.4897979300613923E-5</c:v>
                </c:pt>
                <c:pt idx="679">
                  <c:v>4.4425368992186323E-5</c:v>
                </c:pt>
                <c:pt idx="680">
                  <c:v>4.4087790200452408E-5</c:v>
                </c:pt>
                <c:pt idx="681">
                  <c:v>4.3885242925411934E-5</c:v>
                </c:pt>
                <c:pt idx="682">
                  <c:v>4.3412632616984524E-5</c:v>
                </c:pt>
                <c:pt idx="683">
                  <c:v>4.3142569583597235E-5</c:v>
                </c:pt>
                <c:pt idx="684">
                  <c:v>4.2669959275169716E-5</c:v>
                </c:pt>
                <c:pt idx="685">
                  <c:v>4.2467412000129534E-5</c:v>
                </c:pt>
                <c:pt idx="686">
                  <c:v>4.2467412000129534E-5</c:v>
                </c:pt>
                <c:pt idx="687">
                  <c:v>4.2332380483435971E-5</c:v>
                </c:pt>
                <c:pt idx="688">
                  <c:v>4.2197348966742319E-5</c:v>
                </c:pt>
                <c:pt idx="689">
                  <c:v>4.1859770175008323E-5</c:v>
                </c:pt>
                <c:pt idx="690">
                  <c:v>4.1252128349887187E-5</c:v>
                </c:pt>
                <c:pt idx="691">
                  <c:v>4.0779518041459682E-5</c:v>
                </c:pt>
                <c:pt idx="692">
                  <c:v>4.0712002283112988E-5</c:v>
                </c:pt>
                <c:pt idx="693">
                  <c:v>4.0374423491379012E-5</c:v>
                </c:pt>
                <c:pt idx="694">
                  <c:v>4.0171876216338593E-5</c:v>
                </c:pt>
                <c:pt idx="695">
                  <c:v>3.9834297424604827E-5</c:v>
                </c:pt>
                <c:pt idx="696">
                  <c:v>3.9564234391217497E-5</c:v>
                </c:pt>
                <c:pt idx="697">
                  <c:v>3.9294171357830405E-5</c:v>
                </c:pt>
                <c:pt idx="698">
                  <c:v>3.8956592566096456E-5</c:v>
                </c:pt>
                <c:pt idx="699">
                  <c:v>3.8619013774362602E-5</c:v>
                </c:pt>
                <c:pt idx="700">
                  <c:v>3.8416466499322176E-5</c:v>
                </c:pt>
                <c:pt idx="701">
                  <c:v>3.8078887707588254E-5</c:v>
                </c:pt>
                <c:pt idx="702">
                  <c:v>3.7673793157507558E-5</c:v>
                </c:pt>
                <c:pt idx="703">
                  <c:v>3.7538761640813988E-5</c:v>
                </c:pt>
                <c:pt idx="704">
                  <c:v>3.7268698607426834E-5</c:v>
                </c:pt>
                <c:pt idx="705">
                  <c:v>3.7201182849080066E-5</c:v>
                </c:pt>
                <c:pt idx="706">
                  <c:v>3.6998635574039688E-5</c:v>
                </c:pt>
                <c:pt idx="707">
                  <c:v>3.6796088298999255E-5</c:v>
                </c:pt>
                <c:pt idx="708">
                  <c:v>3.6661056782305752E-5</c:v>
                </c:pt>
                <c:pt idx="709">
                  <c:v>3.6390993748918558E-5</c:v>
                </c:pt>
                <c:pt idx="710">
                  <c:v>3.6323477990571776E-5</c:v>
                </c:pt>
                <c:pt idx="711">
                  <c:v>3.5985899198837814E-5</c:v>
                </c:pt>
                <c:pt idx="712">
                  <c:v>3.5783351923797456E-5</c:v>
                </c:pt>
                <c:pt idx="713">
                  <c:v>3.5513288890410302E-5</c:v>
                </c:pt>
                <c:pt idx="714">
                  <c:v>3.5175710098676442E-5</c:v>
                </c:pt>
                <c:pt idx="715">
                  <c:v>3.4838131306942411E-5</c:v>
                </c:pt>
                <c:pt idx="716">
                  <c:v>3.4770615548595684E-5</c:v>
                </c:pt>
                <c:pt idx="717">
                  <c:v>3.4770615548595684E-5</c:v>
                </c:pt>
                <c:pt idx="718">
                  <c:v>3.4365520998514859E-5</c:v>
                </c:pt>
                <c:pt idx="719">
                  <c:v>3.4027942206781025E-5</c:v>
                </c:pt>
                <c:pt idx="720">
                  <c:v>3.3757879173393865E-5</c:v>
                </c:pt>
                <c:pt idx="721">
                  <c:v>3.3555331898353466E-5</c:v>
                </c:pt>
                <c:pt idx="722">
                  <c:v>3.3285268864966373E-5</c:v>
                </c:pt>
                <c:pt idx="723">
                  <c:v>3.3082721589926008E-5</c:v>
                </c:pt>
                <c:pt idx="724">
                  <c:v>3.2812658556538807E-5</c:v>
                </c:pt>
                <c:pt idx="725">
                  <c:v>3.2475079764804933E-5</c:v>
                </c:pt>
                <c:pt idx="726">
                  <c:v>3.2137500973070984E-5</c:v>
                </c:pt>
                <c:pt idx="727">
                  <c:v>3.1867437939683797E-5</c:v>
                </c:pt>
                <c:pt idx="728">
                  <c:v>3.1597374906296643E-5</c:v>
                </c:pt>
                <c:pt idx="729">
                  <c:v>3.1192280356215852E-5</c:v>
                </c:pt>
                <c:pt idx="730">
                  <c:v>3.0989733081175602E-5</c:v>
                </c:pt>
                <c:pt idx="731">
                  <c:v>3.0787185806135189E-5</c:v>
                </c:pt>
                <c:pt idx="732">
                  <c:v>3.0517122772748032E-5</c:v>
                </c:pt>
                <c:pt idx="733">
                  <c:v>3.0247059739360872E-5</c:v>
                </c:pt>
                <c:pt idx="734">
                  <c:v>3.0179543981014155E-5</c:v>
                </c:pt>
                <c:pt idx="735">
                  <c:v>2.9774449430933356E-5</c:v>
                </c:pt>
                <c:pt idx="736">
                  <c:v>2.9639417914239847E-5</c:v>
                </c:pt>
                <c:pt idx="737">
                  <c:v>2.9369354880852592E-5</c:v>
                </c:pt>
                <c:pt idx="738">
                  <c:v>2.9099291847465489E-5</c:v>
                </c:pt>
                <c:pt idx="739">
                  <c:v>2.8626681539037917E-5</c:v>
                </c:pt>
                <c:pt idx="740">
                  <c:v>2.8221586988957206E-5</c:v>
                </c:pt>
                <c:pt idx="741">
                  <c:v>2.7884008197223373E-5</c:v>
                </c:pt>
                <c:pt idx="742">
                  <c:v>2.7748976680529813E-5</c:v>
                </c:pt>
                <c:pt idx="743">
                  <c:v>2.7478913647142629E-5</c:v>
                </c:pt>
                <c:pt idx="744">
                  <c:v>2.7343882130448998E-5</c:v>
                </c:pt>
                <c:pt idx="745">
                  <c:v>2.7208850613755469E-5</c:v>
                </c:pt>
                <c:pt idx="746">
                  <c:v>2.7073819097061912E-5</c:v>
                </c:pt>
                <c:pt idx="747">
                  <c:v>2.7006303338715093E-5</c:v>
                </c:pt>
                <c:pt idx="748">
                  <c:v>2.6803756063674772E-5</c:v>
                </c:pt>
                <c:pt idx="749">
                  <c:v>2.6601208788634441E-5</c:v>
                </c:pt>
                <c:pt idx="750">
                  <c:v>2.6466177271940803E-5</c:v>
                </c:pt>
                <c:pt idx="751">
                  <c:v>2.6398661513594001E-5</c:v>
                </c:pt>
                <c:pt idx="752">
                  <c:v>2.6196114238553602E-5</c:v>
                </c:pt>
                <c:pt idx="753">
                  <c:v>2.6196114238553602E-5</c:v>
                </c:pt>
                <c:pt idx="754">
                  <c:v>2.6128598480206831E-5</c:v>
                </c:pt>
                <c:pt idx="755">
                  <c:v>2.5858535446819721E-5</c:v>
                </c:pt>
                <c:pt idx="756">
                  <c:v>2.5723503930126056E-5</c:v>
                </c:pt>
                <c:pt idx="757">
                  <c:v>2.565598817177939E-5</c:v>
                </c:pt>
                <c:pt idx="758">
                  <c:v>2.5588472413432496E-5</c:v>
                </c:pt>
                <c:pt idx="759">
                  <c:v>2.5250893621698605E-5</c:v>
                </c:pt>
                <c:pt idx="760">
                  <c:v>2.4913314829964701E-5</c:v>
                </c:pt>
                <c:pt idx="761">
                  <c:v>2.4373188763190366E-5</c:v>
                </c:pt>
                <c:pt idx="762">
                  <c:v>2.4035609971456448E-5</c:v>
                </c:pt>
                <c:pt idx="763">
                  <c:v>2.3833062696416086E-5</c:v>
                </c:pt>
                <c:pt idx="764">
                  <c:v>2.3630515421375768E-5</c:v>
                </c:pt>
                <c:pt idx="765">
                  <c:v>2.3360452387988439E-5</c:v>
                </c:pt>
                <c:pt idx="766">
                  <c:v>2.3225420871294916E-5</c:v>
                </c:pt>
                <c:pt idx="767">
                  <c:v>2.3157905112948168E-5</c:v>
                </c:pt>
                <c:pt idx="768">
                  <c:v>2.3022873596254609E-5</c:v>
                </c:pt>
                <c:pt idx="769">
                  <c:v>2.2820326321214267E-5</c:v>
                </c:pt>
                <c:pt idx="770">
                  <c:v>2.2820326321214267E-5</c:v>
                </c:pt>
                <c:pt idx="771">
                  <c:v>2.2685294804520711E-5</c:v>
                </c:pt>
                <c:pt idx="772">
                  <c:v>2.2617779046173932E-5</c:v>
                </c:pt>
                <c:pt idx="773">
                  <c:v>2.2415231771133571E-5</c:v>
                </c:pt>
                <c:pt idx="774">
                  <c:v>2.2280200254439953E-5</c:v>
                </c:pt>
                <c:pt idx="775">
                  <c:v>2.2212684496093168E-5</c:v>
                </c:pt>
                <c:pt idx="776">
                  <c:v>2.2212684496093168E-5</c:v>
                </c:pt>
                <c:pt idx="777">
                  <c:v>2.2077652979399642E-5</c:v>
                </c:pt>
                <c:pt idx="778">
                  <c:v>2.1875105704359297E-5</c:v>
                </c:pt>
                <c:pt idx="779">
                  <c:v>2.1807589946012401E-5</c:v>
                </c:pt>
                <c:pt idx="780">
                  <c:v>2.1740074187665646E-5</c:v>
                </c:pt>
                <c:pt idx="781">
                  <c:v>2.1740074187665646E-5</c:v>
                </c:pt>
                <c:pt idx="782">
                  <c:v>2.1470011154278496E-5</c:v>
                </c:pt>
                <c:pt idx="783">
                  <c:v>2.1199948120891352E-5</c:v>
                </c:pt>
                <c:pt idx="784">
                  <c:v>2.0997400845850967E-5</c:v>
                </c:pt>
                <c:pt idx="785">
                  <c:v>2.0592306295770206E-5</c:v>
                </c:pt>
                <c:pt idx="786">
                  <c:v>2.0389759020729898E-5</c:v>
                </c:pt>
                <c:pt idx="787">
                  <c:v>2.0322243262383052E-5</c:v>
                </c:pt>
                <c:pt idx="788">
                  <c:v>1.9917148712302386E-5</c:v>
                </c:pt>
                <c:pt idx="789">
                  <c:v>1.9849632953955571E-5</c:v>
                </c:pt>
                <c:pt idx="790">
                  <c:v>1.964708567891526E-5</c:v>
                </c:pt>
                <c:pt idx="791">
                  <c:v>1.9512054162221653E-5</c:v>
                </c:pt>
                <c:pt idx="792">
                  <c:v>1.9174475370487728E-5</c:v>
                </c:pt>
                <c:pt idx="793">
                  <c:v>1.9039443853794087E-5</c:v>
                </c:pt>
                <c:pt idx="794">
                  <c:v>1.8904412337100564E-5</c:v>
                </c:pt>
                <c:pt idx="795">
                  <c:v>1.8769380820406967E-5</c:v>
                </c:pt>
                <c:pt idx="796">
                  <c:v>1.8566833545366632E-5</c:v>
                </c:pt>
                <c:pt idx="797">
                  <c:v>1.8499317787019817E-5</c:v>
                </c:pt>
                <c:pt idx="798">
                  <c:v>1.8431802028673038E-5</c:v>
                </c:pt>
                <c:pt idx="799">
                  <c:v>1.8296770511979455E-5</c:v>
                </c:pt>
                <c:pt idx="800">
                  <c:v>1.809422323693911E-5</c:v>
                </c:pt>
                <c:pt idx="801">
                  <c:v>1.8026707478592308E-5</c:v>
                </c:pt>
                <c:pt idx="802">
                  <c:v>1.7959191720245516E-5</c:v>
                </c:pt>
                <c:pt idx="803">
                  <c:v>1.7959191720245516E-5</c:v>
                </c:pt>
                <c:pt idx="804">
                  <c:v>1.7554097170164759E-5</c:v>
                </c:pt>
                <c:pt idx="805">
                  <c:v>1.7419065653471185E-5</c:v>
                </c:pt>
                <c:pt idx="806">
                  <c:v>1.7351549895124428E-5</c:v>
                </c:pt>
                <c:pt idx="807">
                  <c:v>1.7149002620084045E-5</c:v>
                </c:pt>
                <c:pt idx="808">
                  <c:v>1.7149002620084045E-5</c:v>
                </c:pt>
                <c:pt idx="809">
                  <c:v>1.7013971103390465E-5</c:v>
                </c:pt>
                <c:pt idx="810">
                  <c:v>1.6743908070003356E-5</c:v>
                </c:pt>
                <c:pt idx="811">
                  <c:v>1.6743908070003356E-5</c:v>
                </c:pt>
                <c:pt idx="812">
                  <c:v>1.667639231165655E-5</c:v>
                </c:pt>
                <c:pt idx="813">
                  <c:v>1.6541360794963011E-5</c:v>
                </c:pt>
                <c:pt idx="814">
                  <c:v>1.6338813519922625E-5</c:v>
                </c:pt>
                <c:pt idx="815">
                  <c:v>1.6271297761575823E-5</c:v>
                </c:pt>
                <c:pt idx="816">
                  <c:v>1.6203782003229049E-5</c:v>
                </c:pt>
                <c:pt idx="817">
                  <c:v>1.6068750486535489E-5</c:v>
                </c:pt>
                <c:pt idx="818">
                  <c:v>1.5528624419761188E-5</c:v>
                </c:pt>
                <c:pt idx="819">
                  <c:v>1.5528624419761188E-5</c:v>
                </c:pt>
                <c:pt idx="820">
                  <c:v>1.5461108661414407E-5</c:v>
                </c:pt>
                <c:pt idx="821">
                  <c:v>1.5326077144720816E-5</c:v>
                </c:pt>
                <c:pt idx="822">
                  <c:v>1.5258561386374013E-5</c:v>
                </c:pt>
                <c:pt idx="823">
                  <c:v>1.5056014111333642E-5</c:v>
                </c:pt>
                <c:pt idx="824">
                  <c:v>1.4988498352986866E-5</c:v>
                </c:pt>
                <c:pt idx="825">
                  <c:v>1.4583403802906136E-5</c:v>
                </c:pt>
                <c:pt idx="826">
                  <c:v>1.4380856527865782E-5</c:v>
                </c:pt>
                <c:pt idx="827">
                  <c:v>1.4380856527865782E-5</c:v>
                </c:pt>
                <c:pt idx="828">
                  <c:v>1.4380856527865782E-5</c:v>
                </c:pt>
                <c:pt idx="829">
                  <c:v>1.4178309252825407E-5</c:v>
                </c:pt>
                <c:pt idx="830">
                  <c:v>1.4110793494478603E-5</c:v>
                </c:pt>
                <c:pt idx="831">
                  <c:v>1.4043277736131832E-5</c:v>
                </c:pt>
                <c:pt idx="832">
                  <c:v>1.3840730461091477E-5</c:v>
                </c:pt>
                <c:pt idx="833">
                  <c:v>1.3435635911010748E-5</c:v>
                </c:pt>
                <c:pt idx="834">
                  <c:v>1.3300604394317214E-5</c:v>
                </c:pt>
                <c:pt idx="835">
                  <c:v>1.2963025602583267E-5</c:v>
                </c:pt>
                <c:pt idx="836">
                  <c:v>1.2963025602583267E-5</c:v>
                </c:pt>
                <c:pt idx="837">
                  <c:v>1.276047832754289E-5</c:v>
                </c:pt>
                <c:pt idx="838">
                  <c:v>1.2692962569196057E-5</c:v>
                </c:pt>
                <c:pt idx="839">
                  <c:v>1.2422899535808944E-5</c:v>
                </c:pt>
                <c:pt idx="840">
                  <c:v>1.2287868019115388E-5</c:v>
                </c:pt>
                <c:pt idx="841">
                  <c:v>1.2287868019115388E-5</c:v>
                </c:pt>
                <c:pt idx="842">
                  <c:v>1.2220352260768587E-5</c:v>
                </c:pt>
                <c:pt idx="843">
                  <c:v>1.2017804985728183E-5</c:v>
                </c:pt>
                <c:pt idx="844">
                  <c:v>1.2017804985728183E-5</c:v>
                </c:pt>
                <c:pt idx="845">
                  <c:v>1.1815257710687861E-5</c:v>
                </c:pt>
                <c:pt idx="846">
                  <c:v>1.1747741952341031E-5</c:v>
                </c:pt>
                <c:pt idx="847">
                  <c:v>1.1545194677300709E-5</c:v>
                </c:pt>
                <c:pt idx="848">
                  <c:v>1.1342647402260337E-5</c:v>
                </c:pt>
                <c:pt idx="849">
                  <c:v>1.1275131643913577E-5</c:v>
                </c:pt>
                <c:pt idx="850">
                  <c:v>1.1275131643913577E-5</c:v>
                </c:pt>
                <c:pt idx="851">
                  <c:v>1.120761588556676E-5</c:v>
                </c:pt>
                <c:pt idx="852">
                  <c:v>1.120761588556676E-5</c:v>
                </c:pt>
                <c:pt idx="853">
                  <c:v>1.120761588556676E-5</c:v>
                </c:pt>
                <c:pt idx="854">
                  <c:v>1.1005068610526407E-5</c:v>
                </c:pt>
                <c:pt idx="855">
                  <c:v>1.087003709383283E-5</c:v>
                </c:pt>
                <c:pt idx="856">
                  <c:v>1.087003709383283E-5</c:v>
                </c:pt>
                <c:pt idx="857">
                  <c:v>1.0667489818792476E-5</c:v>
                </c:pt>
                <c:pt idx="858">
                  <c:v>1.0532458302098879E-5</c:v>
                </c:pt>
                <c:pt idx="859">
                  <c:v>1.0464942543752081E-5</c:v>
                </c:pt>
                <c:pt idx="860">
                  <c:v>1.0397426785405303E-5</c:v>
                </c:pt>
                <c:pt idx="861">
                  <c:v>1.0397426785405303E-5</c:v>
                </c:pt>
                <c:pt idx="862">
                  <c:v>1.0329911027058501E-5</c:v>
                </c:pt>
                <c:pt idx="863">
                  <c:v>1.0127363752018152E-5</c:v>
                </c:pt>
                <c:pt idx="864">
                  <c:v>1.0059847993671344E-5</c:v>
                </c:pt>
                <c:pt idx="865">
                  <c:v>1.0059847993671344E-5</c:v>
                </c:pt>
                <c:pt idx="866">
                  <c:v>9.8573007186310157E-6</c:v>
                </c:pt>
                <c:pt idx="867">
                  <c:v>9.8573007186310157E-6</c:v>
                </c:pt>
                <c:pt idx="868">
                  <c:v>9.7897849602842324E-6</c:v>
                </c:pt>
                <c:pt idx="869">
                  <c:v>9.7897849602842324E-6</c:v>
                </c:pt>
                <c:pt idx="870">
                  <c:v>9.5872376852438554E-6</c:v>
                </c:pt>
                <c:pt idx="871">
                  <c:v>9.4522061685502972E-6</c:v>
                </c:pt>
                <c:pt idx="872">
                  <c:v>9.4522061685502972E-6</c:v>
                </c:pt>
                <c:pt idx="873">
                  <c:v>9.249658893509927E-6</c:v>
                </c:pt>
                <c:pt idx="874">
                  <c:v>9.249658893509927E-6</c:v>
                </c:pt>
                <c:pt idx="875">
                  <c:v>9.1821431351631352E-6</c:v>
                </c:pt>
                <c:pt idx="876">
                  <c:v>9.0471116184695296E-6</c:v>
                </c:pt>
                <c:pt idx="877">
                  <c:v>8.9120801017759901E-6</c:v>
                </c:pt>
                <c:pt idx="878">
                  <c:v>8.9120801017759901E-6</c:v>
                </c:pt>
                <c:pt idx="879">
                  <c:v>8.9120801017759901E-6</c:v>
                </c:pt>
                <c:pt idx="880">
                  <c:v>8.9120801017759901E-6</c:v>
                </c:pt>
                <c:pt idx="881">
                  <c:v>8.9120801017759901E-6</c:v>
                </c:pt>
                <c:pt idx="882">
                  <c:v>8.8445643434291915E-6</c:v>
                </c:pt>
                <c:pt idx="883">
                  <c:v>8.7770485850824014E-6</c:v>
                </c:pt>
                <c:pt idx="884">
                  <c:v>8.7770485850824014E-6</c:v>
                </c:pt>
                <c:pt idx="885">
                  <c:v>8.574501310042043E-6</c:v>
                </c:pt>
                <c:pt idx="886">
                  <c:v>8.574501310042043E-6</c:v>
                </c:pt>
                <c:pt idx="887">
                  <c:v>8.5069855516952682E-6</c:v>
                </c:pt>
                <c:pt idx="888">
                  <c:v>8.5069855516952682E-6</c:v>
                </c:pt>
                <c:pt idx="889">
                  <c:v>8.3719540350016931E-6</c:v>
                </c:pt>
                <c:pt idx="890">
                  <c:v>8.304438276654903E-6</c:v>
                </c:pt>
                <c:pt idx="891">
                  <c:v>8.304438276654903E-6</c:v>
                </c:pt>
                <c:pt idx="892">
                  <c:v>8.2369225183081061E-6</c:v>
                </c:pt>
                <c:pt idx="893">
                  <c:v>8.2369225183081061E-6</c:v>
                </c:pt>
                <c:pt idx="894">
                  <c:v>8.2369225183081061E-6</c:v>
                </c:pt>
                <c:pt idx="895">
                  <c:v>8.1694067599613448E-6</c:v>
                </c:pt>
                <c:pt idx="896">
                  <c:v>8.0343752432677223E-6</c:v>
                </c:pt>
                <c:pt idx="897">
                  <c:v>8.0343752432677223E-6</c:v>
                </c:pt>
                <c:pt idx="898">
                  <c:v>7.8993437265741794E-6</c:v>
                </c:pt>
                <c:pt idx="899">
                  <c:v>7.8993437265741794E-6</c:v>
                </c:pt>
                <c:pt idx="900">
                  <c:v>7.8993437265741794E-6</c:v>
                </c:pt>
                <c:pt idx="901">
                  <c:v>7.6967964515338007E-6</c:v>
                </c:pt>
                <c:pt idx="902">
                  <c:v>7.6967964515338007E-6</c:v>
                </c:pt>
                <c:pt idx="903">
                  <c:v>7.6967964515338007E-6</c:v>
                </c:pt>
                <c:pt idx="904">
                  <c:v>7.6292806931870089E-6</c:v>
                </c:pt>
                <c:pt idx="905">
                  <c:v>7.6292806931870089E-6</c:v>
                </c:pt>
                <c:pt idx="906">
                  <c:v>7.5617649348402264E-6</c:v>
                </c:pt>
                <c:pt idx="907">
                  <c:v>7.5617649348402264E-6</c:v>
                </c:pt>
                <c:pt idx="908">
                  <c:v>7.494249176493444E-6</c:v>
                </c:pt>
                <c:pt idx="909">
                  <c:v>7.3592176597998612E-6</c:v>
                </c:pt>
                <c:pt idx="910">
                  <c:v>7.1566703847595037E-6</c:v>
                </c:pt>
                <c:pt idx="911">
                  <c:v>7.1566703847595037E-6</c:v>
                </c:pt>
                <c:pt idx="912">
                  <c:v>7.1566703847595037E-6</c:v>
                </c:pt>
                <c:pt idx="913">
                  <c:v>7.0216388680659133E-6</c:v>
                </c:pt>
                <c:pt idx="914">
                  <c:v>6.9541231097191436E-6</c:v>
                </c:pt>
                <c:pt idx="915">
                  <c:v>6.9541231097191436E-6</c:v>
                </c:pt>
                <c:pt idx="916">
                  <c:v>6.9541231097191436E-6</c:v>
                </c:pt>
                <c:pt idx="917">
                  <c:v>6.886607351372356E-6</c:v>
                </c:pt>
                <c:pt idx="918">
                  <c:v>6.6840600763319782E-6</c:v>
                </c:pt>
                <c:pt idx="919">
                  <c:v>6.6840600763319782E-6</c:v>
                </c:pt>
                <c:pt idx="920">
                  <c:v>6.6165443179851881E-6</c:v>
                </c:pt>
                <c:pt idx="921">
                  <c:v>6.5490285596384056E-6</c:v>
                </c:pt>
                <c:pt idx="922">
                  <c:v>6.5490285596384056E-6</c:v>
                </c:pt>
                <c:pt idx="923">
                  <c:v>6.5490285596384056E-6</c:v>
                </c:pt>
                <c:pt idx="924">
                  <c:v>6.4139970429448449E-6</c:v>
                </c:pt>
                <c:pt idx="925">
                  <c:v>6.2114497679044789E-6</c:v>
                </c:pt>
                <c:pt idx="926">
                  <c:v>6.1439340095576752E-6</c:v>
                </c:pt>
                <c:pt idx="927">
                  <c:v>6.1439340095576752E-6</c:v>
                </c:pt>
                <c:pt idx="928">
                  <c:v>6.1439340095576752E-6</c:v>
                </c:pt>
                <c:pt idx="929">
                  <c:v>6.1439340095576752E-6</c:v>
                </c:pt>
                <c:pt idx="930">
                  <c:v>6.0764182512108953E-6</c:v>
                </c:pt>
                <c:pt idx="931">
                  <c:v>5.9413867345173287E-6</c:v>
                </c:pt>
                <c:pt idx="932">
                  <c:v>5.9413867345173287E-6</c:v>
                </c:pt>
                <c:pt idx="933">
                  <c:v>5.8063552178237417E-6</c:v>
                </c:pt>
                <c:pt idx="934">
                  <c:v>5.7388394594769533E-6</c:v>
                </c:pt>
                <c:pt idx="935">
                  <c:v>5.6713237011301861E-6</c:v>
                </c:pt>
                <c:pt idx="936">
                  <c:v>5.6713237011301861E-6</c:v>
                </c:pt>
                <c:pt idx="937">
                  <c:v>5.6038079427833867E-6</c:v>
                </c:pt>
                <c:pt idx="938">
                  <c:v>5.4687764260897998E-6</c:v>
                </c:pt>
                <c:pt idx="939">
                  <c:v>5.4012606677430283E-6</c:v>
                </c:pt>
                <c:pt idx="940">
                  <c:v>5.4012606677430283E-6</c:v>
                </c:pt>
                <c:pt idx="941">
                  <c:v>5.4012606677430283E-6</c:v>
                </c:pt>
                <c:pt idx="942">
                  <c:v>5.3337449093962247E-6</c:v>
                </c:pt>
                <c:pt idx="943">
                  <c:v>5.3337449093962247E-6</c:v>
                </c:pt>
                <c:pt idx="944">
                  <c:v>5.3337449093962247E-6</c:v>
                </c:pt>
                <c:pt idx="945">
                  <c:v>5.3337449093962247E-6</c:v>
                </c:pt>
                <c:pt idx="946">
                  <c:v>5.2662291510494498E-6</c:v>
                </c:pt>
                <c:pt idx="947">
                  <c:v>5.2662291510494498E-6</c:v>
                </c:pt>
                <c:pt idx="948">
                  <c:v>5.1987133927026614E-6</c:v>
                </c:pt>
                <c:pt idx="949">
                  <c:v>5.1987133927026614E-6</c:v>
                </c:pt>
                <c:pt idx="950">
                  <c:v>5.1311976343558705E-6</c:v>
                </c:pt>
                <c:pt idx="951">
                  <c:v>5.0636818760090694E-6</c:v>
                </c:pt>
                <c:pt idx="952">
                  <c:v>5.0636818760090694E-6</c:v>
                </c:pt>
                <c:pt idx="953">
                  <c:v>5.0636818760090694E-6</c:v>
                </c:pt>
                <c:pt idx="954">
                  <c:v>5.0636818760090694E-6</c:v>
                </c:pt>
                <c:pt idx="955">
                  <c:v>5.0636818760090694E-6</c:v>
                </c:pt>
                <c:pt idx="956">
                  <c:v>5.0636818760090694E-6</c:v>
                </c:pt>
                <c:pt idx="957">
                  <c:v>5.0636818760090694E-6</c:v>
                </c:pt>
                <c:pt idx="958">
                  <c:v>4.9286503593154901E-6</c:v>
                </c:pt>
                <c:pt idx="959">
                  <c:v>4.8611346009687025E-6</c:v>
                </c:pt>
                <c:pt idx="960">
                  <c:v>4.7936188426219285E-6</c:v>
                </c:pt>
                <c:pt idx="961">
                  <c:v>4.7936188426219285E-6</c:v>
                </c:pt>
                <c:pt idx="962">
                  <c:v>4.7261030842751512E-6</c:v>
                </c:pt>
                <c:pt idx="963">
                  <c:v>4.7261030842751512E-6</c:v>
                </c:pt>
                <c:pt idx="964">
                  <c:v>4.7261030842751512E-6</c:v>
                </c:pt>
                <c:pt idx="965">
                  <c:v>4.5235558092347724E-6</c:v>
                </c:pt>
                <c:pt idx="966">
                  <c:v>4.5235558092347724E-6</c:v>
                </c:pt>
                <c:pt idx="967">
                  <c:v>4.5235558092347724E-6</c:v>
                </c:pt>
                <c:pt idx="968">
                  <c:v>4.5235558092347724E-6</c:v>
                </c:pt>
                <c:pt idx="969">
                  <c:v>4.5235558092347724E-6</c:v>
                </c:pt>
                <c:pt idx="970">
                  <c:v>4.3885242925411999E-6</c:v>
                </c:pt>
                <c:pt idx="971">
                  <c:v>4.3885242925411999E-6</c:v>
                </c:pt>
                <c:pt idx="972">
                  <c:v>4.2534927758476366E-6</c:v>
                </c:pt>
                <c:pt idx="973">
                  <c:v>4.2534927758476366E-6</c:v>
                </c:pt>
                <c:pt idx="974">
                  <c:v>4.1859770175008364E-6</c:v>
                </c:pt>
                <c:pt idx="975">
                  <c:v>4.1859770175008364E-6</c:v>
                </c:pt>
                <c:pt idx="976">
                  <c:v>4.1184612591540488E-6</c:v>
                </c:pt>
                <c:pt idx="977">
                  <c:v>4.1184612591540488E-6</c:v>
                </c:pt>
                <c:pt idx="978">
                  <c:v>4.1184612591540488E-6</c:v>
                </c:pt>
                <c:pt idx="979">
                  <c:v>4.1184612591540488E-6</c:v>
                </c:pt>
                <c:pt idx="980">
                  <c:v>4.050945500807252E-6</c:v>
                </c:pt>
                <c:pt idx="981">
                  <c:v>3.9834297424604839E-6</c:v>
                </c:pt>
                <c:pt idx="982">
                  <c:v>3.9834297424604839E-6</c:v>
                </c:pt>
                <c:pt idx="983">
                  <c:v>3.9159139841136811E-6</c:v>
                </c:pt>
                <c:pt idx="984">
                  <c:v>3.9159139841136811E-6</c:v>
                </c:pt>
                <c:pt idx="985">
                  <c:v>3.8483982257669003E-6</c:v>
                </c:pt>
                <c:pt idx="986">
                  <c:v>3.8483982257669003E-6</c:v>
                </c:pt>
                <c:pt idx="987">
                  <c:v>3.7808824674201153E-6</c:v>
                </c:pt>
                <c:pt idx="988">
                  <c:v>3.7133667090733295E-6</c:v>
                </c:pt>
                <c:pt idx="989">
                  <c:v>3.7133667090733295E-6</c:v>
                </c:pt>
                <c:pt idx="990">
                  <c:v>3.6458509507265394E-6</c:v>
                </c:pt>
                <c:pt idx="991">
                  <c:v>3.6458509507265394E-6</c:v>
                </c:pt>
                <c:pt idx="992">
                  <c:v>3.6458509507265394E-6</c:v>
                </c:pt>
                <c:pt idx="993">
                  <c:v>3.6458509507265394E-6</c:v>
                </c:pt>
                <c:pt idx="994">
                  <c:v>3.6458509507265394E-6</c:v>
                </c:pt>
                <c:pt idx="995">
                  <c:v>3.578335192379748E-6</c:v>
                </c:pt>
                <c:pt idx="996">
                  <c:v>3.578335192379748E-6</c:v>
                </c:pt>
                <c:pt idx="997">
                  <c:v>3.5108194340329601E-6</c:v>
                </c:pt>
                <c:pt idx="998">
                  <c:v>3.5108194340329601E-6</c:v>
                </c:pt>
                <c:pt idx="999">
                  <c:v>3.3757879173393867E-6</c:v>
                </c:pt>
                <c:pt idx="1000">
                  <c:v>3.3757879173393867E-6</c:v>
                </c:pt>
                <c:pt idx="1001">
                  <c:v>3.2407564006458103E-6</c:v>
                </c:pt>
                <c:pt idx="1002">
                  <c:v>3.2407564006458103E-6</c:v>
                </c:pt>
                <c:pt idx="1003">
                  <c:v>3.2407564006458103E-6</c:v>
                </c:pt>
                <c:pt idx="1004">
                  <c:v>3.2407564006458103E-6</c:v>
                </c:pt>
                <c:pt idx="1005">
                  <c:v>3.2407564006458103E-6</c:v>
                </c:pt>
                <c:pt idx="1006">
                  <c:v>3.2407564006458103E-6</c:v>
                </c:pt>
                <c:pt idx="1007">
                  <c:v>3.2407564006458103E-6</c:v>
                </c:pt>
                <c:pt idx="1008">
                  <c:v>3.2407564006458103E-6</c:v>
                </c:pt>
                <c:pt idx="1009">
                  <c:v>3.2407564006458103E-6</c:v>
                </c:pt>
                <c:pt idx="1010">
                  <c:v>3.2407564006458103E-6</c:v>
                </c:pt>
                <c:pt idx="1011">
                  <c:v>3.2407564006458103E-6</c:v>
                </c:pt>
                <c:pt idx="1012">
                  <c:v>3.1732406422990253E-6</c:v>
                </c:pt>
                <c:pt idx="1013">
                  <c:v>3.1732406422990253E-6</c:v>
                </c:pt>
                <c:pt idx="1014">
                  <c:v>3.1057248839522394E-6</c:v>
                </c:pt>
                <c:pt idx="1015">
                  <c:v>2.9706933672586605E-6</c:v>
                </c:pt>
                <c:pt idx="1016">
                  <c:v>2.9706933672586605E-6</c:v>
                </c:pt>
                <c:pt idx="1017">
                  <c:v>2.9031776089118764E-6</c:v>
                </c:pt>
                <c:pt idx="1018">
                  <c:v>2.8356618505650837E-6</c:v>
                </c:pt>
                <c:pt idx="1019">
                  <c:v>2.8356618505650837E-6</c:v>
                </c:pt>
                <c:pt idx="1020">
                  <c:v>2.8356618505650837E-6</c:v>
                </c:pt>
                <c:pt idx="1021">
                  <c:v>2.8356618505650837E-6</c:v>
                </c:pt>
                <c:pt idx="1022">
                  <c:v>2.8356618505650837E-6</c:v>
                </c:pt>
                <c:pt idx="1023">
                  <c:v>2.8356618505650837E-6</c:v>
                </c:pt>
                <c:pt idx="1024">
                  <c:v>2.8356618505650837E-6</c:v>
                </c:pt>
                <c:pt idx="1025">
                  <c:v>2.8356618505650837E-6</c:v>
                </c:pt>
                <c:pt idx="1026">
                  <c:v>2.8356618505650837E-6</c:v>
                </c:pt>
                <c:pt idx="1027">
                  <c:v>2.8356618505650837E-6</c:v>
                </c:pt>
                <c:pt idx="1028">
                  <c:v>2.8356618505650837E-6</c:v>
                </c:pt>
                <c:pt idx="1029">
                  <c:v>2.7681460922182979E-6</c:v>
                </c:pt>
                <c:pt idx="1030">
                  <c:v>2.7681460922182979E-6</c:v>
                </c:pt>
                <c:pt idx="1031">
                  <c:v>2.7006303338715108E-6</c:v>
                </c:pt>
                <c:pt idx="1032">
                  <c:v>2.5655988171779395E-6</c:v>
                </c:pt>
                <c:pt idx="1033">
                  <c:v>2.498083058831149E-6</c:v>
                </c:pt>
                <c:pt idx="1034">
                  <c:v>2.498083058831149E-6</c:v>
                </c:pt>
                <c:pt idx="1035">
                  <c:v>2.4305673004843606E-6</c:v>
                </c:pt>
                <c:pt idx="1036">
                  <c:v>2.4305673004843606E-6</c:v>
                </c:pt>
                <c:pt idx="1037">
                  <c:v>2.3630515421375777E-6</c:v>
                </c:pt>
                <c:pt idx="1038">
                  <c:v>2.3630515421375777E-6</c:v>
                </c:pt>
                <c:pt idx="1039">
                  <c:v>2.3630515421375777E-6</c:v>
                </c:pt>
                <c:pt idx="1040">
                  <c:v>2.2955357837907842E-6</c:v>
                </c:pt>
                <c:pt idx="1041">
                  <c:v>2.2280200254439984E-6</c:v>
                </c:pt>
                <c:pt idx="1042">
                  <c:v>2.2280200254439984E-6</c:v>
                </c:pt>
                <c:pt idx="1043">
                  <c:v>2.1605042670972159E-6</c:v>
                </c:pt>
                <c:pt idx="1044">
                  <c:v>2.1605042670972159E-6</c:v>
                </c:pt>
                <c:pt idx="1045">
                  <c:v>2.092988508750422E-6</c:v>
                </c:pt>
                <c:pt idx="1046">
                  <c:v>2.092988508750422E-6</c:v>
                </c:pt>
                <c:pt idx="1047">
                  <c:v>2.092988508750422E-6</c:v>
                </c:pt>
                <c:pt idx="1048">
                  <c:v>2.092988508750422E-6</c:v>
                </c:pt>
                <c:pt idx="1049">
                  <c:v>2.092988508750422E-6</c:v>
                </c:pt>
                <c:pt idx="1050">
                  <c:v>2.092988508750422E-6</c:v>
                </c:pt>
                <c:pt idx="1051">
                  <c:v>2.092988508750422E-6</c:v>
                </c:pt>
                <c:pt idx="1052">
                  <c:v>2.092988508750422E-6</c:v>
                </c:pt>
                <c:pt idx="1053">
                  <c:v>2.0254727504036311E-6</c:v>
                </c:pt>
                <c:pt idx="1054">
                  <c:v>1.9579569920568456E-6</c:v>
                </c:pt>
                <c:pt idx="1055">
                  <c:v>1.9579569920568456E-6</c:v>
                </c:pt>
                <c:pt idx="1056">
                  <c:v>1.9579569920568456E-6</c:v>
                </c:pt>
                <c:pt idx="1057">
                  <c:v>1.8904412337100572E-6</c:v>
                </c:pt>
                <c:pt idx="1058">
                  <c:v>1.8904412337100572E-6</c:v>
                </c:pt>
                <c:pt idx="1059">
                  <c:v>1.8904412337100572E-6</c:v>
                </c:pt>
                <c:pt idx="1060">
                  <c:v>1.8904412337100572E-6</c:v>
                </c:pt>
                <c:pt idx="1061">
                  <c:v>1.8904412337100572E-6</c:v>
                </c:pt>
                <c:pt idx="1062">
                  <c:v>1.8904412337100572E-6</c:v>
                </c:pt>
                <c:pt idx="1063">
                  <c:v>1.8904412337100572E-6</c:v>
                </c:pt>
                <c:pt idx="1064">
                  <c:v>1.8229254753632695E-6</c:v>
                </c:pt>
                <c:pt idx="1065">
                  <c:v>1.8229254753632695E-6</c:v>
                </c:pt>
                <c:pt idx="1066">
                  <c:v>1.8229254753632695E-6</c:v>
                </c:pt>
                <c:pt idx="1067">
                  <c:v>1.8229254753632695E-6</c:v>
                </c:pt>
                <c:pt idx="1068">
                  <c:v>1.8229254753632695E-6</c:v>
                </c:pt>
                <c:pt idx="1069">
                  <c:v>1.755409717016476E-6</c:v>
                </c:pt>
                <c:pt idx="1070">
                  <c:v>1.755409717016476E-6</c:v>
                </c:pt>
                <c:pt idx="1071">
                  <c:v>1.755409717016476E-6</c:v>
                </c:pt>
                <c:pt idx="1072">
                  <c:v>1.755409717016476E-6</c:v>
                </c:pt>
                <c:pt idx="1073">
                  <c:v>1.755409717016476E-6</c:v>
                </c:pt>
                <c:pt idx="1074">
                  <c:v>1.755409717016476E-6</c:v>
                </c:pt>
                <c:pt idx="1075">
                  <c:v>1.755409717016476E-6</c:v>
                </c:pt>
                <c:pt idx="1076">
                  <c:v>1.755409717016476E-6</c:v>
                </c:pt>
                <c:pt idx="1077">
                  <c:v>1.6878939586696912E-6</c:v>
                </c:pt>
                <c:pt idx="1078">
                  <c:v>1.6878939586696912E-6</c:v>
                </c:pt>
                <c:pt idx="1079">
                  <c:v>1.6878939586696912E-6</c:v>
                </c:pt>
                <c:pt idx="1080">
                  <c:v>1.6878939586696912E-6</c:v>
                </c:pt>
                <c:pt idx="1081">
                  <c:v>1.6878939586696912E-6</c:v>
                </c:pt>
                <c:pt idx="1082">
                  <c:v>1.6203782003229054E-6</c:v>
                </c:pt>
                <c:pt idx="1083">
                  <c:v>1.5528624419761193E-6</c:v>
                </c:pt>
                <c:pt idx="1084">
                  <c:v>1.5528624419761193E-6</c:v>
                </c:pt>
                <c:pt idx="1085">
                  <c:v>1.5528624419761193E-6</c:v>
                </c:pt>
                <c:pt idx="1086">
                  <c:v>1.5528624419761193E-6</c:v>
                </c:pt>
                <c:pt idx="1087">
                  <c:v>1.5528624419761193E-6</c:v>
                </c:pt>
                <c:pt idx="1088">
                  <c:v>1.5528624419761193E-6</c:v>
                </c:pt>
                <c:pt idx="1089">
                  <c:v>1.5528624419761193E-6</c:v>
                </c:pt>
                <c:pt idx="1090">
                  <c:v>1.5528624419761193E-6</c:v>
                </c:pt>
                <c:pt idx="1091">
                  <c:v>1.4853466836293279E-6</c:v>
                </c:pt>
                <c:pt idx="1092">
                  <c:v>1.4853466836293279E-6</c:v>
                </c:pt>
                <c:pt idx="1093">
                  <c:v>1.4853466836293279E-6</c:v>
                </c:pt>
                <c:pt idx="1094">
                  <c:v>1.4178309252825412E-6</c:v>
                </c:pt>
                <c:pt idx="1095">
                  <c:v>1.4178309252825412E-6</c:v>
                </c:pt>
                <c:pt idx="1096">
                  <c:v>1.4178309252825412E-6</c:v>
                </c:pt>
                <c:pt idx="1097">
                  <c:v>1.4178309252825412E-6</c:v>
                </c:pt>
                <c:pt idx="1098">
                  <c:v>1.4178309252825412E-6</c:v>
                </c:pt>
                <c:pt idx="1099">
                  <c:v>1.3503151669357596E-6</c:v>
                </c:pt>
                <c:pt idx="1100">
                  <c:v>1.2827994085889655E-6</c:v>
                </c:pt>
                <c:pt idx="1101">
                  <c:v>1.2827994085889655E-6</c:v>
                </c:pt>
                <c:pt idx="1102">
                  <c:v>1.2827994085889655E-6</c:v>
                </c:pt>
                <c:pt idx="1103">
                  <c:v>1.2827994085889655E-6</c:v>
                </c:pt>
                <c:pt idx="1104">
                  <c:v>1.2827994085889655E-6</c:v>
                </c:pt>
                <c:pt idx="1105">
                  <c:v>1.2827994085889655E-6</c:v>
                </c:pt>
                <c:pt idx="1106">
                  <c:v>1.2827994085889655E-6</c:v>
                </c:pt>
                <c:pt idx="1107">
                  <c:v>1.2827994085889655E-6</c:v>
                </c:pt>
                <c:pt idx="1108">
                  <c:v>1.2827994085889655E-6</c:v>
                </c:pt>
                <c:pt idx="1109">
                  <c:v>1.2827994085889655E-6</c:v>
                </c:pt>
                <c:pt idx="1110">
                  <c:v>1.2827994085889655E-6</c:v>
                </c:pt>
                <c:pt idx="1111">
                  <c:v>1.2827994085889655E-6</c:v>
                </c:pt>
                <c:pt idx="1112">
                  <c:v>1.2827994085889655E-6</c:v>
                </c:pt>
                <c:pt idx="1113">
                  <c:v>1.2827994085889655E-6</c:v>
                </c:pt>
                <c:pt idx="1114">
                  <c:v>1.2827994085889655E-6</c:v>
                </c:pt>
                <c:pt idx="1115">
                  <c:v>1.2827994085889655E-6</c:v>
                </c:pt>
                <c:pt idx="1116">
                  <c:v>1.2827994085889655E-6</c:v>
                </c:pt>
                <c:pt idx="1117">
                  <c:v>1.2827994085889655E-6</c:v>
                </c:pt>
                <c:pt idx="1118">
                  <c:v>1.2827994085889655E-6</c:v>
                </c:pt>
                <c:pt idx="1119">
                  <c:v>1.2827994085889655E-6</c:v>
                </c:pt>
                <c:pt idx="1120">
                  <c:v>1.2827994085889655E-6</c:v>
                </c:pt>
                <c:pt idx="1121">
                  <c:v>1.2827994085889655E-6</c:v>
                </c:pt>
                <c:pt idx="1122">
                  <c:v>1.2827994085889655E-6</c:v>
                </c:pt>
                <c:pt idx="1123">
                  <c:v>1.2827994085889655E-6</c:v>
                </c:pt>
                <c:pt idx="1124">
                  <c:v>1.2827994085889655E-6</c:v>
                </c:pt>
                <c:pt idx="1125">
                  <c:v>1.2827994085889655E-6</c:v>
                </c:pt>
                <c:pt idx="1126">
                  <c:v>1.2827994085889655E-6</c:v>
                </c:pt>
                <c:pt idx="1127">
                  <c:v>1.2827994085889655E-6</c:v>
                </c:pt>
                <c:pt idx="1128">
                  <c:v>1.2827994085889655E-6</c:v>
                </c:pt>
                <c:pt idx="1129">
                  <c:v>1.2152836502421756E-6</c:v>
                </c:pt>
                <c:pt idx="1130">
                  <c:v>1.2152836502421756E-6</c:v>
                </c:pt>
                <c:pt idx="1131">
                  <c:v>1.2152836502421756E-6</c:v>
                </c:pt>
                <c:pt idx="1132">
                  <c:v>1.2152836502421756E-6</c:v>
                </c:pt>
                <c:pt idx="1133">
                  <c:v>1.2152836502421756E-6</c:v>
                </c:pt>
                <c:pt idx="1134">
                  <c:v>1.2152836502421756E-6</c:v>
                </c:pt>
                <c:pt idx="1135">
                  <c:v>1.2152836502421756E-6</c:v>
                </c:pt>
                <c:pt idx="1136">
                  <c:v>1.2152836502421756E-6</c:v>
                </c:pt>
                <c:pt idx="1137">
                  <c:v>1.2152836502421756E-6</c:v>
                </c:pt>
                <c:pt idx="1138">
                  <c:v>1.1477678918953911E-6</c:v>
                </c:pt>
                <c:pt idx="1139">
                  <c:v>1.1477678918953911E-6</c:v>
                </c:pt>
                <c:pt idx="1140">
                  <c:v>1.1477678918953911E-6</c:v>
                </c:pt>
                <c:pt idx="1141">
                  <c:v>1.1477678918953911E-6</c:v>
                </c:pt>
                <c:pt idx="1142">
                  <c:v>1.1477678918953911E-6</c:v>
                </c:pt>
                <c:pt idx="1143">
                  <c:v>1.1477678918953911E-6</c:v>
                </c:pt>
                <c:pt idx="1144">
                  <c:v>1.1477678918953911E-6</c:v>
                </c:pt>
                <c:pt idx="1145">
                  <c:v>1.1477678918953911E-6</c:v>
                </c:pt>
                <c:pt idx="1146">
                  <c:v>1.1477678918953911E-6</c:v>
                </c:pt>
                <c:pt idx="1147">
                  <c:v>1.1477678918953911E-6</c:v>
                </c:pt>
                <c:pt idx="1148">
                  <c:v>1.1477678918953911E-6</c:v>
                </c:pt>
                <c:pt idx="1149">
                  <c:v>1.1477678918953911E-6</c:v>
                </c:pt>
                <c:pt idx="1150">
                  <c:v>1.1477678918953911E-6</c:v>
                </c:pt>
                <c:pt idx="1151">
                  <c:v>1.1477678918953911E-6</c:v>
                </c:pt>
                <c:pt idx="1152">
                  <c:v>1.1477678918953911E-6</c:v>
                </c:pt>
                <c:pt idx="1153">
                  <c:v>1.1477678918953911E-6</c:v>
                </c:pt>
                <c:pt idx="1154">
                  <c:v>1.1477678918953911E-6</c:v>
                </c:pt>
                <c:pt idx="1155">
                  <c:v>1.1477678918953911E-6</c:v>
                </c:pt>
                <c:pt idx="1156">
                  <c:v>1.1477678918953911E-6</c:v>
                </c:pt>
                <c:pt idx="1157">
                  <c:v>1.1477678918953911E-6</c:v>
                </c:pt>
                <c:pt idx="1158">
                  <c:v>1.1477678918953911E-6</c:v>
                </c:pt>
                <c:pt idx="1159">
                  <c:v>1.1477678918953911E-6</c:v>
                </c:pt>
                <c:pt idx="1160">
                  <c:v>1.1477678918953911E-6</c:v>
                </c:pt>
                <c:pt idx="1161">
                  <c:v>1.0802521335486073E-6</c:v>
                </c:pt>
                <c:pt idx="1162">
                  <c:v>1.0127363752018155E-6</c:v>
                </c:pt>
                <c:pt idx="1163">
                  <c:v>1.0127363752018155E-6</c:v>
                </c:pt>
                <c:pt idx="1164">
                  <c:v>1.0127363752018155E-6</c:v>
                </c:pt>
                <c:pt idx="1165">
                  <c:v>1.0127363752018155E-6</c:v>
                </c:pt>
                <c:pt idx="1166">
                  <c:v>1.0127363752018155E-6</c:v>
                </c:pt>
                <c:pt idx="1167">
                  <c:v>1.0127363752018155E-6</c:v>
                </c:pt>
                <c:pt idx="1168">
                  <c:v>9.452206168550301E-7</c:v>
                </c:pt>
                <c:pt idx="1169">
                  <c:v>9.452206168550301E-7</c:v>
                </c:pt>
                <c:pt idx="1170">
                  <c:v>9.452206168550301E-7</c:v>
                </c:pt>
                <c:pt idx="1171">
                  <c:v>9.452206168550301E-7</c:v>
                </c:pt>
                <c:pt idx="1172">
                  <c:v>8.7770485850824076E-7</c:v>
                </c:pt>
                <c:pt idx="1173">
                  <c:v>8.7770485850824076E-7</c:v>
                </c:pt>
                <c:pt idx="1174">
                  <c:v>8.7770485850824076E-7</c:v>
                </c:pt>
                <c:pt idx="1175">
                  <c:v>8.7770485850824076E-7</c:v>
                </c:pt>
                <c:pt idx="1176">
                  <c:v>8.7770485850824076E-7</c:v>
                </c:pt>
                <c:pt idx="1177">
                  <c:v>8.7770485850824076E-7</c:v>
                </c:pt>
                <c:pt idx="1178">
                  <c:v>8.7770485850824076E-7</c:v>
                </c:pt>
                <c:pt idx="1179">
                  <c:v>8.7770485850824076E-7</c:v>
                </c:pt>
                <c:pt idx="1180">
                  <c:v>8.7770485850824076E-7</c:v>
                </c:pt>
                <c:pt idx="1181">
                  <c:v>8.7770485850824076E-7</c:v>
                </c:pt>
                <c:pt idx="1182">
                  <c:v>8.7770485850824076E-7</c:v>
                </c:pt>
                <c:pt idx="1183">
                  <c:v>8.7770485850824076E-7</c:v>
                </c:pt>
                <c:pt idx="1184">
                  <c:v>8.7770485850824076E-7</c:v>
                </c:pt>
                <c:pt idx="1185">
                  <c:v>8.7770485850824076E-7</c:v>
                </c:pt>
                <c:pt idx="1186">
                  <c:v>8.7770485850824076E-7</c:v>
                </c:pt>
                <c:pt idx="1187">
                  <c:v>8.7770485850824076E-7</c:v>
                </c:pt>
                <c:pt idx="1188">
                  <c:v>8.7770485850824076E-7</c:v>
                </c:pt>
                <c:pt idx="1189">
                  <c:v>8.7770485850824076E-7</c:v>
                </c:pt>
                <c:pt idx="1190">
                  <c:v>8.7770485850824076E-7</c:v>
                </c:pt>
                <c:pt idx="1191">
                  <c:v>8.7770485850824076E-7</c:v>
                </c:pt>
                <c:pt idx="1192">
                  <c:v>8.7770485850824076E-7</c:v>
                </c:pt>
                <c:pt idx="1193">
                  <c:v>8.7770485850824076E-7</c:v>
                </c:pt>
                <c:pt idx="1194">
                  <c:v>8.7770485850824076E-7</c:v>
                </c:pt>
                <c:pt idx="1195">
                  <c:v>8.7770485850824076E-7</c:v>
                </c:pt>
                <c:pt idx="1196">
                  <c:v>8.7770485850824076E-7</c:v>
                </c:pt>
                <c:pt idx="1197">
                  <c:v>8.7770485850824076E-7</c:v>
                </c:pt>
                <c:pt idx="1198">
                  <c:v>8.7770485850824076E-7</c:v>
                </c:pt>
                <c:pt idx="1199">
                  <c:v>8.7770485850824076E-7</c:v>
                </c:pt>
                <c:pt idx="1200">
                  <c:v>8.7770485850824076E-7</c:v>
                </c:pt>
                <c:pt idx="1201">
                  <c:v>8.7770485850824076E-7</c:v>
                </c:pt>
                <c:pt idx="1202">
                  <c:v>8.7770485850824076E-7</c:v>
                </c:pt>
                <c:pt idx="1203">
                  <c:v>8.7770485850824076E-7</c:v>
                </c:pt>
                <c:pt idx="1204">
                  <c:v>8.7770485850824076E-7</c:v>
                </c:pt>
                <c:pt idx="1205">
                  <c:v>8.7770485850824076E-7</c:v>
                </c:pt>
                <c:pt idx="1206">
                  <c:v>8.7770485850824076E-7</c:v>
                </c:pt>
                <c:pt idx="1207">
                  <c:v>8.1018910016145035E-7</c:v>
                </c:pt>
                <c:pt idx="1208">
                  <c:v>8.1018910016145035E-7</c:v>
                </c:pt>
                <c:pt idx="1209">
                  <c:v>8.1018910016145035E-7</c:v>
                </c:pt>
                <c:pt idx="1210">
                  <c:v>8.1018910016145035E-7</c:v>
                </c:pt>
                <c:pt idx="1211">
                  <c:v>8.1018910016145035E-7</c:v>
                </c:pt>
                <c:pt idx="1212">
                  <c:v>8.1018910016145035E-7</c:v>
                </c:pt>
                <c:pt idx="1213">
                  <c:v>8.1018910016145035E-7</c:v>
                </c:pt>
                <c:pt idx="1214">
                  <c:v>8.1018910016145035E-7</c:v>
                </c:pt>
                <c:pt idx="1215">
                  <c:v>8.1018910016145035E-7</c:v>
                </c:pt>
                <c:pt idx="1216">
                  <c:v>8.1018910016145035E-7</c:v>
                </c:pt>
                <c:pt idx="1217">
                  <c:v>8.1018910016145035E-7</c:v>
                </c:pt>
                <c:pt idx="1218">
                  <c:v>8.1018910016145035E-7</c:v>
                </c:pt>
                <c:pt idx="1219">
                  <c:v>8.1018910016145035E-7</c:v>
                </c:pt>
                <c:pt idx="1220">
                  <c:v>8.1018910016145035E-7</c:v>
                </c:pt>
                <c:pt idx="1221">
                  <c:v>8.1018910016145035E-7</c:v>
                </c:pt>
                <c:pt idx="1222">
                  <c:v>8.1018910016145035E-7</c:v>
                </c:pt>
                <c:pt idx="1223">
                  <c:v>7.4267334181466587E-7</c:v>
                </c:pt>
                <c:pt idx="1224">
                  <c:v>7.4267334181466587E-7</c:v>
                </c:pt>
                <c:pt idx="1225">
                  <c:v>7.4267334181466587E-7</c:v>
                </c:pt>
                <c:pt idx="1226">
                  <c:v>7.4267334181466587E-7</c:v>
                </c:pt>
                <c:pt idx="1227">
                  <c:v>7.4267334181466587E-7</c:v>
                </c:pt>
                <c:pt idx="1228">
                  <c:v>7.4267334181466587E-7</c:v>
                </c:pt>
                <c:pt idx="1229">
                  <c:v>6.7515758346787737E-7</c:v>
                </c:pt>
                <c:pt idx="1230">
                  <c:v>6.7515758346787737E-7</c:v>
                </c:pt>
                <c:pt idx="1231">
                  <c:v>6.7515758346787737E-7</c:v>
                </c:pt>
                <c:pt idx="1232">
                  <c:v>6.7515758346787737E-7</c:v>
                </c:pt>
                <c:pt idx="1233">
                  <c:v>6.7515758346787737E-7</c:v>
                </c:pt>
                <c:pt idx="1234">
                  <c:v>6.7515758346787737E-7</c:v>
                </c:pt>
                <c:pt idx="1235">
                  <c:v>6.7515758346787737E-7</c:v>
                </c:pt>
                <c:pt idx="1236">
                  <c:v>6.7515758346787737E-7</c:v>
                </c:pt>
                <c:pt idx="1237">
                  <c:v>6.7515758346787737E-7</c:v>
                </c:pt>
                <c:pt idx="1238">
                  <c:v>6.7515758346787737E-7</c:v>
                </c:pt>
                <c:pt idx="1239">
                  <c:v>6.7515758346787737E-7</c:v>
                </c:pt>
                <c:pt idx="1240">
                  <c:v>6.7515758346787737E-7</c:v>
                </c:pt>
                <c:pt idx="1241">
                  <c:v>6.7515758346787737E-7</c:v>
                </c:pt>
                <c:pt idx="1242">
                  <c:v>6.7515758346787737E-7</c:v>
                </c:pt>
                <c:pt idx="1243">
                  <c:v>6.7515758346787737E-7</c:v>
                </c:pt>
                <c:pt idx="1244">
                  <c:v>6.7515758346787737E-7</c:v>
                </c:pt>
                <c:pt idx="1245">
                  <c:v>6.7515758346787737E-7</c:v>
                </c:pt>
                <c:pt idx="1246">
                  <c:v>6.7515758346787737E-7</c:v>
                </c:pt>
                <c:pt idx="1247">
                  <c:v>6.7515758346787737E-7</c:v>
                </c:pt>
                <c:pt idx="1248">
                  <c:v>6.7515758346787737E-7</c:v>
                </c:pt>
                <c:pt idx="1249">
                  <c:v>6.7515758346787737E-7</c:v>
                </c:pt>
                <c:pt idx="1250">
                  <c:v>6.7515758346787737E-7</c:v>
                </c:pt>
                <c:pt idx="1251">
                  <c:v>6.7515758346787737E-7</c:v>
                </c:pt>
                <c:pt idx="1252">
                  <c:v>6.7515758346787737E-7</c:v>
                </c:pt>
                <c:pt idx="1253">
                  <c:v>6.0764182512108983E-7</c:v>
                </c:pt>
                <c:pt idx="1254">
                  <c:v>6.0764182512108983E-7</c:v>
                </c:pt>
                <c:pt idx="1255">
                  <c:v>6.0764182512108983E-7</c:v>
                </c:pt>
                <c:pt idx="1256">
                  <c:v>6.0764182512108983E-7</c:v>
                </c:pt>
                <c:pt idx="1257">
                  <c:v>6.0764182512108983E-7</c:v>
                </c:pt>
                <c:pt idx="1258">
                  <c:v>6.0764182512108983E-7</c:v>
                </c:pt>
                <c:pt idx="1259">
                  <c:v>6.0764182512108983E-7</c:v>
                </c:pt>
                <c:pt idx="1260">
                  <c:v>6.0764182512108983E-7</c:v>
                </c:pt>
                <c:pt idx="1261">
                  <c:v>6.0764182512108983E-7</c:v>
                </c:pt>
                <c:pt idx="1262">
                  <c:v>6.0764182512108983E-7</c:v>
                </c:pt>
                <c:pt idx="1263">
                  <c:v>6.0764182512108983E-7</c:v>
                </c:pt>
                <c:pt idx="1264">
                  <c:v>6.0764182512108983E-7</c:v>
                </c:pt>
                <c:pt idx="1265">
                  <c:v>6.0764182512108983E-7</c:v>
                </c:pt>
                <c:pt idx="1266">
                  <c:v>6.0764182512108983E-7</c:v>
                </c:pt>
                <c:pt idx="1267">
                  <c:v>6.0764182512108983E-7</c:v>
                </c:pt>
                <c:pt idx="1268">
                  <c:v>6.0764182512108983E-7</c:v>
                </c:pt>
                <c:pt idx="1269">
                  <c:v>6.0764182512108983E-7</c:v>
                </c:pt>
                <c:pt idx="1270">
                  <c:v>6.0764182512108983E-7</c:v>
                </c:pt>
                <c:pt idx="1271">
                  <c:v>6.0764182512108983E-7</c:v>
                </c:pt>
                <c:pt idx="1272">
                  <c:v>6.0764182512108983E-7</c:v>
                </c:pt>
                <c:pt idx="1273">
                  <c:v>6.0764182512108983E-7</c:v>
                </c:pt>
                <c:pt idx="1274">
                  <c:v>6.0764182512108983E-7</c:v>
                </c:pt>
                <c:pt idx="1275">
                  <c:v>6.0764182512108983E-7</c:v>
                </c:pt>
                <c:pt idx="1276">
                  <c:v>6.0764182512108983E-7</c:v>
                </c:pt>
                <c:pt idx="1277">
                  <c:v>6.0764182512108983E-7</c:v>
                </c:pt>
                <c:pt idx="1278">
                  <c:v>6.0764182512108983E-7</c:v>
                </c:pt>
                <c:pt idx="1279">
                  <c:v>6.0764182512108983E-7</c:v>
                </c:pt>
                <c:pt idx="1280">
                  <c:v>6.0764182512108983E-7</c:v>
                </c:pt>
                <c:pt idx="1281">
                  <c:v>6.0764182512108983E-7</c:v>
                </c:pt>
                <c:pt idx="1282">
                  <c:v>6.0764182512108983E-7</c:v>
                </c:pt>
                <c:pt idx="1283">
                  <c:v>6.0764182512108983E-7</c:v>
                </c:pt>
                <c:pt idx="1284">
                  <c:v>5.4012606677430323E-7</c:v>
                </c:pt>
                <c:pt idx="1285">
                  <c:v>5.4012606677430323E-7</c:v>
                </c:pt>
                <c:pt idx="1286">
                  <c:v>5.4012606677430323E-7</c:v>
                </c:pt>
                <c:pt idx="1287">
                  <c:v>5.4012606677430323E-7</c:v>
                </c:pt>
                <c:pt idx="1288">
                  <c:v>5.4012606677430323E-7</c:v>
                </c:pt>
                <c:pt idx="1289">
                  <c:v>5.4012606677430323E-7</c:v>
                </c:pt>
                <c:pt idx="1290">
                  <c:v>5.4012606677430323E-7</c:v>
                </c:pt>
                <c:pt idx="1291">
                  <c:v>5.4012606677430323E-7</c:v>
                </c:pt>
                <c:pt idx="1292">
                  <c:v>5.4012606677430323E-7</c:v>
                </c:pt>
                <c:pt idx="1293">
                  <c:v>5.4012606677430323E-7</c:v>
                </c:pt>
                <c:pt idx="1294">
                  <c:v>5.4012606677430323E-7</c:v>
                </c:pt>
                <c:pt idx="1295">
                  <c:v>5.4012606677430323E-7</c:v>
                </c:pt>
                <c:pt idx="1296">
                  <c:v>5.4012606677430323E-7</c:v>
                </c:pt>
                <c:pt idx="1297">
                  <c:v>4.7261030842751526E-7</c:v>
                </c:pt>
                <c:pt idx="1298">
                  <c:v>4.7261030842751526E-7</c:v>
                </c:pt>
                <c:pt idx="1299">
                  <c:v>4.7261030842751526E-7</c:v>
                </c:pt>
                <c:pt idx="1300">
                  <c:v>4.7261030842751526E-7</c:v>
                </c:pt>
                <c:pt idx="1301">
                  <c:v>4.7261030842751526E-7</c:v>
                </c:pt>
                <c:pt idx="1302">
                  <c:v>4.7261030842751526E-7</c:v>
                </c:pt>
                <c:pt idx="1303">
                  <c:v>4.7261030842751526E-7</c:v>
                </c:pt>
                <c:pt idx="1304">
                  <c:v>4.7261030842751526E-7</c:v>
                </c:pt>
                <c:pt idx="1305">
                  <c:v>4.7261030842751526E-7</c:v>
                </c:pt>
                <c:pt idx="1306">
                  <c:v>4.7261030842751526E-7</c:v>
                </c:pt>
                <c:pt idx="1307">
                  <c:v>4.7261030842751526E-7</c:v>
                </c:pt>
                <c:pt idx="1308">
                  <c:v>4.7261030842751526E-7</c:v>
                </c:pt>
                <c:pt idx="1309">
                  <c:v>4.7261030842751526E-7</c:v>
                </c:pt>
                <c:pt idx="1310">
                  <c:v>4.7261030842751526E-7</c:v>
                </c:pt>
                <c:pt idx="1311">
                  <c:v>4.7261030842751526E-7</c:v>
                </c:pt>
                <c:pt idx="1312">
                  <c:v>4.7261030842751526E-7</c:v>
                </c:pt>
                <c:pt idx="1313">
                  <c:v>4.7261030842751526E-7</c:v>
                </c:pt>
                <c:pt idx="1314">
                  <c:v>4.7261030842751526E-7</c:v>
                </c:pt>
                <c:pt idx="1315">
                  <c:v>4.0509455008072518E-7</c:v>
                </c:pt>
                <c:pt idx="1316">
                  <c:v>4.0509455008072518E-7</c:v>
                </c:pt>
                <c:pt idx="1317">
                  <c:v>4.0509455008072518E-7</c:v>
                </c:pt>
                <c:pt idx="1318">
                  <c:v>3.3757879173393879E-7</c:v>
                </c:pt>
                <c:pt idx="1319">
                  <c:v>3.3757879173393879E-7</c:v>
                </c:pt>
                <c:pt idx="1320">
                  <c:v>3.3757879173393879E-7</c:v>
                </c:pt>
                <c:pt idx="1321">
                  <c:v>3.3757879173393879E-7</c:v>
                </c:pt>
                <c:pt idx="1322">
                  <c:v>3.3757879173393879E-7</c:v>
                </c:pt>
                <c:pt idx="1323">
                  <c:v>3.3757879173393879E-7</c:v>
                </c:pt>
                <c:pt idx="1324">
                  <c:v>3.3757879173393879E-7</c:v>
                </c:pt>
                <c:pt idx="1325">
                  <c:v>3.3757879173393879E-7</c:v>
                </c:pt>
                <c:pt idx="1326">
                  <c:v>3.3757879173393879E-7</c:v>
                </c:pt>
                <c:pt idx="1327">
                  <c:v>3.3757879173393879E-7</c:v>
                </c:pt>
                <c:pt idx="1328">
                  <c:v>3.3757879173393879E-7</c:v>
                </c:pt>
                <c:pt idx="1329">
                  <c:v>3.3757879173393879E-7</c:v>
                </c:pt>
                <c:pt idx="1330">
                  <c:v>3.3757879173393879E-7</c:v>
                </c:pt>
                <c:pt idx="1331">
                  <c:v>3.3757879173393879E-7</c:v>
                </c:pt>
                <c:pt idx="1332">
                  <c:v>3.3757879173393879E-7</c:v>
                </c:pt>
                <c:pt idx="1333">
                  <c:v>3.3757879173393879E-7</c:v>
                </c:pt>
                <c:pt idx="1334">
                  <c:v>3.3757879173393879E-7</c:v>
                </c:pt>
                <c:pt idx="1335">
                  <c:v>3.3757879173393879E-7</c:v>
                </c:pt>
                <c:pt idx="1336">
                  <c:v>3.3757879173393879E-7</c:v>
                </c:pt>
                <c:pt idx="1337">
                  <c:v>3.3757879173393879E-7</c:v>
                </c:pt>
                <c:pt idx="1338">
                  <c:v>3.3757879173393879E-7</c:v>
                </c:pt>
                <c:pt idx="1339">
                  <c:v>3.3757879173393879E-7</c:v>
                </c:pt>
                <c:pt idx="1340">
                  <c:v>3.3757879173393879E-7</c:v>
                </c:pt>
                <c:pt idx="1341">
                  <c:v>3.3757879173393879E-7</c:v>
                </c:pt>
                <c:pt idx="1342">
                  <c:v>3.3757879173393879E-7</c:v>
                </c:pt>
                <c:pt idx="1343">
                  <c:v>3.3757879173393879E-7</c:v>
                </c:pt>
                <c:pt idx="1344">
                  <c:v>3.3757879173393879E-7</c:v>
                </c:pt>
                <c:pt idx="1345">
                  <c:v>2.7006303338715119E-7</c:v>
                </c:pt>
                <c:pt idx="1346">
                  <c:v>2.7006303338715119E-7</c:v>
                </c:pt>
                <c:pt idx="1347">
                  <c:v>2.7006303338715119E-7</c:v>
                </c:pt>
                <c:pt idx="1348">
                  <c:v>2.7006303338715119E-7</c:v>
                </c:pt>
                <c:pt idx="1349">
                  <c:v>2.7006303338715119E-7</c:v>
                </c:pt>
                <c:pt idx="1350">
                  <c:v>2.7006303338715119E-7</c:v>
                </c:pt>
                <c:pt idx="1351">
                  <c:v>2.7006303338715119E-7</c:v>
                </c:pt>
                <c:pt idx="1352">
                  <c:v>2.7006303338715119E-7</c:v>
                </c:pt>
                <c:pt idx="1353">
                  <c:v>2.7006303338715119E-7</c:v>
                </c:pt>
                <c:pt idx="1354">
                  <c:v>2.7006303338715119E-7</c:v>
                </c:pt>
                <c:pt idx="1355">
                  <c:v>2.7006303338715119E-7</c:v>
                </c:pt>
                <c:pt idx="1356">
                  <c:v>2.7006303338715119E-7</c:v>
                </c:pt>
                <c:pt idx="1357">
                  <c:v>2.7006303338715119E-7</c:v>
                </c:pt>
                <c:pt idx="1358">
                  <c:v>2.7006303338715119E-7</c:v>
                </c:pt>
                <c:pt idx="1359">
                  <c:v>2.7006303338715119E-7</c:v>
                </c:pt>
                <c:pt idx="1360">
                  <c:v>2.7006303338715119E-7</c:v>
                </c:pt>
                <c:pt idx="1361">
                  <c:v>2.7006303338715119E-7</c:v>
                </c:pt>
                <c:pt idx="1362">
                  <c:v>2.7006303338715119E-7</c:v>
                </c:pt>
                <c:pt idx="1363">
                  <c:v>2.7006303338715119E-7</c:v>
                </c:pt>
                <c:pt idx="1364">
                  <c:v>2.7006303338715119E-7</c:v>
                </c:pt>
                <c:pt idx="1365">
                  <c:v>2.7006303338715119E-7</c:v>
                </c:pt>
                <c:pt idx="1366">
                  <c:v>1.3503151669357599E-7</c:v>
                </c:pt>
                <c:pt idx="1367">
                  <c:v>1.3503151669357599E-7</c:v>
                </c:pt>
                <c:pt idx="1368">
                  <c:v>1.3503151669357599E-7</c:v>
                </c:pt>
                <c:pt idx="1369">
                  <c:v>1.3503151669357599E-7</c:v>
                </c:pt>
                <c:pt idx="1370">
                  <c:v>1.3503151669357599E-7</c:v>
                </c:pt>
                <c:pt idx="1371">
                  <c:v>1.3503151669357599E-7</c:v>
                </c:pt>
                <c:pt idx="1372">
                  <c:v>1.3503151669357599E-7</c:v>
                </c:pt>
                <c:pt idx="1373">
                  <c:v>1.3503151669357599E-7</c:v>
                </c:pt>
                <c:pt idx="1374">
                  <c:v>1.3503151669357599E-7</c:v>
                </c:pt>
                <c:pt idx="1375">
                  <c:v>1.3503151669357599E-7</c:v>
                </c:pt>
                <c:pt idx="1376">
                  <c:v>1.3503151669357599E-7</c:v>
                </c:pt>
                <c:pt idx="1377">
                  <c:v>1.3503151669357599E-7</c:v>
                </c:pt>
                <c:pt idx="1378">
                  <c:v>1.3503151669357599E-7</c:v>
                </c:pt>
                <c:pt idx="1379">
                  <c:v>1.3503151669357599E-7</c:v>
                </c:pt>
                <c:pt idx="1380">
                  <c:v>1.3503151669357599E-7</c:v>
                </c:pt>
                <c:pt idx="1381">
                  <c:v>1.3503151669357599E-7</c:v>
                </c:pt>
                <c:pt idx="1382">
                  <c:v>1.3503151669357599E-7</c:v>
                </c:pt>
                <c:pt idx="1383">
                  <c:v>1.3503151669357599E-7</c:v>
                </c:pt>
                <c:pt idx="1384">
                  <c:v>1.3503151669357599E-7</c:v>
                </c:pt>
                <c:pt idx="1385">
                  <c:v>1.3503151669357599E-7</c:v>
                </c:pt>
                <c:pt idx="1386">
                  <c:v>1.3503151669357599E-7</c:v>
                </c:pt>
                <c:pt idx="1387">
                  <c:v>1.3503151669357599E-7</c:v>
                </c:pt>
                <c:pt idx="1388">
                  <c:v>1.3503151669357599E-7</c:v>
                </c:pt>
                <c:pt idx="1389">
                  <c:v>1.3503151669357599E-7</c:v>
                </c:pt>
                <c:pt idx="1390">
                  <c:v>1.3503151669357599E-7</c:v>
                </c:pt>
                <c:pt idx="1391">
                  <c:v>1.3503151669357599E-7</c:v>
                </c:pt>
                <c:pt idx="1392">
                  <c:v>1.3503151669357599E-7</c:v>
                </c:pt>
                <c:pt idx="1393">
                  <c:v>1.3503151669357599E-7</c:v>
                </c:pt>
                <c:pt idx="1394">
                  <c:v>1.3503151669357599E-7</c:v>
                </c:pt>
                <c:pt idx="1395">
                  <c:v>1.3503151669357599E-7</c:v>
                </c:pt>
                <c:pt idx="1396">
                  <c:v>1.3503151669357599E-7</c:v>
                </c:pt>
                <c:pt idx="1397">
                  <c:v>1.3503151669357599E-7</c:v>
                </c:pt>
                <c:pt idx="1398">
                  <c:v>1.3503151669357599E-7</c:v>
                </c:pt>
                <c:pt idx="1399">
                  <c:v>1.3503151669357599E-7</c:v>
                </c:pt>
                <c:pt idx="1400">
                  <c:v>1.3503151669357599E-7</c:v>
                </c:pt>
                <c:pt idx="1401">
                  <c:v>1.3503151669357599E-7</c:v>
                </c:pt>
                <c:pt idx="1402">
                  <c:v>1.3503151669357599E-7</c:v>
                </c:pt>
                <c:pt idx="1403">
                  <c:v>1.3503151669357599E-7</c:v>
                </c:pt>
                <c:pt idx="1404">
                  <c:v>1.3503151669357599E-7</c:v>
                </c:pt>
                <c:pt idx="1405">
                  <c:v>1.3503151669357599E-7</c:v>
                </c:pt>
                <c:pt idx="1406">
                  <c:v>1.3503151669357599E-7</c:v>
                </c:pt>
                <c:pt idx="1407">
                  <c:v>1.3503151669357599E-7</c:v>
                </c:pt>
                <c:pt idx="1408">
                  <c:v>1.3503151669357599E-7</c:v>
                </c:pt>
                <c:pt idx="1409">
                  <c:v>1.3503151669357599E-7</c:v>
                </c:pt>
                <c:pt idx="1410">
                  <c:v>1.3503151669357599E-7</c:v>
                </c:pt>
                <c:pt idx="1411">
                  <c:v>1.3503151669357599E-7</c:v>
                </c:pt>
                <c:pt idx="1412">
                  <c:v>1.3503151669357599E-7</c:v>
                </c:pt>
                <c:pt idx="1413">
                  <c:v>1.3503151669357599E-7</c:v>
                </c:pt>
                <c:pt idx="1414">
                  <c:v>1.3503151669357599E-7</c:v>
                </c:pt>
                <c:pt idx="1415">
                  <c:v>1.3503151669357599E-7</c:v>
                </c:pt>
                <c:pt idx="1416">
                  <c:v>1.3503151669357599E-7</c:v>
                </c:pt>
                <c:pt idx="1417">
                  <c:v>1.3503151669357599E-7</c:v>
                </c:pt>
                <c:pt idx="1418">
                  <c:v>1.3503151669357599E-7</c:v>
                </c:pt>
                <c:pt idx="1419">
                  <c:v>1.3503151669357599E-7</c:v>
                </c:pt>
                <c:pt idx="1420">
                  <c:v>1.3503151669357599E-7</c:v>
                </c:pt>
                <c:pt idx="1421">
                  <c:v>1.3503151669357599E-7</c:v>
                </c:pt>
                <c:pt idx="1422">
                  <c:v>1.3503151669357599E-7</c:v>
                </c:pt>
                <c:pt idx="1423">
                  <c:v>6.7515758346787745E-8</c:v>
                </c:pt>
                <c:pt idx="1424">
                  <c:v>6.7515758346787745E-8</c:v>
                </c:pt>
                <c:pt idx="1425">
                  <c:v>6.7515758346787745E-8</c:v>
                </c:pt>
                <c:pt idx="1426">
                  <c:v>6.7515758346787745E-8</c:v>
                </c:pt>
                <c:pt idx="1427">
                  <c:v>6.7515758346787745E-8</c:v>
                </c:pt>
                <c:pt idx="1428">
                  <c:v>6.7515758346787745E-8</c:v>
                </c:pt>
                <c:pt idx="1429">
                  <c:v>6.7515758346787745E-8</c:v>
                </c:pt>
                <c:pt idx="1430">
                  <c:v>6.7515758346787745E-8</c:v>
                </c:pt>
                <c:pt idx="1431">
                  <c:v>6.7515758346787745E-8</c:v>
                </c:pt>
                <c:pt idx="1432">
                  <c:v>6.7515758346787745E-8</c:v>
                </c:pt>
                <c:pt idx="1433">
                  <c:v>6.7515758346787745E-8</c:v>
                </c:pt>
                <c:pt idx="1434">
                  <c:v>6.7515758346787745E-8</c:v>
                </c:pt>
                <c:pt idx="1435">
                  <c:v>6.7515758346787745E-8</c:v>
                </c:pt>
                <c:pt idx="1436">
                  <c:v>6.7515758346787745E-8</c:v>
                </c:pt>
                <c:pt idx="1437">
                  <c:v>6.7515758346787745E-8</c:v>
                </c:pt>
                <c:pt idx="1438">
                  <c:v>6.7515758346787745E-8</c:v>
                </c:pt>
                <c:pt idx="1439">
                  <c:v>6.7515758346787745E-8</c:v>
                </c:pt>
                <c:pt idx="1440">
                  <c:v>6.7515758346787745E-8</c:v>
                </c:pt>
                <c:pt idx="1441">
                  <c:v>6.7515758346787745E-8</c:v>
                </c:pt>
                <c:pt idx="1442">
                  <c:v>6.7515758346787745E-8</c:v>
                </c:pt>
                <c:pt idx="1443">
                  <c:v>6.7515758346787745E-8</c:v>
                </c:pt>
                <c:pt idx="1444">
                  <c:v>6.7515758346787745E-8</c:v>
                </c:pt>
                <c:pt idx="1445">
                  <c:v>6.7515758346787745E-8</c:v>
                </c:pt>
                <c:pt idx="1446">
                  <c:v>6.7515758346787745E-8</c:v>
                </c:pt>
                <c:pt idx="1447">
                  <c:v>6.7515758346787745E-8</c:v>
                </c:pt>
                <c:pt idx="1448">
                  <c:v>6.7515758346787745E-8</c:v>
                </c:pt>
                <c:pt idx="1449">
                  <c:v>6.7515758346787745E-8</c:v>
                </c:pt>
                <c:pt idx="1450">
                  <c:v>6.7515758346787745E-8</c:v>
                </c:pt>
                <c:pt idx="1451">
                  <c:v>6.7515758346787745E-8</c:v>
                </c:pt>
                <c:pt idx="1452">
                  <c:v>6.7515758346787745E-8</c:v>
                </c:pt>
                <c:pt idx="1453">
                  <c:v>6.7515758346787745E-8</c:v>
                </c:pt>
                <c:pt idx="1454">
                  <c:v>6.7515758346787745E-8</c:v>
                </c:pt>
                <c:pt idx="1455">
                  <c:v>6.7515758346787745E-8</c:v>
                </c:pt>
                <c:pt idx="1456">
                  <c:v>6.7515758346787745E-8</c:v>
                </c:pt>
                <c:pt idx="1457">
                  <c:v>6.7515758346787745E-8</c:v>
                </c:pt>
                <c:pt idx="1458">
                  <c:v>6.7515758346787745E-8</c:v>
                </c:pt>
                <c:pt idx="1459">
                  <c:v>6.7515758346787745E-8</c:v>
                </c:pt>
                <c:pt idx="1460">
                  <c:v>6.7515758346787745E-8</c:v>
                </c:pt>
                <c:pt idx="1461">
                  <c:v>6.7515758346787745E-8</c:v>
                </c:pt>
                <c:pt idx="1462">
                  <c:v>6.7515758346787745E-8</c:v>
                </c:pt>
                <c:pt idx="1463">
                  <c:v>6.7515758346787745E-8</c:v>
                </c:pt>
                <c:pt idx="1464">
                  <c:v>6.7515758346787745E-8</c:v>
                </c:pt>
                <c:pt idx="1465">
                  <c:v>6.7515758346787745E-8</c:v>
                </c:pt>
                <c:pt idx="1466">
                  <c:v>6.7515758346787745E-8</c:v>
                </c:pt>
                <c:pt idx="1467">
                  <c:v>6.7515758346787745E-8</c:v>
                </c:pt>
                <c:pt idx="1468">
                  <c:v>6.7515758346787745E-8</c:v>
                </c:pt>
                <c:pt idx="1469">
                  <c:v>6.7515758346787745E-8</c:v>
                </c:pt>
                <c:pt idx="1470">
                  <c:v>6.7515758346787745E-8</c:v>
                </c:pt>
                <c:pt idx="1471">
                  <c:v>6.7515758346787745E-8</c:v>
                </c:pt>
                <c:pt idx="1472">
                  <c:v>6.7515758346787745E-8</c:v>
                </c:pt>
                <c:pt idx="1473">
                  <c:v>6.7515758346787745E-8</c:v>
                </c:pt>
                <c:pt idx="1474">
                  <c:v>6.7515758346787745E-8</c:v>
                </c:pt>
                <c:pt idx="1475">
                  <c:v>6.7515758346787745E-8</c:v>
                </c:pt>
                <c:pt idx="1476">
                  <c:v>6.7515758346787745E-8</c:v>
                </c:pt>
                <c:pt idx="1477">
                  <c:v>6.7515758346787745E-8</c:v>
                </c:pt>
                <c:pt idx="1478">
                  <c:v>6.7515758346787745E-8</c:v>
                </c:pt>
                <c:pt idx="1479">
                  <c:v>6.7515758346787745E-8</c:v>
                </c:pt>
                <c:pt idx="1480">
                  <c:v>6.7515758346787745E-8</c:v>
                </c:pt>
                <c:pt idx="1481">
                  <c:v>6.7515758346787745E-8</c:v>
                </c:pt>
                <c:pt idx="1482">
                  <c:v>6.7515758346787745E-8</c:v>
                </c:pt>
                <c:pt idx="1483">
                  <c:v>6.7515758346787745E-8</c:v>
                </c:pt>
                <c:pt idx="1484">
                  <c:v>6.7515758346787745E-8</c:v>
                </c:pt>
              </c:numCache>
            </c:numRef>
          </c:yVal>
        </c:ser>
        <c:ser>
          <c:idx val="4"/>
          <c:order val="3"/>
          <c:tx>
            <c:strRef>
              <c:f>east_coast!$J$9</c:f>
              <c:strCache>
                <c:ptCount val="1"/>
                <c:pt idx="0">
                  <c:v>swell</c:v>
                </c:pt>
              </c:strCache>
            </c:strRef>
          </c:tx>
          <c:spPr>
            <a:ln w="12700"/>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east_coast!$J$10:$J$2000</c:f>
              <c:numCache>
                <c:formatCode>General</c:formatCode>
                <c:ptCount val="1991"/>
                <c:pt idx="0">
                  <c:v>0.99988015213384485</c:v>
                </c:pt>
                <c:pt idx="1">
                  <c:v>0.99954912645230543</c:v>
                </c:pt>
                <c:pt idx="2">
                  <c:v>0.99898566654508181</c:v>
                </c:pt>
                <c:pt idx="3">
                  <c:v>0.99826232146471827</c:v>
                </c:pt>
                <c:pt idx="4">
                  <c:v>0.99736371001991742</c:v>
                </c:pt>
                <c:pt idx="5">
                  <c:v>0.9963013185938846</c:v>
                </c:pt>
                <c:pt idx="6">
                  <c:v>0.99508141848778964</c:v>
                </c:pt>
                <c:pt idx="7">
                  <c:v>0.99369988384560015</c:v>
                </c:pt>
                <c:pt idx="8">
                  <c:v>0.9921413994897077</c:v>
                </c:pt>
                <c:pt idx="9">
                  <c:v>0.99043091859742149</c:v>
                </c:pt>
                <c:pt idx="10">
                  <c:v>0.98854441218318634</c:v>
                </c:pt>
                <c:pt idx="11">
                  <c:v>0.9865237989443274</c:v>
                </c:pt>
                <c:pt idx="12">
                  <c:v>0.98428058752057934</c:v>
                </c:pt>
                <c:pt idx="13">
                  <c:v>0.98190254312154857</c:v>
                </c:pt>
                <c:pt idx="14">
                  <c:v>0.97932701874917838</c:v>
                </c:pt>
                <c:pt idx="15">
                  <c:v>0.97651351500060557</c:v>
                </c:pt>
                <c:pt idx="16">
                  <c:v>0.97355517720172102</c:v>
                </c:pt>
                <c:pt idx="17">
                  <c:v>0.97042952768883584</c:v>
                </c:pt>
                <c:pt idx="18">
                  <c:v>0.96717640572783659</c:v>
                </c:pt>
                <c:pt idx="19">
                  <c:v>0.96377214540850165</c:v>
                </c:pt>
                <c:pt idx="20">
                  <c:v>0.96019994624504801</c:v>
                </c:pt>
                <c:pt idx="21">
                  <c:v>0.9564582569156036</c:v>
                </c:pt>
                <c:pt idx="22">
                  <c:v>0.95260170375409792</c:v>
                </c:pt>
                <c:pt idx="23">
                  <c:v>0.94858863211798061</c:v>
                </c:pt>
                <c:pt idx="24">
                  <c:v>0.94442551134952146</c:v>
                </c:pt>
                <c:pt idx="25">
                  <c:v>0.94011481696233812</c:v>
                </c:pt>
                <c:pt idx="26">
                  <c:v>0.93571229752320262</c:v>
                </c:pt>
                <c:pt idx="27">
                  <c:v>0.9264319600294989</c:v>
                </c:pt>
                <c:pt idx="28">
                  <c:v>0.9264319600294989</c:v>
                </c:pt>
                <c:pt idx="29">
                  <c:v>0.92159889926121752</c:v>
                </c:pt>
                <c:pt idx="30">
                  <c:v>0.91664420825697446</c:v>
                </c:pt>
                <c:pt idx="31">
                  <c:v>0.91155501434593167</c:v>
                </c:pt>
                <c:pt idx="32">
                  <c:v>0.9063042189056425</c:v>
                </c:pt>
                <c:pt idx="33">
                  <c:v>0.90093875767438225</c:v>
                </c:pt>
                <c:pt idx="34">
                  <c:v>0.89548176845280036</c:v>
                </c:pt>
                <c:pt idx="35">
                  <c:v>0.88988090237950779</c:v>
                </c:pt>
                <c:pt idx="36">
                  <c:v>0.88412962409853879</c:v>
                </c:pt>
                <c:pt idx="37">
                  <c:v>0.87824938806128461</c:v>
                </c:pt>
                <c:pt idx="38">
                  <c:v>0.87232700227876103</c:v>
                </c:pt>
                <c:pt idx="39">
                  <c:v>0.86628453758214263</c:v>
                </c:pt>
                <c:pt idx="40">
                  <c:v>0.86008264980826377</c:v>
                </c:pt>
                <c:pt idx="41">
                  <c:v>0.85377609731844906</c:v>
                </c:pt>
                <c:pt idx="42">
                  <c:v>0.84737593740687045</c:v>
                </c:pt>
                <c:pt idx="43">
                  <c:v>0.84090639710017789</c:v>
                </c:pt>
                <c:pt idx="44">
                  <c:v>0.83429707279095977</c:v>
                </c:pt>
                <c:pt idx="45">
                  <c:v>0.82756199238974304</c:v>
                </c:pt>
                <c:pt idx="46">
                  <c:v>0.8206993405198727</c:v>
                </c:pt>
                <c:pt idx="47">
                  <c:v>0.81380173439765469</c:v>
                </c:pt>
                <c:pt idx="48">
                  <c:v>0.80683392270911769</c:v>
                </c:pt>
                <c:pt idx="49">
                  <c:v>0.79975646227054864</c:v>
                </c:pt>
                <c:pt idx="50">
                  <c:v>0.79256578834232938</c:v>
                </c:pt>
                <c:pt idx="51">
                  <c:v>0.78526549867092976</c:v>
                </c:pt>
                <c:pt idx="52">
                  <c:v>0.77792358736383105</c:v>
                </c:pt>
                <c:pt idx="53">
                  <c:v>0.7704570421975736</c:v>
                </c:pt>
                <c:pt idx="54">
                  <c:v>0.76280301813300722</c:v>
                </c:pt>
                <c:pt idx="55">
                  <c:v>0.74699386003307555</c:v>
                </c:pt>
                <c:pt idx="56">
                  <c:v>0.73886833314062861</c:v>
                </c:pt>
                <c:pt idx="57">
                  <c:v>0.73886833314062861</c:v>
                </c:pt>
                <c:pt idx="58">
                  <c:v>0.73064299353894369</c:v>
                </c:pt>
                <c:pt idx="59">
                  <c:v>0.72225687757921764</c:v>
                </c:pt>
                <c:pt idx="60">
                  <c:v>0.71386115662663863</c:v>
                </c:pt>
                <c:pt idx="61">
                  <c:v>0.7053632134648945</c:v>
                </c:pt>
                <c:pt idx="62">
                  <c:v>0.69683374876302706</c:v>
                </c:pt>
                <c:pt idx="63">
                  <c:v>0.6881952294343997</c:v>
                </c:pt>
                <c:pt idx="64">
                  <c:v>0.67960734261105371</c:v>
                </c:pt>
                <c:pt idx="65">
                  <c:v>0.67100176411702073</c:v>
                </c:pt>
                <c:pt idx="66">
                  <c:v>0.66228785714689042</c:v>
                </c:pt>
                <c:pt idx="67">
                  <c:v>0.65358504047778365</c:v>
                </c:pt>
                <c:pt idx="68">
                  <c:v>0.64476831717521665</c:v>
                </c:pt>
                <c:pt idx="69">
                  <c:v>0.63592152463385443</c:v>
                </c:pt>
                <c:pt idx="70">
                  <c:v>0.6270803432566997</c:v>
                </c:pt>
                <c:pt idx="71">
                  <c:v>0.6182247048799937</c:v>
                </c:pt>
                <c:pt idx="72">
                  <c:v>0.60931543037481095</c:v>
                </c:pt>
                <c:pt idx="73">
                  <c:v>0.60044328857395668</c:v>
                </c:pt>
                <c:pt idx="74">
                  <c:v>0.59154543443828378</c:v>
                </c:pt>
                <c:pt idx="75">
                  <c:v>0.58260404426970913</c:v>
                </c:pt>
                <c:pt idx="76">
                  <c:v>0.5735582864468306</c:v>
                </c:pt>
                <c:pt idx="77">
                  <c:v>0.564648483832075</c:v>
                </c:pt>
                <c:pt idx="78">
                  <c:v>0.55570092138286942</c:v>
                </c:pt>
                <c:pt idx="79">
                  <c:v>0.54687502217647821</c:v>
                </c:pt>
                <c:pt idx="80">
                  <c:v>0.53807760788016068</c:v>
                </c:pt>
                <c:pt idx="81">
                  <c:v>0.52943905554468362</c:v>
                </c:pt>
                <c:pt idx="82">
                  <c:v>0.52078673935346753</c:v>
                </c:pt>
                <c:pt idx="83">
                  <c:v>0.51232447659472946</c:v>
                </c:pt>
                <c:pt idx="84">
                  <c:v>0.50394334466909563</c:v>
                </c:pt>
                <c:pt idx="85">
                  <c:v>0.49566809871278938</c:v>
                </c:pt>
                <c:pt idx="86">
                  <c:v>0.48757184889478106</c:v>
                </c:pt>
                <c:pt idx="87">
                  <c:v>0.47955527760855382</c:v>
                </c:pt>
                <c:pt idx="88">
                  <c:v>0.47160580924490864</c:v>
                </c:pt>
                <c:pt idx="89">
                  <c:v>0.46384837472463697</c:v>
                </c:pt>
                <c:pt idx="90">
                  <c:v>0.45621689433745494</c:v>
                </c:pt>
                <c:pt idx="91">
                  <c:v>0.44863944616092838</c:v>
                </c:pt>
                <c:pt idx="92">
                  <c:v>0.44120297023346738</c:v>
                </c:pt>
                <c:pt idx="93">
                  <c:v>0.43395380817007351</c:v>
                </c:pt>
                <c:pt idx="94">
                  <c:v>0.42684617947216374</c:v>
                </c:pt>
                <c:pt idx="95">
                  <c:v>0.419768289944567</c:v>
                </c:pt>
                <c:pt idx="96">
                  <c:v>0.41287553582905046</c:v>
                </c:pt>
                <c:pt idx="97">
                  <c:v>0.40618927255645931</c:v>
                </c:pt>
                <c:pt idx="98">
                  <c:v>0.39964635802600962</c:v>
                </c:pt>
                <c:pt idx="99">
                  <c:v>0.39311865965262427</c:v>
                </c:pt>
                <c:pt idx="100">
                  <c:v>0.38674470717859061</c:v>
                </c:pt>
                <c:pt idx="101">
                  <c:v>0.38055905877407348</c:v>
                </c:pt>
                <c:pt idx="102">
                  <c:v>0.37447932934573275</c:v>
                </c:pt>
                <c:pt idx="103">
                  <c:v>0.36849030273650207</c:v>
                </c:pt>
                <c:pt idx="104">
                  <c:v>0.36255349296127332</c:v>
                </c:pt>
                <c:pt idx="105">
                  <c:v>0.35676686434578198</c:v>
                </c:pt>
                <c:pt idx="106">
                  <c:v>0.35115903382749758</c:v>
                </c:pt>
                <c:pt idx="107">
                  <c:v>0.34567332864790118</c:v>
                </c:pt>
                <c:pt idx="108">
                  <c:v>0.34026674088366532</c:v>
                </c:pt>
                <c:pt idx="109">
                  <c:v>0.33488675663915546</c:v>
                </c:pt>
                <c:pt idx="110">
                  <c:v>0.32961539793237937</c:v>
                </c:pt>
                <c:pt idx="111">
                  <c:v>0.31948595926631507</c:v>
                </c:pt>
                <c:pt idx="112">
                  <c:v>0.31458114160984341</c:v>
                </c:pt>
                <c:pt idx="113">
                  <c:v>0.30968493874077546</c:v>
                </c:pt>
                <c:pt idx="114">
                  <c:v>0.30484672890416048</c:v>
                </c:pt>
                <c:pt idx="115">
                  <c:v>0.30484672890416048</c:v>
                </c:pt>
                <c:pt idx="116">
                  <c:v>0.30015464038494266</c:v>
                </c:pt>
                <c:pt idx="117">
                  <c:v>0.29560022342995801</c:v>
                </c:pt>
                <c:pt idx="118">
                  <c:v>0.29111663917141251</c:v>
                </c:pt>
                <c:pt idx="119">
                  <c:v>0.28667074873361797</c:v>
                </c:pt>
                <c:pt idx="120">
                  <c:v>0.28225175887718329</c:v>
                </c:pt>
                <c:pt idx="121">
                  <c:v>0.2778916202312573</c:v>
                </c:pt>
                <c:pt idx="122">
                  <c:v>0.27364627940369696</c:v>
                </c:pt>
                <c:pt idx="123">
                  <c:v>0.26950662650437385</c:v>
                </c:pt>
                <c:pt idx="124">
                  <c:v>0.26538595254281988</c:v>
                </c:pt>
                <c:pt idx="125">
                  <c:v>0.26122923510292839</c:v>
                </c:pt>
                <c:pt idx="126">
                  <c:v>0.25716411166705327</c:v>
                </c:pt>
                <c:pt idx="127">
                  <c:v>0.25313681407932193</c:v>
                </c:pt>
                <c:pt idx="128">
                  <c:v>0.24908314401980441</c:v>
                </c:pt>
                <c:pt idx="129">
                  <c:v>0.24518031525698983</c:v>
                </c:pt>
                <c:pt idx="130">
                  <c:v>0.24127187532996533</c:v>
                </c:pt>
                <c:pt idx="131">
                  <c:v>0.23740525507972951</c:v>
                </c:pt>
                <c:pt idx="132">
                  <c:v>0.23366524909954842</c:v>
                </c:pt>
                <c:pt idx="133">
                  <c:v>0.22993108533151571</c:v>
                </c:pt>
                <c:pt idx="134">
                  <c:v>0.22624837923997321</c:v>
                </c:pt>
                <c:pt idx="135">
                  <c:v>0.22266928164522534</c:v>
                </c:pt>
                <c:pt idx="136">
                  <c:v>0.21913008933006453</c:v>
                </c:pt>
                <c:pt idx="137">
                  <c:v>0.21561132825399748</c:v>
                </c:pt>
                <c:pt idx="138">
                  <c:v>0.21222598085873487</c:v>
                </c:pt>
                <c:pt idx="139">
                  <c:v>0.20885119565492571</c:v>
                </c:pt>
                <c:pt idx="140">
                  <c:v>0.20546205247210944</c:v>
                </c:pt>
                <c:pt idx="141">
                  <c:v>0.20223883471566595</c:v>
                </c:pt>
                <c:pt idx="142">
                  <c:v>0.19906638149189887</c:v>
                </c:pt>
                <c:pt idx="143">
                  <c:v>0.19589970446658242</c:v>
                </c:pt>
                <c:pt idx="144">
                  <c:v>0.19276306367321397</c:v>
                </c:pt>
                <c:pt idx="145">
                  <c:v>0.1897229349042569</c:v>
                </c:pt>
                <c:pt idx="146">
                  <c:v>0.1867240316888189</c:v>
                </c:pt>
                <c:pt idx="147">
                  <c:v>0.18376242621195291</c:v>
                </c:pt>
                <c:pt idx="148">
                  <c:v>0.18080795021431842</c:v>
                </c:pt>
                <c:pt idx="149">
                  <c:v>0.17790988292041851</c:v>
                </c:pt>
                <c:pt idx="150">
                  <c:v>0.17506406546736769</c:v>
                </c:pt>
                <c:pt idx="151">
                  <c:v>0.17219303078222001</c:v>
                </c:pt>
                <c:pt idx="152">
                  <c:v>0.16938741567039098</c:v>
                </c:pt>
                <c:pt idx="153">
                  <c:v>0.16663933149513832</c:v>
                </c:pt>
                <c:pt idx="154">
                  <c:v>0.16389646240191574</c:v>
                </c:pt>
                <c:pt idx="155">
                  <c:v>0.16124251375799731</c:v>
                </c:pt>
                <c:pt idx="156">
                  <c:v>0.15864028684535547</c:v>
                </c:pt>
                <c:pt idx="157">
                  <c:v>0.15602578138514786</c:v>
                </c:pt>
                <c:pt idx="158">
                  <c:v>0.15348240568301377</c:v>
                </c:pt>
                <c:pt idx="159">
                  <c:v>0.15098702193829891</c:v>
                </c:pt>
                <c:pt idx="160">
                  <c:v>0.14851741654210218</c:v>
                </c:pt>
                <c:pt idx="161">
                  <c:v>0.14609613317180714</c:v>
                </c:pt>
                <c:pt idx="162">
                  <c:v>0.14372459112189095</c:v>
                </c:pt>
                <c:pt idx="163">
                  <c:v>0.14139757531032296</c:v>
                </c:pt>
                <c:pt idx="164">
                  <c:v>0.13907273795074268</c:v>
                </c:pt>
                <c:pt idx="165">
                  <c:v>0.13680447432913828</c:v>
                </c:pt>
                <c:pt idx="166">
                  <c:v>0.13457700717202534</c:v>
                </c:pt>
                <c:pt idx="167">
                  <c:v>0.13238782795893267</c:v>
                </c:pt>
                <c:pt idx="168">
                  <c:v>0.13020439193744396</c:v>
                </c:pt>
                <c:pt idx="169">
                  <c:v>0.1280707302431813</c:v>
                </c:pt>
                <c:pt idx="170">
                  <c:v>0.12599430242386148</c:v>
                </c:pt>
                <c:pt idx="171">
                  <c:v>0.12394893404878539</c:v>
                </c:pt>
                <c:pt idx="172">
                  <c:v>0.12189557801642262</c:v>
                </c:pt>
                <c:pt idx="173">
                  <c:v>0.11989962089324256</c:v>
                </c:pt>
                <c:pt idx="174">
                  <c:v>0.11796284504905362</c:v>
                </c:pt>
                <c:pt idx="175">
                  <c:v>0.1160645221831272</c:v>
                </c:pt>
                <c:pt idx="176">
                  <c:v>0.11418217463177477</c:v>
                </c:pt>
                <c:pt idx="177">
                  <c:v>0.1123223707578072</c:v>
                </c:pt>
                <c:pt idx="178">
                  <c:v>0.11048692593788052</c:v>
                </c:pt>
                <c:pt idx="179">
                  <c:v>0.10868369580188869</c:v>
                </c:pt>
                <c:pt idx="180">
                  <c:v>0.10691261433613512</c:v>
                </c:pt>
                <c:pt idx="181">
                  <c:v>0.10517259231462603</c:v>
                </c:pt>
                <c:pt idx="182">
                  <c:v>0.1034250447317062</c:v>
                </c:pt>
                <c:pt idx="183">
                  <c:v>0.10171819459273211</c:v>
                </c:pt>
                <c:pt idx="184">
                  <c:v>0.100058544246819</c:v>
                </c:pt>
                <c:pt idx="185">
                  <c:v>9.842704874250037E-2</c:v>
                </c:pt>
                <c:pt idx="186">
                  <c:v>9.6811495545907511E-2</c:v>
                </c:pt>
                <c:pt idx="187">
                  <c:v>9.5191981527519343E-2</c:v>
                </c:pt>
                <c:pt idx="188">
                  <c:v>9.3616630672148496E-2</c:v>
                </c:pt>
                <c:pt idx="189">
                  <c:v>9.2078445527956743E-2</c:v>
                </c:pt>
                <c:pt idx="190">
                  <c:v>9.0536200541424736E-2</c:v>
                </c:pt>
                <c:pt idx="191">
                  <c:v>8.9018545656871548E-2</c:v>
                </c:pt>
                <c:pt idx="192">
                  <c:v>8.7542512408016943E-2</c:v>
                </c:pt>
                <c:pt idx="193">
                  <c:v>8.6075358001353547E-2</c:v>
                </c:pt>
                <c:pt idx="194">
                  <c:v>8.4621571368249396E-2</c:v>
                </c:pt>
                <c:pt idx="195">
                  <c:v>8.3230299705813263E-2</c:v>
                </c:pt>
                <c:pt idx="196">
                  <c:v>8.1852230782695046E-2</c:v>
                </c:pt>
                <c:pt idx="197">
                  <c:v>8.049155646862767E-2</c:v>
                </c:pt>
                <c:pt idx="198">
                  <c:v>7.9137747579005435E-2</c:v>
                </c:pt>
                <c:pt idx="199">
                  <c:v>7.6553806460318188E-2</c:v>
                </c:pt>
                <c:pt idx="200">
                  <c:v>7.6553806460318188E-2</c:v>
                </c:pt>
                <c:pt idx="201">
                  <c:v>7.4026307052213663E-2</c:v>
                </c:pt>
                <c:pt idx="202">
                  <c:v>7.4026307052213663E-2</c:v>
                </c:pt>
                <c:pt idx="203">
                  <c:v>7.1609347579045052E-2</c:v>
                </c:pt>
                <c:pt idx="204">
                  <c:v>7.1609347579045052E-2</c:v>
                </c:pt>
                <c:pt idx="205">
                  <c:v>6.9260580254451892E-2</c:v>
                </c:pt>
                <c:pt idx="206">
                  <c:v>6.9260580254451892E-2</c:v>
                </c:pt>
                <c:pt idx="207">
                  <c:v>6.811679394052382E-2</c:v>
                </c:pt>
                <c:pt idx="208">
                  <c:v>6.7004529166716092E-2</c:v>
                </c:pt>
                <c:pt idx="209">
                  <c:v>6.5893749701081764E-2</c:v>
                </c:pt>
                <c:pt idx="210">
                  <c:v>6.4803533501934532E-2</c:v>
                </c:pt>
                <c:pt idx="211">
                  <c:v>6.3753552650857553E-2</c:v>
                </c:pt>
                <c:pt idx="212">
                  <c:v>6.2719118025327023E-2</c:v>
                </c:pt>
                <c:pt idx="213">
                  <c:v>6.1678940208193325E-2</c:v>
                </c:pt>
                <c:pt idx="214">
                  <c:v>6.0669260718883213E-2</c:v>
                </c:pt>
                <c:pt idx="215">
                  <c:v>5.9693413249074449E-2</c:v>
                </c:pt>
                <c:pt idx="216">
                  <c:v>5.8734102210260687E-2</c:v>
                </c:pt>
                <c:pt idx="217">
                  <c:v>5.7757297541851452E-2</c:v>
                </c:pt>
                <c:pt idx="218">
                  <c:v>5.6821421365326391E-2</c:v>
                </c:pt>
                <c:pt idx="219">
                  <c:v>5.5913369961913123E-2</c:v>
                </c:pt>
                <c:pt idx="220">
                  <c:v>5.5019148427934955E-2</c:v>
                </c:pt>
                <c:pt idx="221">
                  <c:v>5.412126313379638E-2</c:v>
                </c:pt>
                <c:pt idx="222">
                  <c:v>5.323899007890056E-2</c:v>
                </c:pt>
                <c:pt idx="223">
                  <c:v>5.2384442776571727E-2</c:v>
                </c:pt>
                <c:pt idx="224">
                  <c:v>5.0693732986413886E-2</c:v>
                </c:pt>
                <c:pt idx="225">
                  <c:v>5.0693732986413886E-2</c:v>
                </c:pt>
                <c:pt idx="226">
                  <c:v>4.9077321611765333E-2</c:v>
                </c:pt>
                <c:pt idx="227">
                  <c:v>4.9077321611765333E-2</c:v>
                </c:pt>
                <c:pt idx="228">
                  <c:v>4.7513919235477001E-2</c:v>
                </c:pt>
                <c:pt idx="229">
                  <c:v>4.7513919235477001E-2</c:v>
                </c:pt>
                <c:pt idx="230">
                  <c:v>4.5982929584213114E-2</c:v>
                </c:pt>
                <c:pt idx="231">
                  <c:v>4.5982929584213114E-2</c:v>
                </c:pt>
                <c:pt idx="232">
                  <c:v>4.5250606641116513E-2</c:v>
                </c:pt>
                <c:pt idx="233">
                  <c:v>4.4525842266279085E-2</c:v>
                </c:pt>
                <c:pt idx="234">
                  <c:v>4.3807844295342284E-2</c:v>
                </c:pt>
                <c:pt idx="235">
                  <c:v>4.3087238783390019E-2</c:v>
                </c:pt>
                <c:pt idx="236">
                  <c:v>4.2401587523781023E-2</c:v>
                </c:pt>
                <c:pt idx="237">
                  <c:v>4.1726696496715926E-2</c:v>
                </c:pt>
                <c:pt idx="238">
                  <c:v>4.1051442394319355E-2</c:v>
                </c:pt>
                <c:pt idx="239">
                  <c:v>4.0385826291624807E-2</c:v>
                </c:pt>
                <c:pt idx="240">
                  <c:v>3.9745229379936985E-2</c:v>
                </c:pt>
                <c:pt idx="241">
                  <c:v>3.9106612879146782E-2</c:v>
                </c:pt>
                <c:pt idx="242">
                  <c:v>3.8468524487929284E-2</c:v>
                </c:pt>
                <c:pt idx="243">
                  <c:v>3.7845520226382094E-2</c:v>
                </c:pt>
                <c:pt idx="244">
                  <c:v>3.7245059642219656E-2</c:v>
                </c:pt>
                <c:pt idx="245">
                  <c:v>3.6641133338986311E-2</c:v>
                </c:pt>
                <c:pt idx="246">
                  <c:v>3.6044534556074252E-2</c:v>
                </c:pt>
                <c:pt idx="247">
                  <c:v>3.5463680039798336E-2</c:v>
                </c:pt>
                <c:pt idx="248">
                  <c:v>3.4894707988908251E-2</c:v>
                </c:pt>
                <c:pt idx="249">
                  <c:v>3.3777591208401507E-2</c:v>
                </c:pt>
                <c:pt idx="250">
                  <c:v>3.3777591208401507E-2</c:v>
                </c:pt>
                <c:pt idx="251">
                  <c:v>3.2693613303581844E-2</c:v>
                </c:pt>
                <c:pt idx="252">
                  <c:v>3.2693613303581844E-2</c:v>
                </c:pt>
                <c:pt idx="253">
                  <c:v>3.1659079657506452E-2</c:v>
                </c:pt>
                <c:pt idx="254">
                  <c:v>3.1659079657506452E-2</c:v>
                </c:pt>
                <c:pt idx="255">
                  <c:v>3.1144568906301247E-2</c:v>
                </c:pt>
                <c:pt idx="256">
                  <c:v>3.0634448065919247E-2</c:v>
                </c:pt>
                <c:pt idx="257">
                  <c:v>3.0144263361906596E-2</c:v>
                </c:pt>
                <c:pt idx="258">
                  <c:v>2.9663947705533968E-2</c:v>
                </c:pt>
                <c:pt idx="259">
                  <c:v>2.9190596494151188E-2</c:v>
                </c:pt>
                <c:pt idx="260">
                  <c:v>2.8726751255077128E-2</c:v>
                </c:pt>
                <c:pt idx="261">
                  <c:v>2.826389622145194E-2</c:v>
                </c:pt>
                <c:pt idx="262">
                  <c:v>2.780975499577629E-2</c:v>
                </c:pt>
                <c:pt idx="263">
                  <c:v>2.7367166167003496E-2</c:v>
                </c:pt>
                <c:pt idx="264">
                  <c:v>2.6936756865251172E-2</c:v>
                </c:pt>
                <c:pt idx="265">
                  <c:v>2.6506974693616406E-2</c:v>
                </c:pt>
                <c:pt idx="266">
                  <c:v>2.6068247666094075E-2</c:v>
                </c:pt>
                <c:pt idx="267">
                  <c:v>2.5661372247175289E-2</c:v>
                </c:pt>
                <c:pt idx="268">
                  <c:v>2.525446382140813E-2</c:v>
                </c:pt>
                <c:pt idx="269">
                  <c:v>2.4850658039380667E-2</c:v>
                </c:pt>
                <c:pt idx="270">
                  <c:v>2.4451902305142201E-2</c:v>
                </c:pt>
                <c:pt idx="271">
                  <c:v>2.406766958415299E-2</c:v>
                </c:pt>
                <c:pt idx="272">
                  <c:v>2.3683271828922409E-2</c:v>
                </c:pt>
                <c:pt idx="273">
                  <c:v>2.331072353222919E-2</c:v>
                </c:pt>
                <c:pt idx="274">
                  <c:v>2.2934808537010125E-2</c:v>
                </c:pt>
                <c:pt idx="275">
                  <c:v>2.2572294322198264E-2</c:v>
                </c:pt>
                <c:pt idx="276">
                  <c:v>2.2214203025057888E-2</c:v>
                </c:pt>
                <c:pt idx="277">
                  <c:v>2.1862151981155199E-2</c:v>
                </c:pt>
                <c:pt idx="278">
                  <c:v>2.1512411416633178E-2</c:v>
                </c:pt>
                <c:pt idx="279">
                  <c:v>2.1168216002624442E-2</c:v>
                </c:pt>
                <c:pt idx="280">
                  <c:v>2.0834219704738591E-2</c:v>
                </c:pt>
                <c:pt idx="281">
                  <c:v>2.0512501954417978E-2</c:v>
                </c:pt>
                <c:pt idx="282">
                  <c:v>2.0183060601596681E-2</c:v>
                </c:pt>
                <c:pt idx="283">
                  <c:v>1.9856688885666707E-2</c:v>
                </c:pt>
                <c:pt idx="284">
                  <c:v>1.9542727744695253E-2</c:v>
                </c:pt>
                <c:pt idx="285">
                  <c:v>1.9232859452912209E-2</c:v>
                </c:pt>
                <c:pt idx="286">
                  <c:v>1.8929163441760096E-2</c:v>
                </c:pt>
                <c:pt idx="287">
                  <c:v>1.862952727294815E-2</c:v>
                </c:pt>
                <c:pt idx="288">
                  <c:v>1.8329627049349827E-2</c:v>
                </c:pt>
                <c:pt idx="289">
                  <c:v>1.8042797537675917E-2</c:v>
                </c:pt>
                <c:pt idx="290">
                  <c:v>1.7759070669741629E-2</c:v>
                </c:pt>
                <c:pt idx="291">
                  <c:v>1.7480162801658251E-2</c:v>
                </c:pt>
                <c:pt idx="292">
                  <c:v>1.720122192672658E-2</c:v>
                </c:pt>
                <c:pt idx="293">
                  <c:v>1.6929641578964445E-2</c:v>
                </c:pt>
                <c:pt idx="294">
                  <c:v>1.6662649183115195E-2</c:v>
                </c:pt>
                <c:pt idx="295">
                  <c:v>1.6401994102138304E-2</c:v>
                </c:pt>
                <c:pt idx="296">
                  <c:v>1.6146290048405541E-2</c:v>
                </c:pt>
                <c:pt idx="297">
                  <c:v>1.5892335357632369E-2</c:v>
                </c:pt>
                <c:pt idx="298">
                  <c:v>1.5638677728493786E-2</c:v>
                </c:pt>
                <c:pt idx="299">
                  <c:v>1.5389211969088561E-2</c:v>
                </c:pt>
                <c:pt idx="300">
                  <c:v>1.5150803503861785E-2</c:v>
                </c:pt>
                <c:pt idx="301">
                  <c:v>1.4914936565953638E-2</c:v>
                </c:pt>
                <c:pt idx="302">
                  <c:v>1.468111605263972E-2</c:v>
                </c:pt>
                <c:pt idx="303">
                  <c:v>1.4454325998012416E-2</c:v>
                </c:pt>
                <c:pt idx="304">
                  <c:v>1.4232090888449614E-2</c:v>
                </c:pt>
                <c:pt idx="305">
                  <c:v>1.4013024436323077E-2</c:v>
                </c:pt>
                <c:pt idx="306">
                  <c:v>1.3790855340456933E-2</c:v>
                </c:pt>
                <c:pt idx="307">
                  <c:v>1.3574957545766561E-2</c:v>
                </c:pt>
                <c:pt idx="308">
                  <c:v>1.3364175812561807E-2</c:v>
                </c:pt>
                <c:pt idx="309">
                  <c:v>1.3157717976483478E-2</c:v>
                </c:pt>
                <c:pt idx="310">
                  <c:v>1.2956442215587343E-2</c:v>
                </c:pt>
                <c:pt idx="311">
                  <c:v>1.2757311899830289E-2</c:v>
                </c:pt>
                <c:pt idx="312">
                  <c:v>1.2557191378624426E-2</c:v>
                </c:pt>
                <c:pt idx="313">
                  <c:v>1.2362781042173433E-2</c:v>
                </c:pt>
                <c:pt idx="314">
                  <c:v>1.2176721438340749E-2</c:v>
                </c:pt>
                <c:pt idx="315">
                  <c:v>1.1992708259102347E-2</c:v>
                </c:pt>
                <c:pt idx="316">
                  <c:v>1.1807968929201398E-2</c:v>
                </c:pt>
                <c:pt idx="317">
                  <c:v>1.1623592674631729E-2</c:v>
                </c:pt>
                <c:pt idx="318">
                  <c:v>1.1445421707541327E-2</c:v>
                </c:pt>
                <c:pt idx="319">
                  <c:v>1.1274413226530661E-2</c:v>
                </c:pt>
                <c:pt idx="320">
                  <c:v>1.1105946272838637E-2</c:v>
                </c:pt>
                <c:pt idx="321">
                  <c:v>1.0940119867010168E-2</c:v>
                </c:pt>
                <c:pt idx="322">
                  <c:v>1.0773204235187942E-2</c:v>
                </c:pt>
                <c:pt idx="323">
                  <c:v>1.0611998788120559E-2</c:v>
                </c:pt>
                <c:pt idx="324">
                  <c:v>1.0450298238328787E-2</c:v>
                </c:pt>
                <c:pt idx="325">
                  <c:v>1.0293911791112343E-2</c:v>
                </c:pt>
                <c:pt idx="326">
                  <c:v>1.0139868830124738E-2</c:v>
                </c:pt>
                <c:pt idx="327">
                  <c:v>9.9867830677376965E-3</c:v>
                </c:pt>
                <c:pt idx="328">
                  <c:v>9.8392424558640095E-3</c:v>
                </c:pt>
                <c:pt idx="329">
                  <c:v>9.6901835289687748E-3</c:v>
                </c:pt>
                <c:pt idx="330">
                  <c:v>9.5437981567853703E-3</c:v>
                </c:pt>
                <c:pt idx="331">
                  <c:v>9.4001523530103728E-3</c:v>
                </c:pt>
                <c:pt idx="332">
                  <c:v>9.2572657067461015E-3</c:v>
                </c:pt>
                <c:pt idx="333">
                  <c:v>9.1174486973731803E-3</c:v>
                </c:pt>
                <c:pt idx="334">
                  <c:v>8.9837379549346612E-3</c:v>
                </c:pt>
                <c:pt idx="335">
                  <c:v>8.8479477810535483E-3</c:v>
                </c:pt>
                <c:pt idx="336">
                  <c:v>8.717174648113165E-3</c:v>
                </c:pt>
                <c:pt idx="337">
                  <c:v>8.5857413782069267E-3</c:v>
                </c:pt>
                <c:pt idx="338">
                  <c:v>8.4585989985788267E-3</c:v>
                </c:pt>
                <c:pt idx="339">
                  <c:v>8.3371007900090166E-3</c:v>
                </c:pt>
                <c:pt idx="340">
                  <c:v>8.2109816226780489E-3</c:v>
                </c:pt>
                <c:pt idx="341">
                  <c:v>8.0934112290552418E-3</c:v>
                </c:pt>
                <c:pt idx="342">
                  <c:v>7.9706587602502519E-3</c:v>
                </c:pt>
                <c:pt idx="343">
                  <c:v>7.855299825463102E-3</c:v>
                </c:pt>
                <c:pt idx="344">
                  <c:v>7.7398088632827811E-3</c:v>
                </c:pt>
                <c:pt idx="345">
                  <c:v>7.6296980173743596E-3</c:v>
                </c:pt>
                <c:pt idx="346">
                  <c:v>7.5199832536454476E-3</c:v>
                </c:pt>
                <c:pt idx="347">
                  <c:v>7.4122819076624874E-3</c:v>
                </c:pt>
                <c:pt idx="348">
                  <c:v>7.3040194452585307E-3</c:v>
                </c:pt>
                <c:pt idx="349">
                  <c:v>7.1975063458141414E-3</c:v>
                </c:pt>
                <c:pt idx="350">
                  <c:v>7.0902340888589904E-3</c:v>
                </c:pt>
                <c:pt idx="351">
                  <c:v>6.9892991467762917E-3</c:v>
                </c:pt>
                <c:pt idx="352">
                  <c:v>6.8888263005696809E-3</c:v>
                </c:pt>
                <c:pt idx="353">
                  <c:v>6.7885514954528509E-3</c:v>
                </c:pt>
                <c:pt idx="354">
                  <c:v>6.6871544574939957E-3</c:v>
                </c:pt>
                <c:pt idx="355">
                  <c:v>6.5880348920674412E-3</c:v>
                </c:pt>
                <c:pt idx="356">
                  <c:v>6.4926781073464E-3</c:v>
                </c:pt>
                <c:pt idx="357">
                  <c:v>6.3979154458946334E-3</c:v>
                </c:pt>
                <c:pt idx="358">
                  <c:v>6.3057603254580959E-3</c:v>
                </c:pt>
                <c:pt idx="359">
                  <c:v>6.2143973693805964E-3</c:v>
                </c:pt>
                <c:pt idx="360">
                  <c:v>6.1254769200768545E-3</c:v>
                </c:pt>
                <c:pt idx="361">
                  <c:v>6.0397581350576431E-3</c:v>
                </c:pt>
                <c:pt idx="362">
                  <c:v>5.9562178020257824E-3</c:v>
                </c:pt>
                <c:pt idx="363">
                  <c:v>5.871687263545141E-3</c:v>
                </c:pt>
                <c:pt idx="364">
                  <c:v>5.7887410537825956E-3</c:v>
                </c:pt>
                <c:pt idx="365">
                  <c:v>5.7056958234751589E-3</c:v>
                </c:pt>
                <c:pt idx="366">
                  <c:v>5.6239378602511766E-3</c:v>
                </c:pt>
                <c:pt idx="367">
                  <c:v>5.5428400339930933E-3</c:v>
                </c:pt>
                <c:pt idx="368">
                  <c:v>5.463293529604835E-3</c:v>
                </c:pt>
                <c:pt idx="369">
                  <c:v>5.3855624018727148E-3</c:v>
                </c:pt>
                <c:pt idx="370">
                  <c:v>5.3110329384250966E-3</c:v>
                </c:pt>
                <c:pt idx="371">
                  <c:v>5.2361403996462712E-3</c:v>
                </c:pt>
                <c:pt idx="372">
                  <c:v>5.1632942854616557E-3</c:v>
                </c:pt>
                <c:pt idx="373">
                  <c:v>5.0885667809242906E-3</c:v>
                </c:pt>
                <c:pt idx="374">
                  <c:v>5.0141363380215445E-3</c:v>
                </c:pt>
                <c:pt idx="375">
                  <c:v>4.9417853265613489E-3</c:v>
                </c:pt>
                <c:pt idx="376">
                  <c:v>4.8739892601656881E-3</c:v>
                </c:pt>
                <c:pt idx="377">
                  <c:v>4.8055660636524529E-3</c:v>
                </c:pt>
                <c:pt idx="378">
                  <c:v>4.7359546206006452E-3</c:v>
                </c:pt>
                <c:pt idx="379">
                  <c:v>4.6701719719509085E-3</c:v>
                </c:pt>
                <c:pt idx="380">
                  <c:v>4.6040262479699447E-3</c:v>
                </c:pt>
                <c:pt idx="381">
                  <c:v>4.5399599554315252E-3</c:v>
                </c:pt>
                <c:pt idx="382">
                  <c:v>4.4765868067072395E-3</c:v>
                </c:pt>
                <c:pt idx="383">
                  <c:v>4.4138737949488685E-3</c:v>
                </c:pt>
                <c:pt idx="384">
                  <c:v>4.3503686188314039E-3</c:v>
                </c:pt>
                <c:pt idx="385">
                  <c:v>4.2897680453638449E-3</c:v>
                </c:pt>
                <c:pt idx="386">
                  <c:v>4.2309828485524005E-3</c:v>
                </c:pt>
                <c:pt idx="387">
                  <c:v>4.1720326174995116E-3</c:v>
                </c:pt>
                <c:pt idx="388">
                  <c:v>4.113214413839798E-3</c:v>
                </c:pt>
                <c:pt idx="389">
                  <c:v>4.0559805388981855E-3</c:v>
                </c:pt>
                <c:pt idx="390">
                  <c:v>4.002278396724044E-3</c:v>
                </c:pt>
                <c:pt idx="391">
                  <c:v>3.9448464806926603E-3</c:v>
                </c:pt>
                <c:pt idx="392">
                  <c:v>3.8896260234969854E-3</c:v>
                </c:pt>
                <c:pt idx="393">
                  <c:v>3.8375412168892252E-3</c:v>
                </c:pt>
                <c:pt idx="394">
                  <c:v>3.7863806020336983E-3</c:v>
                </c:pt>
                <c:pt idx="395">
                  <c:v>3.7345268433639977E-3</c:v>
                </c:pt>
                <c:pt idx="396">
                  <c:v>3.6850825846197412E-3</c:v>
                </c:pt>
                <c:pt idx="397">
                  <c:v>3.6344830861852052E-3</c:v>
                </c:pt>
                <c:pt idx="398">
                  <c:v>3.5882404917254684E-3</c:v>
                </c:pt>
                <c:pt idx="399">
                  <c:v>3.5404795822442095E-3</c:v>
                </c:pt>
                <c:pt idx="400">
                  <c:v>3.4433734345635791E-3</c:v>
                </c:pt>
                <c:pt idx="401">
                  <c:v>3.4433734345635791E-3</c:v>
                </c:pt>
                <c:pt idx="402">
                  <c:v>3.3979560113111852E-3</c:v>
                </c:pt>
                <c:pt idx="403">
                  <c:v>3.3533637592661437E-3</c:v>
                </c:pt>
                <c:pt idx="404">
                  <c:v>3.2651694606248612E-3</c:v>
                </c:pt>
                <c:pt idx="405">
                  <c:v>3.2651694606248612E-3</c:v>
                </c:pt>
                <c:pt idx="406">
                  <c:v>3.2200490990071163E-3</c:v>
                </c:pt>
                <c:pt idx="407">
                  <c:v>3.1780973948255823E-3</c:v>
                </c:pt>
                <c:pt idx="408">
                  <c:v>3.0956792946357312E-3</c:v>
                </c:pt>
                <c:pt idx="409">
                  <c:v>3.0956792946357312E-3</c:v>
                </c:pt>
                <c:pt idx="410">
                  <c:v>3.0565661794074695E-3</c:v>
                </c:pt>
                <c:pt idx="411">
                  <c:v>3.0150105574054662E-3</c:v>
                </c:pt>
                <c:pt idx="412">
                  <c:v>2.9383686556670482E-3</c:v>
                </c:pt>
                <c:pt idx="413">
                  <c:v>2.9383686556670482E-3</c:v>
                </c:pt>
                <c:pt idx="414">
                  <c:v>2.8995526020734312E-3</c:v>
                </c:pt>
                <c:pt idx="415">
                  <c:v>2.8616607402320499E-3</c:v>
                </c:pt>
                <c:pt idx="416">
                  <c:v>2.8236038441491881E-3</c:v>
                </c:pt>
                <c:pt idx="417">
                  <c:v>2.786570160363449E-3</c:v>
                </c:pt>
                <c:pt idx="418">
                  <c:v>2.7507247231162834E-3</c:v>
                </c:pt>
                <c:pt idx="419">
                  <c:v>2.7138560735720011E-3</c:v>
                </c:pt>
                <c:pt idx="420">
                  <c:v>2.6796609787395299E-3</c:v>
                </c:pt>
                <c:pt idx="421">
                  <c:v>2.6456969318451192E-3</c:v>
                </c:pt>
                <c:pt idx="422">
                  <c:v>2.6121619739785241E-3</c:v>
                </c:pt>
                <c:pt idx="423">
                  <c:v>2.5793201599261062E-3</c:v>
                </c:pt>
                <c:pt idx="424">
                  <c:v>2.5452240856385176E-3</c:v>
                </c:pt>
                <c:pt idx="425">
                  <c:v>2.4805966766790802E-3</c:v>
                </c:pt>
                <c:pt idx="426">
                  <c:v>2.4805966766790802E-3</c:v>
                </c:pt>
                <c:pt idx="427">
                  <c:v>2.4488770954686451E-3</c:v>
                </c:pt>
                <c:pt idx="428">
                  <c:v>2.4182797471002091E-3</c:v>
                </c:pt>
                <c:pt idx="429">
                  <c:v>2.3591974886541436E-3</c:v>
                </c:pt>
                <c:pt idx="430">
                  <c:v>2.3591974886541436E-3</c:v>
                </c:pt>
                <c:pt idx="431">
                  <c:v>2.3290952430101187E-3</c:v>
                </c:pt>
                <c:pt idx="432">
                  <c:v>2.3001152302080802E-3</c:v>
                </c:pt>
                <c:pt idx="433">
                  <c:v>2.2415940881830203E-3</c:v>
                </c:pt>
                <c:pt idx="434">
                  <c:v>2.2415940881830203E-3</c:v>
                </c:pt>
                <c:pt idx="435">
                  <c:v>2.2142644177956692E-3</c:v>
                </c:pt>
                <c:pt idx="436">
                  <c:v>2.1878919460088559E-3</c:v>
                </c:pt>
                <c:pt idx="437">
                  <c:v>2.1347509202556854E-3</c:v>
                </c:pt>
                <c:pt idx="438">
                  <c:v>2.1347509202556854E-3</c:v>
                </c:pt>
                <c:pt idx="439">
                  <c:v>2.1079493594410516E-3</c:v>
                </c:pt>
                <c:pt idx="440">
                  <c:v>2.0816759081991091E-3</c:v>
                </c:pt>
                <c:pt idx="441">
                  <c:v>2.054874347384477E-3</c:v>
                </c:pt>
                <c:pt idx="442">
                  <c:v>2.0288649509288838E-3</c:v>
                </c:pt>
                <c:pt idx="443">
                  <c:v>2.0046709311294618E-3</c:v>
                </c:pt>
                <c:pt idx="444">
                  <c:v>1.9795197127295181E-3</c:v>
                </c:pt>
                <c:pt idx="445">
                  <c:v>1.954302480632988E-3</c:v>
                </c:pt>
                <c:pt idx="446">
                  <c:v>1.9298444060472145E-3</c:v>
                </c:pt>
                <c:pt idx="447">
                  <c:v>1.9059804547307331E-3</c:v>
                </c:pt>
                <c:pt idx="448">
                  <c:v>1.8824465718971879E-3</c:v>
                </c:pt>
                <c:pt idx="449">
                  <c:v>1.86092610680957E-3</c:v>
                </c:pt>
                <c:pt idx="450">
                  <c:v>1.814320437018595E-3</c:v>
                </c:pt>
                <c:pt idx="451">
                  <c:v>1.814320437018595E-3</c:v>
                </c:pt>
                <c:pt idx="452">
                  <c:v>1.7922718623582779E-3</c:v>
                </c:pt>
                <c:pt idx="453">
                  <c:v>1.77134552053995E-3</c:v>
                </c:pt>
                <c:pt idx="454">
                  <c:v>1.7289317204822981E-3</c:v>
                </c:pt>
                <c:pt idx="455">
                  <c:v>1.7289317204822981E-3</c:v>
                </c:pt>
                <c:pt idx="456">
                  <c:v>1.7073122348498018E-3</c:v>
                </c:pt>
                <c:pt idx="457">
                  <c:v>1.6862538656383028E-3</c:v>
                </c:pt>
                <c:pt idx="458">
                  <c:v>1.6482299764037389E-3</c:v>
                </c:pt>
                <c:pt idx="459">
                  <c:v>1.6482299764037389E-3</c:v>
                </c:pt>
                <c:pt idx="460">
                  <c:v>1.6290860043932827E-3</c:v>
                </c:pt>
                <c:pt idx="461">
                  <c:v>1.6108002104384621E-3</c:v>
                </c:pt>
                <c:pt idx="462">
                  <c:v>1.5710599650926205E-3</c:v>
                </c:pt>
                <c:pt idx="463">
                  <c:v>1.5710599650926205E-3</c:v>
                </c:pt>
                <c:pt idx="464">
                  <c:v>1.5523120752616913E-3</c:v>
                </c:pt>
                <c:pt idx="465">
                  <c:v>1.533399151189288E-3</c:v>
                </c:pt>
                <c:pt idx="466">
                  <c:v>1.5166646791042852E-3</c:v>
                </c:pt>
                <c:pt idx="467">
                  <c:v>1.4987749673289964E-3</c:v>
                </c:pt>
                <c:pt idx="468">
                  <c:v>1.4796640021668337E-3</c:v>
                </c:pt>
                <c:pt idx="469">
                  <c:v>1.4631935848681821E-3</c:v>
                </c:pt>
                <c:pt idx="470">
                  <c:v>1.4462940785417129E-3</c:v>
                </c:pt>
                <c:pt idx="471">
                  <c:v>1.4310779214782316E-3</c:v>
                </c:pt>
                <c:pt idx="472">
                  <c:v>1.4147065247244563E-3</c:v>
                </c:pt>
                <c:pt idx="473">
                  <c:v>1.3987972238468055E-3</c:v>
                </c:pt>
                <c:pt idx="474">
                  <c:v>1.3813035942510413E-3</c:v>
                </c:pt>
                <c:pt idx="475">
                  <c:v>1.3491549240127938E-3</c:v>
                </c:pt>
                <c:pt idx="476">
                  <c:v>1.3491549240127938E-3</c:v>
                </c:pt>
                <c:pt idx="477">
                  <c:v>1.3333446436800153E-3</c:v>
                </c:pt>
                <c:pt idx="478">
                  <c:v>1.3184915619477689E-3</c:v>
                </c:pt>
                <c:pt idx="479">
                  <c:v>1.2872340766134499E-3</c:v>
                </c:pt>
                <c:pt idx="480">
                  <c:v>1.2872340766134499E-3</c:v>
                </c:pt>
                <c:pt idx="481">
                  <c:v>1.2740973509924812E-3</c:v>
                </c:pt>
                <c:pt idx="482">
                  <c:v>1.2600364336192841E-3</c:v>
                </c:pt>
                <c:pt idx="483">
                  <c:v>1.2298021605820801E-3</c:v>
                </c:pt>
                <c:pt idx="484">
                  <c:v>1.2298021605820801E-3</c:v>
                </c:pt>
                <c:pt idx="485">
                  <c:v>1.2148170514566558E-3</c:v>
                </c:pt>
                <c:pt idx="486">
                  <c:v>1.2006571135385774E-3</c:v>
                </c:pt>
                <c:pt idx="487">
                  <c:v>1.1721061897643611E-3</c:v>
                </c:pt>
                <c:pt idx="488">
                  <c:v>1.1721061897643611E-3</c:v>
                </c:pt>
                <c:pt idx="489">
                  <c:v>1.1577152039082246E-3</c:v>
                </c:pt>
                <c:pt idx="490">
                  <c:v>1.1442484098043184E-3</c:v>
                </c:pt>
                <c:pt idx="491">
                  <c:v>1.1304845540657661E-3</c:v>
                </c:pt>
                <c:pt idx="492">
                  <c:v>1.1165226572374442E-3</c:v>
                </c:pt>
                <c:pt idx="493">
                  <c:v>1.1034519453130677E-3</c:v>
                </c:pt>
                <c:pt idx="494">
                  <c:v>1.0902492059955101E-3</c:v>
                </c:pt>
                <c:pt idx="495">
                  <c:v>1.0774425488574815E-3</c:v>
                </c:pt>
                <c:pt idx="496">
                  <c:v>1.0656260971682666E-3</c:v>
                </c:pt>
                <c:pt idx="497">
                  <c:v>1.0537106249341721E-3</c:v>
                </c:pt>
                <c:pt idx="498">
                  <c:v>1.0407719404029667E-3</c:v>
                </c:pt>
                <c:pt idx="499">
                  <c:v>1.0293515708932831E-3</c:v>
                </c:pt>
                <c:pt idx="500">
                  <c:v>1.00423335934163E-3</c:v>
                </c:pt>
                <c:pt idx="501">
                  <c:v>1.00423335934163E-3</c:v>
                </c:pt>
                <c:pt idx="502">
                  <c:v>9.9261494874218026E-4</c:v>
                </c:pt>
                <c:pt idx="503">
                  <c:v>9.8159066141202591E-4</c:v>
                </c:pt>
                <c:pt idx="504">
                  <c:v>9.5690153888819299E-4</c:v>
                </c:pt>
                <c:pt idx="505">
                  <c:v>9.5690153888819299E-4</c:v>
                </c:pt>
                <c:pt idx="506">
                  <c:v>9.4650438167561822E-4</c:v>
                </c:pt>
                <c:pt idx="507">
                  <c:v>9.355131011937525E-4</c:v>
                </c:pt>
                <c:pt idx="508">
                  <c:v>9.1300243065731515E-4</c:v>
                </c:pt>
                <c:pt idx="509">
                  <c:v>9.1300243065731515E-4</c:v>
                </c:pt>
                <c:pt idx="510">
                  <c:v>9.0323240356232658E-4</c:v>
                </c:pt>
                <c:pt idx="511">
                  <c:v>8.9174602035605182E-4</c:v>
                </c:pt>
                <c:pt idx="512">
                  <c:v>8.8167893162641728E-4</c:v>
                </c:pt>
                <c:pt idx="513">
                  <c:v>8.7128177441383721E-4</c:v>
                </c:pt>
                <c:pt idx="514">
                  <c:v>8.6052154187003099E-4</c:v>
                </c:pt>
                <c:pt idx="515">
                  <c:v>8.5058648053357026E-4</c:v>
                </c:pt>
                <c:pt idx="516">
                  <c:v>8.4058540550052284E-4</c:v>
                </c:pt>
                <c:pt idx="517">
                  <c:v>8.3005622089477168E-4</c:v>
                </c:pt>
                <c:pt idx="518">
                  <c:v>8.2051724173783298E-4</c:v>
                </c:pt>
                <c:pt idx="519">
                  <c:v>8.116714063950704E-4</c:v>
                </c:pt>
                <c:pt idx="520">
                  <c:v>8.0272655050742591E-4</c:v>
                </c:pt>
                <c:pt idx="521">
                  <c:v>7.9272547547437849E-4</c:v>
                </c:pt>
                <c:pt idx="522">
                  <c:v>7.8338453740720785E-4</c:v>
                </c:pt>
                <c:pt idx="523">
                  <c:v>7.7410961303662443E-4</c:v>
                </c:pt>
                <c:pt idx="524">
                  <c:v>7.6463664757627804E-4</c:v>
                </c:pt>
                <c:pt idx="525">
                  <c:v>7.5605486701986523E-4</c:v>
                </c:pt>
                <c:pt idx="526">
                  <c:v>7.4691197004245853E-4</c:v>
                </c:pt>
                <c:pt idx="527">
                  <c:v>7.3833018948604647E-4</c:v>
                </c:pt>
                <c:pt idx="528">
                  <c:v>7.3021050480574757E-4</c:v>
                </c:pt>
                <c:pt idx="529">
                  <c:v>7.2218984067033438E-4</c:v>
                </c:pt>
                <c:pt idx="530">
                  <c:v>7.1360806011392113E-4</c:v>
                </c:pt>
                <c:pt idx="531">
                  <c:v>7.0628053979267691E-4</c:v>
                </c:pt>
                <c:pt idx="532">
                  <c:v>6.9832588935385127E-4</c:v>
                </c:pt>
                <c:pt idx="533">
                  <c:v>6.9050326630819823E-4</c:v>
                </c:pt>
                <c:pt idx="534">
                  <c:v>6.8241658847619402E-4</c:v>
                </c:pt>
                <c:pt idx="535">
                  <c:v>6.7502305445836432E-4</c:v>
                </c:pt>
                <c:pt idx="536">
                  <c:v>6.6762952044053202E-4</c:v>
                </c:pt>
                <c:pt idx="537">
                  <c:v>6.6063206860222739E-4</c:v>
                </c:pt>
                <c:pt idx="538">
                  <c:v>6.5346958252245329E-4</c:v>
                </c:pt>
                <c:pt idx="539">
                  <c:v>6.4597702795973907E-4</c:v>
                </c:pt>
                <c:pt idx="540">
                  <c:v>6.3927663775607824E-4</c:v>
                </c:pt>
                <c:pt idx="541">
                  <c:v>6.3095891198601929E-4</c:v>
                </c:pt>
                <c:pt idx="542">
                  <c:v>6.2389544645112614E-4</c:v>
                </c:pt>
                <c:pt idx="543">
                  <c:v>6.1643589873670575E-4</c:v>
                </c:pt>
                <c:pt idx="544">
                  <c:v>6.101315907125728E-4</c:v>
                </c:pt>
                <c:pt idx="545">
                  <c:v>6.0392630323332426E-4</c:v>
                </c:pt>
                <c:pt idx="546">
                  <c:v>5.9732493357454535E-4</c:v>
                </c:pt>
                <c:pt idx="547">
                  <c:v>5.8960133107377314E-4</c:v>
                </c:pt>
                <c:pt idx="548">
                  <c:v>5.8276891347693841E-4</c:v>
                </c:pt>
                <c:pt idx="549">
                  <c:v>5.7653061914939344E-4</c:v>
                </c:pt>
                <c:pt idx="550">
                  <c:v>5.7042435221502368E-4</c:v>
                </c:pt>
                <c:pt idx="551">
                  <c:v>5.6362494146648364E-4</c:v>
                </c:pt>
                <c:pt idx="552">
                  <c:v>5.5712259235258567E-4</c:v>
                </c:pt>
                <c:pt idx="553">
                  <c:v>5.5005912681769099E-4</c:v>
                </c:pt>
                <c:pt idx="554">
                  <c:v>5.4378782564185198E-4</c:v>
                </c:pt>
                <c:pt idx="555">
                  <c:v>5.3751652446601416E-4</c:v>
                </c:pt>
                <c:pt idx="556">
                  <c:v>5.3144326437993693E-4</c:v>
                </c:pt>
                <c:pt idx="557">
                  <c:v>5.2596412756315304E-4</c:v>
                </c:pt>
                <c:pt idx="558">
                  <c:v>5.2018792911172134E-4</c:v>
                </c:pt>
                <c:pt idx="559">
                  <c:v>5.146097717500538E-4</c:v>
                </c:pt>
                <c:pt idx="560">
                  <c:v>5.0949371026449953E-4</c:v>
                </c:pt>
                <c:pt idx="561">
                  <c:v>5.0434464193065381E-4</c:v>
                </c:pt>
                <c:pt idx="562">
                  <c:v>4.983704023894599E-4</c:v>
                </c:pt>
                <c:pt idx="563">
                  <c:v>4.9305629981414385E-4</c:v>
                </c:pt>
                <c:pt idx="564">
                  <c:v>4.8770919039053235E-4</c:v>
                </c:pt>
                <c:pt idx="565">
                  <c:v>4.8252711520839134E-4</c:v>
                </c:pt>
                <c:pt idx="566">
                  <c:v>4.7718000578478119E-4</c:v>
                </c:pt>
                <c:pt idx="567">
                  <c:v>4.7146982102993812E-4</c:v>
                </c:pt>
                <c:pt idx="568">
                  <c:v>4.6641977324097178E-4</c:v>
                </c:pt>
                <c:pt idx="569">
                  <c:v>4.6183182132812102E-4</c:v>
                </c:pt>
                <c:pt idx="570">
                  <c:v>4.566497461459811E-4</c:v>
                </c:pt>
                <c:pt idx="571">
                  <c:v>4.5136865041895823E-4</c:v>
                </c:pt>
                <c:pt idx="572">
                  <c:v>4.4704475329245973E-4</c:v>
                </c:pt>
                <c:pt idx="573">
                  <c:v>4.4189568495861086E-4</c:v>
                </c:pt>
                <c:pt idx="574">
                  <c:v>4.3707668510770364E-4</c:v>
                </c:pt>
                <c:pt idx="575">
                  <c:v>4.3252174004314591E-4</c:v>
                </c:pt>
                <c:pt idx="576">
                  <c:v>4.2912203466887524E-4</c:v>
                </c:pt>
                <c:pt idx="577">
                  <c:v>4.2479813754237543E-4</c:v>
                </c:pt>
                <c:pt idx="578">
                  <c:v>4.2001214453976285E-4</c:v>
                </c:pt>
                <c:pt idx="579">
                  <c:v>4.1575426110984897E-4</c:v>
                </c:pt>
                <c:pt idx="580">
                  <c:v>4.1189245985946411E-4</c:v>
                </c:pt>
                <c:pt idx="581">
                  <c:v>4.0756856273296512E-4</c:v>
                </c:pt>
                <c:pt idx="582">
                  <c:v>4.0311263821329082E-4</c:v>
                </c:pt>
                <c:pt idx="583">
                  <c:v>3.9925083696290396E-4</c:v>
                </c:pt>
                <c:pt idx="584">
                  <c:v>3.9568609734716372E-4</c:v>
                </c:pt>
                <c:pt idx="585">
                  <c:v>3.9225338512460046E-4</c:v>
                </c:pt>
                <c:pt idx="586">
                  <c:v>3.8796249484639416E-4</c:v>
                </c:pt>
                <c:pt idx="587">
                  <c:v>3.8367160456818803E-4</c:v>
                </c:pt>
                <c:pt idx="588">
                  <c:v>3.788195978689866E-4</c:v>
                </c:pt>
                <c:pt idx="589">
                  <c:v>3.7426465280442859E-4</c:v>
                </c:pt>
                <c:pt idx="590">
                  <c:v>3.7023781731257405E-4</c:v>
                </c:pt>
                <c:pt idx="591">
                  <c:v>3.6614496812413218E-4</c:v>
                </c:pt>
                <c:pt idx="592">
                  <c:v>3.6281127644644965E-4</c:v>
                </c:pt>
                <c:pt idx="593">
                  <c:v>3.5924653683070816E-4</c:v>
                </c:pt>
                <c:pt idx="594">
                  <c:v>3.5545074927691134E-4</c:v>
                </c:pt>
                <c:pt idx="595">
                  <c:v>3.5172097541970212E-4</c:v>
                </c:pt>
                <c:pt idx="596">
                  <c:v>3.4832127004543145E-4</c:v>
                </c:pt>
                <c:pt idx="597">
                  <c:v>3.451196057609237E-4</c:v>
                </c:pt>
                <c:pt idx="598">
                  <c:v>3.4198395517300414E-4</c:v>
                </c:pt>
                <c:pt idx="599">
                  <c:v>3.3838620870896952E-4</c:v>
                </c:pt>
                <c:pt idx="600">
                  <c:v>3.349204896381112E-4</c:v>
                </c:pt>
                <c:pt idx="601">
                  <c:v>3.3181784589848492E-4</c:v>
                </c:pt>
                <c:pt idx="602">
                  <c:v>3.2855016791739043E-4</c:v>
                </c:pt>
                <c:pt idx="603">
                  <c:v>3.2498542830165024E-4</c:v>
                </c:pt>
                <c:pt idx="604">
                  <c:v>3.2132166814102814E-4</c:v>
                </c:pt>
                <c:pt idx="605">
                  <c:v>3.1805399015993354E-4</c:v>
                </c:pt>
                <c:pt idx="606">
                  <c:v>3.1465428478566249E-4</c:v>
                </c:pt>
                <c:pt idx="607">
                  <c:v>3.1075947668698391E-4</c:v>
                </c:pt>
                <c:pt idx="608">
                  <c:v>3.0815193567176625E-4</c:v>
                </c:pt>
                <c:pt idx="609">
                  <c:v>3.0524733302190272E-4</c:v>
                </c:pt>
                <c:pt idx="610">
                  <c:v>3.0211168243398365E-4</c:v>
                </c:pt>
                <c:pt idx="611">
                  <c:v>2.988109976045949E-4</c:v>
                </c:pt>
                <c:pt idx="612">
                  <c:v>2.9590639495473219E-4</c:v>
                </c:pt>
                <c:pt idx="613">
                  <c:v>2.9306780600145697E-4</c:v>
                </c:pt>
                <c:pt idx="614">
                  <c:v>2.8976712117206844E-4</c:v>
                </c:pt>
                <c:pt idx="615">
                  <c:v>2.8692853221879403E-4</c:v>
                </c:pt>
                <c:pt idx="616">
                  <c:v>2.8389190217575601E-4</c:v>
                </c:pt>
                <c:pt idx="617">
                  <c:v>2.8131736800883202E-4</c:v>
                </c:pt>
                <c:pt idx="618">
                  <c:v>2.7847877905555853E-4</c:v>
                </c:pt>
                <c:pt idx="619">
                  <c:v>2.7570620379887054E-4</c:v>
                </c:pt>
                <c:pt idx="620">
                  <c:v>2.7270258060412711E-4</c:v>
                </c:pt>
                <c:pt idx="621">
                  <c:v>2.6973196425767712E-4</c:v>
                </c:pt>
                <c:pt idx="622">
                  <c:v>2.6686036845610802E-4</c:v>
                </c:pt>
                <c:pt idx="623">
                  <c:v>2.6385674526136421E-4</c:v>
                </c:pt>
                <c:pt idx="624">
                  <c:v>2.6115018370126517E-4</c:v>
                </c:pt>
                <c:pt idx="625">
                  <c:v>2.5870767692751724E-4</c:v>
                </c:pt>
                <c:pt idx="626">
                  <c:v>2.5649621809182589E-4</c:v>
                </c:pt>
                <c:pt idx="627">
                  <c:v>2.5355860859367006E-4</c:v>
                </c:pt>
                <c:pt idx="628">
                  <c:v>2.5101708127504081E-4</c:v>
                </c:pt>
                <c:pt idx="629">
                  <c:v>2.4847555395641043E-4</c:v>
                </c:pt>
                <c:pt idx="630">
                  <c:v>2.4593402663778091E-4</c:v>
                </c:pt>
                <c:pt idx="631">
                  <c:v>2.4345851301573951E-4</c:v>
                </c:pt>
                <c:pt idx="632">
                  <c:v>2.4101600624199199E-4</c:v>
                </c:pt>
                <c:pt idx="633">
                  <c:v>2.3807839674383559E-4</c:v>
                </c:pt>
                <c:pt idx="634">
                  <c:v>2.3583393105985046E-4</c:v>
                </c:pt>
                <c:pt idx="635">
                  <c:v>2.3375449961733516E-4</c:v>
                </c:pt>
                <c:pt idx="636">
                  <c:v>2.3141101338846877E-4</c:v>
                </c:pt>
                <c:pt idx="637">
                  <c:v>2.291665477044843E-4</c:v>
                </c:pt>
                <c:pt idx="638">
                  <c:v>2.2695508886879485E-4</c:v>
                </c:pt>
                <c:pt idx="639">
                  <c:v>2.2454558894333956E-4</c:v>
                </c:pt>
                <c:pt idx="640">
                  <c:v>2.2269720543888192E-4</c:v>
                </c:pt>
                <c:pt idx="641">
                  <c:v>2.207498013895426E-4</c:v>
                </c:pt>
                <c:pt idx="642">
                  <c:v>2.1873638364361557E-4</c:v>
                </c:pt>
                <c:pt idx="643">
                  <c:v>2.1659093850451226E-4</c:v>
                </c:pt>
                <c:pt idx="644">
                  <c:v>2.1434647282052825E-4</c:v>
                </c:pt>
                <c:pt idx="645">
                  <c:v>2.124320756194826E-4</c:v>
                </c:pt>
                <c:pt idx="646">
                  <c:v>2.1028663048037869E-4</c:v>
                </c:pt>
                <c:pt idx="647">
                  <c:v>2.0761307576857449E-4</c:v>
                </c:pt>
                <c:pt idx="648">
                  <c:v>2.0543462378117691E-4</c:v>
                </c:pt>
                <c:pt idx="649">
                  <c:v>2.0335519233866201E-4</c:v>
                </c:pt>
                <c:pt idx="650">
                  <c:v>2.0144079513761612E-4</c:v>
                </c:pt>
                <c:pt idx="651">
                  <c:v>1.9969143217804042E-4</c:v>
                </c:pt>
                <c:pt idx="652">
                  <c:v>1.9797507606675798E-4</c:v>
                </c:pt>
                <c:pt idx="653">
                  <c:v>1.9589564462424279E-4</c:v>
                </c:pt>
                <c:pt idx="654">
                  <c:v>1.9381621318172792E-4</c:v>
                </c:pt>
                <c:pt idx="655">
                  <c:v>1.9206685022215162E-4</c:v>
                </c:pt>
                <c:pt idx="656">
                  <c:v>1.9025147356598732E-4</c:v>
                </c:pt>
                <c:pt idx="657">
                  <c:v>1.8817204212347231E-4</c:v>
                </c:pt>
                <c:pt idx="658">
                  <c:v>1.8642267916389591E-4</c:v>
                </c:pt>
                <c:pt idx="659">
                  <c:v>1.8477233674920107E-4</c:v>
                </c:pt>
                <c:pt idx="660">
                  <c:v>1.8325402172768242E-4</c:v>
                </c:pt>
                <c:pt idx="661">
                  <c:v>1.8150465876810626E-4</c:v>
                </c:pt>
                <c:pt idx="662">
                  <c:v>1.8025039853293803E-4</c:v>
                </c:pt>
                <c:pt idx="663">
                  <c:v>1.7826998763530489E-4</c:v>
                </c:pt>
                <c:pt idx="664">
                  <c:v>1.7661964522061005E-4</c:v>
                </c:pt>
                <c:pt idx="665">
                  <c:v>1.7457322062638887E-4</c:v>
                </c:pt>
                <c:pt idx="666">
                  <c:v>1.7292287821169425E-4</c:v>
                </c:pt>
                <c:pt idx="667">
                  <c:v>1.7170162482482056E-4</c:v>
                </c:pt>
                <c:pt idx="668">
                  <c:v>1.6975422077548103E-4</c:v>
                </c:pt>
                <c:pt idx="669">
                  <c:v>1.6807087151249253E-4</c:v>
                </c:pt>
                <c:pt idx="670">
                  <c:v>1.6655255649097392E-4</c:v>
                </c:pt>
                <c:pt idx="671">
                  <c:v>1.6506724831774852E-4</c:v>
                </c:pt>
                <c:pt idx="672">
                  <c:v>1.6298781687523352E-4</c:v>
                </c:pt>
                <c:pt idx="673">
                  <c:v>1.6140348815712688E-4</c:v>
                </c:pt>
                <c:pt idx="674">
                  <c:v>1.6011622107366463E-4</c:v>
                </c:pt>
                <c:pt idx="675">
                  <c:v>1.5839986496238241E-4</c:v>
                </c:pt>
                <c:pt idx="676">
                  <c:v>1.571125978789209E-4</c:v>
                </c:pt>
                <c:pt idx="677">
                  <c:v>1.5552826916081402E-4</c:v>
                </c:pt>
                <c:pt idx="678">
                  <c:v>1.5361387195976823E-4</c:v>
                </c:pt>
                <c:pt idx="679">
                  <c:v>1.5206255008995547E-4</c:v>
                </c:pt>
                <c:pt idx="680">
                  <c:v>1.5034619397867333E-4</c:v>
                </c:pt>
                <c:pt idx="681">
                  <c:v>1.4853081732250903E-4</c:v>
                </c:pt>
                <c:pt idx="682">
                  <c:v>1.4701250230099016E-4</c:v>
                </c:pt>
                <c:pt idx="683">
                  <c:v>1.4549418727947101E-4</c:v>
                </c:pt>
                <c:pt idx="684">
                  <c:v>1.4423992704430308E-4</c:v>
                </c:pt>
                <c:pt idx="685">
                  <c:v>1.4242455038813957E-4</c:v>
                </c:pt>
                <c:pt idx="686">
                  <c:v>1.4090623536662023E-4</c:v>
                </c:pt>
                <c:pt idx="687">
                  <c:v>1.3955295458657088E-4</c:v>
                </c:pt>
                <c:pt idx="688">
                  <c:v>1.3777058477870067E-4</c:v>
                </c:pt>
                <c:pt idx="689">
                  <c:v>1.3664835193670857E-4</c:v>
                </c:pt>
                <c:pt idx="690">
                  <c:v>1.350970300668956E-4</c:v>
                </c:pt>
                <c:pt idx="691">
                  <c:v>1.3400780407319735E-4</c:v>
                </c:pt>
                <c:pt idx="692">
                  <c:v>1.3281955753461714E-4</c:v>
                </c:pt>
                <c:pt idx="693">
                  <c:v>1.3186235893409401E-4</c:v>
                </c:pt>
                <c:pt idx="694">
                  <c:v>1.3074012609210183E-4</c:v>
                </c:pt>
                <c:pt idx="695">
                  <c:v>1.293538384637584E-4</c:v>
                </c:pt>
                <c:pt idx="696">
                  <c:v>1.2786853029053352E-4</c:v>
                </c:pt>
                <c:pt idx="697">
                  <c:v>1.2644923581389591E-4</c:v>
                </c:pt>
                <c:pt idx="698">
                  <c:v>1.2509595503384645E-4</c:v>
                </c:pt>
                <c:pt idx="699">
                  <c:v>1.2420477012991163E-4</c:v>
                </c:pt>
                <c:pt idx="700">
                  <c:v>1.2314855098450716E-4</c:v>
                </c:pt>
                <c:pt idx="701">
                  <c:v>1.2192729759763324E-4</c:v>
                </c:pt>
                <c:pt idx="702">
                  <c:v>1.207390510590528E-4</c:v>
                </c:pt>
                <c:pt idx="703">
                  <c:v>1.1968283191364841E-4</c:v>
                </c:pt>
                <c:pt idx="704">
                  <c:v>1.1846157852677468E-4</c:v>
                </c:pt>
                <c:pt idx="705">
                  <c:v>1.174383662296641E-4</c:v>
                </c:pt>
                <c:pt idx="706">
                  <c:v>1.1615109914620228E-4</c:v>
                </c:pt>
                <c:pt idx="707">
                  <c:v>1.1489683891103433E-4</c:v>
                </c:pt>
                <c:pt idx="708">
                  <c:v>1.1374159922074801E-4</c:v>
                </c:pt>
                <c:pt idx="709">
                  <c:v>1.1268538007534379E-4</c:v>
                </c:pt>
                <c:pt idx="710">
                  <c:v>1.1100203081235525E-4</c:v>
                </c:pt>
                <c:pt idx="711">
                  <c:v>1.101768596050078E-4</c:v>
                </c:pt>
                <c:pt idx="712">
                  <c:v>1.0935168839766079E-4</c:v>
                </c:pt>
                <c:pt idx="713">
                  <c:v>1.080314144659051E-4</c:v>
                </c:pt>
                <c:pt idx="714">
                  <c:v>1.0694218847220641E-4</c:v>
                </c:pt>
                <c:pt idx="715">
                  <c:v>1.054898871472755E-4</c:v>
                </c:pt>
                <c:pt idx="716">
                  <c:v>1.0430164060869542E-4</c:v>
                </c:pt>
                <c:pt idx="717">
                  <c:v>1.0314640091840895E-4</c:v>
                </c:pt>
                <c:pt idx="718">
                  <c:v>1.0225521601447443E-4</c:v>
                </c:pt>
                <c:pt idx="719">
                  <c:v>1.0129801741395146E-4</c:v>
                </c:pt>
                <c:pt idx="720">
                  <c:v>1.0037382566172212E-4</c:v>
                </c:pt>
                <c:pt idx="721">
                  <c:v>9.9482640757787223E-5</c:v>
                </c:pt>
                <c:pt idx="722">
                  <c:v>9.8492435308970651E-5</c:v>
                </c:pt>
                <c:pt idx="723">
                  <c:v>9.6974120287451668E-5</c:v>
                </c:pt>
                <c:pt idx="724">
                  <c:v>9.6016921686928544E-5</c:v>
                </c:pt>
                <c:pt idx="725">
                  <c:v>9.5158743631287623E-5</c:v>
                </c:pt>
                <c:pt idx="726">
                  <c:v>9.4366579272234276E-5</c:v>
                </c:pt>
                <c:pt idx="727">
                  <c:v>9.3574414913180902E-5</c:v>
                </c:pt>
                <c:pt idx="728">
                  <c:v>9.2584209464364046E-5</c:v>
                </c:pt>
                <c:pt idx="729">
                  <c:v>9.169302456042904E-5</c:v>
                </c:pt>
                <c:pt idx="730">
                  <c:v>9.0867853353081933E-5</c:v>
                </c:pt>
                <c:pt idx="731">
                  <c:v>8.9910654752558715E-5</c:v>
                </c:pt>
                <c:pt idx="732">
                  <c:v>8.9382545179856818E-5</c:v>
                </c:pt>
                <c:pt idx="733">
                  <c:v>8.8326326034452482E-5</c:v>
                </c:pt>
                <c:pt idx="734">
                  <c:v>8.7336120585635246E-5</c:v>
                </c:pt>
                <c:pt idx="735">
                  <c:v>8.6180880895349047E-5</c:v>
                </c:pt>
                <c:pt idx="736">
                  <c:v>8.512466174994482E-5</c:v>
                </c:pt>
                <c:pt idx="737">
                  <c:v>8.4398511087479223E-5</c:v>
                </c:pt>
                <c:pt idx="738">
                  <c:v>8.3309285093780545E-5</c:v>
                </c:pt>
                <c:pt idx="739">
                  <c:v>8.231907964496381E-5</c:v>
                </c:pt>
                <c:pt idx="740">
                  <c:v>8.1427894741028926E-5</c:v>
                </c:pt>
                <c:pt idx="741">
                  <c:v>8.0635730381975633E-5</c:v>
                </c:pt>
                <c:pt idx="742">
                  <c:v>7.9612518084864908E-5</c:v>
                </c:pt>
                <c:pt idx="743">
                  <c:v>7.8754340029223838E-5</c:v>
                </c:pt>
                <c:pt idx="744">
                  <c:v>7.8094203063346033E-5</c:v>
                </c:pt>
                <c:pt idx="745">
                  <c:v>7.6938963373059604E-5</c:v>
                </c:pt>
                <c:pt idx="746">
                  <c:v>7.6179805862300112E-5</c:v>
                </c:pt>
                <c:pt idx="747">
                  <c:v>7.5552675744716433E-5</c:v>
                </c:pt>
                <c:pt idx="748">
                  <c:v>7.4760511385663032E-5</c:v>
                </c:pt>
                <c:pt idx="749">
                  <c:v>7.3671285391964408E-5</c:v>
                </c:pt>
                <c:pt idx="750">
                  <c:v>7.2879121032911251E-5</c:v>
                </c:pt>
                <c:pt idx="751">
                  <c:v>7.1591853949449483E-5</c:v>
                </c:pt>
                <c:pt idx="752">
                  <c:v>7.0997730680159401E-5</c:v>
                </c:pt>
                <c:pt idx="753">
                  <c:v>6.9908504686460912E-5</c:v>
                </c:pt>
                <c:pt idx="754">
                  <c:v>6.9446408810346617E-5</c:v>
                </c:pt>
                <c:pt idx="755">
                  <c:v>6.8819278692762464E-5</c:v>
                </c:pt>
                <c:pt idx="756">
                  <c:v>6.8093128030297044E-5</c:v>
                </c:pt>
                <c:pt idx="757">
                  <c:v>6.7565018457594754E-5</c:v>
                </c:pt>
                <c:pt idx="758">
                  <c:v>6.7234949974655811E-5</c:v>
                </c:pt>
                <c:pt idx="759">
                  <c:v>6.6574813008777871E-5</c:v>
                </c:pt>
                <c:pt idx="760">
                  <c:v>6.6178730829251394E-5</c:v>
                </c:pt>
                <c:pt idx="761">
                  <c:v>6.5353559621904029E-5</c:v>
                </c:pt>
                <c:pt idx="762">
                  <c:v>6.4924470594083508E-5</c:v>
                </c:pt>
                <c:pt idx="763">
                  <c:v>6.4297340476499423E-5</c:v>
                </c:pt>
                <c:pt idx="764">
                  <c:v>6.3538182965739931E-5</c:v>
                </c:pt>
                <c:pt idx="765">
                  <c:v>6.2878045999862099E-5</c:v>
                </c:pt>
                <c:pt idx="766">
                  <c:v>6.2085881640808915E-5</c:v>
                </c:pt>
                <c:pt idx="767">
                  <c:v>6.1557772068106503E-5</c:v>
                </c:pt>
                <c:pt idx="768">
                  <c:v>6.116168988857989E-5</c:v>
                </c:pt>
                <c:pt idx="769">
                  <c:v>6.0303511832938949E-5</c:v>
                </c:pt>
                <c:pt idx="770">
                  <c:v>5.9841415956824335E-5</c:v>
                </c:pt>
                <c:pt idx="771">
                  <c:v>5.9412326929003881E-5</c:v>
                </c:pt>
                <c:pt idx="772">
                  <c:v>5.8884217356301544E-5</c:v>
                </c:pt>
                <c:pt idx="773">
                  <c:v>5.8422121480186964E-5</c:v>
                </c:pt>
                <c:pt idx="774">
                  <c:v>5.7861005059190873E-5</c:v>
                </c:pt>
                <c:pt idx="775">
                  <c:v>5.7233874941606998E-5</c:v>
                </c:pt>
                <c:pt idx="776">
                  <c:v>5.6639751672316734E-5</c:v>
                </c:pt>
                <c:pt idx="777">
                  <c:v>5.6012621554733082E-5</c:v>
                </c:pt>
                <c:pt idx="778">
                  <c:v>5.5418498285442926E-5</c:v>
                </c:pt>
                <c:pt idx="779">
                  <c:v>5.4890388712740691E-5</c:v>
                </c:pt>
                <c:pt idx="780">
                  <c:v>5.4230251746862818E-5</c:v>
                </c:pt>
                <c:pt idx="781">
                  <c:v>5.3768155870748387E-5</c:v>
                </c:pt>
                <c:pt idx="782">
                  <c:v>5.3174032601458177E-5</c:v>
                </c:pt>
                <c:pt idx="783">
                  <c:v>5.2678929877049919E-5</c:v>
                </c:pt>
                <c:pt idx="784">
                  <c:v>5.2183827152641728E-5</c:v>
                </c:pt>
                <c:pt idx="785">
                  <c:v>5.1886765517996538E-5</c:v>
                </c:pt>
                <c:pt idx="786">
                  <c:v>5.1523690186763787E-5</c:v>
                </c:pt>
                <c:pt idx="787">
                  <c:v>5.1094601158943333E-5</c:v>
                </c:pt>
                <c:pt idx="788">
                  <c:v>5.0434464193065407E-5</c:v>
                </c:pt>
                <c:pt idx="789">
                  <c:v>4.9708313530599797E-5</c:v>
                </c:pt>
                <c:pt idx="790">
                  <c:v>4.8850135474958483E-5</c:v>
                </c:pt>
                <c:pt idx="791">
                  <c:v>4.8520066992019574E-5</c:v>
                </c:pt>
                <c:pt idx="792">
                  <c:v>4.8057971115905258E-5</c:v>
                </c:pt>
                <c:pt idx="793">
                  <c:v>4.7397834150027535E-5</c:v>
                </c:pt>
                <c:pt idx="794">
                  <c:v>4.6902731425619086E-5</c:v>
                </c:pt>
                <c:pt idx="795">
                  <c:v>4.6440635549504513E-5</c:v>
                </c:pt>
                <c:pt idx="796">
                  <c:v>4.6044553369977758E-5</c:v>
                </c:pt>
                <c:pt idx="797">
                  <c:v>4.5681478038744994E-5</c:v>
                </c:pt>
                <c:pt idx="798">
                  <c:v>4.5219382162630482E-5</c:v>
                </c:pt>
                <c:pt idx="799">
                  <c:v>4.4724279438222284E-5</c:v>
                </c:pt>
                <c:pt idx="800">
                  <c:v>4.4328197258695604E-5</c:v>
                </c:pt>
                <c:pt idx="801">
                  <c:v>4.3370998658172684E-5</c:v>
                </c:pt>
                <c:pt idx="802">
                  <c:v>4.2941909630352007E-5</c:v>
                </c:pt>
                <c:pt idx="803">
                  <c:v>4.2941909630352007E-5</c:v>
                </c:pt>
                <c:pt idx="804">
                  <c:v>4.2380793209355977E-5</c:v>
                </c:pt>
                <c:pt idx="805">
                  <c:v>4.1984711029829317E-5</c:v>
                </c:pt>
                <c:pt idx="806">
                  <c:v>4.1522615153714818E-5</c:v>
                </c:pt>
                <c:pt idx="807">
                  <c:v>4.1093526125894134E-5</c:v>
                </c:pt>
                <c:pt idx="808">
                  <c:v>4.0532409704898091E-5</c:v>
                </c:pt>
                <c:pt idx="809">
                  <c:v>4.0268354918547007E-5</c:v>
                </c:pt>
                <c:pt idx="810">
                  <c:v>3.9278149469730246E-5</c:v>
                </c:pt>
                <c:pt idx="811">
                  <c:v>3.9278149469730246E-5</c:v>
                </c:pt>
                <c:pt idx="812">
                  <c:v>3.8849060441909663E-5</c:v>
                </c:pt>
                <c:pt idx="813">
                  <c:v>3.8518991958970652E-5</c:v>
                </c:pt>
                <c:pt idx="814">
                  <c:v>3.8287944020913545E-5</c:v>
                </c:pt>
                <c:pt idx="815">
                  <c:v>3.7726827599917353E-5</c:v>
                </c:pt>
                <c:pt idx="816">
                  <c:v>3.7495779661860165E-5</c:v>
                </c:pt>
                <c:pt idx="817">
                  <c:v>3.7099697482333505E-5</c:v>
                </c:pt>
                <c:pt idx="818">
                  <c:v>3.653858106133719E-5</c:v>
                </c:pt>
                <c:pt idx="819">
                  <c:v>3.653858106133719E-5</c:v>
                </c:pt>
                <c:pt idx="820">
                  <c:v>3.6241519426692299E-5</c:v>
                </c:pt>
                <c:pt idx="821">
                  <c:v>3.5779423550577793E-5</c:v>
                </c:pt>
                <c:pt idx="822">
                  <c:v>3.5581382460814487E-5</c:v>
                </c:pt>
                <c:pt idx="823">
                  <c:v>3.5284320826169453E-5</c:v>
                </c:pt>
                <c:pt idx="824">
                  <c:v>3.4723204405173309E-5</c:v>
                </c:pt>
                <c:pt idx="825">
                  <c:v>3.4360129073940395E-5</c:v>
                </c:pt>
                <c:pt idx="826">
                  <c:v>3.3534957866593234E-5</c:v>
                </c:pt>
                <c:pt idx="827">
                  <c:v>3.3270903080242082E-5</c:v>
                </c:pt>
                <c:pt idx="828">
                  <c:v>3.3270903080242082E-5</c:v>
                </c:pt>
                <c:pt idx="829">
                  <c:v>3.3006848293890924E-5</c:v>
                </c:pt>
                <c:pt idx="830">
                  <c:v>3.2841814052421547E-5</c:v>
                </c:pt>
                <c:pt idx="831">
                  <c:v>3.2412725024600938E-5</c:v>
                </c:pt>
                <c:pt idx="832">
                  <c:v>3.1983635996780314E-5</c:v>
                </c:pt>
                <c:pt idx="833">
                  <c:v>3.1653567513841459E-5</c:v>
                </c:pt>
                <c:pt idx="834">
                  <c:v>3.142251957578421E-5</c:v>
                </c:pt>
                <c:pt idx="835">
                  <c:v>3.0762382609906358E-5</c:v>
                </c:pt>
                <c:pt idx="836">
                  <c:v>3.0762382609906358E-5</c:v>
                </c:pt>
                <c:pt idx="837">
                  <c:v>3.0465320975261375E-5</c:v>
                </c:pt>
                <c:pt idx="838">
                  <c:v>3.0201266188910267E-5</c:v>
                </c:pt>
                <c:pt idx="839">
                  <c:v>2.9805184009383506E-5</c:v>
                </c:pt>
                <c:pt idx="840">
                  <c:v>2.9574136071326297E-5</c:v>
                </c:pt>
                <c:pt idx="841">
                  <c:v>2.927707443668125E-5</c:v>
                </c:pt>
                <c:pt idx="842">
                  <c:v>2.9079033346917896E-5</c:v>
                </c:pt>
                <c:pt idx="843">
                  <c:v>2.8781971712272903E-5</c:v>
                </c:pt>
                <c:pt idx="844">
                  <c:v>2.8781971712272903E-5</c:v>
                </c:pt>
                <c:pt idx="845">
                  <c:v>2.8550923774215653E-5</c:v>
                </c:pt>
                <c:pt idx="846">
                  <c:v>2.822085529127669E-5</c:v>
                </c:pt>
                <c:pt idx="847">
                  <c:v>2.7989807353219573E-5</c:v>
                </c:pt>
                <c:pt idx="848">
                  <c:v>2.769274571857457E-5</c:v>
                </c:pt>
                <c:pt idx="849">
                  <c:v>2.7527711477105101E-5</c:v>
                </c:pt>
                <c:pt idx="850">
                  <c:v>2.7263656690753912E-5</c:v>
                </c:pt>
                <c:pt idx="851">
                  <c:v>2.6867574511227253E-5</c:v>
                </c:pt>
                <c:pt idx="852">
                  <c:v>2.6570512876582226E-5</c:v>
                </c:pt>
                <c:pt idx="853">
                  <c:v>2.6570512876582226E-5</c:v>
                </c:pt>
                <c:pt idx="854">
                  <c:v>2.6273451241937151E-5</c:v>
                </c:pt>
                <c:pt idx="855">
                  <c:v>2.5943382758998272E-5</c:v>
                </c:pt>
                <c:pt idx="856">
                  <c:v>2.5712334820941016E-5</c:v>
                </c:pt>
                <c:pt idx="857">
                  <c:v>2.538226633800208E-5</c:v>
                </c:pt>
                <c:pt idx="858">
                  <c:v>2.5118211551651003E-5</c:v>
                </c:pt>
                <c:pt idx="859">
                  <c:v>2.5019191006769357E-5</c:v>
                </c:pt>
                <c:pt idx="860">
                  <c:v>2.4590101978948693E-5</c:v>
                </c:pt>
                <c:pt idx="861">
                  <c:v>2.4590101978948693E-5</c:v>
                </c:pt>
                <c:pt idx="862">
                  <c:v>2.4458074585773242E-5</c:v>
                </c:pt>
                <c:pt idx="863">
                  <c:v>2.4094999254540342E-5</c:v>
                </c:pt>
                <c:pt idx="864">
                  <c:v>2.3731923923307602E-5</c:v>
                </c:pt>
                <c:pt idx="865">
                  <c:v>2.3434862288662609E-5</c:v>
                </c:pt>
                <c:pt idx="866">
                  <c:v>2.3335841743780851E-5</c:v>
                </c:pt>
                <c:pt idx="867">
                  <c:v>2.2840739019372582E-5</c:v>
                </c:pt>
                <c:pt idx="868">
                  <c:v>2.2411649991551962E-5</c:v>
                </c:pt>
                <c:pt idx="869">
                  <c:v>2.2411649991551962E-5</c:v>
                </c:pt>
                <c:pt idx="870">
                  <c:v>2.2180602053494716E-5</c:v>
                </c:pt>
                <c:pt idx="871">
                  <c:v>2.1916547267143612E-5</c:v>
                </c:pt>
                <c:pt idx="872">
                  <c:v>2.1553471935910742E-5</c:v>
                </c:pt>
                <c:pt idx="873">
                  <c:v>2.1388437694441281E-5</c:v>
                </c:pt>
                <c:pt idx="874">
                  <c:v>2.1157389756384052E-5</c:v>
                </c:pt>
                <c:pt idx="875">
                  <c:v>2.0992355514914665E-5</c:v>
                </c:pt>
                <c:pt idx="876">
                  <c:v>2.0695293880269669E-5</c:v>
                </c:pt>
                <c:pt idx="877">
                  <c:v>2.0431239093918503E-5</c:v>
                </c:pt>
                <c:pt idx="878">
                  <c:v>2.0431239093918503E-5</c:v>
                </c:pt>
                <c:pt idx="879">
                  <c:v>2.0266204852448988E-5</c:v>
                </c:pt>
                <c:pt idx="880">
                  <c:v>2.0200191155861251E-5</c:v>
                </c:pt>
                <c:pt idx="881">
                  <c:v>2.0035156914391803E-5</c:v>
                </c:pt>
                <c:pt idx="882">
                  <c:v>1.9837115824628466E-5</c:v>
                </c:pt>
                <c:pt idx="883">
                  <c:v>1.9672081583159012E-5</c:v>
                </c:pt>
                <c:pt idx="884">
                  <c:v>1.9573061038277348E-5</c:v>
                </c:pt>
                <c:pt idx="885">
                  <c:v>1.9143972010456756E-5</c:v>
                </c:pt>
                <c:pt idx="886">
                  <c:v>1.9143972010456756E-5</c:v>
                </c:pt>
                <c:pt idx="887">
                  <c:v>1.8846910375811725E-5</c:v>
                </c:pt>
                <c:pt idx="888">
                  <c:v>1.8780896679223954E-5</c:v>
                </c:pt>
                <c:pt idx="889">
                  <c:v>1.8615862437754483E-5</c:v>
                </c:pt>
                <c:pt idx="890">
                  <c:v>1.8384814499697277E-5</c:v>
                </c:pt>
                <c:pt idx="891">
                  <c:v>1.8186773409933927E-5</c:v>
                </c:pt>
                <c:pt idx="892">
                  <c:v>1.788971177528889E-5</c:v>
                </c:pt>
                <c:pt idx="893">
                  <c:v>1.7625656988937759E-5</c:v>
                </c:pt>
                <c:pt idx="894">
                  <c:v>1.7625656988937759E-5</c:v>
                </c:pt>
                <c:pt idx="895">
                  <c:v>1.7427615899174381E-5</c:v>
                </c:pt>
                <c:pt idx="896">
                  <c:v>1.7361602202586627E-5</c:v>
                </c:pt>
                <c:pt idx="897">
                  <c:v>1.7097547416235503E-5</c:v>
                </c:pt>
                <c:pt idx="898">
                  <c:v>1.6932513174766061E-5</c:v>
                </c:pt>
                <c:pt idx="899">
                  <c:v>1.6800485781590513E-5</c:v>
                </c:pt>
                <c:pt idx="900">
                  <c:v>1.6569437843533274E-5</c:v>
                </c:pt>
                <c:pt idx="901">
                  <c:v>1.6008321422537132E-5</c:v>
                </c:pt>
                <c:pt idx="902">
                  <c:v>1.5777273484479835E-5</c:v>
                </c:pt>
                <c:pt idx="903">
                  <c:v>1.5777273484479835E-5</c:v>
                </c:pt>
                <c:pt idx="904">
                  <c:v>1.5579232394716505E-5</c:v>
                </c:pt>
                <c:pt idx="905">
                  <c:v>1.5414198153247068E-5</c:v>
                </c:pt>
                <c:pt idx="906">
                  <c:v>1.5315177608365421E-5</c:v>
                </c:pt>
                <c:pt idx="907">
                  <c:v>1.5183150215189864E-5</c:v>
                </c:pt>
                <c:pt idx="908">
                  <c:v>1.4919095428838694E-5</c:v>
                </c:pt>
                <c:pt idx="909">
                  <c:v>1.4688047490781441E-5</c:v>
                </c:pt>
                <c:pt idx="910">
                  <c:v>1.4060917373197513E-5</c:v>
                </c:pt>
                <c:pt idx="911">
                  <c:v>1.4060917373197513E-5</c:v>
                </c:pt>
                <c:pt idx="912">
                  <c:v>1.3862876283434224E-5</c:v>
                </c:pt>
                <c:pt idx="913">
                  <c:v>1.3664835193670869E-5</c:v>
                </c:pt>
                <c:pt idx="914">
                  <c:v>1.346679410390751E-5</c:v>
                </c:pt>
                <c:pt idx="915">
                  <c:v>1.3268753014144156E-5</c:v>
                </c:pt>
                <c:pt idx="916">
                  <c:v>1.3136725620968614E-5</c:v>
                </c:pt>
                <c:pt idx="917">
                  <c:v>1.2971691379499109E-5</c:v>
                </c:pt>
                <c:pt idx="918">
                  <c:v>1.2674629744854128E-5</c:v>
                </c:pt>
                <c:pt idx="919">
                  <c:v>1.2674629744854128E-5</c:v>
                </c:pt>
                <c:pt idx="920">
                  <c:v>1.260861604826634E-5</c:v>
                </c:pt>
                <c:pt idx="921">
                  <c:v>1.2542602351678543E-5</c:v>
                </c:pt>
                <c:pt idx="922">
                  <c:v>1.2344561261915251E-5</c:v>
                </c:pt>
                <c:pt idx="923">
                  <c:v>1.224554071703355E-5</c:v>
                </c:pt>
                <c:pt idx="924">
                  <c:v>1.2212533868739644E-5</c:v>
                </c:pt>
                <c:pt idx="925">
                  <c:v>1.2014492778976277E-5</c:v>
                </c:pt>
                <c:pt idx="926">
                  <c:v>1.1717431144331294E-5</c:v>
                </c:pt>
                <c:pt idx="927">
                  <c:v>1.158540375115573E-5</c:v>
                </c:pt>
                <c:pt idx="928">
                  <c:v>1.158540375115573E-5</c:v>
                </c:pt>
                <c:pt idx="929">
                  <c:v>1.1387362661392377E-5</c:v>
                </c:pt>
                <c:pt idx="930">
                  <c:v>1.1288342116510701E-5</c:v>
                </c:pt>
                <c:pt idx="931">
                  <c:v>1.125533526821683E-5</c:v>
                </c:pt>
                <c:pt idx="932">
                  <c:v>1.1090301026747365E-5</c:v>
                </c:pt>
                <c:pt idx="933">
                  <c:v>1.0958273633571767E-5</c:v>
                </c:pt>
                <c:pt idx="934">
                  <c:v>1.0892259936984009E-5</c:v>
                </c:pt>
                <c:pt idx="935">
                  <c:v>1.0661211998926765E-5</c:v>
                </c:pt>
                <c:pt idx="936">
                  <c:v>1.0661211998926765E-5</c:v>
                </c:pt>
                <c:pt idx="937">
                  <c:v>1.0562191454045107E-5</c:v>
                </c:pt>
                <c:pt idx="938">
                  <c:v>1.0496177757457336E-5</c:v>
                </c:pt>
                <c:pt idx="939">
                  <c:v>1.0364150364281769E-5</c:v>
                </c:pt>
                <c:pt idx="940">
                  <c:v>1.029813666769396E-5</c:v>
                </c:pt>
                <c:pt idx="941">
                  <c:v>1.0100095577930625E-5</c:v>
                </c:pt>
                <c:pt idx="942">
                  <c:v>9.9020544881673073E-6</c:v>
                </c:pt>
                <c:pt idx="943">
                  <c:v>9.604992853522287E-6</c:v>
                </c:pt>
                <c:pt idx="944">
                  <c:v>9.604992853522287E-6</c:v>
                </c:pt>
                <c:pt idx="945">
                  <c:v>9.4729654603467078E-6</c:v>
                </c:pt>
                <c:pt idx="946">
                  <c:v>9.3739449154650615E-6</c:v>
                </c:pt>
                <c:pt idx="947">
                  <c:v>9.208910673995551E-6</c:v>
                </c:pt>
                <c:pt idx="948">
                  <c:v>9.175903825701696E-6</c:v>
                </c:pt>
                <c:pt idx="949">
                  <c:v>8.9778627359383508E-6</c:v>
                </c:pt>
                <c:pt idx="950">
                  <c:v>8.7798216461749701E-6</c:v>
                </c:pt>
                <c:pt idx="951">
                  <c:v>8.5817805564116639E-6</c:v>
                </c:pt>
                <c:pt idx="952">
                  <c:v>8.5157668598238878E-6</c:v>
                </c:pt>
                <c:pt idx="953">
                  <c:v>8.5157668598238878E-6</c:v>
                </c:pt>
                <c:pt idx="954">
                  <c:v>8.3837394666483272E-6</c:v>
                </c:pt>
                <c:pt idx="955">
                  <c:v>8.3507326183544417E-6</c:v>
                </c:pt>
                <c:pt idx="956">
                  <c:v>8.2187052251788251E-6</c:v>
                </c:pt>
                <c:pt idx="957">
                  <c:v>8.1526915285910762E-6</c:v>
                </c:pt>
                <c:pt idx="958">
                  <c:v>8.0536709837093994E-6</c:v>
                </c:pt>
                <c:pt idx="959">
                  <c:v>7.9876572871216165E-6</c:v>
                </c:pt>
                <c:pt idx="960">
                  <c:v>7.8556298939460542E-6</c:v>
                </c:pt>
                <c:pt idx="961">
                  <c:v>7.8556298939460542E-6</c:v>
                </c:pt>
                <c:pt idx="962">
                  <c:v>7.7566093490643859E-6</c:v>
                </c:pt>
                <c:pt idx="963">
                  <c:v>7.6575888041826955E-6</c:v>
                </c:pt>
                <c:pt idx="964">
                  <c:v>7.5585682593010246E-6</c:v>
                </c:pt>
                <c:pt idx="965">
                  <c:v>7.4595477144193698E-6</c:v>
                </c:pt>
                <c:pt idx="966">
                  <c:v>7.2615066246560035E-6</c:v>
                </c:pt>
                <c:pt idx="967">
                  <c:v>7.1624860797743275E-6</c:v>
                </c:pt>
                <c:pt idx="968">
                  <c:v>6.9314381417171087E-6</c:v>
                </c:pt>
                <c:pt idx="969">
                  <c:v>6.9314381417171087E-6</c:v>
                </c:pt>
                <c:pt idx="970">
                  <c:v>6.898431293423213E-6</c:v>
                </c:pt>
                <c:pt idx="971">
                  <c:v>6.7994107485415388E-6</c:v>
                </c:pt>
                <c:pt idx="972">
                  <c:v>6.7003902036598721E-6</c:v>
                </c:pt>
                <c:pt idx="973">
                  <c:v>6.667383355365962E-6</c:v>
                </c:pt>
                <c:pt idx="974">
                  <c:v>6.6343765070720782E-6</c:v>
                </c:pt>
                <c:pt idx="975">
                  <c:v>6.5683628104843022E-6</c:v>
                </c:pt>
                <c:pt idx="976">
                  <c:v>6.4693422656026406E-6</c:v>
                </c:pt>
                <c:pt idx="977">
                  <c:v>6.4033285690148544E-6</c:v>
                </c:pt>
                <c:pt idx="978">
                  <c:v>6.4033285690148544E-6</c:v>
                </c:pt>
                <c:pt idx="979">
                  <c:v>6.2713011758392954E-6</c:v>
                </c:pt>
                <c:pt idx="980">
                  <c:v>6.238294327545393E-6</c:v>
                </c:pt>
                <c:pt idx="981">
                  <c:v>6.1062669343698358E-6</c:v>
                </c:pt>
                <c:pt idx="982">
                  <c:v>6.0072463894881615E-6</c:v>
                </c:pt>
                <c:pt idx="983">
                  <c:v>5.941232692900393E-6</c:v>
                </c:pt>
                <c:pt idx="984">
                  <c:v>5.9082258446064813E-6</c:v>
                </c:pt>
                <c:pt idx="985">
                  <c:v>5.7431916031370309E-6</c:v>
                </c:pt>
                <c:pt idx="986">
                  <c:v>5.7431916031370309E-6</c:v>
                </c:pt>
                <c:pt idx="987">
                  <c:v>5.7431916031370309E-6</c:v>
                </c:pt>
                <c:pt idx="988">
                  <c:v>5.7431916031370309E-6</c:v>
                </c:pt>
                <c:pt idx="989">
                  <c:v>5.6771779065492379E-6</c:v>
                </c:pt>
                <c:pt idx="990">
                  <c:v>5.6441710582553414E-6</c:v>
                </c:pt>
                <c:pt idx="991">
                  <c:v>5.5781573616675704E-6</c:v>
                </c:pt>
                <c:pt idx="992">
                  <c:v>5.5451505133736841E-6</c:v>
                </c:pt>
                <c:pt idx="993">
                  <c:v>5.4461299684920115E-6</c:v>
                </c:pt>
                <c:pt idx="994">
                  <c:v>5.4461299684920115E-6</c:v>
                </c:pt>
                <c:pt idx="995">
                  <c:v>5.3801162719042134E-6</c:v>
                </c:pt>
                <c:pt idx="996">
                  <c:v>5.3471094236103406E-6</c:v>
                </c:pt>
                <c:pt idx="997">
                  <c:v>5.2810957270225578E-6</c:v>
                </c:pt>
                <c:pt idx="998">
                  <c:v>5.248088878728657E-6</c:v>
                </c:pt>
                <c:pt idx="999">
                  <c:v>5.2150820304347724E-6</c:v>
                </c:pt>
                <c:pt idx="1000">
                  <c:v>5.1490683338469912E-6</c:v>
                </c:pt>
                <c:pt idx="1001">
                  <c:v>5.0500477889653203E-6</c:v>
                </c:pt>
                <c:pt idx="1002">
                  <c:v>4.8520066992019574E-6</c:v>
                </c:pt>
                <c:pt idx="1003">
                  <c:v>4.8520066992019574E-6</c:v>
                </c:pt>
                <c:pt idx="1004">
                  <c:v>4.7859930026142016E-6</c:v>
                </c:pt>
                <c:pt idx="1005">
                  <c:v>4.7199793060263934E-6</c:v>
                </c:pt>
                <c:pt idx="1006">
                  <c:v>4.6869724577325138E-6</c:v>
                </c:pt>
                <c:pt idx="1007">
                  <c:v>4.6209587611447318E-6</c:v>
                </c:pt>
                <c:pt idx="1008">
                  <c:v>4.455924519675267E-6</c:v>
                </c:pt>
                <c:pt idx="1009">
                  <c:v>4.323897126499703E-6</c:v>
                </c:pt>
                <c:pt idx="1010">
                  <c:v>4.2908902782058116E-6</c:v>
                </c:pt>
                <c:pt idx="1011">
                  <c:v>4.2908902782058116E-6</c:v>
                </c:pt>
                <c:pt idx="1012">
                  <c:v>4.2908902782058116E-6</c:v>
                </c:pt>
                <c:pt idx="1013">
                  <c:v>4.2578834299119337E-6</c:v>
                </c:pt>
                <c:pt idx="1014">
                  <c:v>4.2578834299119337E-6</c:v>
                </c:pt>
                <c:pt idx="1015">
                  <c:v>4.2578834299119337E-6</c:v>
                </c:pt>
                <c:pt idx="1016">
                  <c:v>4.1918697333241653E-6</c:v>
                </c:pt>
                <c:pt idx="1017">
                  <c:v>4.1258560367363545E-6</c:v>
                </c:pt>
                <c:pt idx="1018">
                  <c:v>4.1258560367363545E-6</c:v>
                </c:pt>
                <c:pt idx="1019">
                  <c:v>4.1258560367363545E-6</c:v>
                </c:pt>
                <c:pt idx="1020">
                  <c:v>4.0928491884424859E-6</c:v>
                </c:pt>
                <c:pt idx="1021">
                  <c:v>4.0598423401485911E-6</c:v>
                </c:pt>
                <c:pt idx="1022">
                  <c:v>3.9278149469730271E-6</c:v>
                </c:pt>
                <c:pt idx="1023">
                  <c:v>3.9278149469730271E-6</c:v>
                </c:pt>
                <c:pt idx="1024">
                  <c:v>3.9278149469730271E-6</c:v>
                </c:pt>
                <c:pt idx="1025">
                  <c:v>3.8618012503852426E-6</c:v>
                </c:pt>
                <c:pt idx="1026">
                  <c:v>3.8287944020913571E-6</c:v>
                </c:pt>
                <c:pt idx="1027">
                  <c:v>3.7957875537974669E-6</c:v>
                </c:pt>
                <c:pt idx="1028">
                  <c:v>3.7957875537974669E-6</c:v>
                </c:pt>
                <c:pt idx="1029">
                  <c:v>3.7627807055035721E-6</c:v>
                </c:pt>
                <c:pt idx="1030">
                  <c:v>3.7297738572096828E-6</c:v>
                </c:pt>
                <c:pt idx="1031">
                  <c:v>3.6967670089157897E-6</c:v>
                </c:pt>
                <c:pt idx="1032">
                  <c:v>3.6967670089157897E-6</c:v>
                </c:pt>
                <c:pt idx="1033">
                  <c:v>3.6967670089157897E-6</c:v>
                </c:pt>
                <c:pt idx="1034">
                  <c:v>3.6637601606218995E-6</c:v>
                </c:pt>
                <c:pt idx="1035">
                  <c:v>3.5977464640341099E-6</c:v>
                </c:pt>
                <c:pt idx="1036">
                  <c:v>3.5977464640341099E-6</c:v>
                </c:pt>
                <c:pt idx="1037">
                  <c:v>3.5647396157402257E-6</c:v>
                </c:pt>
                <c:pt idx="1038">
                  <c:v>3.5647396157402257E-6</c:v>
                </c:pt>
                <c:pt idx="1039">
                  <c:v>3.465719070858551E-6</c:v>
                </c:pt>
                <c:pt idx="1040">
                  <c:v>3.3666985259768729E-6</c:v>
                </c:pt>
                <c:pt idx="1041">
                  <c:v>3.3006848293890934E-6</c:v>
                </c:pt>
                <c:pt idx="1042">
                  <c:v>3.3006848293890934E-6</c:v>
                </c:pt>
                <c:pt idx="1043">
                  <c:v>3.2676779810952075E-6</c:v>
                </c:pt>
                <c:pt idx="1044">
                  <c:v>3.2676779810952075E-6</c:v>
                </c:pt>
                <c:pt idx="1045">
                  <c:v>3.201664284507428E-6</c:v>
                </c:pt>
                <c:pt idx="1046">
                  <c:v>3.1356505879196409E-6</c:v>
                </c:pt>
                <c:pt idx="1047">
                  <c:v>3.1026437396257457E-6</c:v>
                </c:pt>
                <c:pt idx="1048">
                  <c:v>3.0696368913318615E-6</c:v>
                </c:pt>
                <c:pt idx="1049">
                  <c:v>3.0036231947440765E-6</c:v>
                </c:pt>
                <c:pt idx="1050">
                  <c:v>2.9706163464501855E-6</c:v>
                </c:pt>
                <c:pt idx="1051">
                  <c:v>2.904602649862406E-6</c:v>
                </c:pt>
                <c:pt idx="1052">
                  <c:v>2.904602649862406E-6</c:v>
                </c:pt>
                <c:pt idx="1053">
                  <c:v>2.8715958015685125E-6</c:v>
                </c:pt>
                <c:pt idx="1054">
                  <c:v>2.8715958015685125E-6</c:v>
                </c:pt>
                <c:pt idx="1055">
                  <c:v>2.8385889532746198E-6</c:v>
                </c:pt>
                <c:pt idx="1056">
                  <c:v>2.7725752566868433E-6</c:v>
                </c:pt>
                <c:pt idx="1057">
                  <c:v>2.7395684083929515E-6</c:v>
                </c:pt>
                <c:pt idx="1058">
                  <c:v>2.706561560099063E-6</c:v>
                </c:pt>
                <c:pt idx="1059">
                  <c:v>2.673554711805172E-6</c:v>
                </c:pt>
                <c:pt idx="1060">
                  <c:v>2.5745341669234994E-6</c:v>
                </c:pt>
                <c:pt idx="1061">
                  <c:v>2.5745341669234994E-6</c:v>
                </c:pt>
                <c:pt idx="1062">
                  <c:v>2.5745341669234994E-6</c:v>
                </c:pt>
                <c:pt idx="1063">
                  <c:v>2.5745341669234994E-6</c:v>
                </c:pt>
                <c:pt idx="1064">
                  <c:v>2.5745341669234994E-6</c:v>
                </c:pt>
                <c:pt idx="1065">
                  <c:v>2.5415273186296084E-6</c:v>
                </c:pt>
                <c:pt idx="1066">
                  <c:v>2.5085204703357144E-6</c:v>
                </c:pt>
                <c:pt idx="1067">
                  <c:v>2.4755136220418213E-6</c:v>
                </c:pt>
                <c:pt idx="1068">
                  <c:v>2.4094999254540381E-6</c:v>
                </c:pt>
                <c:pt idx="1069">
                  <c:v>2.4094999254540381E-6</c:v>
                </c:pt>
                <c:pt idx="1070">
                  <c:v>2.4094999254540381E-6</c:v>
                </c:pt>
                <c:pt idx="1071">
                  <c:v>2.4094999254540381E-6</c:v>
                </c:pt>
                <c:pt idx="1072">
                  <c:v>2.343486228866262E-6</c:v>
                </c:pt>
                <c:pt idx="1073">
                  <c:v>2.2774725322784783E-6</c:v>
                </c:pt>
                <c:pt idx="1074">
                  <c:v>2.2774725322784783E-6</c:v>
                </c:pt>
                <c:pt idx="1075">
                  <c:v>2.2774725322784783E-6</c:v>
                </c:pt>
                <c:pt idx="1076">
                  <c:v>2.2444656839845792E-6</c:v>
                </c:pt>
                <c:pt idx="1077">
                  <c:v>2.1784519873968023E-6</c:v>
                </c:pt>
                <c:pt idx="1078">
                  <c:v>2.1454451391029062E-6</c:v>
                </c:pt>
                <c:pt idx="1079">
                  <c:v>2.1454451391029062E-6</c:v>
                </c:pt>
                <c:pt idx="1080">
                  <c:v>2.0794314425151323E-6</c:v>
                </c:pt>
                <c:pt idx="1081">
                  <c:v>2.0794314425151323E-6</c:v>
                </c:pt>
                <c:pt idx="1082">
                  <c:v>2.0134177459273579E-6</c:v>
                </c:pt>
                <c:pt idx="1083">
                  <c:v>2.0134177459273579E-6</c:v>
                </c:pt>
                <c:pt idx="1084">
                  <c:v>2.0134177459273579E-6</c:v>
                </c:pt>
                <c:pt idx="1085">
                  <c:v>2.0134177459273579E-6</c:v>
                </c:pt>
                <c:pt idx="1086">
                  <c:v>2.0134177459273579E-6</c:v>
                </c:pt>
                <c:pt idx="1087">
                  <c:v>1.980410897633458E-6</c:v>
                </c:pt>
                <c:pt idx="1088">
                  <c:v>1.980410897633458E-6</c:v>
                </c:pt>
                <c:pt idx="1089">
                  <c:v>1.980410897633458E-6</c:v>
                </c:pt>
                <c:pt idx="1090">
                  <c:v>1.980410897633458E-6</c:v>
                </c:pt>
                <c:pt idx="1091">
                  <c:v>1.980410897633458E-6</c:v>
                </c:pt>
                <c:pt idx="1092">
                  <c:v>1.980410897633458E-6</c:v>
                </c:pt>
                <c:pt idx="1093">
                  <c:v>1.980410897633458E-6</c:v>
                </c:pt>
                <c:pt idx="1094">
                  <c:v>1.9143972010456756E-6</c:v>
                </c:pt>
                <c:pt idx="1095">
                  <c:v>1.8483835044578965E-6</c:v>
                </c:pt>
                <c:pt idx="1096">
                  <c:v>1.8483835044578965E-6</c:v>
                </c:pt>
                <c:pt idx="1097">
                  <c:v>1.7823698078701103E-6</c:v>
                </c:pt>
                <c:pt idx="1098">
                  <c:v>1.7823698078701103E-6</c:v>
                </c:pt>
                <c:pt idx="1099">
                  <c:v>1.7493629595762227E-6</c:v>
                </c:pt>
                <c:pt idx="1100">
                  <c:v>1.7493629595762227E-6</c:v>
                </c:pt>
                <c:pt idx="1101">
                  <c:v>1.6833492629884386E-6</c:v>
                </c:pt>
                <c:pt idx="1102">
                  <c:v>1.6833492629884386E-6</c:v>
                </c:pt>
                <c:pt idx="1103">
                  <c:v>1.6833492629884386E-6</c:v>
                </c:pt>
                <c:pt idx="1104">
                  <c:v>1.6833492629884386E-6</c:v>
                </c:pt>
                <c:pt idx="1105">
                  <c:v>1.5843287181067666E-6</c:v>
                </c:pt>
                <c:pt idx="1106">
                  <c:v>1.5513218698128745E-6</c:v>
                </c:pt>
                <c:pt idx="1107">
                  <c:v>1.5183150215189867E-6</c:v>
                </c:pt>
                <c:pt idx="1108">
                  <c:v>1.4853081732250925E-6</c:v>
                </c:pt>
                <c:pt idx="1109">
                  <c:v>1.4853081732250925E-6</c:v>
                </c:pt>
                <c:pt idx="1110">
                  <c:v>1.4853081732250925E-6</c:v>
                </c:pt>
                <c:pt idx="1111">
                  <c:v>1.4523013249312045E-6</c:v>
                </c:pt>
                <c:pt idx="1112">
                  <c:v>1.4192944766373095E-6</c:v>
                </c:pt>
                <c:pt idx="1113">
                  <c:v>1.3862876283434229E-6</c:v>
                </c:pt>
                <c:pt idx="1114">
                  <c:v>1.3862876283434229E-6</c:v>
                </c:pt>
                <c:pt idx="1115">
                  <c:v>1.3862876283434229E-6</c:v>
                </c:pt>
                <c:pt idx="1116">
                  <c:v>1.3862876283434229E-6</c:v>
                </c:pt>
                <c:pt idx="1117">
                  <c:v>1.3862876283434229E-6</c:v>
                </c:pt>
                <c:pt idx="1118">
                  <c:v>1.3862876283434229E-6</c:v>
                </c:pt>
                <c:pt idx="1119">
                  <c:v>1.3862876283434229E-6</c:v>
                </c:pt>
                <c:pt idx="1120">
                  <c:v>1.3862876283434229E-6</c:v>
                </c:pt>
                <c:pt idx="1121">
                  <c:v>1.3862876283434229E-6</c:v>
                </c:pt>
                <c:pt idx="1122">
                  <c:v>1.3862876283434229E-6</c:v>
                </c:pt>
                <c:pt idx="1123">
                  <c:v>1.3532807800495287E-6</c:v>
                </c:pt>
                <c:pt idx="1124">
                  <c:v>1.3202739317556411E-6</c:v>
                </c:pt>
                <c:pt idx="1125">
                  <c:v>1.2872670834617495E-6</c:v>
                </c:pt>
                <c:pt idx="1126">
                  <c:v>1.2872670834617495E-6</c:v>
                </c:pt>
                <c:pt idx="1127">
                  <c:v>1.2542602351678553E-6</c:v>
                </c:pt>
                <c:pt idx="1128">
                  <c:v>1.2542602351678553E-6</c:v>
                </c:pt>
                <c:pt idx="1129">
                  <c:v>1.2542602351678553E-6</c:v>
                </c:pt>
                <c:pt idx="1130">
                  <c:v>1.2542602351678553E-6</c:v>
                </c:pt>
                <c:pt idx="1131">
                  <c:v>1.2542602351678553E-6</c:v>
                </c:pt>
                <c:pt idx="1132">
                  <c:v>1.2212533868739649E-6</c:v>
                </c:pt>
                <c:pt idx="1133">
                  <c:v>1.1882465385800773E-6</c:v>
                </c:pt>
                <c:pt idx="1134">
                  <c:v>1.1882465385800773E-6</c:v>
                </c:pt>
                <c:pt idx="1135">
                  <c:v>1.1882465385800773E-6</c:v>
                </c:pt>
                <c:pt idx="1136">
                  <c:v>1.1882465385800773E-6</c:v>
                </c:pt>
                <c:pt idx="1137">
                  <c:v>1.1552396902861802E-6</c:v>
                </c:pt>
                <c:pt idx="1138">
                  <c:v>1.0892259936984012E-6</c:v>
                </c:pt>
                <c:pt idx="1139">
                  <c:v>1.0562191454045114E-6</c:v>
                </c:pt>
                <c:pt idx="1140">
                  <c:v>1.0562191454045114E-6</c:v>
                </c:pt>
                <c:pt idx="1141">
                  <c:v>1.0562191454045114E-6</c:v>
                </c:pt>
                <c:pt idx="1142">
                  <c:v>1.0232122971106168E-6</c:v>
                </c:pt>
                <c:pt idx="1143">
                  <c:v>1.0232122971106168E-6</c:v>
                </c:pt>
                <c:pt idx="1144">
                  <c:v>1.0232122971106168E-6</c:v>
                </c:pt>
                <c:pt idx="1145">
                  <c:v>9.9020544881673133E-7</c:v>
                </c:pt>
                <c:pt idx="1146">
                  <c:v>9.9020544881673133E-7</c:v>
                </c:pt>
                <c:pt idx="1147">
                  <c:v>9.9020544881673133E-7</c:v>
                </c:pt>
                <c:pt idx="1148">
                  <c:v>9.9020544881673133E-7</c:v>
                </c:pt>
                <c:pt idx="1149">
                  <c:v>9.9020544881673133E-7</c:v>
                </c:pt>
                <c:pt idx="1150">
                  <c:v>9.9020544881673133E-7</c:v>
                </c:pt>
                <c:pt idx="1151">
                  <c:v>9.571986005228399E-7</c:v>
                </c:pt>
                <c:pt idx="1152">
                  <c:v>9.571986005228399E-7</c:v>
                </c:pt>
                <c:pt idx="1153">
                  <c:v>9.571986005228399E-7</c:v>
                </c:pt>
                <c:pt idx="1154">
                  <c:v>9.2419175222894604E-7</c:v>
                </c:pt>
                <c:pt idx="1155">
                  <c:v>9.2419175222894604E-7</c:v>
                </c:pt>
                <c:pt idx="1156">
                  <c:v>9.2419175222894604E-7</c:v>
                </c:pt>
                <c:pt idx="1157">
                  <c:v>8.9118490393505652E-7</c:v>
                </c:pt>
                <c:pt idx="1158">
                  <c:v>8.9118490393505652E-7</c:v>
                </c:pt>
                <c:pt idx="1159">
                  <c:v>8.9118490393505652E-7</c:v>
                </c:pt>
                <c:pt idx="1160">
                  <c:v>8.2517120734727377E-7</c:v>
                </c:pt>
                <c:pt idx="1161">
                  <c:v>8.2517120734727377E-7</c:v>
                </c:pt>
                <c:pt idx="1162">
                  <c:v>8.2517120734727377E-7</c:v>
                </c:pt>
                <c:pt idx="1163">
                  <c:v>7.9216435905338531E-7</c:v>
                </c:pt>
                <c:pt idx="1164">
                  <c:v>7.9216435905338531E-7</c:v>
                </c:pt>
                <c:pt idx="1165">
                  <c:v>7.9216435905338531E-7</c:v>
                </c:pt>
                <c:pt idx="1166">
                  <c:v>7.9216435905338531E-7</c:v>
                </c:pt>
                <c:pt idx="1167">
                  <c:v>7.9216435905338531E-7</c:v>
                </c:pt>
                <c:pt idx="1168">
                  <c:v>7.5915751075949241E-7</c:v>
                </c:pt>
                <c:pt idx="1169">
                  <c:v>7.5915751075949241E-7</c:v>
                </c:pt>
                <c:pt idx="1170">
                  <c:v>7.2615066246560077E-7</c:v>
                </c:pt>
                <c:pt idx="1171">
                  <c:v>7.2615066246560077E-7</c:v>
                </c:pt>
                <c:pt idx="1172">
                  <c:v>7.2615066246560077E-7</c:v>
                </c:pt>
                <c:pt idx="1173">
                  <c:v>6.9314381417171136E-7</c:v>
                </c:pt>
                <c:pt idx="1174">
                  <c:v>6.9314381417171136E-7</c:v>
                </c:pt>
                <c:pt idx="1175">
                  <c:v>6.6013696587782004E-7</c:v>
                </c:pt>
                <c:pt idx="1176">
                  <c:v>6.6013696587782004E-7</c:v>
                </c:pt>
                <c:pt idx="1177">
                  <c:v>6.6013696587782004E-7</c:v>
                </c:pt>
                <c:pt idx="1178">
                  <c:v>6.6013696587782004E-7</c:v>
                </c:pt>
                <c:pt idx="1179">
                  <c:v>6.6013696587782004E-7</c:v>
                </c:pt>
                <c:pt idx="1180">
                  <c:v>6.6013696587782004E-7</c:v>
                </c:pt>
                <c:pt idx="1181">
                  <c:v>6.6013696587782004E-7</c:v>
                </c:pt>
                <c:pt idx="1182">
                  <c:v>6.2713011758392988E-7</c:v>
                </c:pt>
                <c:pt idx="1183">
                  <c:v>6.2713011758392988E-7</c:v>
                </c:pt>
                <c:pt idx="1184">
                  <c:v>6.2713011758392988E-7</c:v>
                </c:pt>
                <c:pt idx="1185">
                  <c:v>6.2713011758392988E-7</c:v>
                </c:pt>
                <c:pt idx="1186">
                  <c:v>6.2713011758392988E-7</c:v>
                </c:pt>
                <c:pt idx="1187">
                  <c:v>5.9412326929003952E-7</c:v>
                </c:pt>
                <c:pt idx="1188">
                  <c:v>5.9412326929003952E-7</c:v>
                </c:pt>
                <c:pt idx="1189">
                  <c:v>5.2810957270225603E-7</c:v>
                </c:pt>
                <c:pt idx="1190">
                  <c:v>4.9510272440836577E-7</c:v>
                </c:pt>
                <c:pt idx="1191">
                  <c:v>4.9510272440836577E-7</c:v>
                </c:pt>
                <c:pt idx="1192">
                  <c:v>4.9510272440836577E-7</c:v>
                </c:pt>
                <c:pt idx="1193">
                  <c:v>4.9510272440836577E-7</c:v>
                </c:pt>
                <c:pt idx="1194">
                  <c:v>4.9510272440836577E-7</c:v>
                </c:pt>
                <c:pt idx="1195">
                  <c:v>4.6209587611447318E-7</c:v>
                </c:pt>
                <c:pt idx="1196">
                  <c:v>4.6209587611447318E-7</c:v>
                </c:pt>
                <c:pt idx="1197">
                  <c:v>4.6209587611447318E-7</c:v>
                </c:pt>
                <c:pt idx="1198">
                  <c:v>4.6209587611447318E-7</c:v>
                </c:pt>
                <c:pt idx="1199">
                  <c:v>4.6209587611447318E-7</c:v>
                </c:pt>
                <c:pt idx="1200">
                  <c:v>4.6209587611447318E-7</c:v>
                </c:pt>
                <c:pt idx="1201">
                  <c:v>4.6209587611447318E-7</c:v>
                </c:pt>
                <c:pt idx="1202">
                  <c:v>4.6209587611447318E-7</c:v>
                </c:pt>
                <c:pt idx="1203">
                  <c:v>4.6209587611447318E-7</c:v>
                </c:pt>
                <c:pt idx="1204">
                  <c:v>4.6209587611447318E-7</c:v>
                </c:pt>
                <c:pt idx="1205">
                  <c:v>4.6209587611447318E-7</c:v>
                </c:pt>
                <c:pt idx="1206">
                  <c:v>4.6209587611447318E-7</c:v>
                </c:pt>
                <c:pt idx="1207">
                  <c:v>4.2908902782058122E-7</c:v>
                </c:pt>
                <c:pt idx="1208">
                  <c:v>4.2908902782058122E-7</c:v>
                </c:pt>
                <c:pt idx="1209">
                  <c:v>4.2908902782058122E-7</c:v>
                </c:pt>
                <c:pt idx="1210">
                  <c:v>4.2908902782058122E-7</c:v>
                </c:pt>
                <c:pt idx="1211">
                  <c:v>4.2908902782058122E-7</c:v>
                </c:pt>
                <c:pt idx="1212">
                  <c:v>4.2908902782058122E-7</c:v>
                </c:pt>
                <c:pt idx="1213">
                  <c:v>4.2908902782058122E-7</c:v>
                </c:pt>
                <c:pt idx="1214">
                  <c:v>4.2908902782058122E-7</c:v>
                </c:pt>
                <c:pt idx="1215">
                  <c:v>4.2908902782058122E-7</c:v>
                </c:pt>
                <c:pt idx="1216">
                  <c:v>3.9608217952669234E-7</c:v>
                </c:pt>
                <c:pt idx="1217">
                  <c:v>3.9608217952669234E-7</c:v>
                </c:pt>
                <c:pt idx="1218">
                  <c:v>3.9608217952669234E-7</c:v>
                </c:pt>
                <c:pt idx="1219">
                  <c:v>3.9608217952669234E-7</c:v>
                </c:pt>
                <c:pt idx="1220">
                  <c:v>3.9608217952669234E-7</c:v>
                </c:pt>
                <c:pt idx="1221">
                  <c:v>3.9608217952669234E-7</c:v>
                </c:pt>
                <c:pt idx="1222">
                  <c:v>3.9608217952669234E-7</c:v>
                </c:pt>
                <c:pt idx="1223">
                  <c:v>3.9608217952669234E-7</c:v>
                </c:pt>
                <c:pt idx="1224">
                  <c:v>3.9608217952669234E-7</c:v>
                </c:pt>
                <c:pt idx="1225">
                  <c:v>3.9608217952669234E-7</c:v>
                </c:pt>
                <c:pt idx="1226">
                  <c:v>3.9608217952669234E-7</c:v>
                </c:pt>
                <c:pt idx="1227">
                  <c:v>3.9608217952669234E-7</c:v>
                </c:pt>
                <c:pt idx="1228">
                  <c:v>3.9608217952669234E-7</c:v>
                </c:pt>
                <c:pt idx="1229">
                  <c:v>3.6307533123280091E-7</c:v>
                </c:pt>
                <c:pt idx="1230">
                  <c:v>3.3006848293890944E-7</c:v>
                </c:pt>
                <c:pt idx="1231">
                  <c:v>3.3006848293890944E-7</c:v>
                </c:pt>
                <c:pt idx="1232">
                  <c:v>3.3006848293890944E-7</c:v>
                </c:pt>
                <c:pt idx="1233">
                  <c:v>3.3006848293890944E-7</c:v>
                </c:pt>
                <c:pt idx="1234">
                  <c:v>3.3006848293890944E-7</c:v>
                </c:pt>
                <c:pt idx="1235">
                  <c:v>3.3006848293890944E-7</c:v>
                </c:pt>
                <c:pt idx="1236">
                  <c:v>3.3006848293890944E-7</c:v>
                </c:pt>
                <c:pt idx="1237">
                  <c:v>3.3006848293890944E-7</c:v>
                </c:pt>
                <c:pt idx="1238">
                  <c:v>3.3006848293890944E-7</c:v>
                </c:pt>
                <c:pt idx="1239">
                  <c:v>3.3006848293890944E-7</c:v>
                </c:pt>
                <c:pt idx="1240">
                  <c:v>3.3006848293890944E-7</c:v>
                </c:pt>
                <c:pt idx="1241">
                  <c:v>3.3006848293890944E-7</c:v>
                </c:pt>
                <c:pt idx="1242">
                  <c:v>2.970616346450187E-7</c:v>
                </c:pt>
                <c:pt idx="1243">
                  <c:v>2.970616346450187E-7</c:v>
                </c:pt>
                <c:pt idx="1244">
                  <c:v>2.6405478635112796E-7</c:v>
                </c:pt>
                <c:pt idx="1245">
                  <c:v>2.6405478635112796E-7</c:v>
                </c:pt>
                <c:pt idx="1246">
                  <c:v>2.6405478635112796E-7</c:v>
                </c:pt>
                <c:pt idx="1247">
                  <c:v>2.6405478635112796E-7</c:v>
                </c:pt>
                <c:pt idx="1248">
                  <c:v>2.6405478635112796E-7</c:v>
                </c:pt>
                <c:pt idx="1249">
                  <c:v>2.6405478635112796E-7</c:v>
                </c:pt>
                <c:pt idx="1250">
                  <c:v>2.6405478635112796E-7</c:v>
                </c:pt>
                <c:pt idx="1251">
                  <c:v>2.6405478635112796E-7</c:v>
                </c:pt>
                <c:pt idx="1252">
                  <c:v>2.6405478635112796E-7</c:v>
                </c:pt>
                <c:pt idx="1253">
                  <c:v>2.6405478635112796E-7</c:v>
                </c:pt>
                <c:pt idx="1254">
                  <c:v>2.6405478635112796E-7</c:v>
                </c:pt>
                <c:pt idx="1255">
                  <c:v>2.6405478635112796E-7</c:v>
                </c:pt>
                <c:pt idx="1256">
                  <c:v>2.6405478635112796E-7</c:v>
                </c:pt>
                <c:pt idx="1257">
                  <c:v>2.3104793805723659E-7</c:v>
                </c:pt>
                <c:pt idx="1258">
                  <c:v>2.3104793805723659E-7</c:v>
                </c:pt>
                <c:pt idx="1259">
                  <c:v>2.3104793805723659E-7</c:v>
                </c:pt>
                <c:pt idx="1260">
                  <c:v>1.9804108976334591E-7</c:v>
                </c:pt>
                <c:pt idx="1261">
                  <c:v>1.9804108976334591E-7</c:v>
                </c:pt>
                <c:pt idx="1262">
                  <c:v>1.9804108976334591E-7</c:v>
                </c:pt>
                <c:pt idx="1263">
                  <c:v>1.9804108976334591E-7</c:v>
                </c:pt>
                <c:pt idx="1264">
                  <c:v>1.9804108976334591E-7</c:v>
                </c:pt>
                <c:pt idx="1265">
                  <c:v>1.9804108976334591E-7</c:v>
                </c:pt>
                <c:pt idx="1266">
                  <c:v>1.9804108976334591E-7</c:v>
                </c:pt>
                <c:pt idx="1267">
                  <c:v>1.9804108976334591E-7</c:v>
                </c:pt>
                <c:pt idx="1268">
                  <c:v>1.6503424146945517E-7</c:v>
                </c:pt>
                <c:pt idx="1269">
                  <c:v>1.6503424146945517E-7</c:v>
                </c:pt>
                <c:pt idx="1270">
                  <c:v>1.6503424146945517E-7</c:v>
                </c:pt>
                <c:pt idx="1271">
                  <c:v>1.3202739317556417E-7</c:v>
                </c:pt>
                <c:pt idx="1272">
                  <c:v>1.3202739317556417E-7</c:v>
                </c:pt>
                <c:pt idx="1273">
                  <c:v>1.3202739317556417E-7</c:v>
                </c:pt>
                <c:pt idx="1274">
                  <c:v>1.3202739317556417E-7</c:v>
                </c:pt>
                <c:pt idx="1275">
                  <c:v>1.3202739317556417E-7</c:v>
                </c:pt>
                <c:pt idx="1276">
                  <c:v>1.3202739317556417E-7</c:v>
                </c:pt>
                <c:pt idx="1277">
                  <c:v>1.3202739317556417E-7</c:v>
                </c:pt>
                <c:pt idx="1278">
                  <c:v>1.3202739317556417E-7</c:v>
                </c:pt>
                <c:pt idx="1279">
                  <c:v>1.3202739317556417E-7</c:v>
                </c:pt>
                <c:pt idx="1280">
                  <c:v>6.6013696587782043E-8</c:v>
                </c:pt>
                <c:pt idx="1281">
                  <c:v>6.6013696587782043E-8</c:v>
                </c:pt>
                <c:pt idx="1282">
                  <c:v>6.6013696587782043E-8</c:v>
                </c:pt>
                <c:pt idx="1283">
                  <c:v>6.6013696587782043E-8</c:v>
                </c:pt>
                <c:pt idx="1284">
                  <c:v>6.6013696587782043E-8</c:v>
                </c:pt>
                <c:pt idx="1285">
                  <c:v>6.6013696587782043E-8</c:v>
                </c:pt>
                <c:pt idx="1286">
                  <c:v>6.6013696587782043E-8</c:v>
                </c:pt>
                <c:pt idx="1287">
                  <c:v>6.6013696587782043E-8</c:v>
                </c:pt>
                <c:pt idx="1288">
                  <c:v>6.6013696587782043E-8</c:v>
                </c:pt>
                <c:pt idx="1289">
                  <c:v>6.6013696587782043E-8</c:v>
                </c:pt>
                <c:pt idx="1290">
                  <c:v>6.6013696587782043E-8</c:v>
                </c:pt>
                <c:pt idx="1291">
                  <c:v>6.6013696587782043E-8</c:v>
                </c:pt>
                <c:pt idx="1292">
                  <c:v>6.6013696587782043E-8</c:v>
                </c:pt>
                <c:pt idx="1293">
                  <c:v>6.6013696587782043E-8</c:v>
                </c:pt>
                <c:pt idx="1294">
                  <c:v>6.6013696587782043E-8</c:v>
                </c:pt>
                <c:pt idx="1295">
                  <c:v>6.6013696587782043E-8</c:v>
                </c:pt>
                <c:pt idx="1296">
                  <c:v>6.6013696587782043E-8</c:v>
                </c:pt>
                <c:pt idx="1297">
                  <c:v>6.6013696587782043E-8</c:v>
                </c:pt>
                <c:pt idx="1298">
                  <c:v>3.3006848293890982E-8</c:v>
                </c:pt>
                <c:pt idx="1299">
                  <c:v>3.3006848293890982E-8</c:v>
                </c:pt>
                <c:pt idx="1300">
                  <c:v>3.3006848293890982E-8</c:v>
                </c:pt>
                <c:pt idx="1301">
                  <c:v>3.3006848293890982E-8</c:v>
                </c:pt>
                <c:pt idx="1302">
                  <c:v>3.3006848293890982E-8</c:v>
                </c:pt>
                <c:pt idx="1303">
                  <c:v>3.3006848293890982E-8</c:v>
                </c:pt>
                <c:pt idx="1304">
                  <c:v>3.3006848293890982E-8</c:v>
                </c:pt>
                <c:pt idx="1305">
                  <c:v>3.3006848293890982E-8</c:v>
                </c:pt>
                <c:pt idx="1306">
                  <c:v>3.3006848293890982E-8</c:v>
                </c:pt>
                <c:pt idx="1307">
                  <c:v>3.3006848293890982E-8</c:v>
                </c:pt>
                <c:pt idx="1308">
                  <c:v>3.3006848293890982E-8</c:v>
                </c:pt>
                <c:pt idx="1309">
                  <c:v>3.3006848293890982E-8</c:v>
                </c:pt>
                <c:pt idx="1310">
                  <c:v>3.3006848293890982E-8</c:v>
                </c:pt>
                <c:pt idx="1311">
                  <c:v>3.3006848293890982E-8</c:v>
                </c:pt>
                <c:pt idx="1312">
                  <c:v>3.3006848293890982E-8</c:v>
                </c:pt>
                <c:pt idx="1313">
                  <c:v>3.3006848293890982E-8</c:v>
                </c:pt>
                <c:pt idx="1314">
                  <c:v>3.3006848293890982E-8</c:v>
                </c:pt>
                <c:pt idx="1315">
                  <c:v>3.3006848293890982E-8</c:v>
                </c:pt>
                <c:pt idx="1316">
                  <c:v>3.3006848293890982E-8</c:v>
                </c:pt>
                <c:pt idx="1317">
                  <c:v>3.3006848293890982E-8</c:v>
                </c:pt>
                <c:pt idx="1318">
                  <c:v>3.3006848293890982E-8</c:v>
                </c:pt>
                <c:pt idx="1319">
                  <c:v>3.3006848293890982E-8</c:v>
                </c:pt>
                <c:pt idx="1320">
                  <c:v>3.3006848293890982E-8</c:v>
                </c:pt>
                <c:pt idx="1321">
                  <c:v>3.3006848293890982E-8</c:v>
                </c:pt>
                <c:pt idx="1322">
                  <c:v>3.3006848293890982E-8</c:v>
                </c:pt>
                <c:pt idx="1323">
                  <c:v>3.3006848293890982E-8</c:v>
                </c:pt>
                <c:pt idx="1324">
                  <c:v>3.3006848293890982E-8</c:v>
                </c:pt>
                <c:pt idx="1325">
                  <c:v>3.3006848293890982E-8</c:v>
                </c:pt>
              </c:numCache>
            </c:numRef>
          </c:yVal>
        </c:ser>
        <c:ser>
          <c:idx val="0"/>
          <c:order val="4"/>
          <c:tx>
            <c:strRef>
              <c:f>east_coast!$B$9</c:f>
              <c:strCache>
                <c:ptCount val="1"/>
                <c:pt idx="0">
                  <c:v>chop&amp;swell</c:v>
                </c:pt>
              </c:strCache>
            </c:strRef>
          </c:tx>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east_coast!$B$10:$B$2000</c:f>
              <c:numCache>
                <c:formatCode>General</c:formatCode>
                <c:ptCount val="1991"/>
                <c:pt idx="0">
                  <c:v>0.9798900640904864</c:v>
                </c:pt>
                <c:pt idx="1">
                  <c:v>0.96651909524010104</c:v>
                </c:pt>
                <c:pt idx="2">
                  <c:v>0.9547504771870251</c:v>
                </c:pt>
                <c:pt idx="3">
                  <c:v>0.94444933393337471</c:v>
                </c:pt>
                <c:pt idx="4">
                  <c:v>0.93580656245774041</c:v>
                </c:pt>
                <c:pt idx="5">
                  <c:v>0.92770382702884968</c:v>
                </c:pt>
                <c:pt idx="6">
                  <c:v>0.92021224569423132</c:v>
                </c:pt>
                <c:pt idx="7">
                  <c:v>0.91336797603978004</c:v>
                </c:pt>
                <c:pt idx="8">
                  <c:v>0.90665337267586188</c:v>
                </c:pt>
                <c:pt idx="9">
                  <c:v>0.90036616483513832</c:v>
                </c:pt>
                <c:pt idx="10">
                  <c:v>0.89406377125172531</c:v>
                </c:pt>
                <c:pt idx="11">
                  <c:v>0.88791248135035461</c:v>
                </c:pt>
                <c:pt idx="12">
                  <c:v>0.88181969535404969</c:v>
                </c:pt>
                <c:pt idx="13">
                  <c:v>0.87538619449721788</c:v>
                </c:pt>
                <c:pt idx="14">
                  <c:v>0.8690759974372676</c:v>
                </c:pt>
                <c:pt idx="15">
                  <c:v>0.86306215513400031</c:v>
                </c:pt>
                <c:pt idx="16">
                  <c:v>0.85697779334531965</c:v>
                </c:pt>
                <c:pt idx="17">
                  <c:v>0.85068608520420941</c:v>
                </c:pt>
                <c:pt idx="18">
                  <c:v>0.8447948372908658</c:v>
                </c:pt>
                <c:pt idx="19">
                  <c:v>0.8388098811521657</c:v>
                </c:pt>
                <c:pt idx="20">
                  <c:v>0.83284392381856065</c:v>
                </c:pt>
                <c:pt idx="21">
                  <c:v>0.8267250892855178</c:v>
                </c:pt>
                <c:pt idx="22">
                  <c:v>0.82081803489838978</c:v>
                </c:pt>
                <c:pt idx="23">
                  <c:v>0.81497413989948664</c:v>
                </c:pt>
                <c:pt idx="24">
                  <c:v>0.80914622872610453</c:v>
                </c:pt>
                <c:pt idx="25">
                  <c:v>0.80331465967309756</c:v>
                </c:pt>
                <c:pt idx="26">
                  <c:v>0.79748639379623409</c:v>
                </c:pt>
                <c:pt idx="27">
                  <c:v>0.7857521154737177</c:v>
                </c:pt>
                <c:pt idx="28">
                  <c:v>0.7857521154737177</c:v>
                </c:pt>
                <c:pt idx="29">
                  <c:v>0.77983608265478022</c:v>
                </c:pt>
                <c:pt idx="30">
                  <c:v>0.773856247547559</c:v>
                </c:pt>
                <c:pt idx="31">
                  <c:v>0.76779536269539417</c:v>
                </c:pt>
                <c:pt idx="32">
                  <c:v>0.76168657070459744</c:v>
                </c:pt>
                <c:pt idx="33">
                  <c:v>0.7555121364012225</c:v>
                </c:pt>
                <c:pt idx="34">
                  <c:v>0.74929360802161915</c:v>
                </c:pt>
                <c:pt idx="35">
                  <c:v>0.74304763446033106</c:v>
                </c:pt>
                <c:pt idx="36">
                  <c:v>0.73670779749091664</c:v>
                </c:pt>
                <c:pt idx="37">
                  <c:v>0.73032337872798858</c:v>
                </c:pt>
                <c:pt idx="38">
                  <c:v>0.72396192701532569</c:v>
                </c:pt>
                <c:pt idx="39">
                  <c:v>0.71756923922754445</c:v>
                </c:pt>
                <c:pt idx="40">
                  <c:v>0.71109578989139421</c:v>
                </c:pt>
                <c:pt idx="41">
                  <c:v>0.7045604226291966</c:v>
                </c:pt>
                <c:pt idx="42">
                  <c:v>0.698093180603927</c:v>
                </c:pt>
                <c:pt idx="43">
                  <c:v>0.69169732265380501</c:v>
                </c:pt>
                <c:pt idx="44">
                  <c:v>0.68522651142477764</c:v>
                </c:pt>
                <c:pt idx="45">
                  <c:v>0.67862392785331371</c:v>
                </c:pt>
                <c:pt idx="46">
                  <c:v>0.67191012257222094</c:v>
                </c:pt>
                <c:pt idx="47">
                  <c:v>0.66537375770648832</c:v>
                </c:pt>
                <c:pt idx="48">
                  <c:v>0.65886078110139867</c:v>
                </c:pt>
                <c:pt idx="49">
                  <c:v>0.65231206812080311</c:v>
                </c:pt>
                <c:pt idx="50">
                  <c:v>0.64565534793086043</c:v>
                </c:pt>
                <c:pt idx="51">
                  <c:v>0.63891012922291057</c:v>
                </c:pt>
                <c:pt idx="52">
                  <c:v>0.63209423584677815</c:v>
                </c:pt>
                <c:pt idx="53">
                  <c:v>0.62514971812158127</c:v>
                </c:pt>
                <c:pt idx="54">
                  <c:v>0.61806427227039196</c:v>
                </c:pt>
                <c:pt idx="55">
                  <c:v>0.60352998685380332</c:v>
                </c:pt>
                <c:pt idx="56">
                  <c:v>0.59611628510178727</c:v>
                </c:pt>
                <c:pt idx="57">
                  <c:v>0.59611628510178727</c:v>
                </c:pt>
                <c:pt idx="58">
                  <c:v>0.58865751383897791</c:v>
                </c:pt>
                <c:pt idx="59">
                  <c:v>0.58110926862359646</c:v>
                </c:pt>
                <c:pt idx="60">
                  <c:v>0.57358469986543437</c:v>
                </c:pt>
                <c:pt idx="61">
                  <c:v>0.56609351757223203</c:v>
                </c:pt>
                <c:pt idx="62">
                  <c:v>0.55860082778924403</c:v>
                </c:pt>
                <c:pt idx="63">
                  <c:v>0.55110275094716799</c:v>
                </c:pt>
                <c:pt idx="64">
                  <c:v>0.54366898627962601</c:v>
                </c:pt>
                <c:pt idx="65">
                  <c:v>0.53622300651102572</c:v>
                </c:pt>
                <c:pt idx="66">
                  <c:v>0.52845794879411856</c:v>
                </c:pt>
                <c:pt idx="67">
                  <c:v>0.52081719247762559</c:v>
                </c:pt>
                <c:pt idx="68">
                  <c:v>0.51318956018985507</c:v>
                </c:pt>
                <c:pt idx="69">
                  <c:v>0.50555394707380719</c:v>
                </c:pt>
                <c:pt idx="70">
                  <c:v>0.49796559819633285</c:v>
                </c:pt>
                <c:pt idx="71">
                  <c:v>0.49038186046408605</c:v>
                </c:pt>
                <c:pt idx="72">
                  <c:v>0.48277593159543408</c:v>
                </c:pt>
                <c:pt idx="73">
                  <c:v>0.47524998836129212</c:v>
                </c:pt>
                <c:pt idx="74">
                  <c:v>0.4677347305694543</c:v>
                </c:pt>
                <c:pt idx="75">
                  <c:v>0.46019433316854402</c:v>
                </c:pt>
                <c:pt idx="76">
                  <c:v>0.45262943905861697</c:v>
                </c:pt>
                <c:pt idx="77">
                  <c:v>0.44521482837893861</c:v>
                </c:pt>
                <c:pt idx="78">
                  <c:v>0.43781473837293178</c:v>
                </c:pt>
                <c:pt idx="79">
                  <c:v>0.43054420381261993</c:v>
                </c:pt>
                <c:pt idx="80">
                  <c:v>0.42333472258862598</c:v>
                </c:pt>
                <c:pt idx="81">
                  <c:v>0.41626947266677161</c:v>
                </c:pt>
                <c:pt idx="82">
                  <c:v>0.40922424132251245</c:v>
                </c:pt>
                <c:pt idx="83">
                  <c:v>0.4023397349921633</c:v>
                </c:pt>
                <c:pt idx="84">
                  <c:v>0.39554450309368039</c:v>
                </c:pt>
                <c:pt idx="85">
                  <c:v>0.38886816336755653</c:v>
                </c:pt>
                <c:pt idx="86">
                  <c:v>0.38234348154766107</c:v>
                </c:pt>
                <c:pt idx="87">
                  <c:v>0.37588672544398988</c:v>
                </c:pt>
                <c:pt idx="88">
                  <c:v>0.3694764576650319</c:v>
                </c:pt>
                <c:pt idx="89">
                  <c:v>0.3631933510832866</c:v>
                </c:pt>
                <c:pt idx="90">
                  <c:v>0.35699641527796655</c:v>
                </c:pt>
                <c:pt idx="91">
                  <c:v>0.3508458347835533</c:v>
                </c:pt>
                <c:pt idx="92">
                  <c:v>0.344823435258857</c:v>
                </c:pt>
                <c:pt idx="93">
                  <c:v>0.33895307051283541</c:v>
                </c:pt>
                <c:pt idx="94">
                  <c:v>0.33320891369842742</c:v>
                </c:pt>
                <c:pt idx="95">
                  <c:v>0.32751984676809731</c:v>
                </c:pt>
                <c:pt idx="96">
                  <c:v>0.32199591647619824</c:v>
                </c:pt>
                <c:pt idx="97">
                  <c:v>0.31663490592598742</c:v>
                </c:pt>
                <c:pt idx="98">
                  <c:v>0.31139380732063737</c:v>
                </c:pt>
                <c:pt idx="99">
                  <c:v>0.30616075605046594</c:v>
                </c:pt>
                <c:pt idx="100">
                  <c:v>0.30103010324088203</c:v>
                </c:pt>
                <c:pt idx="101">
                  <c:v>0.29602581354568325</c:v>
                </c:pt>
                <c:pt idx="102">
                  <c:v>0.29111441182404157</c:v>
                </c:pt>
                <c:pt idx="103">
                  <c:v>0.28627299753259444</c:v>
                </c:pt>
                <c:pt idx="104">
                  <c:v>0.2814917054808338</c:v>
                </c:pt>
                <c:pt idx="105">
                  <c:v>0.27683797366770108</c:v>
                </c:pt>
                <c:pt idx="106">
                  <c:v>0.27232379550457747</c:v>
                </c:pt>
                <c:pt idx="107">
                  <c:v>0.26791906553368516</c:v>
                </c:pt>
                <c:pt idx="108">
                  <c:v>0.26358849075886664</c:v>
                </c:pt>
                <c:pt idx="109">
                  <c:v>0.25930628867099281</c:v>
                </c:pt>
                <c:pt idx="110">
                  <c:v>0.25511242991835181</c:v>
                </c:pt>
                <c:pt idx="111">
                  <c:v>0.24705997370760471</c:v>
                </c:pt>
                <c:pt idx="112">
                  <c:v>0.24316499697393595</c:v>
                </c:pt>
                <c:pt idx="113">
                  <c:v>0.23928236835512945</c:v>
                </c:pt>
                <c:pt idx="114">
                  <c:v>0.2354634755177013</c:v>
                </c:pt>
                <c:pt idx="115">
                  <c:v>0.2354634755177013</c:v>
                </c:pt>
                <c:pt idx="116">
                  <c:v>0.23176221122148793</c:v>
                </c:pt>
                <c:pt idx="117">
                  <c:v>0.2281715479038128</c:v>
                </c:pt>
                <c:pt idx="118">
                  <c:v>0.22464566230898636</c:v>
                </c:pt>
                <c:pt idx="119">
                  <c:v>0.22115254244803037</c:v>
                </c:pt>
                <c:pt idx="120">
                  <c:v>0.21769493727290695</c:v>
                </c:pt>
                <c:pt idx="121">
                  <c:v>0.21427923144623745</c:v>
                </c:pt>
                <c:pt idx="122">
                  <c:v>0.21095823144845424</c:v>
                </c:pt>
                <c:pt idx="123">
                  <c:v>0.20771783781626865</c:v>
                </c:pt>
                <c:pt idx="124">
                  <c:v>0.20450497804163775</c:v>
                </c:pt>
                <c:pt idx="125">
                  <c:v>0.20127391754474253</c:v>
                </c:pt>
                <c:pt idx="126">
                  <c:v>0.19811162518483377</c:v>
                </c:pt>
                <c:pt idx="127">
                  <c:v>0.19498384990722317</c:v>
                </c:pt>
                <c:pt idx="128">
                  <c:v>0.19184117708349499</c:v>
                </c:pt>
                <c:pt idx="129">
                  <c:v>0.18881500218364344</c:v>
                </c:pt>
                <c:pt idx="130">
                  <c:v>0.18578680990775492</c:v>
                </c:pt>
                <c:pt idx="131">
                  <c:v>0.18279710295933588</c:v>
                </c:pt>
                <c:pt idx="132">
                  <c:v>0.17989146073543377</c:v>
                </c:pt>
                <c:pt idx="133">
                  <c:v>0.17699326728458969</c:v>
                </c:pt>
                <c:pt idx="134">
                  <c:v>0.17414136263775243</c:v>
                </c:pt>
                <c:pt idx="135">
                  <c:v>0.17136037651774294</c:v>
                </c:pt>
                <c:pt idx="136">
                  <c:v>0.16861809741487671</c:v>
                </c:pt>
                <c:pt idx="137">
                  <c:v>0.16589271106519671</c:v>
                </c:pt>
                <c:pt idx="138">
                  <c:v>0.16327187356594489</c:v>
                </c:pt>
                <c:pt idx="139">
                  <c:v>0.16066203187454139</c:v>
                </c:pt>
                <c:pt idx="140">
                  <c:v>0.15804839928970663</c:v>
                </c:pt>
                <c:pt idx="141">
                  <c:v>0.15554969063205973</c:v>
                </c:pt>
                <c:pt idx="142">
                  <c:v>0.1530924379435179</c:v>
                </c:pt>
                <c:pt idx="143">
                  <c:v>0.15064376464537421</c:v>
                </c:pt>
                <c:pt idx="144">
                  <c:v>0.14822546283261795</c:v>
                </c:pt>
                <c:pt idx="145">
                  <c:v>0.14587688242244767</c:v>
                </c:pt>
                <c:pt idx="146">
                  <c:v>0.14355920555288329</c:v>
                </c:pt>
                <c:pt idx="147">
                  <c:v>0.14127167847903147</c:v>
                </c:pt>
                <c:pt idx="148">
                  <c:v>0.13899512504406109</c:v>
                </c:pt>
                <c:pt idx="149">
                  <c:v>0.13676109168863243</c:v>
                </c:pt>
                <c:pt idx="150">
                  <c:v>0.13456738368497045</c:v>
                </c:pt>
                <c:pt idx="151">
                  <c:v>0.1323564282246423</c:v>
                </c:pt>
                <c:pt idx="152">
                  <c:v>0.13018927864396837</c:v>
                </c:pt>
                <c:pt idx="153">
                  <c:v>0.12806371804620456</c:v>
                </c:pt>
                <c:pt idx="154">
                  <c:v>0.12594937494596345</c:v>
                </c:pt>
                <c:pt idx="155">
                  <c:v>0.1238997208927</c:v>
                </c:pt>
                <c:pt idx="156">
                  <c:v>0.12187811058324342</c:v>
                </c:pt>
                <c:pt idx="157">
                  <c:v>0.11985570219095906</c:v>
                </c:pt>
                <c:pt idx="158">
                  <c:v>0.11788709788264179</c:v>
                </c:pt>
                <c:pt idx="159">
                  <c:v>0.11595090460471601</c:v>
                </c:pt>
                <c:pt idx="160">
                  <c:v>0.11403619305623622</c:v>
                </c:pt>
                <c:pt idx="161">
                  <c:v>0.11215757258674161</c:v>
                </c:pt>
                <c:pt idx="162">
                  <c:v>0.11031400125476341</c:v>
                </c:pt>
                <c:pt idx="163">
                  <c:v>0.10850751860530579</c:v>
                </c:pt>
                <c:pt idx="164">
                  <c:v>0.10670688856325165</c:v>
                </c:pt>
                <c:pt idx="165">
                  <c:v>0.10494356889339153</c:v>
                </c:pt>
                <c:pt idx="166">
                  <c:v>0.10321068721582156</c:v>
                </c:pt>
                <c:pt idx="167">
                  <c:v>0.10150788882706192</c:v>
                </c:pt>
                <c:pt idx="168">
                  <c:v>9.9814711770169928E-2</c:v>
                </c:pt>
                <c:pt idx="169">
                  <c:v>9.8149157246702923E-2</c:v>
                </c:pt>
                <c:pt idx="170">
                  <c:v>9.6534702193176281E-2</c:v>
                </c:pt>
                <c:pt idx="171">
                  <c:v>9.4943258527847546E-2</c:v>
                </c:pt>
                <c:pt idx="172">
                  <c:v>9.3349442783003736E-2</c:v>
                </c:pt>
                <c:pt idx="173">
                  <c:v>9.1795021293293491E-2</c:v>
                </c:pt>
                <c:pt idx="174">
                  <c:v>9.0286445228240725E-2</c:v>
                </c:pt>
                <c:pt idx="175">
                  <c:v>8.8805292175906644E-2</c:v>
                </c:pt>
                <c:pt idx="176">
                  <c:v>8.7340832356051348E-2</c:v>
                </c:pt>
                <c:pt idx="177">
                  <c:v>8.5892977092805967E-2</c:v>
                </c:pt>
                <c:pt idx="178">
                  <c:v>8.4467379472866574E-2</c:v>
                </c:pt>
                <c:pt idx="179">
                  <c:v>8.3061844768456586E-2</c:v>
                </c:pt>
                <c:pt idx="180">
                  <c:v>8.1687723490902961E-2</c:v>
                </c:pt>
                <c:pt idx="181">
                  <c:v>8.0331625583875244E-2</c:v>
                </c:pt>
                <c:pt idx="182">
                  <c:v>7.8976104070000733E-2</c:v>
                </c:pt>
                <c:pt idx="183">
                  <c:v>7.7655033131521833E-2</c:v>
                </c:pt>
                <c:pt idx="184">
                  <c:v>7.636459970603951E-2</c:v>
                </c:pt>
                <c:pt idx="185">
                  <c:v>7.5096955979081434E-2</c:v>
                </c:pt>
                <c:pt idx="186">
                  <c:v>7.384454233275177E-2</c:v>
                </c:pt>
                <c:pt idx="187">
                  <c:v>7.2594545103872699E-2</c:v>
                </c:pt>
                <c:pt idx="188">
                  <c:v>7.1376537695003794E-2</c:v>
                </c:pt>
                <c:pt idx="189">
                  <c:v>7.0186396678201923E-2</c:v>
                </c:pt>
                <c:pt idx="190">
                  <c:v>6.8997408447706854E-2</c:v>
                </c:pt>
                <c:pt idx="191">
                  <c:v>6.782728600849959E-2</c:v>
                </c:pt>
                <c:pt idx="192">
                  <c:v>6.6689219896204896E-2</c:v>
                </c:pt>
                <c:pt idx="193">
                  <c:v>6.5558026163815369E-2</c:v>
                </c:pt>
                <c:pt idx="194">
                  <c:v>6.4440222487757187E-2</c:v>
                </c:pt>
                <c:pt idx="195">
                  <c:v>6.3366778915538657E-2</c:v>
                </c:pt>
                <c:pt idx="196">
                  <c:v>6.2305661289214206E-2</c:v>
                </c:pt>
                <c:pt idx="197">
                  <c:v>6.1257800705416546E-2</c:v>
                </c:pt>
                <c:pt idx="198">
                  <c:v>6.0217388894677454E-2</c:v>
                </c:pt>
                <c:pt idx="199">
                  <c:v>5.8228344798384221E-2</c:v>
                </c:pt>
                <c:pt idx="200">
                  <c:v>5.8228344798384221E-2</c:v>
                </c:pt>
                <c:pt idx="201">
                  <c:v>5.6284259368051356E-2</c:v>
                </c:pt>
                <c:pt idx="202">
                  <c:v>5.6284259368051356E-2</c:v>
                </c:pt>
                <c:pt idx="203">
                  <c:v>5.4432064307740918E-2</c:v>
                </c:pt>
                <c:pt idx="204">
                  <c:v>5.4432064307740918E-2</c:v>
                </c:pt>
                <c:pt idx="205">
                  <c:v>5.2628685313724152E-2</c:v>
                </c:pt>
                <c:pt idx="206">
                  <c:v>5.2628685313724152E-2</c:v>
                </c:pt>
                <c:pt idx="207">
                  <c:v>5.1749331051407624E-2</c:v>
                </c:pt>
                <c:pt idx="208">
                  <c:v>5.089662388794941E-2</c:v>
                </c:pt>
                <c:pt idx="209">
                  <c:v>5.0044493117644084E-2</c:v>
                </c:pt>
                <c:pt idx="210">
                  <c:v>4.9209898000580815E-2</c:v>
                </c:pt>
                <c:pt idx="211">
                  <c:v>4.8404388568793616E-2</c:v>
                </c:pt>
                <c:pt idx="212">
                  <c:v>4.7610140972463896E-2</c:v>
                </c:pt>
                <c:pt idx="213">
                  <c:v>4.6815605179557546E-2</c:v>
                </c:pt>
                <c:pt idx="214">
                  <c:v>4.6042307257454868E-2</c:v>
                </c:pt>
                <c:pt idx="215">
                  <c:v>4.5292641454639106E-2</c:v>
                </c:pt>
                <c:pt idx="216">
                  <c:v>4.4560045756748823E-2</c:v>
                </c:pt>
                <c:pt idx="217">
                  <c:v>4.3814725071550362E-2</c:v>
                </c:pt>
                <c:pt idx="218">
                  <c:v>4.3098866944074374E-2</c:v>
                </c:pt>
                <c:pt idx="219">
                  <c:v>4.2404512715011312E-2</c:v>
                </c:pt>
                <c:pt idx="220">
                  <c:v>4.1721863700754279E-2</c:v>
                </c:pt>
                <c:pt idx="221">
                  <c:v>4.103644356556805E-2</c:v>
                </c:pt>
                <c:pt idx="222">
                  <c:v>4.0362928165894832E-2</c:v>
                </c:pt>
                <c:pt idx="223">
                  <c:v>3.9710406778383486E-2</c:v>
                </c:pt>
                <c:pt idx="224">
                  <c:v>3.8417091387134471E-2</c:v>
                </c:pt>
                <c:pt idx="225">
                  <c:v>3.8417091387134471E-2</c:v>
                </c:pt>
                <c:pt idx="226">
                  <c:v>3.7177070193601641E-2</c:v>
                </c:pt>
                <c:pt idx="227">
                  <c:v>3.7177070193601641E-2</c:v>
                </c:pt>
                <c:pt idx="228">
                  <c:v>3.598151994874535E-2</c:v>
                </c:pt>
                <c:pt idx="229">
                  <c:v>3.598151994874535E-2</c:v>
                </c:pt>
                <c:pt idx="230">
                  <c:v>3.4813148857965708E-2</c:v>
                </c:pt>
                <c:pt idx="231">
                  <c:v>3.4813148857965708E-2</c:v>
                </c:pt>
                <c:pt idx="232">
                  <c:v>3.4253182909499642E-2</c:v>
                </c:pt>
                <c:pt idx="233">
                  <c:v>3.3699734637459795E-2</c:v>
                </c:pt>
                <c:pt idx="234">
                  <c:v>3.3151739931409213E-2</c:v>
                </c:pt>
                <c:pt idx="235">
                  <c:v>3.2602725452856612E-2</c:v>
                </c:pt>
                <c:pt idx="236">
                  <c:v>3.207774213500466E-2</c:v>
                </c:pt>
                <c:pt idx="237">
                  <c:v>3.1562202797280309E-2</c:v>
                </c:pt>
                <c:pt idx="238">
                  <c:v>3.1047550218253537E-2</c:v>
                </c:pt>
                <c:pt idx="239">
                  <c:v>3.0540191229513156E-2</c:v>
                </c:pt>
                <c:pt idx="240">
                  <c:v>3.0052252256246661E-2</c:v>
                </c:pt>
                <c:pt idx="241">
                  <c:v>2.9566241983147151E-2</c:v>
                </c:pt>
                <c:pt idx="242">
                  <c:v>2.9081029792875381E-2</c:v>
                </c:pt>
                <c:pt idx="243">
                  <c:v>2.8605594117242797E-2</c:v>
                </c:pt>
                <c:pt idx="244">
                  <c:v>2.8149024232898223E-2</c:v>
                </c:pt>
                <c:pt idx="245">
                  <c:v>2.7689173341373371E-2</c:v>
                </c:pt>
                <c:pt idx="246">
                  <c:v>2.7234864691707255E-2</c:v>
                </c:pt>
                <c:pt idx="247">
                  <c:v>2.6791529680922056E-2</c:v>
                </c:pt>
                <c:pt idx="248">
                  <c:v>2.635741696059023E-2</c:v>
                </c:pt>
                <c:pt idx="249">
                  <c:v>2.5506195117949992E-2</c:v>
                </c:pt>
                <c:pt idx="250">
                  <c:v>2.5506195117949992E-2</c:v>
                </c:pt>
                <c:pt idx="251">
                  <c:v>2.4680933136177342E-2</c:v>
                </c:pt>
                <c:pt idx="252">
                  <c:v>2.4680933136177342E-2</c:v>
                </c:pt>
                <c:pt idx="253">
                  <c:v>2.3889257140070216E-2</c:v>
                </c:pt>
                <c:pt idx="254">
                  <c:v>2.3889257140070216E-2</c:v>
                </c:pt>
                <c:pt idx="255">
                  <c:v>2.3497553654443441E-2</c:v>
                </c:pt>
                <c:pt idx="256">
                  <c:v>2.3110150948499268E-2</c:v>
                </c:pt>
                <c:pt idx="257">
                  <c:v>2.273651517133287E-2</c:v>
                </c:pt>
                <c:pt idx="258">
                  <c:v>2.2370328167225024E-2</c:v>
                </c:pt>
                <c:pt idx="259">
                  <c:v>2.2008087239320656E-2</c:v>
                </c:pt>
                <c:pt idx="260">
                  <c:v>2.1655245953609296E-2</c:v>
                </c:pt>
                <c:pt idx="261">
                  <c:v>2.1301717429907371E-2</c:v>
                </c:pt>
                <c:pt idx="262">
                  <c:v>2.0956834803505357E-2</c:v>
                </c:pt>
                <c:pt idx="263">
                  <c:v>2.0619533963966586E-2</c:v>
                </c:pt>
                <c:pt idx="264">
                  <c:v>2.0290391304444214E-2</c:v>
                </c:pt>
                <c:pt idx="265">
                  <c:v>1.9963975427916548E-2</c:v>
                </c:pt>
                <c:pt idx="266">
                  <c:v>1.9630288130069781E-2</c:v>
                </c:pt>
                <c:pt idx="267">
                  <c:v>1.9319279685910112E-2</c:v>
                </c:pt>
                <c:pt idx="268">
                  <c:v>1.9007539665825034E-2</c:v>
                </c:pt>
                <c:pt idx="269">
                  <c:v>1.870001174955279E-2</c:v>
                </c:pt>
                <c:pt idx="270">
                  <c:v>1.8397094978507188E-2</c:v>
                </c:pt>
                <c:pt idx="271">
                  <c:v>1.8103976891068376E-2</c:v>
                </c:pt>
                <c:pt idx="272">
                  <c:v>1.7812876179666183E-2</c:v>
                </c:pt>
                <c:pt idx="273">
                  <c:v>1.7530133168987418E-2</c:v>
                </c:pt>
                <c:pt idx="274">
                  <c:v>1.7244153489062972E-2</c:v>
                </c:pt>
                <c:pt idx="275">
                  <c:v>1.6968704068670629E-2</c:v>
                </c:pt>
                <c:pt idx="276">
                  <c:v>1.6695892755403133E-2</c:v>
                </c:pt>
                <c:pt idx="277">
                  <c:v>1.6428978387473661E-2</c:v>
                </c:pt>
                <c:pt idx="278">
                  <c:v>1.6162995116176481E-2</c:v>
                </c:pt>
                <c:pt idx="279">
                  <c:v>1.5902088538422177E-2</c:v>
                </c:pt>
                <c:pt idx="280">
                  <c:v>1.5648032171605538E-2</c:v>
                </c:pt>
                <c:pt idx="281">
                  <c:v>1.5404084853939761E-2</c:v>
                </c:pt>
                <c:pt idx="282">
                  <c:v>1.5156124953168065E-2</c:v>
                </c:pt>
                <c:pt idx="283">
                  <c:v>1.4910160259465625E-2</c:v>
                </c:pt>
                <c:pt idx="284">
                  <c:v>1.4672686280291116E-2</c:v>
                </c:pt>
                <c:pt idx="285">
                  <c:v>1.4439136208352823E-2</c:v>
                </c:pt>
                <c:pt idx="286">
                  <c:v>1.4208445933213769E-2</c:v>
                </c:pt>
                <c:pt idx="287">
                  <c:v>1.3982255958464241E-2</c:v>
                </c:pt>
                <c:pt idx="288">
                  <c:v>1.375670888377032E-2</c:v>
                </c:pt>
                <c:pt idx="289">
                  <c:v>1.3539497340832363E-2</c:v>
                </c:pt>
                <c:pt idx="290">
                  <c:v>1.332470221534492E-2</c:v>
                </c:pt>
                <c:pt idx="291">
                  <c:v>1.3113808828126213E-2</c:v>
                </c:pt>
                <c:pt idx="292">
                  <c:v>1.2904954985911619E-2</c:v>
                </c:pt>
                <c:pt idx="293">
                  <c:v>1.2699847699193715E-2</c:v>
                </c:pt>
                <c:pt idx="294">
                  <c:v>1.2498730826614284E-2</c:v>
                </c:pt>
                <c:pt idx="295">
                  <c:v>1.2302446788935911E-2</c:v>
                </c:pt>
                <c:pt idx="296">
                  <c:v>1.2109975813656531E-2</c:v>
                </c:pt>
                <c:pt idx="297">
                  <c:v>1.1918480272944327E-2</c:v>
                </c:pt>
                <c:pt idx="298">
                  <c:v>1.1729356811747783E-2</c:v>
                </c:pt>
                <c:pt idx="299">
                  <c:v>1.1541253123053289E-2</c:v>
                </c:pt>
                <c:pt idx="300">
                  <c:v>1.1361994852365763E-2</c:v>
                </c:pt>
                <c:pt idx="301">
                  <c:v>1.1183490326571061E-2</c:v>
                </c:pt>
                <c:pt idx="302">
                  <c:v>1.1007202697519961E-2</c:v>
                </c:pt>
                <c:pt idx="303">
                  <c:v>1.083690068967658E-2</c:v>
                </c:pt>
                <c:pt idx="304">
                  <c:v>1.0668926423413976E-2</c:v>
                </c:pt>
                <c:pt idx="305">
                  <c:v>1.0502747843513701E-2</c:v>
                </c:pt>
                <c:pt idx="306">
                  <c:v>1.03353943083393E-2</c:v>
                </c:pt>
                <c:pt idx="307">
                  <c:v>1.0172252876977738E-2</c:v>
                </c:pt>
                <c:pt idx="308">
                  <c:v>1.0013190535624418E-2</c:v>
                </c:pt>
                <c:pt idx="309">
                  <c:v>9.8564559358519082E-3</c:v>
                </c:pt>
                <c:pt idx="310">
                  <c:v>9.7036674122829569E-3</c:v>
                </c:pt>
                <c:pt idx="311">
                  <c:v>9.5538051924155525E-3</c:v>
                </c:pt>
                <c:pt idx="312">
                  <c:v>9.4039208035807328E-3</c:v>
                </c:pt>
                <c:pt idx="313">
                  <c:v>9.2566745218708047E-3</c:v>
                </c:pt>
                <c:pt idx="314">
                  <c:v>9.1155025372383607E-3</c:v>
                </c:pt>
                <c:pt idx="315">
                  <c:v>8.9773455321771507E-3</c:v>
                </c:pt>
                <c:pt idx="316">
                  <c:v>8.8377475442326572E-3</c:v>
                </c:pt>
                <c:pt idx="317">
                  <c:v>8.6986816115065847E-3</c:v>
                </c:pt>
                <c:pt idx="318">
                  <c:v>8.5642268240072456E-3</c:v>
                </c:pt>
                <c:pt idx="319">
                  <c:v>8.4353142783668792E-3</c:v>
                </c:pt>
                <c:pt idx="320">
                  <c:v>8.3073328293588287E-3</c:v>
                </c:pt>
                <c:pt idx="321">
                  <c:v>8.1817012908989746E-3</c:v>
                </c:pt>
                <c:pt idx="322">
                  <c:v>8.0552716696114437E-3</c:v>
                </c:pt>
                <c:pt idx="323">
                  <c:v>7.9327437865926824E-3</c:v>
                </c:pt>
                <c:pt idx="324">
                  <c:v>7.8106149449877083E-3</c:v>
                </c:pt>
                <c:pt idx="325">
                  <c:v>7.6936736417627972E-3</c:v>
                </c:pt>
                <c:pt idx="326">
                  <c:v>7.5773974075609533E-3</c:v>
                </c:pt>
                <c:pt idx="327">
                  <c:v>7.4624734803727232E-3</c:v>
                </c:pt>
                <c:pt idx="328">
                  <c:v>7.3514734604206511E-3</c:v>
                </c:pt>
                <c:pt idx="329">
                  <c:v>7.2391211334549921E-3</c:v>
                </c:pt>
                <c:pt idx="330">
                  <c:v>7.1297172791582875E-3</c:v>
                </c:pt>
                <c:pt idx="331">
                  <c:v>7.0211780145916338E-3</c:v>
                </c:pt>
                <c:pt idx="332">
                  <c:v>6.9132816500805964E-3</c:v>
                </c:pt>
                <c:pt idx="333">
                  <c:v>6.8077573650852062E-3</c:v>
                </c:pt>
                <c:pt idx="334">
                  <c:v>6.7067112115119024E-3</c:v>
                </c:pt>
                <c:pt idx="335">
                  <c:v>6.6050443268503879E-3</c:v>
                </c:pt>
                <c:pt idx="336">
                  <c:v>6.5064810976299238E-3</c:v>
                </c:pt>
                <c:pt idx="337">
                  <c:v>6.4079622063443259E-3</c:v>
                </c:pt>
                <c:pt idx="338">
                  <c:v>6.3127464912066909E-3</c:v>
                </c:pt>
                <c:pt idx="339">
                  <c:v>6.2204570797705959E-3</c:v>
                </c:pt>
                <c:pt idx="340">
                  <c:v>6.1259286026234764E-3</c:v>
                </c:pt>
                <c:pt idx="341">
                  <c:v>6.0370975501074075E-3</c:v>
                </c:pt>
                <c:pt idx="342">
                  <c:v>5.9449411524759412E-3</c:v>
                </c:pt>
                <c:pt idx="343">
                  <c:v>5.8579722932244989E-3</c:v>
                </c:pt>
                <c:pt idx="344">
                  <c:v>5.7710477719079426E-3</c:v>
                </c:pt>
                <c:pt idx="345">
                  <c:v>5.6884683682088136E-3</c:v>
                </c:pt>
                <c:pt idx="346">
                  <c:v>5.6055785989655958E-3</c:v>
                </c:pt>
                <c:pt idx="347">
                  <c:v>5.5243958402149485E-3</c:v>
                </c:pt>
                <c:pt idx="348">
                  <c:v>5.442969222822518E-3</c:v>
                </c:pt>
                <c:pt idx="349">
                  <c:v>5.3630722641831597E-3</c:v>
                </c:pt>
                <c:pt idx="350">
                  <c:v>5.2828206020648343E-3</c:v>
                </c:pt>
                <c:pt idx="351">
                  <c:v>5.2068918885965114E-3</c:v>
                </c:pt>
                <c:pt idx="352">
                  <c:v>5.1316282441512878E-3</c:v>
                </c:pt>
                <c:pt idx="353">
                  <c:v>5.0563202617711772E-3</c:v>
                </c:pt>
                <c:pt idx="354">
                  <c:v>4.9798151551495341E-3</c:v>
                </c:pt>
                <c:pt idx="355">
                  <c:v>4.9058594797830217E-3</c:v>
                </c:pt>
                <c:pt idx="356">
                  <c:v>4.8339211804531981E-3</c:v>
                </c:pt>
                <c:pt idx="357">
                  <c:v>4.7620715569930885E-3</c:v>
                </c:pt>
                <c:pt idx="358">
                  <c:v>4.6923944923417324E-3</c:v>
                </c:pt>
                <c:pt idx="359">
                  <c:v>4.6231829760065265E-3</c:v>
                </c:pt>
                <c:pt idx="360">
                  <c:v>4.5563878771218477E-3</c:v>
                </c:pt>
                <c:pt idx="361">
                  <c:v>4.4914328025343724E-3</c:v>
                </c:pt>
                <c:pt idx="362">
                  <c:v>4.4285837798532894E-3</c:v>
                </c:pt>
                <c:pt idx="363">
                  <c:v>4.3654908985304155E-3</c:v>
                </c:pt>
                <c:pt idx="364">
                  <c:v>4.3029965793283248E-3</c:v>
                </c:pt>
                <c:pt idx="365">
                  <c:v>4.2404800911587954E-3</c:v>
                </c:pt>
                <c:pt idx="366">
                  <c:v>4.1790498823936501E-3</c:v>
                </c:pt>
                <c:pt idx="367">
                  <c:v>4.1183512495538499E-3</c:v>
                </c:pt>
                <c:pt idx="368">
                  <c:v>4.0592487823694848E-3</c:v>
                </c:pt>
                <c:pt idx="369">
                  <c:v>4.0008113842081704E-3</c:v>
                </c:pt>
                <c:pt idx="370">
                  <c:v>3.9447682345299401E-3</c:v>
                </c:pt>
                <c:pt idx="371">
                  <c:v>3.8885033951773715E-3</c:v>
                </c:pt>
                <c:pt idx="372">
                  <c:v>3.8338790594150498E-3</c:v>
                </c:pt>
                <c:pt idx="373">
                  <c:v>3.7776807269647868E-3</c:v>
                </c:pt>
                <c:pt idx="374">
                  <c:v>3.7216597462540061E-3</c:v>
                </c:pt>
                <c:pt idx="375">
                  <c:v>3.6679221691891303E-3</c:v>
                </c:pt>
                <c:pt idx="376">
                  <c:v>3.6166010095747781E-3</c:v>
                </c:pt>
                <c:pt idx="377">
                  <c:v>3.5650803292535042E-3</c:v>
                </c:pt>
                <c:pt idx="378">
                  <c:v>3.5132271144206963E-3</c:v>
                </c:pt>
                <c:pt idx="379">
                  <c:v>3.464189358452263E-3</c:v>
                </c:pt>
                <c:pt idx="380">
                  <c:v>3.4147747300374075E-3</c:v>
                </c:pt>
                <c:pt idx="381">
                  <c:v>3.367089281082565E-3</c:v>
                </c:pt>
                <c:pt idx="382">
                  <c:v>3.3190491286487337E-3</c:v>
                </c:pt>
                <c:pt idx="383">
                  <c:v>3.2724277901308202E-3</c:v>
                </c:pt>
                <c:pt idx="384">
                  <c:v>3.2250748756875256E-3</c:v>
                </c:pt>
                <c:pt idx="385">
                  <c:v>3.1790299303229418E-3</c:v>
                </c:pt>
                <c:pt idx="386">
                  <c:v>3.1346919954509328E-3</c:v>
                </c:pt>
                <c:pt idx="387">
                  <c:v>3.0907752709602083E-3</c:v>
                </c:pt>
                <c:pt idx="388">
                  <c:v>3.0475679534274431E-3</c:v>
                </c:pt>
                <c:pt idx="389">
                  <c:v>3.005424746331602E-3</c:v>
                </c:pt>
                <c:pt idx="390">
                  <c:v>2.9650550566306271E-3</c:v>
                </c:pt>
                <c:pt idx="391">
                  <c:v>2.921936414967605E-3</c:v>
                </c:pt>
                <c:pt idx="392">
                  <c:v>2.8809681631458647E-3</c:v>
                </c:pt>
                <c:pt idx="393">
                  <c:v>2.8423276529049206E-3</c:v>
                </c:pt>
                <c:pt idx="394">
                  <c:v>2.8037758185337001E-3</c:v>
                </c:pt>
                <c:pt idx="395">
                  <c:v>2.7655121807391592E-3</c:v>
                </c:pt>
                <c:pt idx="396">
                  <c:v>2.7279801188700133E-3</c:v>
                </c:pt>
                <c:pt idx="397">
                  <c:v>2.6906697466752092E-3</c:v>
                </c:pt>
                <c:pt idx="398">
                  <c:v>2.6558644678006831E-3</c:v>
                </c:pt>
                <c:pt idx="399">
                  <c:v>2.6204162888705225E-3</c:v>
                </c:pt>
                <c:pt idx="400">
                  <c:v>2.5483893136709432E-3</c:v>
                </c:pt>
                <c:pt idx="401">
                  <c:v>2.5483893136709432E-3</c:v>
                </c:pt>
                <c:pt idx="402">
                  <c:v>2.513938738275396E-3</c:v>
                </c:pt>
                <c:pt idx="403">
                  <c:v>2.4805966112516451E-3</c:v>
                </c:pt>
                <c:pt idx="404">
                  <c:v>2.4145330882923573E-3</c:v>
                </c:pt>
                <c:pt idx="405">
                  <c:v>2.4145330882923573E-3</c:v>
                </c:pt>
                <c:pt idx="406">
                  <c:v>2.3809027646919364E-3</c:v>
                </c:pt>
                <c:pt idx="407">
                  <c:v>2.3497775344117795E-3</c:v>
                </c:pt>
                <c:pt idx="408">
                  <c:v>2.2890123946696936E-3</c:v>
                </c:pt>
                <c:pt idx="409">
                  <c:v>2.2890123946696936E-3</c:v>
                </c:pt>
                <c:pt idx="410">
                  <c:v>2.2599932162959704E-3</c:v>
                </c:pt>
                <c:pt idx="411">
                  <c:v>2.2294665481365958E-3</c:v>
                </c:pt>
                <c:pt idx="412">
                  <c:v>2.1726918225329879E-3</c:v>
                </c:pt>
                <c:pt idx="413">
                  <c:v>2.1726918225329879E-3</c:v>
                </c:pt>
                <c:pt idx="414">
                  <c:v>2.1438499958987387E-3</c:v>
                </c:pt>
                <c:pt idx="415">
                  <c:v>2.1156732382875843E-3</c:v>
                </c:pt>
                <c:pt idx="416">
                  <c:v>2.0876294944810391E-3</c:v>
                </c:pt>
                <c:pt idx="417">
                  <c:v>2.0604060024696242E-3</c:v>
                </c:pt>
                <c:pt idx="418">
                  <c:v>2.0338475794812912E-3</c:v>
                </c:pt>
                <c:pt idx="419">
                  <c:v>2.006646256437321E-3</c:v>
                </c:pt>
                <c:pt idx="420">
                  <c:v>1.9810189300813004E-3</c:v>
                </c:pt>
                <c:pt idx="421">
                  <c:v>1.9557684761716894E-3</c:v>
                </c:pt>
                <c:pt idx="422">
                  <c:v>1.930540191229518E-3</c:v>
                </c:pt>
                <c:pt idx="423">
                  <c:v>1.9061099891150416E-3</c:v>
                </c:pt>
                <c:pt idx="424">
                  <c:v>1.8807486903682509E-3</c:v>
                </c:pt>
                <c:pt idx="425">
                  <c:v>1.8326641999995565E-3</c:v>
                </c:pt>
                <c:pt idx="426">
                  <c:v>1.8326641999995565E-3</c:v>
                </c:pt>
                <c:pt idx="427">
                  <c:v>1.8091872634848323E-3</c:v>
                </c:pt>
                <c:pt idx="428">
                  <c:v>1.7863310580583101E-3</c:v>
                </c:pt>
                <c:pt idx="429">
                  <c:v>1.7422148128606635E-3</c:v>
                </c:pt>
                <c:pt idx="430">
                  <c:v>1.7422148128606635E-3</c:v>
                </c:pt>
                <c:pt idx="431">
                  <c:v>1.7200680143920957E-3</c:v>
                </c:pt>
                <c:pt idx="432">
                  <c:v>1.6985197780443012E-3</c:v>
                </c:pt>
                <c:pt idx="433">
                  <c:v>1.6553789674138388E-3</c:v>
                </c:pt>
                <c:pt idx="434">
                  <c:v>1.6553789674138388E-3</c:v>
                </c:pt>
                <c:pt idx="435">
                  <c:v>1.6348726725355345E-3</c:v>
                </c:pt>
                <c:pt idx="436">
                  <c:v>1.6151201225500544E-3</c:v>
                </c:pt>
                <c:pt idx="437">
                  <c:v>1.5761470777975618E-3</c:v>
                </c:pt>
                <c:pt idx="438">
                  <c:v>1.5761470777975618E-3</c:v>
                </c:pt>
                <c:pt idx="439">
                  <c:v>1.5561950071051561E-3</c:v>
                </c:pt>
                <c:pt idx="440">
                  <c:v>1.5368858364683993E-3</c:v>
                </c:pt>
                <c:pt idx="441">
                  <c:v>1.5171332864829155E-3</c:v>
                </c:pt>
                <c:pt idx="442">
                  <c:v>1.4978241158461558E-3</c:v>
                </c:pt>
                <c:pt idx="443">
                  <c:v>1.4799780970601718E-3</c:v>
                </c:pt>
                <c:pt idx="444">
                  <c:v>1.4613561644139341E-3</c:v>
                </c:pt>
                <c:pt idx="445">
                  <c:v>1.4426898938328168E-3</c:v>
                </c:pt>
                <c:pt idx="446">
                  <c:v>1.4247330302096519E-3</c:v>
                </c:pt>
                <c:pt idx="447">
                  <c:v>1.407308221804953E-3</c:v>
                </c:pt>
                <c:pt idx="448">
                  <c:v>1.3900164272048726E-3</c:v>
                </c:pt>
                <c:pt idx="449">
                  <c:v>1.374209953423003E-3</c:v>
                </c:pt>
                <c:pt idx="450">
                  <c:v>1.3401362504738637E-3</c:v>
                </c:pt>
                <c:pt idx="451">
                  <c:v>1.3401362504738637E-3</c:v>
                </c:pt>
                <c:pt idx="452">
                  <c:v>1.3238420594084001E-3</c:v>
                </c:pt>
                <c:pt idx="453">
                  <c:v>1.3081242614962744E-3</c:v>
                </c:pt>
                <c:pt idx="454">
                  <c:v>1.2773537346951018E-3</c:v>
                </c:pt>
                <c:pt idx="455">
                  <c:v>1.2773537346951018E-3</c:v>
                </c:pt>
                <c:pt idx="456">
                  <c:v>1.2613477402063074E-3</c:v>
                </c:pt>
                <c:pt idx="457">
                  <c:v>1.2456299422941755E-3</c:v>
                </c:pt>
                <c:pt idx="458">
                  <c:v>1.2171871570737878E-3</c:v>
                </c:pt>
                <c:pt idx="459">
                  <c:v>1.2171871570737878E-3</c:v>
                </c:pt>
                <c:pt idx="460">
                  <c:v>1.2028660041101267E-3</c:v>
                </c:pt>
                <c:pt idx="461">
                  <c:v>1.1889882304951904E-3</c:v>
                </c:pt>
                <c:pt idx="462">
                  <c:v>1.1597473624471001E-3</c:v>
                </c:pt>
                <c:pt idx="463">
                  <c:v>1.1597473624471001E-3</c:v>
                </c:pt>
                <c:pt idx="464">
                  <c:v>1.1458030819298541E-3</c:v>
                </c:pt>
                <c:pt idx="465">
                  <c:v>1.1320139841846611E-3</c:v>
                </c:pt>
                <c:pt idx="466">
                  <c:v>1.1198210520948558E-3</c:v>
                </c:pt>
                <c:pt idx="467">
                  <c:v>1.1066083475029984E-3</c:v>
                </c:pt>
                <c:pt idx="468">
                  <c:v>1.0925088842137047E-3</c:v>
                </c:pt>
                <c:pt idx="469">
                  <c:v>1.0801829383192865E-3</c:v>
                </c:pt>
                <c:pt idx="470">
                  <c:v>1.0677904855225559E-3</c:v>
                </c:pt>
                <c:pt idx="471">
                  <c:v>1.0564621431627607E-3</c:v>
                </c:pt>
                <c:pt idx="472">
                  <c:v>1.0444465628124441E-3</c:v>
                </c:pt>
                <c:pt idx="473">
                  <c:v>1.032630503169054E-3</c:v>
                </c:pt>
                <c:pt idx="474">
                  <c:v>1.0199498537956599E-3</c:v>
                </c:pt>
                <c:pt idx="475">
                  <c:v>9.9580784825785179E-4</c:v>
                </c:pt>
                <c:pt idx="476">
                  <c:v>9.9580784825785179E-4</c:v>
                </c:pt>
                <c:pt idx="477">
                  <c:v>9.84124802419077E-4</c:v>
                </c:pt>
                <c:pt idx="478">
                  <c:v>9.7304031870107583E-4</c:v>
                </c:pt>
                <c:pt idx="479">
                  <c:v>9.5007326843737764E-4</c:v>
                </c:pt>
                <c:pt idx="480">
                  <c:v>9.5007326843737764E-4</c:v>
                </c:pt>
                <c:pt idx="481">
                  <c:v>9.4018590896092114E-4</c:v>
                </c:pt>
                <c:pt idx="482">
                  <c:v>9.2961131149394468E-4</c:v>
                </c:pt>
                <c:pt idx="483">
                  <c:v>9.0773054063461025E-4</c:v>
                </c:pt>
                <c:pt idx="484">
                  <c:v>9.0773054063461025E-4</c:v>
                </c:pt>
                <c:pt idx="485">
                  <c:v>8.9673473278635248E-4</c:v>
                </c:pt>
                <c:pt idx="486">
                  <c:v>8.8647050086348338E-4</c:v>
                </c:pt>
                <c:pt idx="487">
                  <c:v>8.6538781283184178E-4</c:v>
                </c:pt>
                <c:pt idx="488">
                  <c:v>8.6538781283184178E-4</c:v>
                </c:pt>
                <c:pt idx="489">
                  <c:v>8.5472453949512507E-4</c:v>
                </c:pt>
                <c:pt idx="490">
                  <c:v>8.4485934898610217E-4</c:v>
                </c:pt>
                <c:pt idx="491">
                  <c:v>8.3475029983528658E-4</c:v>
                </c:pt>
                <c:pt idx="492">
                  <c:v>8.2457474378216076E-4</c:v>
                </c:pt>
                <c:pt idx="493">
                  <c:v>8.1493124294749716E-4</c:v>
                </c:pt>
                <c:pt idx="494">
                  <c:v>8.0506605243847848E-4</c:v>
                </c:pt>
                <c:pt idx="495">
                  <c:v>7.9564424127817688E-4</c:v>
                </c:pt>
                <c:pt idx="496">
                  <c:v>7.8675448533633684E-4</c:v>
                </c:pt>
                <c:pt idx="497">
                  <c:v>7.7799774319911781E-4</c:v>
                </c:pt>
                <c:pt idx="498">
                  <c:v>7.6866460790855863E-4</c:v>
                </c:pt>
                <c:pt idx="499">
                  <c:v>7.603955830549281E-4</c:v>
                </c:pt>
                <c:pt idx="500">
                  <c:v>7.4230570562714901E-4</c:v>
                </c:pt>
                <c:pt idx="501">
                  <c:v>7.4230570562714901E-4</c:v>
                </c:pt>
                <c:pt idx="502">
                  <c:v>7.3374848419685155E-4</c:v>
                </c:pt>
                <c:pt idx="503">
                  <c:v>7.2547945934322373E-4</c:v>
                </c:pt>
                <c:pt idx="504">
                  <c:v>7.0721223017595678E-4</c:v>
                </c:pt>
                <c:pt idx="505">
                  <c:v>7.0721223017595678E-4</c:v>
                </c:pt>
                <c:pt idx="506">
                  <c:v>6.9923140189899382E-4</c:v>
                </c:pt>
                <c:pt idx="507">
                  <c:v>6.9105105291510853E-4</c:v>
                </c:pt>
                <c:pt idx="508">
                  <c:v>6.7475686184964589E-4</c:v>
                </c:pt>
                <c:pt idx="509">
                  <c:v>6.7475686184964589E-4</c:v>
                </c:pt>
                <c:pt idx="510">
                  <c:v>6.6770713020499763E-4</c:v>
                </c:pt>
                <c:pt idx="511">
                  <c:v>6.5939376741649502E-4</c:v>
                </c:pt>
                <c:pt idx="512">
                  <c:v>6.5194499435799926E-4</c:v>
                </c:pt>
                <c:pt idx="513">
                  <c:v>6.4407501091821905E-4</c:v>
                </c:pt>
                <c:pt idx="514">
                  <c:v>6.3629370334817919E-4</c:v>
                </c:pt>
                <c:pt idx="515">
                  <c:v>6.2886709925712029E-4</c:v>
                </c:pt>
                <c:pt idx="516">
                  <c:v>6.2152917103580228E-4</c:v>
                </c:pt>
                <c:pt idx="517">
                  <c:v>6.1390304623781691E-4</c:v>
                </c:pt>
                <c:pt idx="518">
                  <c:v>6.0676463872342374E-4</c:v>
                </c:pt>
                <c:pt idx="519">
                  <c:v>6.0026913126467443E-4</c:v>
                </c:pt>
                <c:pt idx="520">
                  <c:v>5.937292858710537E-4</c:v>
                </c:pt>
                <c:pt idx="521">
                  <c:v>5.8643569558460679E-4</c:v>
                </c:pt>
                <c:pt idx="522">
                  <c:v>5.7965199154919088E-4</c:v>
                </c:pt>
                <c:pt idx="523">
                  <c:v>5.7289045648120868E-4</c:v>
                </c:pt>
                <c:pt idx="524">
                  <c:v>5.6608458347835538E-4</c:v>
                </c:pt>
                <c:pt idx="525">
                  <c:v>5.5983293466140395E-4</c:v>
                </c:pt>
                <c:pt idx="526">
                  <c:v>5.533152582352192E-4</c:v>
                </c:pt>
                <c:pt idx="527">
                  <c:v>5.4701927148339451E-4</c:v>
                </c:pt>
                <c:pt idx="528">
                  <c:v>5.4107798821054437E-4</c:v>
                </c:pt>
                <c:pt idx="529">
                  <c:v>5.3504802906795019E-4</c:v>
                </c:pt>
                <c:pt idx="530">
                  <c:v>5.2884071818587095E-4</c:v>
                </c:pt>
                <c:pt idx="531">
                  <c:v>5.2325413839199807E-4</c:v>
                </c:pt>
                <c:pt idx="532">
                  <c:v>5.1766755859812487E-4</c:v>
                </c:pt>
                <c:pt idx="533">
                  <c:v>5.1188145809732619E-4</c:v>
                </c:pt>
                <c:pt idx="534">
                  <c:v>5.0598451275934921E-4</c:v>
                </c:pt>
                <c:pt idx="535">
                  <c:v>5.0073046747701739E-4</c:v>
                </c:pt>
                <c:pt idx="536">
                  <c:v>4.9523256355288867E-4</c:v>
                </c:pt>
                <c:pt idx="537">
                  <c:v>4.9004502517286373E-4</c:v>
                </c:pt>
                <c:pt idx="538">
                  <c:v>4.8468013505334993E-4</c:v>
                </c:pt>
                <c:pt idx="539">
                  <c:v>4.7913789319434984E-4</c:v>
                </c:pt>
                <c:pt idx="540">
                  <c:v>4.7428288932586525E-4</c:v>
                </c:pt>
                <c:pt idx="541">
                  <c:v>4.6800907154147611E-4</c:v>
                </c:pt>
                <c:pt idx="542">
                  <c:v>4.6277719522657795E-4</c:v>
                </c:pt>
                <c:pt idx="543">
                  <c:v>4.5736796717219463E-4</c:v>
                </c:pt>
                <c:pt idx="544">
                  <c:v>4.5275682194550408E-4</c:v>
                </c:pt>
                <c:pt idx="545">
                  <c:v>4.4799049394676446E-4</c:v>
                </c:pt>
                <c:pt idx="546">
                  <c:v>4.434015176875107E-4</c:v>
                </c:pt>
                <c:pt idx="547">
                  <c:v>4.3785927582850974E-4</c:v>
                </c:pt>
                <c:pt idx="548">
                  <c:v>4.3273824435079291E-4</c:v>
                </c:pt>
                <c:pt idx="549">
                  <c:v>4.2828228189615718E-4</c:v>
                </c:pt>
                <c:pt idx="550">
                  <c:v>4.2378198150664774E-4</c:v>
                </c:pt>
                <c:pt idx="551">
                  <c:v>4.1894914660559854E-4</c:v>
                </c:pt>
                <c:pt idx="552">
                  <c:v>4.1427149447660156E-4</c:v>
                </c:pt>
                <c:pt idx="553">
                  <c:v>4.0928347680350009E-4</c:v>
                </c:pt>
                <c:pt idx="554">
                  <c:v>4.0456148673963206E-4</c:v>
                </c:pt>
                <c:pt idx="555">
                  <c:v>3.9999467944781559E-4</c:v>
                </c:pt>
                <c:pt idx="556">
                  <c:v>3.9547221009087076E-4</c:v>
                </c:pt>
                <c:pt idx="557">
                  <c:v>3.913044442129025E-4</c:v>
                </c:pt>
                <c:pt idx="558">
                  <c:v>3.8704800246518916E-4</c:v>
                </c:pt>
                <c:pt idx="559">
                  <c:v>3.829689124569645E-4</c:v>
                </c:pt>
                <c:pt idx="560">
                  <c:v>3.7928886386258799E-4</c:v>
                </c:pt>
                <c:pt idx="561">
                  <c:v>3.7529844972410814E-4</c:v>
                </c:pt>
                <c:pt idx="562">
                  <c:v>3.7095333210665179E-4</c:v>
                </c:pt>
                <c:pt idx="563">
                  <c:v>3.6691858003329905E-4</c:v>
                </c:pt>
                <c:pt idx="564">
                  <c:v>3.6283949002507428E-4</c:v>
                </c:pt>
                <c:pt idx="565">
                  <c:v>3.5918161039813251E-4</c:v>
                </c:pt>
                <c:pt idx="566">
                  <c:v>3.5523553419452431E-4</c:v>
                </c:pt>
                <c:pt idx="567">
                  <c:v>3.5117861315373601E-4</c:v>
                </c:pt>
                <c:pt idx="568">
                  <c:v>3.4756507146166654E-4</c:v>
                </c:pt>
                <c:pt idx="569">
                  <c:v>3.4415105047652254E-4</c:v>
                </c:pt>
                <c:pt idx="570">
                  <c:v>3.4036015704496612E-4</c:v>
                </c:pt>
                <c:pt idx="571">
                  <c:v>3.3650275671110179E-4</c:v>
                </c:pt>
                <c:pt idx="572">
                  <c:v>3.3322174953057213E-4</c:v>
                </c:pt>
                <c:pt idx="573">
                  <c:v>3.2945302506645282E-4</c:v>
                </c:pt>
                <c:pt idx="574">
                  <c:v>3.2592815924412772E-4</c:v>
                </c:pt>
                <c:pt idx="575">
                  <c:v>3.2244763135667485E-4</c:v>
                </c:pt>
                <c:pt idx="576">
                  <c:v>3.1976518629691861E-4</c:v>
                </c:pt>
                <c:pt idx="577">
                  <c:v>3.1641767221408235E-4</c:v>
                </c:pt>
                <c:pt idx="578">
                  <c:v>3.1271545465227024E-4</c:v>
                </c:pt>
                <c:pt idx="579">
                  <c:v>3.0952312334148413E-4</c:v>
                </c:pt>
                <c:pt idx="580">
                  <c:v>3.0653031273762427E-4</c:v>
                </c:pt>
                <c:pt idx="581">
                  <c:v>3.0342665729658362E-4</c:v>
                </c:pt>
                <c:pt idx="582">
                  <c:v>3.0021215701836343E-4</c:v>
                </c:pt>
                <c:pt idx="583">
                  <c:v>2.9724151538193804E-4</c:v>
                </c:pt>
                <c:pt idx="584">
                  <c:v>2.9453690135474624E-4</c:v>
                </c:pt>
                <c:pt idx="585">
                  <c:v>2.9192096319729762E-4</c:v>
                </c:pt>
                <c:pt idx="586">
                  <c:v>2.8886164569112899E-4</c:v>
                </c:pt>
                <c:pt idx="587">
                  <c:v>2.8573582128265285E-4</c:v>
                </c:pt>
                <c:pt idx="588">
                  <c:v>2.8229963133007152E-4</c:v>
                </c:pt>
                <c:pt idx="589">
                  <c:v>2.7886344137749186E-4</c:v>
                </c:pt>
                <c:pt idx="590">
                  <c:v>2.7600364457824785E-4</c:v>
                </c:pt>
                <c:pt idx="591">
                  <c:v>2.7303300294182202E-4</c:v>
                </c:pt>
                <c:pt idx="592">
                  <c:v>2.7048357168668239E-4</c:v>
                </c:pt>
                <c:pt idx="593">
                  <c:v>2.6786763352923388E-4</c:v>
                </c:pt>
                <c:pt idx="594">
                  <c:v>2.6514085053460485E-4</c:v>
                </c:pt>
                <c:pt idx="595">
                  <c:v>2.6248057444228486E-4</c:v>
                </c:pt>
                <c:pt idx="596">
                  <c:v>2.6006415699176058E-4</c:v>
                </c:pt>
                <c:pt idx="597">
                  <c:v>2.5773641541097997E-4</c:v>
                </c:pt>
                <c:pt idx="598">
                  <c:v>2.5538650486276398E-4</c:v>
                </c:pt>
                <c:pt idx="599">
                  <c:v>2.5279273567275205E-4</c:v>
                </c:pt>
                <c:pt idx="600">
                  <c:v>2.5026547338504612E-4</c:v>
                </c:pt>
                <c:pt idx="601">
                  <c:v>2.478933938693943E-4</c:v>
                </c:pt>
                <c:pt idx="602">
                  <c:v>2.4552131435374194E-4</c:v>
                </c:pt>
                <c:pt idx="603">
                  <c:v>2.42905376196294E-4</c:v>
                </c:pt>
                <c:pt idx="604">
                  <c:v>2.4033377597371773E-4</c:v>
                </c:pt>
                <c:pt idx="605">
                  <c:v>2.380725412952448E-4</c:v>
                </c:pt>
                <c:pt idx="606">
                  <c:v>2.3561178590984801E-4</c:v>
                </c:pt>
                <c:pt idx="607">
                  <c:v>2.3286283394778322E-4</c:v>
                </c:pt>
                <c:pt idx="608">
                  <c:v>2.3088979584597947E-4</c:v>
                </c:pt>
                <c:pt idx="609">
                  <c:v>2.28783743939559E-4</c:v>
                </c:pt>
                <c:pt idx="610">
                  <c:v>2.2652250926108653E-4</c:v>
                </c:pt>
                <c:pt idx="611">
                  <c:v>2.242169366477428E-4</c:v>
                </c:pt>
                <c:pt idx="612">
                  <c:v>2.2195570196927004E-4</c:v>
                </c:pt>
                <c:pt idx="613">
                  <c:v>2.1989398799772181E-4</c:v>
                </c:pt>
                <c:pt idx="614">
                  <c:v>2.1723371190540081E-4</c:v>
                </c:pt>
                <c:pt idx="615">
                  <c:v>2.1517199793385226E-4</c:v>
                </c:pt>
                <c:pt idx="616">
                  <c:v>2.1299943912512451E-4</c:v>
                </c:pt>
                <c:pt idx="617">
                  <c:v>2.1100423205588337E-4</c:v>
                </c:pt>
                <c:pt idx="618">
                  <c:v>2.0892034911689942E-4</c:v>
                </c:pt>
                <c:pt idx="619">
                  <c:v>2.0694731101509486E-4</c:v>
                </c:pt>
                <c:pt idx="620">
                  <c:v>2.0477475220636695E-4</c:v>
                </c:pt>
                <c:pt idx="621">
                  <c:v>2.0262436236507378E-4</c:v>
                </c:pt>
                <c:pt idx="622">
                  <c:v>2.005626483935258E-4</c:v>
                </c:pt>
                <c:pt idx="623">
                  <c:v>1.9841225855223395E-4</c:v>
                </c:pt>
                <c:pt idx="624">
                  <c:v>1.96527896320174E-4</c:v>
                </c:pt>
                <c:pt idx="625">
                  <c:v>1.9451052028349701E-4</c:v>
                </c:pt>
                <c:pt idx="626">
                  <c:v>1.9293652359554076E-4</c:v>
                </c:pt>
                <c:pt idx="627">
                  <c:v>1.9069745788450463E-4</c:v>
                </c:pt>
                <c:pt idx="628">
                  <c:v>1.8885743358731615E-4</c:v>
                </c:pt>
                <c:pt idx="629">
                  <c:v>1.8699524032269205E-4</c:v>
                </c:pt>
                <c:pt idx="630">
                  <c:v>1.8511087809063164E-4</c:v>
                </c:pt>
                <c:pt idx="631">
                  <c:v>1.8331519172831514E-4</c:v>
                </c:pt>
                <c:pt idx="632">
                  <c:v>1.8151950536599861E-4</c:v>
                </c:pt>
                <c:pt idx="633">
                  <c:v>1.7945779139445076E-4</c:v>
                </c:pt>
                <c:pt idx="634">
                  <c:v>1.778394567716224E-4</c:v>
                </c:pt>
                <c:pt idx="635">
                  <c:v>1.7637630492084571E-4</c:v>
                </c:pt>
                <c:pt idx="636">
                  <c:v>1.7464712546083741E-4</c:v>
                </c:pt>
                <c:pt idx="637">
                  <c:v>1.7294011496826525E-4</c:v>
                </c:pt>
                <c:pt idx="638">
                  <c:v>1.7127744241056519E-4</c:v>
                </c:pt>
                <c:pt idx="639">
                  <c:v>1.6957043191799257E-4</c:v>
                </c:pt>
                <c:pt idx="640">
                  <c:v>1.6819595593696064E-4</c:v>
                </c:pt>
                <c:pt idx="641">
                  <c:v>1.6673280408618452E-4</c:v>
                </c:pt>
                <c:pt idx="642">
                  <c:v>1.6531399017028029E-4</c:v>
                </c:pt>
                <c:pt idx="643">
                  <c:v>1.6373999348232412E-4</c:v>
                </c:pt>
                <c:pt idx="644">
                  <c:v>1.6207732092462382E-4</c:v>
                </c:pt>
                <c:pt idx="645">
                  <c:v>1.6070284494359139E-4</c:v>
                </c:pt>
                <c:pt idx="646">
                  <c:v>1.5906234135332708E-4</c:v>
                </c:pt>
                <c:pt idx="647">
                  <c:v>1.5720014808870276E-4</c:v>
                </c:pt>
                <c:pt idx="648">
                  <c:v>1.5567048933561823E-4</c:v>
                </c:pt>
                <c:pt idx="649">
                  <c:v>1.5411866161509801E-4</c:v>
                </c:pt>
                <c:pt idx="650">
                  <c:v>1.527441856340658E-4</c:v>
                </c:pt>
                <c:pt idx="651">
                  <c:v>1.514362165553419E-4</c:v>
                </c:pt>
                <c:pt idx="652">
                  <c:v>1.5019475437892565E-4</c:v>
                </c:pt>
                <c:pt idx="653">
                  <c:v>1.4862075769096942E-4</c:v>
                </c:pt>
                <c:pt idx="654">
                  <c:v>1.4711326790532107E-4</c:v>
                </c:pt>
                <c:pt idx="655">
                  <c:v>1.4584963676146856E-4</c:v>
                </c:pt>
                <c:pt idx="656">
                  <c:v>1.4451949871530832E-4</c:v>
                </c:pt>
                <c:pt idx="657">
                  <c:v>1.4303417789709622E-4</c:v>
                </c:pt>
                <c:pt idx="658">
                  <c:v>1.4177054675324388E-4</c:v>
                </c:pt>
                <c:pt idx="659">
                  <c:v>1.4063992941400769E-4</c:v>
                </c:pt>
                <c:pt idx="660">
                  <c:v>1.3950931207477198E-4</c:v>
                </c:pt>
                <c:pt idx="661">
                  <c:v>1.3822351196348371E-4</c:v>
                </c:pt>
                <c:pt idx="662">
                  <c:v>1.3729241533117143E-4</c:v>
                </c:pt>
                <c:pt idx="663">
                  <c:v>1.3587360141526701E-4</c:v>
                </c:pt>
                <c:pt idx="664">
                  <c:v>1.3465430820628683E-4</c:v>
                </c:pt>
                <c:pt idx="665">
                  <c:v>1.3316898738807484E-4</c:v>
                </c:pt>
                <c:pt idx="666">
                  <c:v>1.319718631465305E-4</c:v>
                </c:pt>
                <c:pt idx="667">
                  <c:v>1.3104076651421827E-4</c:v>
                </c:pt>
                <c:pt idx="668">
                  <c:v>1.2957761466344183E-4</c:v>
                </c:pt>
                <c:pt idx="669">
                  <c:v>1.283139835195896E-4</c:v>
                </c:pt>
                <c:pt idx="670">
                  <c:v>1.2722770411522583E-4</c:v>
                </c:pt>
                <c:pt idx="671">
                  <c:v>1.2616359367829743E-4</c:v>
                </c:pt>
                <c:pt idx="672">
                  <c:v>1.2467827286008538E-4</c:v>
                </c:pt>
                <c:pt idx="673">
                  <c:v>1.2354765552084879E-4</c:v>
                </c:pt>
                <c:pt idx="674">
                  <c:v>1.2259438992110087E-4</c:v>
                </c:pt>
                <c:pt idx="675">
                  <c:v>1.2133075877724844E-4</c:v>
                </c:pt>
                <c:pt idx="676">
                  <c:v>1.2037749317750041E-4</c:v>
                </c:pt>
                <c:pt idx="677">
                  <c:v>1.1922470687082874E-4</c:v>
                </c:pt>
                <c:pt idx="678">
                  <c:v>1.1791673779210424E-4</c:v>
                </c:pt>
                <c:pt idx="679">
                  <c:v>1.1671961355055992E-4</c:v>
                </c:pt>
                <c:pt idx="680">
                  <c:v>1.1545598240670794E-4</c:v>
                </c:pt>
                <c:pt idx="681">
                  <c:v>1.1417018229541922E-4</c:v>
                </c:pt>
                <c:pt idx="682">
                  <c:v>1.1299522702131124E-4</c:v>
                </c:pt>
                <c:pt idx="683">
                  <c:v>1.1188677864951111E-4</c:v>
                </c:pt>
                <c:pt idx="684">
                  <c:v>1.1088917511489069E-4</c:v>
                </c:pt>
                <c:pt idx="685">
                  <c:v>1.0960337500360272E-4</c:v>
                </c:pt>
                <c:pt idx="686">
                  <c:v>1.0858360250154628E-4</c:v>
                </c:pt>
                <c:pt idx="687">
                  <c:v>1.0763033690179835E-4</c:v>
                </c:pt>
                <c:pt idx="688">
                  <c:v>1.0638887472538201E-4</c:v>
                </c:pt>
                <c:pt idx="689">
                  <c:v>1.0552428499537828E-4</c:v>
                </c:pt>
                <c:pt idx="690">
                  <c:v>1.0428282281896157E-4</c:v>
                </c:pt>
                <c:pt idx="691">
                  <c:v>1.0339606412152143E-4</c:v>
                </c:pt>
                <c:pt idx="692">
                  <c:v>1.0257581232638964E-4</c:v>
                </c:pt>
                <c:pt idx="693">
                  <c:v>1.0182206743356523E-4</c:v>
                </c:pt>
                <c:pt idx="694">
                  <c:v>1.0100181563843325E-4</c:v>
                </c:pt>
                <c:pt idx="695">
                  <c:v>9.9959874168941196E-5</c:v>
                </c:pt>
                <c:pt idx="696">
                  <c:v>9.8873594764576917E-5</c:v>
                </c:pt>
                <c:pt idx="697">
                  <c:v>9.7831653295084675E-5</c:v>
                </c:pt>
                <c:pt idx="698">
                  <c:v>9.6811880793028524E-5</c:v>
                </c:pt>
                <c:pt idx="699">
                  <c:v>9.6102473835076396E-5</c:v>
                </c:pt>
                <c:pt idx="700">
                  <c:v>9.5326559974816383E-5</c:v>
                </c:pt>
                <c:pt idx="701">
                  <c:v>9.4395463342504291E-5</c:v>
                </c:pt>
                <c:pt idx="702">
                  <c:v>9.3464366710192199E-5</c:v>
                </c:pt>
                <c:pt idx="703">
                  <c:v>9.2710621817367628E-5</c:v>
                </c:pt>
                <c:pt idx="704">
                  <c:v>9.1801694152491696E-5</c:v>
                </c:pt>
                <c:pt idx="705">
                  <c:v>9.1092287194539365E-5</c:v>
                </c:pt>
                <c:pt idx="706">
                  <c:v>9.016119056222749E-5</c:v>
                </c:pt>
                <c:pt idx="707">
                  <c:v>8.9252262897351287E-5</c:v>
                </c:pt>
                <c:pt idx="708">
                  <c:v>8.8432011102218926E-5</c:v>
                </c:pt>
                <c:pt idx="709">
                  <c:v>8.7633928274523024E-5</c:v>
                </c:pt>
                <c:pt idx="710">
                  <c:v>8.6481141967850562E-5</c:v>
                </c:pt>
                <c:pt idx="711">
                  <c:v>8.5816072944770741E-5</c:v>
                </c:pt>
                <c:pt idx="712">
                  <c:v>8.5195341856562684E-5</c:v>
                </c:pt>
                <c:pt idx="713">
                  <c:v>8.4219907289378177E-5</c:v>
                </c:pt>
                <c:pt idx="714">
                  <c:v>8.3377486526810252E-5</c:v>
                </c:pt>
                <c:pt idx="715">
                  <c:v>8.2291207122445851E-5</c:v>
                </c:pt>
                <c:pt idx="716">
                  <c:v>8.1470955327313721E-5</c:v>
                </c:pt>
                <c:pt idx="717">
                  <c:v>8.0695041467053938E-5</c:v>
                </c:pt>
                <c:pt idx="718">
                  <c:v>7.996346554166569E-5</c:v>
                </c:pt>
                <c:pt idx="719">
                  <c:v>7.9209720648841579E-5</c:v>
                </c:pt>
                <c:pt idx="720">
                  <c:v>7.8500313690889234E-5</c:v>
                </c:pt>
                <c:pt idx="721">
                  <c:v>7.7835244667809114E-5</c:v>
                </c:pt>
                <c:pt idx="722">
                  <c:v>7.7081499774985125E-5</c:v>
                </c:pt>
                <c:pt idx="723">
                  <c:v>7.5995220370620996E-5</c:v>
                </c:pt>
                <c:pt idx="724">
                  <c:v>7.5263644445232924E-5</c:v>
                </c:pt>
                <c:pt idx="725">
                  <c:v>7.4576406454716861E-5</c:v>
                </c:pt>
                <c:pt idx="726">
                  <c:v>7.3933506399072522E-5</c:v>
                </c:pt>
                <c:pt idx="727">
                  <c:v>7.3312775310864519E-5</c:v>
                </c:pt>
                <c:pt idx="728">
                  <c:v>7.2559030418040463E-5</c:v>
                </c:pt>
                <c:pt idx="729">
                  <c:v>7.1827454492652093E-5</c:v>
                </c:pt>
                <c:pt idx="730">
                  <c:v>7.1206723404444131E-5</c:v>
                </c:pt>
                <c:pt idx="731">
                  <c:v>7.0497316446492097E-5</c:v>
                </c:pt>
                <c:pt idx="732">
                  <c:v>7.0053937097772035E-5</c:v>
                </c:pt>
                <c:pt idx="733">
                  <c:v>6.9255854270075713E-5</c:v>
                </c:pt>
                <c:pt idx="734">
                  <c:v>6.8568616279559582E-5</c:v>
                </c:pt>
                <c:pt idx="735">
                  <c:v>6.7659688614683434E-5</c:v>
                </c:pt>
                <c:pt idx="736">
                  <c:v>6.6905943721859269E-5</c:v>
                </c:pt>
                <c:pt idx="737">
                  <c:v>6.632955056852318E-5</c:v>
                </c:pt>
                <c:pt idx="738">
                  <c:v>6.5509298773391104E-5</c:v>
                </c:pt>
                <c:pt idx="739">
                  <c:v>6.4689046978258892E-5</c:v>
                </c:pt>
                <c:pt idx="740">
                  <c:v>6.3957471052870969E-5</c:v>
                </c:pt>
                <c:pt idx="741">
                  <c:v>6.3314570997226915E-5</c:v>
                </c:pt>
                <c:pt idx="742">
                  <c:v>6.2582995071838775E-5</c:v>
                </c:pt>
                <c:pt idx="743">
                  <c:v>6.1917926048758642E-5</c:v>
                </c:pt>
                <c:pt idx="744">
                  <c:v>6.1430208765166354E-5</c:v>
                </c:pt>
                <c:pt idx="745">
                  <c:v>6.0609956970034298E-5</c:v>
                </c:pt>
                <c:pt idx="746">
                  <c:v>6.0055732784134113E-5</c:v>
                </c:pt>
                <c:pt idx="747">
                  <c:v>5.9612353435414187E-5</c:v>
                </c:pt>
                <c:pt idx="748">
                  <c:v>5.9013791314642249E-5</c:v>
                </c:pt>
                <c:pt idx="749">
                  <c:v>5.8215708486945812E-5</c:v>
                </c:pt>
                <c:pt idx="750">
                  <c:v>5.7639315333609723E-5</c:v>
                </c:pt>
                <c:pt idx="751">
                  <c:v>5.6752556636169573E-5</c:v>
                </c:pt>
                <c:pt idx="752">
                  <c:v>5.6287008320013513E-5</c:v>
                </c:pt>
                <c:pt idx="753">
                  <c:v>5.5555432394625475E-5</c:v>
                </c:pt>
                <c:pt idx="754">
                  <c:v>5.5222897883085449E-5</c:v>
                </c:pt>
                <c:pt idx="755">
                  <c:v>5.4713011632057462E-5</c:v>
                </c:pt>
                <c:pt idx="756">
                  <c:v>5.4180956413593281E-5</c:v>
                </c:pt>
                <c:pt idx="757">
                  <c:v>5.3804083967181205E-5</c:v>
                </c:pt>
                <c:pt idx="758">
                  <c:v>5.3560225325385136E-5</c:v>
                </c:pt>
                <c:pt idx="759">
                  <c:v>5.3006001139485072E-5</c:v>
                </c:pt>
                <c:pt idx="760">
                  <c:v>5.2629128693072855E-5</c:v>
                </c:pt>
                <c:pt idx="761">
                  <c:v>5.1897552767684742E-5</c:v>
                </c:pt>
                <c:pt idx="762">
                  <c:v>5.1498511353836933E-5</c:v>
                </c:pt>
                <c:pt idx="763">
                  <c:v>5.1010794070244774E-5</c:v>
                </c:pt>
                <c:pt idx="764">
                  <c:v>5.043440091690872E-5</c:v>
                </c:pt>
                <c:pt idx="765">
                  <c:v>4.9902345698444423E-5</c:v>
                </c:pt>
                <c:pt idx="766">
                  <c:v>4.9325952545108457E-5</c:v>
                </c:pt>
                <c:pt idx="767">
                  <c:v>4.8949080098696334E-5</c:v>
                </c:pt>
                <c:pt idx="768">
                  <c:v>4.8638714554592319E-5</c:v>
                </c:pt>
                <c:pt idx="769">
                  <c:v>4.7995814498948231E-5</c:v>
                </c:pt>
                <c:pt idx="770">
                  <c:v>4.7685448954844128E-5</c:v>
                </c:pt>
                <c:pt idx="771">
                  <c:v>4.7352914443304183E-5</c:v>
                </c:pt>
                <c:pt idx="772">
                  <c:v>4.6976041996892006E-5</c:v>
                </c:pt>
                <c:pt idx="773">
                  <c:v>4.6599169550479849E-5</c:v>
                </c:pt>
                <c:pt idx="774">
                  <c:v>4.6177959169195778E-5</c:v>
                </c:pt>
                <c:pt idx="775">
                  <c:v>4.5734579820475872E-5</c:v>
                </c:pt>
                <c:pt idx="776">
                  <c:v>4.5335538406627765E-5</c:v>
                </c:pt>
                <c:pt idx="777">
                  <c:v>4.4869990090471774E-5</c:v>
                </c:pt>
                <c:pt idx="778">
                  <c:v>4.4404441774315579E-5</c:v>
                </c:pt>
                <c:pt idx="779">
                  <c:v>4.4027569327903537E-5</c:v>
                </c:pt>
                <c:pt idx="780">
                  <c:v>4.3562021011747559E-5</c:v>
                </c:pt>
                <c:pt idx="781">
                  <c:v>4.3251655467643294E-5</c:v>
                </c:pt>
                <c:pt idx="782">
                  <c:v>4.2763938184051413E-5</c:v>
                </c:pt>
                <c:pt idx="783">
                  <c:v>4.2342727802767321E-5</c:v>
                </c:pt>
                <c:pt idx="784">
                  <c:v>4.1943686388919072E-5</c:v>
                </c:pt>
                <c:pt idx="785">
                  <c:v>4.1611151877379005E-5</c:v>
                </c:pt>
                <c:pt idx="786">
                  <c:v>4.1300786333274963E-5</c:v>
                </c:pt>
                <c:pt idx="787">
                  <c:v>4.0990420789170976E-5</c:v>
                </c:pt>
                <c:pt idx="788">
                  <c:v>4.0414027635834969E-5</c:v>
                </c:pt>
                <c:pt idx="789">
                  <c:v>3.9904141384806812E-5</c:v>
                </c:pt>
                <c:pt idx="790">
                  <c:v>3.9261241329162711E-5</c:v>
                </c:pt>
                <c:pt idx="791">
                  <c:v>3.8995213719930684E-5</c:v>
                </c:pt>
                <c:pt idx="792">
                  <c:v>3.8574003338646498E-5</c:v>
                </c:pt>
                <c:pt idx="793">
                  <c:v>3.8086286055054489E-5</c:v>
                </c:pt>
                <c:pt idx="794">
                  <c:v>3.770941360864246E-5</c:v>
                </c:pt>
                <c:pt idx="795">
                  <c:v>3.7354710129666417E-5</c:v>
                </c:pt>
                <c:pt idx="796">
                  <c:v>3.7022175618126363E-5</c:v>
                </c:pt>
                <c:pt idx="797">
                  <c:v>3.6756148008894297E-5</c:v>
                </c:pt>
                <c:pt idx="798">
                  <c:v>3.6423613497354257E-5</c:v>
                </c:pt>
                <c:pt idx="799">
                  <c:v>3.6046741050942161E-5</c:v>
                </c:pt>
                <c:pt idx="800">
                  <c:v>3.5714206539402074E-5</c:v>
                </c:pt>
                <c:pt idx="801">
                  <c:v>3.5049137516322063E-5</c:v>
                </c:pt>
                <c:pt idx="802">
                  <c:v>3.4738771972217892E-5</c:v>
                </c:pt>
                <c:pt idx="803">
                  <c:v>3.4738771972217892E-5</c:v>
                </c:pt>
                <c:pt idx="804">
                  <c:v>3.4228885721189831E-5</c:v>
                </c:pt>
                <c:pt idx="805">
                  <c:v>3.3918520177085714E-5</c:v>
                </c:pt>
                <c:pt idx="806">
                  <c:v>3.3585985665545736E-5</c:v>
                </c:pt>
                <c:pt idx="807">
                  <c:v>3.3231282186569726E-5</c:v>
                </c:pt>
                <c:pt idx="808">
                  <c:v>3.2854409740157596E-5</c:v>
                </c:pt>
                <c:pt idx="809">
                  <c:v>3.2632720065797612E-5</c:v>
                </c:pt>
                <c:pt idx="810">
                  <c:v>3.1878975172973549E-5</c:v>
                </c:pt>
                <c:pt idx="811">
                  <c:v>3.1878975172973549E-5</c:v>
                </c:pt>
                <c:pt idx="812">
                  <c:v>3.1568609628869413E-5</c:v>
                </c:pt>
                <c:pt idx="813">
                  <c:v>3.1302582019637292E-5</c:v>
                </c:pt>
                <c:pt idx="814">
                  <c:v>3.1080892345277322E-5</c:v>
                </c:pt>
                <c:pt idx="815">
                  <c:v>3.0681850931429289E-5</c:v>
                </c:pt>
                <c:pt idx="816">
                  <c:v>3.0504499191941142E-5</c:v>
                </c:pt>
                <c:pt idx="817">
                  <c:v>3.0194133647837086E-5</c:v>
                </c:pt>
                <c:pt idx="818">
                  <c:v>2.9639909461937087E-5</c:v>
                </c:pt>
                <c:pt idx="819">
                  <c:v>2.9639909461937087E-5</c:v>
                </c:pt>
                <c:pt idx="820">
                  <c:v>2.9418219787577056E-5</c:v>
                </c:pt>
                <c:pt idx="821">
                  <c:v>2.9063516308600955E-5</c:v>
                </c:pt>
                <c:pt idx="822">
                  <c:v>2.8908333536548876E-5</c:v>
                </c:pt>
                <c:pt idx="823">
                  <c:v>2.8642305927316921E-5</c:v>
                </c:pt>
                <c:pt idx="824">
                  <c:v>2.8243264513468844E-5</c:v>
                </c:pt>
                <c:pt idx="825">
                  <c:v>2.7866392067056799E-5</c:v>
                </c:pt>
                <c:pt idx="826">
                  <c:v>2.7245660978848665E-5</c:v>
                </c:pt>
                <c:pt idx="827">
                  <c:v>2.7068309239360612E-5</c:v>
                </c:pt>
                <c:pt idx="828">
                  <c:v>2.7068309239360612E-5</c:v>
                </c:pt>
                <c:pt idx="829">
                  <c:v>2.6824450597564587E-5</c:v>
                </c:pt>
                <c:pt idx="830">
                  <c:v>2.6691436792948496E-5</c:v>
                </c:pt>
                <c:pt idx="831">
                  <c:v>2.6381071248844498E-5</c:v>
                </c:pt>
                <c:pt idx="832">
                  <c:v>2.6026367769868481E-5</c:v>
                </c:pt>
                <c:pt idx="833">
                  <c:v>2.5671664290892363E-5</c:v>
                </c:pt>
                <c:pt idx="834">
                  <c:v>2.5472143583968418E-5</c:v>
                </c:pt>
                <c:pt idx="835">
                  <c:v>2.4917919398068202E-5</c:v>
                </c:pt>
                <c:pt idx="836">
                  <c:v>2.4917919398068202E-5</c:v>
                </c:pt>
                <c:pt idx="837">
                  <c:v>2.4651891788836219E-5</c:v>
                </c:pt>
                <c:pt idx="838">
                  <c:v>2.4452371081912207E-5</c:v>
                </c:pt>
                <c:pt idx="839">
                  <c:v>2.4097667602936112E-5</c:v>
                </c:pt>
                <c:pt idx="840">
                  <c:v>2.3898146896012041E-5</c:v>
                </c:pt>
                <c:pt idx="841">
                  <c:v>2.3698626189087991E-5</c:v>
                </c:pt>
                <c:pt idx="842">
                  <c:v>2.3543443417036024E-5</c:v>
                </c:pt>
                <c:pt idx="843">
                  <c:v>2.3277415807804029E-5</c:v>
                </c:pt>
                <c:pt idx="844">
                  <c:v>2.3277415807804029E-5</c:v>
                </c:pt>
                <c:pt idx="845">
                  <c:v>2.3055726133443886E-5</c:v>
                </c:pt>
                <c:pt idx="846">
                  <c:v>2.2811867491647935E-5</c:v>
                </c:pt>
                <c:pt idx="847">
                  <c:v>2.2590177817287867E-5</c:v>
                </c:pt>
                <c:pt idx="848">
                  <c:v>2.23241502080558E-5</c:v>
                </c:pt>
                <c:pt idx="849">
                  <c:v>2.2191136403439835E-5</c:v>
                </c:pt>
                <c:pt idx="850">
                  <c:v>2.2013784663951779E-5</c:v>
                </c:pt>
                <c:pt idx="851">
                  <c:v>2.1725588087283714E-5</c:v>
                </c:pt>
                <c:pt idx="852">
                  <c:v>2.1526067380359678E-5</c:v>
                </c:pt>
                <c:pt idx="853">
                  <c:v>2.1526067380359678E-5</c:v>
                </c:pt>
                <c:pt idx="854">
                  <c:v>2.1260039771127634E-5</c:v>
                </c:pt>
                <c:pt idx="855">
                  <c:v>2.0994012161895605E-5</c:v>
                </c:pt>
                <c:pt idx="856">
                  <c:v>2.0838829389843594E-5</c:v>
                </c:pt>
                <c:pt idx="857">
                  <c:v>2.0550632813175509E-5</c:v>
                </c:pt>
                <c:pt idx="858">
                  <c:v>2.0328943138815441E-5</c:v>
                </c:pt>
                <c:pt idx="859">
                  <c:v>2.0240267269071498E-5</c:v>
                </c:pt>
                <c:pt idx="860">
                  <c:v>1.9929901724967446E-5</c:v>
                </c:pt>
                <c:pt idx="861">
                  <c:v>1.9929901724967446E-5</c:v>
                </c:pt>
                <c:pt idx="862">
                  <c:v>1.98190568877874E-5</c:v>
                </c:pt>
                <c:pt idx="863">
                  <c:v>1.9508691343683358E-5</c:v>
                </c:pt>
                <c:pt idx="864">
                  <c:v>1.9242663734451294E-5</c:v>
                </c:pt>
                <c:pt idx="865">
                  <c:v>1.9043143027527265E-5</c:v>
                </c:pt>
                <c:pt idx="866">
                  <c:v>1.8910129222911268E-5</c:v>
                </c:pt>
                <c:pt idx="867">
                  <c:v>1.8577594711371168E-5</c:v>
                </c:pt>
                <c:pt idx="868">
                  <c:v>1.8267229167267146E-5</c:v>
                </c:pt>
                <c:pt idx="869">
                  <c:v>1.8267229167267146E-5</c:v>
                </c:pt>
                <c:pt idx="870">
                  <c:v>1.8045539492907129E-5</c:v>
                </c:pt>
                <c:pt idx="871">
                  <c:v>1.7823849818547068E-5</c:v>
                </c:pt>
                <c:pt idx="872">
                  <c:v>1.7579991176750961E-5</c:v>
                </c:pt>
                <c:pt idx="873">
                  <c:v>1.7402639437262987E-5</c:v>
                </c:pt>
                <c:pt idx="874">
                  <c:v>1.7247456665210962E-5</c:v>
                </c:pt>
                <c:pt idx="875">
                  <c:v>1.7114442860594878E-5</c:v>
                </c:pt>
                <c:pt idx="876">
                  <c:v>1.6870584218798904E-5</c:v>
                </c:pt>
                <c:pt idx="877">
                  <c:v>1.6648894544438866E-5</c:v>
                </c:pt>
                <c:pt idx="878">
                  <c:v>1.6648894544438866E-5</c:v>
                </c:pt>
                <c:pt idx="879">
                  <c:v>1.653804970725883E-5</c:v>
                </c:pt>
                <c:pt idx="880">
                  <c:v>1.6493711772386811E-5</c:v>
                </c:pt>
                <c:pt idx="881">
                  <c:v>1.6382866935206792E-5</c:v>
                </c:pt>
                <c:pt idx="882">
                  <c:v>1.6227684163154771E-5</c:v>
                </c:pt>
                <c:pt idx="883">
                  <c:v>1.6094670358538762E-5</c:v>
                </c:pt>
                <c:pt idx="884">
                  <c:v>1.6028163456230738E-5</c:v>
                </c:pt>
                <c:pt idx="885">
                  <c:v>1.5673459977254643E-5</c:v>
                </c:pt>
                <c:pt idx="886">
                  <c:v>1.5673459977254643E-5</c:v>
                </c:pt>
                <c:pt idx="887">
                  <c:v>1.5451770302894633E-5</c:v>
                </c:pt>
                <c:pt idx="888">
                  <c:v>1.5407432368022631E-5</c:v>
                </c:pt>
                <c:pt idx="889">
                  <c:v>1.5252249595970581E-5</c:v>
                </c:pt>
                <c:pt idx="890">
                  <c:v>1.5074897856482566E-5</c:v>
                </c:pt>
                <c:pt idx="891">
                  <c:v>1.4941884051866565E-5</c:v>
                </c:pt>
                <c:pt idx="892">
                  <c:v>1.4720194377506512E-5</c:v>
                </c:pt>
                <c:pt idx="893">
                  <c:v>1.4542842638018496E-5</c:v>
                </c:pt>
                <c:pt idx="894">
                  <c:v>1.4542842638018496E-5</c:v>
                </c:pt>
                <c:pt idx="895">
                  <c:v>1.438765986596646E-5</c:v>
                </c:pt>
                <c:pt idx="896">
                  <c:v>1.4298983996222409E-5</c:v>
                </c:pt>
                <c:pt idx="897">
                  <c:v>1.4121632256734383E-5</c:v>
                </c:pt>
                <c:pt idx="898">
                  <c:v>1.3966449484682411E-5</c:v>
                </c:pt>
                <c:pt idx="899">
                  <c:v>1.3877773614938402E-5</c:v>
                </c:pt>
                <c:pt idx="900">
                  <c:v>1.3722590842886369E-5</c:v>
                </c:pt>
                <c:pt idx="901">
                  <c:v>1.3279211494166262E-5</c:v>
                </c:pt>
                <c:pt idx="902">
                  <c:v>1.3124028722114251E-5</c:v>
                </c:pt>
                <c:pt idx="903">
                  <c:v>1.3124028722114251E-5</c:v>
                </c:pt>
                <c:pt idx="904">
                  <c:v>1.296884595006222E-5</c:v>
                </c:pt>
                <c:pt idx="905">
                  <c:v>1.2858001112882208E-5</c:v>
                </c:pt>
                <c:pt idx="906">
                  <c:v>1.2769325243138214E-5</c:v>
                </c:pt>
                <c:pt idx="907">
                  <c:v>1.268064937339414E-5</c:v>
                </c:pt>
                <c:pt idx="908">
                  <c:v>1.2481128666470166E-5</c:v>
                </c:pt>
                <c:pt idx="909">
                  <c:v>1.2281607959546069E-5</c:v>
                </c:pt>
                <c:pt idx="910">
                  <c:v>1.179389067595402E-5</c:v>
                </c:pt>
                <c:pt idx="911">
                  <c:v>1.179389067595402E-5</c:v>
                </c:pt>
                <c:pt idx="912">
                  <c:v>1.1660876871338015E-5</c:v>
                </c:pt>
                <c:pt idx="913">
                  <c:v>1.1483525131849978E-5</c:v>
                </c:pt>
                <c:pt idx="914">
                  <c:v>1.1328342359797923E-5</c:v>
                </c:pt>
                <c:pt idx="915">
                  <c:v>1.1195328555181903E-5</c:v>
                </c:pt>
                <c:pt idx="916">
                  <c:v>1.1106652685437913E-5</c:v>
                </c:pt>
                <c:pt idx="917">
                  <c:v>1.0973638880821847E-5</c:v>
                </c:pt>
                <c:pt idx="918">
                  <c:v>1.0707611271589821E-5</c:v>
                </c:pt>
                <c:pt idx="919">
                  <c:v>1.0707611271589821E-5</c:v>
                </c:pt>
                <c:pt idx="920">
                  <c:v>1.0641104369281843E-5</c:v>
                </c:pt>
                <c:pt idx="921">
                  <c:v>1.0574597466973781E-5</c:v>
                </c:pt>
                <c:pt idx="922">
                  <c:v>1.0441583662357818E-5</c:v>
                </c:pt>
                <c:pt idx="923">
                  <c:v>1.0375076760049747E-5</c:v>
                </c:pt>
                <c:pt idx="924">
                  <c:v>1.0308569857741741E-5</c:v>
                </c:pt>
                <c:pt idx="925">
                  <c:v>1.0109049150817725E-5</c:v>
                </c:pt>
                <c:pt idx="926">
                  <c:v>9.8873594764576972E-6</c:v>
                </c:pt>
                <c:pt idx="927">
                  <c:v>9.7986836067136658E-6</c:v>
                </c:pt>
                <c:pt idx="928">
                  <c:v>9.7986836067136658E-6</c:v>
                </c:pt>
                <c:pt idx="929">
                  <c:v>9.6656698020976697E-6</c:v>
                </c:pt>
                <c:pt idx="930">
                  <c:v>9.5769939323536485E-6</c:v>
                </c:pt>
                <c:pt idx="931">
                  <c:v>9.5104870300456555E-6</c:v>
                </c:pt>
                <c:pt idx="932">
                  <c:v>9.3996421928656282E-6</c:v>
                </c:pt>
                <c:pt idx="933">
                  <c:v>9.2666283882495727E-6</c:v>
                </c:pt>
                <c:pt idx="934">
                  <c:v>9.2001214859415492E-6</c:v>
                </c:pt>
                <c:pt idx="935">
                  <c:v>9.0227697464535205E-6</c:v>
                </c:pt>
                <c:pt idx="936">
                  <c:v>9.0227697464535205E-6</c:v>
                </c:pt>
                <c:pt idx="937">
                  <c:v>8.9340938767095349E-6</c:v>
                </c:pt>
                <c:pt idx="938">
                  <c:v>8.8454180069655239E-6</c:v>
                </c:pt>
                <c:pt idx="939">
                  <c:v>8.7345731697854712E-6</c:v>
                </c:pt>
                <c:pt idx="940">
                  <c:v>8.6902352349134843E-6</c:v>
                </c:pt>
                <c:pt idx="941">
                  <c:v>8.5572214302974526E-6</c:v>
                </c:pt>
                <c:pt idx="942">
                  <c:v>8.4020386582454621E-6</c:v>
                </c:pt>
                <c:pt idx="943">
                  <c:v>8.2025179513214171E-6</c:v>
                </c:pt>
                <c:pt idx="944">
                  <c:v>8.2025179513214171E-6</c:v>
                </c:pt>
                <c:pt idx="945">
                  <c:v>8.1138420815773857E-6</c:v>
                </c:pt>
                <c:pt idx="946">
                  <c:v>8.0251662118333883E-6</c:v>
                </c:pt>
                <c:pt idx="947">
                  <c:v>7.914321374653361E-6</c:v>
                </c:pt>
                <c:pt idx="948">
                  <c:v>7.869983439781347E-6</c:v>
                </c:pt>
                <c:pt idx="949">
                  <c:v>7.7369696351653339E-6</c:v>
                </c:pt>
                <c:pt idx="950">
                  <c:v>7.581786863113296E-6</c:v>
                </c:pt>
                <c:pt idx="951">
                  <c:v>7.4266040910612793E-6</c:v>
                </c:pt>
                <c:pt idx="952">
                  <c:v>7.3822661561892628E-6</c:v>
                </c:pt>
                <c:pt idx="953">
                  <c:v>7.3822661561892628E-6</c:v>
                </c:pt>
                <c:pt idx="954">
                  <c:v>7.2935902864452442E-6</c:v>
                </c:pt>
                <c:pt idx="955">
                  <c:v>7.2714213190092525E-6</c:v>
                </c:pt>
                <c:pt idx="956">
                  <c:v>7.1827454492652177E-6</c:v>
                </c:pt>
                <c:pt idx="957">
                  <c:v>7.1384075143932207E-6</c:v>
                </c:pt>
                <c:pt idx="958">
                  <c:v>7.0275626772131977E-6</c:v>
                </c:pt>
                <c:pt idx="959">
                  <c:v>6.9610557749051945E-6</c:v>
                </c:pt>
                <c:pt idx="960">
                  <c:v>6.8502109377251638E-6</c:v>
                </c:pt>
                <c:pt idx="961">
                  <c:v>6.8502109377251638E-6</c:v>
                </c:pt>
                <c:pt idx="962">
                  <c:v>6.761535067981152E-6</c:v>
                </c:pt>
                <c:pt idx="963">
                  <c:v>6.6950281656731564E-6</c:v>
                </c:pt>
                <c:pt idx="964">
                  <c:v>6.6285212633651194E-6</c:v>
                </c:pt>
                <c:pt idx="965">
                  <c:v>6.4955074587491096E-6</c:v>
                </c:pt>
                <c:pt idx="966">
                  <c:v>6.3624936541330898E-6</c:v>
                </c:pt>
                <c:pt idx="967">
                  <c:v>6.2959867518250697E-6</c:v>
                </c:pt>
                <c:pt idx="968">
                  <c:v>6.1408039797730504E-6</c:v>
                </c:pt>
                <c:pt idx="969">
                  <c:v>6.1408039797730504E-6</c:v>
                </c:pt>
                <c:pt idx="970">
                  <c:v>6.0742970774650388E-6</c:v>
                </c:pt>
                <c:pt idx="971">
                  <c:v>6.0077901751570305E-6</c:v>
                </c:pt>
                <c:pt idx="972">
                  <c:v>5.8969453379769931E-6</c:v>
                </c:pt>
                <c:pt idx="973">
                  <c:v>5.8747763705409988E-6</c:v>
                </c:pt>
                <c:pt idx="974">
                  <c:v>5.8304384356689958E-6</c:v>
                </c:pt>
                <c:pt idx="975">
                  <c:v>5.7861005007969844E-6</c:v>
                </c:pt>
                <c:pt idx="976">
                  <c:v>5.6974246310529598E-6</c:v>
                </c:pt>
                <c:pt idx="977">
                  <c:v>5.6530866961809518E-6</c:v>
                </c:pt>
                <c:pt idx="978">
                  <c:v>5.6530866961809518E-6</c:v>
                </c:pt>
                <c:pt idx="979">
                  <c:v>5.5644108264369366E-6</c:v>
                </c:pt>
                <c:pt idx="980">
                  <c:v>5.520072891564948E-6</c:v>
                </c:pt>
                <c:pt idx="981">
                  <c:v>5.4092280543849436E-6</c:v>
                </c:pt>
                <c:pt idx="982">
                  <c:v>5.3427211520769108E-6</c:v>
                </c:pt>
                <c:pt idx="983">
                  <c:v>5.2762142497689E-6</c:v>
                </c:pt>
                <c:pt idx="984">
                  <c:v>5.2540452823329023E-6</c:v>
                </c:pt>
                <c:pt idx="985">
                  <c:v>5.1210314777168706E-6</c:v>
                </c:pt>
                <c:pt idx="986">
                  <c:v>5.1210314777168706E-6</c:v>
                </c:pt>
                <c:pt idx="987">
                  <c:v>5.0988625102808771E-6</c:v>
                </c:pt>
                <c:pt idx="988">
                  <c:v>5.0766935428448871E-6</c:v>
                </c:pt>
                <c:pt idx="989">
                  <c:v>5.0323556079728604E-6</c:v>
                </c:pt>
                <c:pt idx="990">
                  <c:v>4.9880176731008541E-6</c:v>
                </c:pt>
                <c:pt idx="991">
                  <c:v>4.9436797382288579E-6</c:v>
                </c:pt>
                <c:pt idx="992">
                  <c:v>4.9215107707928433E-6</c:v>
                </c:pt>
                <c:pt idx="993">
                  <c:v>4.8550038684848283E-6</c:v>
                </c:pt>
                <c:pt idx="994">
                  <c:v>4.8550038684848283E-6</c:v>
                </c:pt>
                <c:pt idx="995">
                  <c:v>4.7884969661768124E-6</c:v>
                </c:pt>
                <c:pt idx="996">
                  <c:v>4.7663279987408232E-6</c:v>
                </c:pt>
                <c:pt idx="997">
                  <c:v>4.6998210964328031E-6</c:v>
                </c:pt>
                <c:pt idx="998">
                  <c:v>4.6776521289967961E-6</c:v>
                </c:pt>
                <c:pt idx="999">
                  <c:v>4.6111452266887794E-6</c:v>
                </c:pt>
                <c:pt idx="1000">
                  <c:v>4.566807291816779E-6</c:v>
                </c:pt>
                <c:pt idx="1001">
                  <c:v>4.4559624546367635E-6</c:v>
                </c:pt>
                <c:pt idx="1002">
                  <c:v>4.3229486500207284E-6</c:v>
                </c:pt>
                <c:pt idx="1003">
                  <c:v>4.3229486500207284E-6</c:v>
                </c:pt>
                <c:pt idx="1004">
                  <c:v>4.2786107151487424E-6</c:v>
                </c:pt>
                <c:pt idx="1005">
                  <c:v>4.2342727802767335E-6</c:v>
                </c:pt>
                <c:pt idx="1006">
                  <c:v>4.2121038128407104E-6</c:v>
                </c:pt>
                <c:pt idx="1007">
                  <c:v>4.1677658779686956E-6</c:v>
                </c:pt>
                <c:pt idx="1008">
                  <c:v>4.0569210407886946E-6</c:v>
                </c:pt>
                <c:pt idx="1009">
                  <c:v>3.9682451710446692E-6</c:v>
                </c:pt>
                <c:pt idx="1010">
                  <c:v>3.9460762036086723E-6</c:v>
                </c:pt>
                <c:pt idx="1011">
                  <c:v>3.9460762036086723E-6</c:v>
                </c:pt>
                <c:pt idx="1012">
                  <c:v>3.9239072361726764E-6</c:v>
                </c:pt>
                <c:pt idx="1013">
                  <c:v>3.9017382687366728E-6</c:v>
                </c:pt>
                <c:pt idx="1014">
                  <c:v>3.8795693013006616E-6</c:v>
                </c:pt>
                <c:pt idx="1015">
                  <c:v>3.8352313664286561E-6</c:v>
                </c:pt>
                <c:pt idx="1016">
                  <c:v>3.7908934315566484E-6</c:v>
                </c:pt>
                <c:pt idx="1017">
                  <c:v>3.7243865292486393E-6</c:v>
                </c:pt>
                <c:pt idx="1018">
                  <c:v>3.7022175618126396E-6</c:v>
                </c:pt>
                <c:pt idx="1019">
                  <c:v>3.7022175618126396E-6</c:v>
                </c:pt>
                <c:pt idx="1020">
                  <c:v>3.6800485943766288E-6</c:v>
                </c:pt>
                <c:pt idx="1021">
                  <c:v>3.6578796269406256E-6</c:v>
                </c:pt>
                <c:pt idx="1022">
                  <c:v>3.5692037571966167E-6</c:v>
                </c:pt>
                <c:pt idx="1023">
                  <c:v>3.5692037571966167E-6</c:v>
                </c:pt>
                <c:pt idx="1024">
                  <c:v>3.5692037571966167E-6</c:v>
                </c:pt>
                <c:pt idx="1025">
                  <c:v>3.5248658223246027E-6</c:v>
                </c:pt>
                <c:pt idx="1026">
                  <c:v>3.5026968548886E-6</c:v>
                </c:pt>
                <c:pt idx="1027">
                  <c:v>3.4805278874526044E-6</c:v>
                </c:pt>
                <c:pt idx="1028">
                  <c:v>3.4805278874526044E-6</c:v>
                </c:pt>
                <c:pt idx="1029">
                  <c:v>3.4361899525805884E-6</c:v>
                </c:pt>
                <c:pt idx="1030">
                  <c:v>3.4140209851445818E-6</c:v>
                </c:pt>
                <c:pt idx="1031">
                  <c:v>3.3696830502725797E-6</c:v>
                </c:pt>
                <c:pt idx="1032">
                  <c:v>3.3253451154005644E-6</c:v>
                </c:pt>
                <c:pt idx="1033">
                  <c:v>3.3031761479645693E-6</c:v>
                </c:pt>
                <c:pt idx="1034">
                  <c:v>3.2810071805285628E-6</c:v>
                </c:pt>
                <c:pt idx="1035">
                  <c:v>3.2145002782205566E-6</c:v>
                </c:pt>
                <c:pt idx="1036">
                  <c:v>3.2145002782205566E-6</c:v>
                </c:pt>
                <c:pt idx="1037">
                  <c:v>3.1701623433485427E-6</c:v>
                </c:pt>
                <c:pt idx="1038">
                  <c:v>3.1701623433485427E-6</c:v>
                </c:pt>
                <c:pt idx="1039">
                  <c:v>3.1036554410405314E-6</c:v>
                </c:pt>
                <c:pt idx="1040">
                  <c:v>3.0149795712965196E-6</c:v>
                </c:pt>
                <c:pt idx="1041">
                  <c:v>2.9484726689885054E-6</c:v>
                </c:pt>
                <c:pt idx="1042">
                  <c:v>2.9484726689885054E-6</c:v>
                </c:pt>
                <c:pt idx="1043">
                  <c:v>2.9041347341165037E-6</c:v>
                </c:pt>
                <c:pt idx="1044">
                  <c:v>2.9041347341165037E-6</c:v>
                </c:pt>
                <c:pt idx="1045">
                  <c:v>2.8376278318084845E-6</c:v>
                </c:pt>
                <c:pt idx="1046">
                  <c:v>2.7932898969364832E-6</c:v>
                </c:pt>
                <c:pt idx="1047">
                  <c:v>2.7711209295004758E-6</c:v>
                </c:pt>
                <c:pt idx="1048">
                  <c:v>2.748951962064476E-6</c:v>
                </c:pt>
                <c:pt idx="1049">
                  <c:v>2.7046140271924701E-6</c:v>
                </c:pt>
                <c:pt idx="1050">
                  <c:v>2.6824450597564597E-6</c:v>
                </c:pt>
                <c:pt idx="1051">
                  <c:v>2.6381071248844508E-6</c:v>
                </c:pt>
                <c:pt idx="1052">
                  <c:v>2.6381071248844508E-6</c:v>
                </c:pt>
                <c:pt idx="1053">
                  <c:v>2.5937691900124458E-6</c:v>
                </c:pt>
                <c:pt idx="1054">
                  <c:v>2.5716002225764422E-6</c:v>
                </c:pt>
                <c:pt idx="1055">
                  <c:v>2.5494312551404441E-6</c:v>
                </c:pt>
                <c:pt idx="1056">
                  <c:v>2.5050933202684276E-6</c:v>
                </c:pt>
                <c:pt idx="1057">
                  <c:v>2.4607553853964221E-6</c:v>
                </c:pt>
                <c:pt idx="1058">
                  <c:v>2.4385864179604197E-6</c:v>
                </c:pt>
                <c:pt idx="1059">
                  <c:v>2.4164174505244115E-6</c:v>
                </c:pt>
                <c:pt idx="1060">
                  <c:v>2.3499105482164096E-6</c:v>
                </c:pt>
                <c:pt idx="1061">
                  <c:v>2.3499105482164096E-6</c:v>
                </c:pt>
                <c:pt idx="1062">
                  <c:v>2.3499105482164096E-6</c:v>
                </c:pt>
                <c:pt idx="1063">
                  <c:v>2.3499105482164096E-6</c:v>
                </c:pt>
                <c:pt idx="1064">
                  <c:v>2.3277415807804035E-6</c:v>
                </c:pt>
                <c:pt idx="1065">
                  <c:v>2.3055726133443922E-6</c:v>
                </c:pt>
                <c:pt idx="1066">
                  <c:v>2.2834036459083954E-6</c:v>
                </c:pt>
                <c:pt idx="1067">
                  <c:v>2.2612346784723961E-6</c:v>
                </c:pt>
                <c:pt idx="1068">
                  <c:v>2.2168967436003825E-6</c:v>
                </c:pt>
                <c:pt idx="1069">
                  <c:v>2.1947277761643831E-6</c:v>
                </c:pt>
                <c:pt idx="1070">
                  <c:v>2.1947277761643831E-6</c:v>
                </c:pt>
                <c:pt idx="1071">
                  <c:v>2.1947277761643831E-6</c:v>
                </c:pt>
                <c:pt idx="1072">
                  <c:v>2.1503898412923764E-6</c:v>
                </c:pt>
                <c:pt idx="1073">
                  <c:v>2.106051906420362E-6</c:v>
                </c:pt>
                <c:pt idx="1074">
                  <c:v>2.106051906420362E-6</c:v>
                </c:pt>
                <c:pt idx="1075">
                  <c:v>2.106051906420362E-6</c:v>
                </c:pt>
                <c:pt idx="1076">
                  <c:v>2.0838829389843597E-6</c:v>
                </c:pt>
                <c:pt idx="1077">
                  <c:v>2.017376036676348E-6</c:v>
                </c:pt>
                <c:pt idx="1078">
                  <c:v>1.9952070692403453E-6</c:v>
                </c:pt>
                <c:pt idx="1079">
                  <c:v>1.9952070692403453E-6</c:v>
                </c:pt>
                <c:pt idx="1080">
                  <c:v>1.950869134368336E-6</c:v>
                </c:pt>
                <c:pt idx="1081">
                  <c:v>1.950869134368336E-6</c:v>
                </c:pt>
                <c:pt idx="1082">
                  <c:v>1.8843622320603228E-6</c:v>
                </c:pt>
                <c:pt idx="1083">
                  <c:v>1.8621932646243197E-6</c:v>
                </c:pt>
                <c:pt idx="1084">
                  <c:v>1.8621932646243197E-6</c:v>
                </c:pt>
                <c:pt idx="1085">
                  <c:v>1.8621932646243197E-6</c:v>
                </c:pt>
                <c:pt idx="1086">
                  <c:v>1.8621932646243197E-6</c:v>
                </c:pt>
                <c:pt idx="1087">
                  <c:v>1.8400242971883101E-6</c:v>
                </c:pt>
                <c:pt idx="1088">
                  <c:v>1.8400242971883101E-6</c:v>
                </c:pt>
                <c:pt idx="1089">
                  <c:v>1.8400242971883101E-6</c:v>
                </c:pt>
                <c:pt idx="1090">
                  <c:v>1.8400242971883101E-6</c:v>
                </c:pt>
                <c:pt idx="1091">
                  <c:v>1.8178553297523131E-6</c:v>
                </c:pt>
                <c:pt idx="1092">
                  <c:v>1.8178553297523131E-6</c:v>
                </c:pt>
                <c:pt idx="1093">
                  <c:v>1.8178553297523131E-6</c:v>
                </c:pt>
                <c:pt idx="1094">
                  <c:v>1.7513484274442994E-6</c:v>
                </c:pt>
                <c:pt idx="1095">
                  <c:v>1.7070104925722907E-6</c:v>
                </c:pt>
                <c:pt idx="1096">
                  <c:v>1.7070104925722907E-6</c:v>
                </c:pt>
                <c:pt idx="1097">
                  <c:v>1.6626725577002865E-6</c:v>
                </c:pt>
                <c:pt idx="1098">
                  <c:v>1.6626725577002865E-6</c:v>
                </c:pt>
                <c:pt idx="1099">
                  <c:v>1.6183346228282774E-6</c:v>
                </c:pt>
                <c:pt idx="1100">
                  <c:v>1.5961656553922725E-6</c:v>
                </c:pt>
                <c:pt idx="1101">
                  <c:v>1.5518277205202659E-6</c:v>
                </c:pt>
                <c:pt idx="1102">
                  <c:v>1.5518277205202659E-6</c:v>
                </c:pt>
                <c:pt idx="1103">
                  <c:v>1.5518277205202659E-6</c:v>
                </c:pt>
                <c:pt idx="1104">
                  <c:v>1.5518277205202659E-6</c:v>
                </c:pt>
                <c:pt idx="1105">
                  <c:v>1.4853208182122522E-6</c:v>
                </c:pt>
                <c:pt idx="1106">
                  <c:v>1.4631518507762509E-6</c:v>
                </c:pt>
                <c:pt idx="1107">
                  <c:v>1.440982883340248E-6</c:v>
                </c:pt>
                <c:pt idx="1108">
                  <c:v>1.4188139159042422E-6</c:v>
                </c:pt>
                <c:pt idx="1109">
                  <c:v>1.4188139159042422E-6</c:v>
                </c:pt>
                <c:pt idx="1110">
                  <c:v>1.4188139159042422E-6</c:v>
                </c:pt>
                <c:pt idx="1111">
                  <c:v>1.396644948468241E-6</c:v>
                </c:pt>
                <c:pt idx="1112">
                  <c:v>1.3744759810322382E-6</c:v>
                </c:pt>
                <c:pt idx="1113">
                  <c:v>1.3523070135962348E-6</c:v>
                </c:pt>
                <c:pt idx="1114">
                  <c:v>1.3523070135962348E-6</c:v>
                </c:pt>
                <c:pt idx="1115">
                  <c:v>1.3523070135962348E-6</c:v>
                </c:pt>
                <c:pt idx="1116">
                  <c:v>1.3523070135962348E-6</c:v>
                </c:pt>
                <c:pt idx="1117">
                  <c:v>1.3523070135962348E-6</c:v>
                </c:pt>
                <c:pt idx="1118">
                  <c:v>1.3523070135962348E-6</c:v>
                </c:pt>
                <c:pt idx="1119">
                  <c:v>1.3523070135962348E-6</c:v>
                </c:pt>
                <c:pt idx="1120">
                  <c:v>1.3523070135962348E-6</c:v>
                </c:pt>
                <c:pt idx="1121">
                  <c:v>1.3523070135962348E-6</c:v>
                </c:pt>
                <c:pt idx="1122">
                  <c:v>1.3523070135962348E-6</c:v>
                </c:pt>
                <c:pt idx="1123">
                  <c:v>1.3301380461602295E-6</c:v>
                </c:pt>
                <c:pt idx="1124">
                  <c:v>1.3079690787242221E-6</c:v>
                </c:pt>
                <c:pt idx="1125">
                  <c:v>1.2858001112882209E-6</c:v>
                </c:pt>
                <c:pt idx="1126">
                  <c:v>1.2858001112882209E-6</c:v>
                </c:pt>
                <c:pt idx="1127">
                  <c:v>1.2636311438522156E-6</c:v>
                </c:pt>
                <c:pt idx="1128">
                  <c:v>1.2636311438522156E-6</c:v>
                </c:pt>
                <c:pt idx="1129">
                  <c:v>1.2414621764162145E-6</c:v>
                </c:pt>
                <c:pt idx="1130">
                  <c:v>1.2414621764162145E-6</c:v>
                </c:pt>
                <c:pt idx="1131">
                  <c:v>1.2414621764162145E-6</c:v>
                </c:pt>
                <c:pt idx="1132">
                  <c:v>1.2192932089802075E-6</c:v>
                </c:pt>
                <c:pt idx="1133">
                  <c:v>1.1971242415442037E-6</c:v>
                </c:pt>
                <c:pt idx="1134">
                  <c:v>1.1971242415442037E-6</c:v>
                </c:pt>
                <c:pt idx="1135">
                  <c:v>1.1971242415442037E-6</c:v>
                </c:pt>
                <c:pt idx="1136">
                  <c:v>1.1971242415442037E-6</c:v>
                </c:pt>
                <c:pt idx="1137">
                  <c:v>1.1749552741082035E-6</c:v>
                </c:pt>
                <c:pt idx="1138">
                  <c:v>1.108448371800191E-6</c:v>
                </c:pt>
                <c:pt idx="1139">
                  <c:v>1.0862794043641855E-6</c:v>
                </c:pt>
                <c:pt idx="1140">
                  <c:v>1.0862794043641855E-6</c:v>
                </c:pt>
                <c:pt idx="1141">
                  <c:v>1.0862794043641855E-6</c:v>
                </c:pt>
                <c:pt idx="1142">
                  <c:v>1.0641104369281847E-6</c:v>
                </c:pt>
                <c:pt idx="1143">
                  <c:v>1.0641104369281847E-6</c:v>
                </c:pt>
                <c:pt idx="1144">
                  <c:v>1.0641104369281847E-6</c:v>
                </c:pt>
                <c:pt idx="1145">
                  <c:v>1.0419414694921777E-6</c:v>
                </c:pt>
                <c:pt idx="1146">
                  <c:v>1.0419414694921777E-6</c:v>
                </c:pt>
                <c:pt idx="1147">
                  <c:v>1.0419414694921777E-6</c:v>
                </c:pt>
                <c:pt idx="1148">
                  <c:v>1.0419414694921777E-6</c:v>
                </c:pt>
                <c:pt idx="1149">
                  <c:v>1.0419414694921777E-6</c:v>
                </c:pt>
                <c:pt idx="1150">
                  <c:v>1.0419414694921777E-6</c:v>
                </c:pt>
                <c:pt idx="1151">
                  <c:v>1.0197725020561739E-6</c:v>
                </c:pt>
                <c:pt idx="1152">
                  <c:v>1.0197725020561739E-6</c:v>
                </c:pt>
                <c:pt idx="1153">
                  <c:v>1.0197725020561739E-6</c:v>
                </c:pt>
                <c:pt idx="1154">
                  <c:v>9.9760353462017285E-7</c:v>
                </c:pt>
                <c:pt idx="1155">
                  <c:v>9.9760353462017285E-7</c:v>
                </c:pt>
                <c:pt idx="1156">
                  <c:v>9.9760353462017285E-7</c:v>
                </c:pt>
                <c:pt idx="1157">
                  <c:v>9.7543456718416756E-7</c:v>
                </c:pt>
                <c:pt idx="1158">
                  <c:v>9.7543456718416756E-7</c:v>
                </c:pt>
                <c:pt idx="1159">
                  <c:v>9.7543456718416756E-7</c:v>
                </c:pt>
                <c:pt idx="1160">
                  <c:v>9.3109663231215962E-7</c:v>
                </c:pt>
                <c:pt idx="1161">
                  <c:v>9.0892766487615582E-7</c:v>
                </c:pt>
                <c:pt idx="1162">
                  <c:v>8.8675869744015487E-7</c:v>
                </c:pt>
                <c:pt idx="1163">
                  <c:v>8.6458973000414778E-7</c:v>
                </c:pt>
                <c:pt idx="1164">
                  <c:v>8.6458973000414778E-7</c:v>
                </c:pt>
                <c:pt idx="1165">
                  <c:v>8.6458973000414778E-7</c:v>
                </c:pt>
                <c:pt idx="1166">
                  <c:v>8.6458973000414778E-7</c:v>
                </c:pt>
                <c:pt idx="1167">
                  <c:v>8.6458973000414778E-7</c:v>
                </c:pt>
                <c:pt idx="1168">
                  <c:v>8.2025179513214196E-7</c:v>
                </c:pt>
                <c:pt idx="1169">
                  <c:v>8.2025179513214196E-7</c:v>
                </c:pt>
                <c:pt idx="1170">
                  <c:v>7.9808282769613741E-7</c:v>
                </c:pt>
                <c:pt idx="1171">
                  <c:v>7.9808282769613741E-7</c:v>
                </c:pt>
                <c:pt idx="1172">
                  <c:v>7.7591386026013403E-7</c:v>
                </c:pt>
                <c:pt idx="1173">
                  <c:v>7.5374489282412948E-7</c:v>
                </c:pt>
                <c:pt idx="1174">
                  <c:v>7.5374489282412948E-7</c:v>
                </c:pt>
                <c:pt idx="1175">
                  <c:v>7.3157592538812535E-7</c:v>
                </c:pt>
                <c:pt idx="1176">
                  <c:v>7.3157592538812535E-7</c:v>
                </c:pt>
                <c:pt idx="1177">
                  <c:v>7.3157592538812535E-7</c:v>
                </c:pt>
                <c:pt idx="1178">
                  <c:v>7.3157592538812535E-7</c:v>
                </c:pt>
                <c:pt idx="1179">
                  <c:v>7.3157592538812535E-7</c:v>
                </c:pt>
                <c:pt idx="1180">
                  <c:v>7.3157592538812535E-7</c:v>
                </c:pt>
                <c:pt idx="1181">
                  <c:v>7.3157592538812535E-7</c:v>
                </c:pt>
                <c:pt idx="1182">
                  <c:v>7.0940695795212123E-7</c:v>
                </c:pt>
                <c:pt idx="1183">
                  <c:v>7.0940695795212123E-7</c:v>
                </c:pt>
                <c:pt idx="1184">
                  <c:v>7.0940695795212123E-7</c:v>
                </c:pt>
                <c:pt idx="1185">
                  <c:v>7.0940695795212123E-7</c:v>
                </c:pt>
                <c:pt idx="1186">
                  <c:v>7.0940695795212123E-7</c:v>
                </c:pt>
                <c:pt idx="1187">
                  <c:v>6.8723799051611932E-7</c:v>
                </c:pt>
                <c:pt idx="1188">
                  <c:v>6.8723799051611932E-7</c:v>
                </c:pt>
                <c:pt idx="1189">
                  <c:v>6.4290005564410969E-7</c:v>
                </c:pt>
                <c:pt idx="1190">
                  <c:v>6.2073108820810642E-7</c:v>
                </c:pt>
                <c:pt idx="1191">
                  <c:v>6.2073108820810642E-7</c:v>
                </c:pt>
                <c:pt idx="1192">
                  <c:v>6.2073108820810642E-7</c:v>
                </c:pt>
                <c:pt idx="1193">
                  <c:v>6.2073108820810642E-7</c:v>
                </c:pt>
                <c:pt idx="1194">
                  <c:v>6.2073108820810642E-7</c:v>
                </c:pt>
                <c:pt idx="1195">
                  <c:v>5.9856212077210335E-7</c:v>
                </c:pt>
                <c:pt idx="1196">
                  <c:v>5.9856212077210335E-7</c:v>
                </c:pt>
                <c:pt idx="1197">
                  <c:v>5.9856212077210335E-7</c:v>
                </c:pt>
                <c:pt idx="1198">
                  <c:v>5.9856212077210335E-7</c:v>
                </c:pt>
                <c:pt idx="1199">
                  <c:v>5.9856212077210335E-7</c:v>
                </c:pt>
                <c:pt idx="1200">
                  <c:v>5.9856212077210335E-7</c:v>
                </c:pt>
                <c:pt idx="1201">
                  <c:v>5.9856212077210335E-7</c:v>
                </c:pt>
                <c:pt idx="1202">
                  <c:v>5.9856212077210335E-7</c:v>
                </c:pt>
                <c:pt idx="1203">
                  <c:v>5.9856212077210335E-7</c:v>
                </c:pt>
                <c:pt idx="1204">
                  <c:v>5.9856212077210335E-7</c:v>
                </c:pt>
                <c:pt idx="1205">
                  <c:v>5.9856212077210335E-7</c:v>
                </c:pt>
                <c:pt idx="1206">
                  <c:v>5.9856212077210335E-7</c:v>
                </c:pt>
                <c:pt idx="1207">
                  <c:v>5.5422418590009467E-7</c:v>
                </c:pt>
                <c:pt idx="1208">
                  <c:v>5.5422418590009467E-7</c:v>
                </c:pt>
                <c:pt idx="1209">
                  <c:v>5.5422418590009467E-7</c:v>
                </c:pt>
                <c:pt idx="1210">
                  <c:v>5.5422418590009467E-7</c:v>
                </c:pt>
                <c:pt idx="1211">
                  <c:v>5.5422418590009467E-7</c:v>
                </c:pt>
                <c:pt idx="1212">
                  <c:v>5.5422418590009467E-7</c:v>
                </c:pt>
                <c:pt idx="1213">
                  <c:v>5.5422418590009467E-7</c:v>
                </c:pt>
                <c:pt idx="1214">
                  <c:v>5.5422418590009467E-7</c:v>
                </c:pt>
                <c:pt idx="1215">
                  <c:v>5.5422418590009467E-7</c:v>
                </c:pt>
                <c:pt idx="1216">
                  <c:v>5.3205521846409161E-7</c:v>
                </c:pt>
                <c:pt idx="1217">
                  <c:v>5.3205521846409161E-7</c:v>
                </c:pt>
                <c:pt idx="1218">
                  <c:v>5.3205521846409161E-7</c:v>
                </c:pt>
                <c:pt idx="1219">
                  <c:v>5.3205521846409161E-7</c:v>
                </c:pt>
                <c:pt idx="1220">
                  <c:v>5.3205521846409161E-7</c:v>
                </c:pt>
                <c:pt idx="1221">
                  <c:v>5.3205521846409161E-7</c:v>
                </c:pt>
                <c:pt idx="1222">
                  <c:v>5.3205521846409161E-7</c:v>
                </c:pt>
                <c:pt idx="1223">
                  <c:v>5.0988625102808812E-7</c:v>
                </c:pt>
                <c:pt idx="1224">
                  <c:v>5.0988625102808812E-7</c:v>
                </c:pt>
                <c:pt idx="1225">
                  <c:v>5.0988625102808812E-7</c:v>
                </c:pt>
                <c:pt idx="1226">
                  <c:v>5.0988625102808812E-7</c:v>
                </c:pt>
                <c:pt idx="1227">
                  <c:v>5.0988625102808812E-7</c:v>
                </c:pt>
                <c:pt idx="1228">
                  <c:v>5.0988625102808812E-7</c:v>
                </c:pt>
                <c:pt idx="1229">
                  <c:v>4.6554831615607928E-7</c:v>
                </c:pt>
                <c:pt idx="1230">
                  <c:v>4.4337934872007791E-7</c:v>
                </c:pt>
                <c:pt idx="1231">
                  <c:v>4.4337934872007791E-7</c:v>
                </c:pt>
                <c:pt idx="1232">
                  <c:v>4.4337934872007791E-7</c:v>
                </c:pt>
                <c:pt idx="1233">
                  <c:v>4.4337934872007791E-7</c:v>
                </c:pt>
                <c:pt idx="1234">
                  <c:v>4.4337934872007791E-7</c:v>
                </c:pt>
                <c:pt idx="1235">
                  <c:v>4.4337934872007791E-7</c:v>
                </c:pt>
                <c:pt idx="1236">
                  <c:v>4.4337934872007791E-7</c:v>
                </c:pt>
                <c:pt idx="1237">
                  <c:v>4.4337934872007791E-7</c:v>
                </c:pt>
                <c:pt idx="1238">
                  <c:v>4.4337934872007791E-7</c:v>
                </c:pt>
                <c:pt idx="1239">
                  <c:v>4.4337934872007791E-7</c:v>
                </c:pt>
                <c:pt idx="1240">
                  <c:v>4.4337934872007791E-7</c:v>
                </c:pt>
                <c:pt idx="1241">
                  <c:v>4.4337934872007791E-7</c:v>
                </c:pt>
                <c:pt idx="1242">
                  <c:v>4.2121038128407183E-7</c:v>
                </c:pt>
                <c:pt idx="1243">
                  <c:v>4.2121038128407183E-7</c:v>
                </c:pt>
                <c:pt idx="1244">
                  <c:v>3.9904141384806855E-7</c:v>
                </c:pt>
                <c:pt idx="1245">
                  <c:v>3.9904141384806855E-7</c:v>
                </c:pt>
                <c:pt idx="1246">
                  <c:v>3.9904141384806855E-7</c:v>
                </c:pt>
                <c:pt idx="1247">
                  <c:v>3.9904141384806855E-7</c:v>
                </c:pt>
                <c:pt idx="1248">
                  <c:v>3.9904141384806855E-7</c:v>
                </c:pt>
                <c:pt idx="1249">
                  <c:v>3.9904141384806855E-7</c:v>
                </c:pt>
                <c:pt idx="1250">
                  <c:v>3.9904141384806855E-7</c:v>
                </c:pt>
                <c:pt idx="1251">
                  <c:v>3.9904141384806855E-7</c:v>
                </c:pt>
                <c:pt idx="1252">
                  <c:v>3.9904141384806855E-7</c:v>
                </c:pt>
                <c:pt idx="1253">
                  <c:v>3.7687244641206511E-7</c:v>
                </c:pt>
                <c:pt idx="1254">
                  <c:v>3.7687244641206511E-7</c:v>
                </c:pt>
                <c:pt idx="1255">
                  <c:v>3.7687244641206511E-7</c:v>
                </c:pt>
                <c:pt idx="1256">
                  <c:v>3.7687244641206511E-7</c:v>
                </c:pt>
                <c:pt idx="1257">
                  <c:v>3.5470347897606151E-7</c:v>
                </c:pt>
                <c:pt idx="1258">
                  <c:v>3.5470347897606151E-7</c:v>
                </c:pt>
                <c:pt idx="1259">
                  <c:v>3.5470347897606151E-7</c:v>
                </c:pt>
                <c:pt idx="1260">
                  <c:v>3.3253451154005659E-7</c:v>
                </c:pt>
                <c:pt idx="1261">
                  <c:v>3.3253451154005659E-7</c:v>
                </c:pt>
                <c:pt idx="1262">
                  <c:v>3.3253451154005659E-7</c:v>
                </c:pt>
                <c:pt idx="1263">
                  <c:v>3.3253451154005659E-7</c:v>
                </c:pt>
                <c:pt idx="1264">
                  <c:v>3.3253451154005659E-7</c:v>
                </c:pt>
                <c:pt idx="1265">
                  <c:v>3.3253451154005659E-7</c:v>
                </c:pt>
                <c:pt idx="1266">
                  <c:v>3.3253451154005659E-7</c:v>
                </c:pt>
                <c:pt idx="1267">
                  <c:v>3.3253451154005659E-7</c:v>
                </c:pt>
                <c:pt idx="1268">
                  <c:v>3.1036554410405342E-7</c:v>
                </c:pt>
                <c:pt idx="1269">
                  <c:v>3.1036554410405342E-7</c:v>
                </c:pt>
                <c:pt idx="1270">
                  <c:v>3.1036554410405342E-7</c:v>
                </c:pt>
                <c:pt idx="1271">
                  <c:v>2.8819657666804977E-7</c:v>
                </c:pt>
                <c:pt idx="1272">
                  <c:v>2.8819657666804977E-7</c:v>
                </c:pt>
                <c:pt idx="1273">
                  <c:v>2.8819657666804977E-7</c:v>
                </c:pt>
                <c:pt idx="1274">
                  <c:v>2.8819657666804977E-7</c:v>
                </c:pt>
                <c:pt idx="1275">
                  <c:v>2.8819657666804977E-7</c:v>
                </c:pt>
                <c:pt idx="1276">
                  <c:v>2.8819657666804977E-7</c:v>
                </c:pt>
                <c:pt idx="1277">
                  <c:v>2.8819657666804977E-7</c:v>
                </c:pt>
                <c:pt idx="1278">
                  <c:v>2.8819657666804977E-7</c:v>
                </c:pt>
                <c:pt idx="1279">
                  <c:v>2.8819657666804977E-7</c:v>
                </c:pt>
                <c:pt idx="1280">
                  <c:v>2.438586417960421E-7</c:v>
                </c:pt>
                <c:pt idx="1281">
                  <c:v>2.438586417960421E-7</c:v>
                </c:pt>
                <c:pt idx="1282">
                  <c:v>2.438586417960421E-7</c:v>
                </c:pt>
                <c:pt idx="1283">
                  <c:v>2.438586417960421E-7</c:v>
                </c:pt>
                <c:pt idx="1284">
                  <c:v>2.216896743600384E-7</c:v>
                </c:pt>
                <c:pt idx="1285">
                  <c:v>2.216896743600384E-7</c:v>
                </c:pt>
                <c:pt idx="1286">
                  <c:v>2.216896743600384E-7</c:v>
                </c:pt>
                <c:pt idx="1287">
                  <c:v>2.216896743600384E-7</c:v>
                </c:pt>
                <c:pt idx="1288">
                  <c:v>2.216896743600384E-7</c:v>
                </c:pt>
                <c:pt idx="1289">
                  <c:v>2.216896743600384E-7</c:v>
                </c:pt>
                <c:pt idx="1290">
                  <c:v>2.216896743600384E-7</c:v>
                </c:pt>
                <c:pt idx="1291">
                  <c:v>2.216896743600384E-7</c:v>
                </c:pt>
                <c:pt idx="1292">
                  <c:v>2.216896743600384E-7</c:v>
                </c:pt>
                <c:pt idx="1293">
                  <c:v>2.216896743600384E-7</c:v>
                </c:pt>
                <c:pt idx="1294">
                  <c:v>2.216896743600384E-7</c:v>
                </c:pt>
                <c:pt idx="1295">
                  <c:v>2.216896743600384E-7</c:v>
                </c:pt>
                <c:pt idx="1296">
                  <c:v>2.216896743600384E-7</c:v>
                </c:pt>
                <c:pt idx="1297">
                  <c:v>1.9952070692403462E-7</c:v>
                </c:pt>
                <c:pt idx="1298">
                  <c:v>1.7735173948803054E-7</c:v>
                </c:pt>
                <c:pt idx="1299">
                  <c:v>1.7735173948803054E-7</c:v>
                </c:pt>
                <c:pt idx="1300">
                  <c:v>1.7735173948803054E-7</c:v>
                </c:pt>
                <c:pt idx="1301">
                  <c:v>1.7735173948803054E-7</c:v>
                </c:pt>
                <c:pt idx="1302">
                  <c:v>1.7735173948803054E-7</c:v>
                </c:pt>
                <c:pt idx="1303">
                  <c:v>1.7735173948803054E-7</c:v>
                </c:pt>
                <c:pt idx="1304">
                  <c:v>1.7735173948803054E-7</c:v>
                </c:pt>
                <c:pt idx="1305">
                  <c:v>1.7735173948803054E-7</c:v>
                </c:pt>
                <c:pt idx="1306">
                  <c:v>1.7735173948803054E-7</c:v>
                </c:pt>
                <c:pt idx="1307">
                  <c:v>1.7735173948803054E-7</c:v>
                </c:pt>
                <c:pt idx="1308">
                  <c:v>1.7735173948803054E-7</c:v>
                </c:pt>
                <c:pt idx="1309">
                  <c:v>1.7735173948803054E-7</c:v>
                </c:pt>
                <c:pt idx="1310">
                  <c:v>1.7735173948803054E-7</c:v>
                </c:pt>
                <c:pt idx="1311">
                  <c:v>1.7735173948803054E-7</c:v>
                </c:pt>
                <c:pt idx="1312">
                  <c:v>1.7735173948803054E-7</c:v>
                </c:pt>
                <c:pt idx="1313">
                  <c:v>1.7735173948803054E-7</c:v>
                </c:pt>
                <c:pt idx="1314">
                  <c:v>1.7735173948803054E-7</c:v>
                </c:pt>
                <c:pt idx="1315">
                  <c:v>1.5518277205202674E-7</c:v>
                </c:pt>
                <c:pt idx="1316">
                  <c:v>1.5518277205202674E-7</c:v>
                </c:pt>
                <c:pt idx="1317">
                  <c:v>1.5518277205202674E-7</c:v>
                </c:pt>
                <c:pt idx="1318">
                  <c:v>1.3301380461602301E-7</c:v>
                </c:pt>
                <c:pt idx="1319">
                  <c:v>1.3301380461602301E-7</c:v>
                </c:pt>
                <c:pt idx="1320">
                  <c:v>1.3301380461602301E-7</c:v>
                </c:pt>
                <c:pt idx="1321">
                  <c:v>1.3301380461602301E-7</c:v>
                </c:pt>
                <c:pt idx="1322">
                  <c:v>1.3301380461602301E-7</c:v>
                </c:pt>
                <c:pt idx="1323">
                  <c:v>1.3301380461602301E-7</c:v>
                </c:pt>
                <c:pt idx="1324">
                  <c:v>1.3301380461602301E-7</c:v>
                </c:pt>
                <c:pt idx="1325">
                  <c:v>1.3301380461602301E-7</c:v>
                </c:pt>
                <c:pt idx="1326">
                  <c:v>1.1084483718001919E-7</c:v>
                </c:pt>
                <c:pt idx="1327">
                  <c:v>1.1084483718001919E-7</c:v>
                </c:pt>
                <c:pt idx="1328">
                  <c:v>1.1084483718001919E-7</c:v>
                </c:pt>
                <c:pt idx="1329">
                  <c:v>1.1084483718001919E-7</c:v>
                </c:pt>
                <c:pt idx="1330">
                  <c:v>1.1084483718001919E-7</c:v>
                </c:pt>
                <c:pt idx="1331">
                  <c:v>1.1084483718001919E-7</c:v>
                </c:pt>
                <c:pt idx="1332">
                  <c:v>1.1084483718001919E-7</c:v>
                </c:pt>
                <c:pt idx="1333">
                  <c:v>1.1084483718001919E-7</c:v>
                </c:pt>
                <c:pt idx="1334">
                  <c:v>1.1084483718001919E-7</c:v>
                </c:pt>
                <c:pt idx="1335">
                  <c:v>1.1084483718001919E-7</c:v>
                </c:pt>
                <c:pt idx="1336">
                  <c:v>1.1084483718001919E-7</c:v>
                </c:pt>
                <c:pt idx="1337">
                  <c:v>1.1084483718001919E-7</c:v>
                </c:pt>
                <c:pt idx="1338">
                  <c:v>1.1084483718001919E-7</c:v>
                </c:pt>
                <c:pt idx="1339">
                  <c:v>1.1084483718001919E-7</c:v>
                </c:pt>
                <c:pt idx="1340">
                  <c:v>1.1084483718001919E-7</c:v>
                </c:pt>
                <c:pt idx="1341">
                  <c:v>1.1084483718001919E-7</c:v>
                </c:pt>
                <c:pt idx="1342">
                  <c:v>1.1084483718001919E-7</c:v>
                </c:pt>
                <c:pt idx="1343">
                  <c:v>1.1084483718001919E-7</c:v>
                </c:pt>
                <c:pt idx="1344">
                  <c:v>1.1084483718001919E-7</c:v>
                </c:pt>
                <c:pt idx="1345">
                  <c:v>8.867586974401555E-8</c:v>
                </c:pt>
                <c:pt idx="1346">
                  <c:v>8.867586974401555E-8</c:v>
                </c:pt>
                <c:pt idx="1347">
                  <c:v>8.867586974401555E-8</c:v>
                </c:pt>
                <c:pt idx="1348">
                  <c:v>8.867586974401555E-8</c:v>
                </c:pt>
                <c:pt idx="1349">
                  <c:v>8.867586974401555E-8</c:v>
                </c:pt>
                <c:pt idx="1350">
                  <c:v>8.867586974401555E-8</c:v>
                </c:pt>
                <c:pt idx="1351">
                  <c:v>8.867586974401555E-8</c:v>
                </c:pt>
                <c:pt idx="1352">
                  <c:v>8.867586974401555E-8</c:v>
                </c:pt>
                <c:pt idx="1353">
                  <c:v>8.867586974401555E-8</c:v>
                </c:pt>
                <c:pt idx="1354">
                  <c:v>8.867586974401555E-8</c:v>
                </c:pt>
                <c:pt idx="1355">
                  <c:v>8.867586974401555E-8</c:v>
                </c:pt>
                <c:pt idx="1356">
                  <c:v>8.867586974401555E-8</c:v>
                </c:pt>
                <c:pt idx="1357">
                  <c:v>8.867586974401555E-8</c:v>
                </c:pt>
                <c:pt idx="1358">
                  <c:v>8.867586974401555E-8</c:v>
                </c:pt>
                <c:pt idx="1359">
                  <c:v>8.867586974401555E-8</c:v>
                </c:pt>
                <c:pt idx="1360">
                  <c:v>8.867586974401555E-8</c:v>
                </c:pt>
                <c:pt idx="1361">
                  <c:v>8.867586974401555E-8</c:v>
                </c:pt>
                <c:pt idx="1362">
                  <c:v>8.867586974401555E-8</c:v>
                </c:pt>
                <c:pt idx="1363">
                  <c:v>8.867586974401555E-8</c:v>
                </c:pt>
                <c:pt idx="1364">
                  <c:v>8.867586974401555E-8</c:v>
                </c:pt>
                <c:pt idx="1365">
                  <c:v>8.867586974401555E-8</c:v>
                </c:pt>
                <c:pt idx="1366">
                  <c:v>4.4337934872007802E-8</c:v>
                </c:pt>
                <c:pt idx="1367">
                  <c:v>4.4337934872007802E-8</c:v>
                </c:pt>
                <c:pt idx="1368">
                  <c:v>4.4337934872007802E-8</c:v>
                </c:pt>
                <c:pt idx="1369">
                  <c:v>4.4337934872007802E-8</c:v>
                </c:pt>
                <c:pt idx="1370">
                  <c:v>4.4337934872007802E-8</c:v>
                </c:pt>
                <c:pt idx="1371">
                  <c:v>4.4337934872007802E-8</c:v>
                </c:pt>
                <c:pt idx="1372">
                  <c:v>4.4337934872007802E-8</c:v>
                </c:pt>
                <c:pt idx="1373">
                  <c:v>4.4337934872007802E-8</c:v>
                </c:pt>
                <c:pt idx="1374">
                  <c:v>4.4337934872007802E-8</c:v>
                </c:pt>
                <c:pt idx="1375">
                  <c:v>4.4337934872007802E-8</c:v>
                </c:pt>
                <c:pt idx="1376">
                  <c:v>4.4337934872007802E-8</c:v>
                </c:pt>
                <c:pt idx="1377">
                  <c:v>4.4337934872007802E-8</c:v>
                </c:pt>
                <c:pt idx="1378">
                  <c:v>4.4337934872007802E-8</c:v>
                </c:pt>
                <c:pt idx="1379">
                  <c:v>4.4337934872007802E-8</c:v>
                </c:pt>
                <c:pt idx="1380">
                  <c:v>4.4337934872007802E-8</c:v>
                </c:pt>
                <c:pt idx="1381">
                  <c:v>4.4337934872007802E-8</c:v>
                </c:pt>
                <c:pt idx="1382">
                  <c:v>4.4337934872007802E-8</c:v>
                </c:pt>
                <c:pt idx="1383">
                  <c:v>4.4337934872007802E-8</c:v>
                </c:pt>
                <c:pt idx="1384">
                  <c:v>4.4337934872007802E-8</c:v>
                </c:pt>
                <c:pt idx="1385">
                  <c:v>4.4337934872007802E-8</c:v>
                </c:pt>
                <c:pt idx="1386">
                  <c:v>4.4337934872007802E-8</c:v>
                </c:pt>
                <c:pt idx="1387">
                  <c:v>4.4337934872007802E-8</c:v>
                </c:pt>
                <c:pt idx="1388">
                  <c:v>4.4337934872007802E-8</c:v>
                </c:pt>
                <c:pt idx="1389">
                  <c:v>4.4337934872007802E-8</c:v>
                </c:pt>
                <c:pt idx="1390">
                  <c:v>4.4337934872007802E-8</c:v>
                </c:pt>
                <c:pt idx="1391">
                  <c:v>4.4337934872007802E-8</c:v>
                </c:pt>
                <c:pt idx="1392">
                  <c:v>4.4337934872007802E-8</c:v>
                </c:pt>
                <c:pt idx="1393">
                  <c:v>4.4337934872007802E-8</c:v>
                </c:pt>
                <c:pt idx="1394">
                  <c:v>4.4337934872007802E-8</c:v>
                </c:pt>
                <c:pt idx="1395">
                  <c:v>4.4337934872007802E-8</c:v>
                </c:pt>
                <c:pt idx="1396">
                  <c:v>4.4337934872007802E-8</c:v>
                </c:pt>
                <c:pt idx="1397">
                  <c:v>4.4337934872007802E-8</c:v>
                </c:pt>
                <c:pt idx="1398">
                  <c:v>4.4337934872007802E-8</c:v>
                </c:pt>
                <c:pt idx="1399">
                  <c:v>4.4337934872007802E-8</c:v>
                </c:pt>
                <c:pt idx="1400">
                  <c:v>4.4337934872007802E-8</c:v>
                </c:pt>
                <c:pt idx="1401">
                  <c:v>4.4337934872007802E-8</c:v>
                </c:pt>
                <c:pt idx="1402">
                  <c:v>4.4337934872007802E-8</c:v>
                </c:pt>
                <c:pt idx="1403">
                  <c:v>4.4337934872007802E-8</c:v>
                </c:pt>
                <c:pt idx="1404">
                  <c:v>4.4337934872007802E-8</c:v>
                </c:pt>
                <c:pt idx="1405">
                  <c:v>4.4337934872007802E-8</c:v>
                </c:pt>
                <c:pt idx="1406">
                  <c:v>4.4337934872007802E-8</c:v>
                </c:pt>
                <c:pt idx="1407">
                  <c:v>4.4337934872007802E-8</c:v>
                </c:pt>
                <c:pt idx="1408">
                  <c:v>4.4337934872007802E-8</c:v>
                </c:pt>
                <c:pt idx="1409">
                  <c:v>4.4337934872007802E-8</c:v>
                </c:pt>
                <c:pt idx="1410">
                  <c:v>4.4337934872007802E-8</c:v>
                </c:pt>
                <c:pt idx="1411">
                  <c:v>4.4337934872007802E-8</c:v>
                </c:pt>
                <c:pt idx="1412">
                  <c:v>4.4337934872007802E-8</c:v>
                </c:pt>
                <c:pt idx="1413">
                  <c:v>4.4337934872007802E-8</c:v>
                </c:pt>
                <c:pt idx="1414">
                  <c:v>4.4337934872007802E-8</c:v>
                </c:pt>
                <c:pt idx="1415">
                  <c:v>4.4337934872007802E-8</c:v>
                </c:pt>
                <c:pt idx="1416">
                  <c:v>4.4337934872007802E-8</c:v>
                </c:pt>
                <c:pt idx="1417">
                  <c:v>4.4337934872007802E-8</c:v>
                </c:pt>
                <c:pt idx="1418">
                  <c:v>4.4337934872007802E-8</c:v>
                </c:pt>
                <c:pt idx="1419">
                  <c:v>4.4337934872007802E-8</c:v>
                </c:pt>
                <c:pt idx="1420">
                  <c:v>4.4337934872007802E-8</c:v>
                </c:pt>
                <c:pt idx="1421">
                  <c:v>4.4337934872007802E-8</c:v>
                </c:pt>
                <c:pt idx="1422">
                  <c:v>4.4337934872007802E-8</c:v>
                </c:pt>
                <c:pt idx="1423">
                  <c:v>2.2168967436003848E-8</c:v>
                </c:pt>
                <c:pt idx="1424">
                  <c:v>2.2168967436003848E-8</c:v>
                </c:pt>
                <c:pt idx="1425">
                  <c:v>2.2168967436003848E-8</c:v>
                </c:pt>
                <c:pt idx="1426">
                  <c:v>2.2168967436003848E-8</c:v>
                </c:pt>
                <c:pt idx="1427">
                  <c:v>2.2168967436003848E-8</c:v>
                </c:pt>
                <c:pt idx="1428">
                  <c:v>2.2168967436003848E-8</c:v>
                </c:pt>
                <c:pt idx="1429">
                  <c:v>2.2168967436003848E-8</c:v>
                </c:pt>
                <c:pt idx="1430">
                  <c:v>2.2168967436003848E-8</c:v>
                </c:pt>
                <c:pt idx="1431">
                  <c:v>2.2168967436003848E-8</c:v>
                </c:pt>
                <c:pt idx="1432">
                  <c:v>2.2168967436003848E-8</c:v>
                </c:pt>
                <c:pt idx="1433">
                  <c:v>2.2168967436003848E-8</c:v>
                </c:pt>
                <c:pt idx="1434">
                  <c:v>2.2168967436003848E-8</c:v>
                </c:pt>
                <c:pt idx="1435">
                  <c:v>2.2168967436003848E-8</c:v>
                </c:pt>
                <c:pt idx="1436">
                  <c:v>2.2168967436003848E-8</c:v>
                </c:pt>
                <c:pt idx="1437">
                  <c:v>2.2168967436003848E-8</c:v>
                </c:pt>
                <c:pt idx="1438">
                  <c:v>2.2168967436003848E-8</c:v>
                </c:pt>
                <c:pt idx="1439">
                  <c:v>2.2168967436003848E-8</c:v>
                </c:pt>
                <c:pt idx="1440">
                  <c:v>2.2168967436003848E-8</c:v>
                </c:pt>
                <c:pt idx="1441">
                  <c:v>2.2168967436003848E-8</c:v>
                </c:pt>
                <c:pt idx="1442">
                  <c:v>2.2168967436003848E-8</c:v>
                </c:pt>
                <c:pt idx="1443">
                  <c:v>2.2168967436003848E-8</c:v>
                </c:pt>
                <c:pt idx="1444">
                  <c:v>2.2168967436003848E-8</c:v>
                </c:pt>
                <c:pt idx="1445">
                  <c:v>2.2168967436003848E-8</c:v>
                </c:pt>
                <c:pt idx="1446">
                  <c:v>2.2168967436003848E-8</c:v>
                </c:pt>
                <c:pt idx="1447">
                  <c:v>2.2168967436003848E-8</c:v>
                </c:pt>
                <c:pt idx="1448">
                  <c:v>2.2168967436003848E-8</c:v>
                </c:pt>
                <c:pt idx="1449">
                  <c:v>2.2168967436003848E-8</c:v>
                </c:pt>
                <c:pt idx="1450">
                  <c:v>2.2168967436003848E-8</c:v>
                </c:pt>
                <c:pt idx="1451">
                  <c:v>2.2168967436003848E-8</c:v>
                </c:pt>
                <c:pt idx="1452">
                  <c:v>2.2168967436003848E-8</c:v>
                </c:pt>
                <c:pt idx="1453">
                  <c:v>2.2168967436003848E-8</c:v>
                </c:pt>
                <c:pt idx="1454">
                  <c:v>2.2168967436003848E-8</c:v>
                </c:pt>
                <c:pt idx="1455">
                  <c:v>2.2168967436003848E-8</c:v>
                </c:pt>
                <c:pt idx="1456">
                  <c:v>2.2168967436003848E-8</c:v>
                </c:pt>
                <c:pt idx="1457">
                  <c:v>2.2168967436003848E-8</c:v>
                </c:pt>
                <c:pt idx="1458">
                  <c:v>2.2168967436003848E-8</c:v>
                </c:pt>
                <c:pt idx="1459">
                  <c:v>2.2168967436003848E-8</c:v>
                </c:pt>
                <c:pt idx="1460">
                  <c:v>2.2168967436003848E-8</c:v>
                </c:pt>
                <c:pt idx="1461">
                  <c:v>2.2168967436003848E-8</c:v>
                </c:pt>
                <c:pt idx="1462">
                  <c:v>2.2168967436003848E-8</c:v>
                </c:pt>
                <c:pt idx="1463">
                  <c:v>2.2168967436003848E-8</c:v>
                </c:pt>
                <c:pt idx="1464">
                  <c:v>2.2168967436003848E-8</c:v>
                </c:pt>
                <c:pt idx="1465">
                  <c:v>2.2168967436003848E-8</c:v>
                </c:pt>
                <c:pt idx="1466">
                  <c:v>2.2168967436003848E-8</c:v>
                </c:pt>
                <c:pt idx="1467">
                  <c:v>2.2168967436003848E-8</c:v>
                </c:pt>
                <c:pt idx="1468">
                  <c:v>2.2168967436003848E-8</c:v>
                </c:pt>
                <c:pt idx="1469">
                  <c:v>2.2168967436003848E-8</c:v>
                </c:pt>
                <c:pt idx="1470">
                  <c:v>2.2168967436003848E-8</c:v>
                </c:pt>
                <c:pt idx="1471">
                  <c:v>2.2168967436003848E-8</c:v>
                </c:pt>
                <c:pt idx="1472">
                  <c:v>2.2168967436003848E-8</c:v>
                </c:pt>
                <c:pt idx="1473">
                  <c:v>2.2168967436003848E-8</c:v>
                </c:pt>
                <c:pt idx="1474">
                  <c:v>2.2168967436003848E-8</c:v>
                </c:pt>
                <c:pt idx="1475">
                  <c:v>2.2168967436003848E-8</c:v>
                </c:pt>
                <c:pt idx="1476">
                  <c:v>2.2168967436003848E-8</c:v>
                </c:pt>
                <c:pt idx="1477">
                  <c:v>2.2168967436003848E-8</c:v>
                </c:pt>
                <c:pt idx="1478">
                  <c:v>2.2168967436003848E-8</c:v>
                </c:pt>
                <c:pt idx="1479">
                  <c:v>2.2168967436003848E-8</c:v>
                </c:pt>
                <c:pt idx="1480">
                  <c:v>2.2168967436003848E-8</c:v>
                </c:pt>
                <c:pt idx="1481">
                  <c:v>2.2168967436003848E-8</c:v>
                </c:pt>
                <c:pt idx="1482">
                  <c:v>2.2168967436003848E-8</c:v>
                </c:pt>
                <c:pt idx="1483">
                  <c:v>2.2168967436003848E-8</c:v>
                </c:pt>
                <c:pt idx="1484">
                  <c:v>2.2168967436003848E-8</c:v>
                </c:pt>
              </c:numCache>
            </c:numRef>
          </c:yVal>
        </c:ser>
        <c:axId val="214691200"/>
        <c:axId val="249181696"/>
      </c:scatterChart>
      <c:valAx>
        <c:axId val="214691200"/>
        <c:scaling>
          <c:logBase val="10"/>
          <c:orientation val="minMax"/>
          <c:max val="10"/>
          <c:min val="1.0000000000000005E-2"/>
        </c:scaling>
        <c:axPos val="b"/>
        <c:title>
          <c:tx>
            <c:rich>
              <a:bodyPr/>
              <a:lstStyle/>
              <a:p>
                <a:pPr>
                  <a:defRPr/>
                </a:pPr>
                <a:r>
                  <a:rPr lang="en-US"/>
                  <a:t>Wave Height (m)</a:t>
                </a:r>
              </a:p>
            </c:rich>
          </c:tx>
          <c:layout/>
        </c:title>
        <c:numFmt formatCode="General" sourceLinked="1"/>
        <c:tickLblPos val="nextTo"/>
        <c:crossAx val="249181696"/>
        <c:crossesAt val="1.0000000000000096E-9"/>
        <c:crossBetween val="midCat"/>
      </c:valAx>
      <c:valAx>
        <c:axId val="249181696"/>
        <c:scaling>
          <c:orientation val="minMax"/>
          <c:max val="1"/>
          <c:min val="0"/>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1001387295117122E-2"/>
              <c:y val="0.32051927438454347"/>
            </c:manualLayout>
          </c:layout>
        </c:title>
        <c:numFmt formatCode="General" sourceLinked="1"/>
        <c:tickLblPos val="nextTo"/>
        <c:crossAx val="214691200"/>
        <c:crossesAt val="1.0000000000000005E-2"/>
        <c:crossBetween val="midCat"/>
      </c:valAx>
    </c:plotArea>
    <c:legend>
      <c:legendPos val="r"/>
      <c:layout>
        <c:manualLayout>
          <c:xMode val="edge"/>
          <c:yMode val="edge"/>
          <c:x val="0.22617059909711917"/>
          <c:y val="0.35265712102441271"/>
          <c:w val="0.29917417465518381"/>
          <c:h val="0.38488056381167568"/>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Atlantic Coast </a:t>
            </a:r>
          </a:p>
        </c:rich>
      </c:tx>
      <c:layout>
        <c:manualLayout>
          <c:xMode val="edge"/>
          <c:yMode val="edge"/>
          <c:x val="0.27681564114798096"/>
          <c:y val="0.27965601093272485"/>
        </c:manualLayout>
      </c:layout>
      <c:overlay val="1"/>
    </c:title>
    <c:plotArea>
      <c:layout>
        <c:manualLayout>
          <c:layoutTarget val="inner"/>
          <c:xMode val="edge"/>
          <c:yMode val="edge"/>
          <c:x val="0.26601251766606132"/>
          <c:y val="3.4721169945387348E-2"/>
          <c:w val="0.69517346389393631"/>
          <c:h val="0.72843661502111234"/>
        </c:manualLayout>
      </c:layout>
      <c:scatterChart>
        <c:scatterStyle val="lineMarker"/>
        <c:ser>
          <c:idx val="1"/>
          <c:order val="0"/>
          <c:tx>
            <c:strRef>
              <c:f>east_coast!$C$9</c:f>
              <c:strCache>
                <c:ptCount val="1"/>
                <c:pt idx="0">
                  <c:v>Model</c:v>
                </c:pt>
              </c:strCache>
            </c:strRef>
          </c:tx>
          <c:spPr>
            <a:ln>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east_coast!$C$10:$C$2000</c:f>
              <c:numCache>
                <c:formatCode>General</c:formatCode>
                <c:ptCount val="1991"/>
                <c:pt idx="0">
                  <c:v>0.9998440561425006</c:v>
                </c:pt>
                <c:pt idx="1">
                  <c:v>0.99937806221751935</c:v>
                </c:pt>
                <c:pt idx="2">
                  <c:v>0.99860580390096387</c:v>
                </c:pt>
                <c:pt idx="3">
                  <c:v>0.99753210733994668</c:v>
                </c:pt>
                <c:pt idx="4">
                  <c:v>0.99616258300778038</c:v>
                </c:pt>
                <c:pt idx="5">
                  <c:v>0.99450345412633256</c:v>
                </c:pt>
                <c:pt idx="6">
                  <c:v>0.99256142879070608</c:v>
                </c:pt>
                <c:pt idx="7">
                  <c:v>0.99034359947748296</c:v>
                </c:pt>
                <c:pt idx="8">
                  <c:v>0.98785736150185577</c:v>
                </c:pt>
                <c:pt idx="9">
                  <c:v>0.98511034543100295</c:v>
                </c:pt>
                <c:pt idx="10">
                  <c:v>0.98211036022758158</c:v>
                </c:pt>
                <c:pt idx="11">
                  <c:v>0.97886534490521759</c:v>
                </c:pt>
                <c:pt idx="12">
                  <c:v>0.97538332709815223</c:v>
                </c:pt>
                <c:pt idx="13">
                  <c:v>0.97167238735162653</c:v>
                </c:pt>
                <c:pt idx="14">
                  <c:v>0.96774062821544038</c:v>
                </c:pt>
                <c:pt idx="15">
                  <c:v>0.96359614741836441</c:v>
                </c:pt>
                <c:pt idx="16">
                  <c:v>0.95924701454354266</c:v>
                </c:pt>
                <c:pt idx="17">
                  <c:v>0.95470125073157408</c:v>
                </c:pt>
                <c:pt idx="18">
                  <c:v>0.94996681101965386</c:v>
                </c:pt>
                <c:pt idx="19">
                  <c:v>0.94505156898864817</c:v>
                </c:pt>
                <c:pt idx="20">
                  <c:v>0.93996330344046009</c:v>
                </c:pt>
                <c:pt idx="21">
                  <c:v>0.93470968686859934</c:v>
                </c:pt>
                <c:pt idx="22">
                  <c:v>0.92929827551784761</c:v>
                </c:pt>
                <c:pt idx="23">
                  <c:v>0.92373650085621239</c:v>
                </c:pt>
                <c:pt idx="24">
                  <c:v>0.91803166230489919</c:v>
                </c:pt>
                <c:pt idx="25">
                  <c:v>0.91219092109114253</c:v>
                </c:pt>
                <c:pt idx="26">
                  <c:v>0.90622129510488725</c:v>
                </c:pt>
                <c:pt idx="27">
                  <c:v>0.90012965465387673</c:v>
                </c:pt>
                <c:pt idx="28">
                  <c:v>0.89392271902374332</c:v>
                </c:pt>
                <c:pt idx="29">
                  <c:v>0.8876070537597478</c:v>
                </c:pt>
                <c:pt idx="30">
                  <c:v>0.88118906859569124</c:v>
                </c:pt>
                <c:pt idx="31">
                  <c:v>0.87467501596336084</c:v>
                </c:pt>
                <c:pt idx="32">
                  <c:v>0.86807099002255594</c:v>
                </c:pt>
                <c:pt idx="33">
                  <c:v>0.86138292615781853</c:v>
                </c:pt>
                <c:pt idx="34">
                  <c:v>0.85461660089319325</c:v>
                </c:pt>
                <c:pt idx="35">
                  <c:v>0.84777763218115121</c:v>
                </c:pt>
                <c:pt idx="36">
                  <c:v>0.84087148002592182</c:v>
                </c:pt>
                <c:pt idx="37">
                  <c:v>0.83390344740524824</c:v>
                </c:pt>
                <c:pt idx="38">
                  <c:v>0.82687868145791121</c:v>
                </c:pt>
                <c:pt idx="39">
                  <c:v>0.81980217490742058</c:v>
                </c:pt>
                <c:pt idx="40">
                  <c:v>0.81267876769493164</c:v>
                </c:pt>
                <c:pt idx="41">
                  <c:v>0.80551314879690628</c:v>
                </c:pt>
                <c:pt idx="42">
                  <c:v>0.79830985820528666</c:v>
                </c:pt>
                <c:pt idx="43">
                  <c:v>0.79107328904982543</c:v>
                </c:pt>
                <c:pt idx="44">
                  <c:v>0.78380768984424576</c:v>
                </c:pt>
                <c:pt idx="45">
                  <c:v>0.7765171668392995</c:v>
                </c:pt>
                <c:pt idx="46">
                  <c:v>0.76920568646748022</c:v>
                </c:pt>
                <c:pt idx="47">
                  <c:v>0.76187707786543735</c:v>
                </c:pt>
                <c:pt idx="48">
                  <c:v>0.75453503546140055</c:v>
                </c:pt>
                <c:pt idx="49">
                  <c:v>0.74718312161601852</c:v>
                </c:pt>
                <c:pt idx="50">
                  <c:v>0.73982476930613783</c:v>
                </c:pt>
                <c:pt idx="51">
                  <c:v>0.73246328484191237</c:v>
                </c:pt>
                <c:pt idx="52">
                  <c:v>0.72510185060858434</c:v>
                </c:pt>
                <c:pt idx="53">
                  <c:v>0.71774352782496376</c:v>
                </c:pt>
                <c:pt idx="54">
                  <c:v>0.71039125931156866</c:v>
                </c:pt>
                <c:pt idx="55">
                  <c:v>0.70304787226175536</c:v>
                </c:pt>
                <c:pt idx="56">
                  <c:v>0.69571608101011351</c:v>
                </c:pt>
                <c:pt idx="57">
                  <c:v>0.68839848979273743</c:v>
                </c:pt>
                <c:pt idx="58">
                  <c:v>0.68109759549459281</c:v>
                </c:pt>
                <c:pt idx="59">
                  <c:v>0.67381579037967942</c:v>
                </c:pt>
                <c:pt idx="60">
                  <c:v>0.66655536480014776</c:v>
                </c:pt>
                <c:pt idx="61">
                  <c:v>0.65931850988087781</c:v>
                </c:pt>
                <c:pt idx="62">
                  <c:v>0.65210732017645645</c:v>
                </c:pt>
                <c:pt idx="63">
                  <c:v>0.64492379629783991</c:v>
                </c:pt>
                <c:pt idx="64">
                  <c:v>0.63776984750627475</c:v>
                </c:pt>
                <c:pt idx="65">
                  <c:v>0.6306472942723923</c:v>
                </c:pt>
                <c:pt idx="66">
                  <c:v>0.62355787079862623</c:v>
                </c:pt>
                <c:pt idx="67">
                  <c:v>0.61650322750340181</c:v>
                </c:pt>
                <c:pt idx="68">
                  <c:v>0.60948493346573562</c:v>
                </c:pt>
                <c:pt idx="69">
                  <c:v>0.6025044788291869</c:v>
                </c:pt>
                <c:pt idx="70">
                  <c:v>0.59556327716420132</c:v>
                </c:pt>
                <c:pt idx="71">
                  <c:v>0.58866266778820042</c:v>
                </c:pt>
                <c:pt idx="72">
                  <c:v>0.58180391804284048</c:v>
                </c:pt>
                <c:pt idx="73">
                  <c:v>0.57498822552814055</c:v>
                </c:pt>
                <c:pt idx="74">
                  <c:v>0.56821672029327108</c:v>
                </c:pt>
                <c:pt idx="75">
                  <c:v>0.56149046698398575</c:v>
                </c:pt>
                <c:pt idx="76">
                  <c:v>0.55481046694679415</c:v>
                </c:pt>
                <c:pt idx="77">
                  <c:v>0.54817766029016823</c:v>
                </c:pt>
                <c:pt idx="78">
                  <c:v>0.54159292790315317</c:v>
                </c:pt>
                <c:pt idx="79">
                  <c:v>0.53505709343192231</c:v>
                </c:pt>
                <c:pt idx="80">
                  <c:v>0.52857092521493021</c:v>
                </c:pt>
                <c:pt idx="81">
                  <c:v>0.5221351381774485</c:v>
                </c:pt>
                <c:pt idx="82">
                  <c:v>0.51575039568636816</c:v>
                </c:pt>
                <c:pt idx="83">
                  <c:v>0.50941731136632129</c:v>
                </c:pt>
                <c:pt idx="84">
                  <c:v>0.50313643550803067</c:v>
                </c:pt>
                <c:pt idx="85">
                  <c:v>0.49690830912739092</c:v>
                </c:pt>
                <c:pt idx="86">
                  <c:v>0.49073339432448132</c:v>
                </c:pt>
                <c:pt idx="87">
                  <c:v>0.48461212145598442</c:v>
                </c:pt>
                <c:pt idx="88">
                  <c:v>0.47854487916958616</c:v>
                </c:pt>
                <c:pt idx="89">
                  <c:v>0.47253201594057881</c:v>
                </c:pt>
                <c:pt idx="90">
                  <c:v>0.46657384156575832</c:v>
                </c:pt>
                <c:pt idx="91">
                  <c:v>0.4606706286156424</c:v>
                </c:pt>
                <c:pt idx="92">
                  <c:v>0.45482261384601913</c:v>
                </c:pt>
                <c:pt idx="93">
                  <c:v>0.44902999956975376</c:v>
                </c:pt>
                <c:pt idx="94">
                  <c:v>0.44329295498973659</c:v>
                </c:pt>
                <c:pt idx="95">
                  <c:v>0.43761161749384947</c:v>
                </c:pt>
                <c:pt idx="96">
                  <c:v>0.43198609391276377</c:v>
                </c:pt>
                <c:pt idx="97">
                  <c:v>0.42641646174140679</c:v>
                </c:pt>
                <c:pt idx="98">
                  <c:v>0.42090277032487533</c:v>
                </c:pt>
                <c:pt idx="99">
                  <c:v>0.41544504200957533</c:v>
                </c:pt>
                <c:pt idx="100">
                  <c:v>0.41004327326037532</c:v>
                </c:pt>
                <c:pt idx="101">
                  <c:v>0.4046974357444923</c:v>
                </c:pt>
                <c:pt idx="102">
                  <c:v>0.399407477382903</c:v>
                </c:pt>
                <c:pt idx="103">
                  <c:v>0.39417332336996802</c:v>
                </c:pt>
                <c:pt idx="104">
                  <c:v>0.38899487716204284</c:v>
                </c:pt>
                <c:pt idx="105">
                  <c:v>0.3838720214357475</c:v>
                </c:pt>
                <c:pt idx="106">
                  <c:v>0.37880461901664253</c:v>
                </c:pt>
                <c:pt idx="107">
                  <c:v>0.37379251377898132</c:v>
                </c:pt>
                <c:pt idx="108">
                  <c:v>0.3688355315172584</c:v>
                </c:pt>
                <c:pt idx="109">
                  <c:v>0.36393348079020232</c:v>
                </c:pt>
                <c:pt idx="110">
                  <c:v>0.35908615373792252</c:v>
                </c:pt>
                <c:pt idx="111">
                  <c:v>0.35429332687283976</c:v>
                </c:pt>
                <c:pt idx="112">
                  <c:v>0.34955476184508527</c:v>
                </c:pt>
                <c:pt idx="113">
                  <c:v>0.34487020618297826</c:v>
                </c:pt>
                <c:pt idx="114">
                  <c:v>0.34023939400925418</c:v>
                </c:pt>
                <c:pt idx="115">
                  <c:v>0.33566204673363731</c:v>
                </c:pt>
                <c:pt idx="116">
                  <c:v>0.33113787372238357</c:v>
                </c:pt>
                <c:pt idx="117">
                  <c:v>0.32666657294539825</c:v>
                </c:pt>
                <c:pt idx="118">
                  <c:v>0.32224783160152071</c:v>
                </c:pt>
                <c:pt idx="119">
                  <c:v>0.31788132672255992</c:v>
                </c:pt>
                <c:pt idx="120">
                  <c:v>0.31356672575663752</c:v>
                </c:pt>
                <c:pt idx="121">
                  <c:v>0.30930368713142947</c:v>
                </c:pt>
                <c:pt idx="122">
                  <c:v>0.30509186079782646</c:v>
                </c:pt>
                <c:pt idx="123">
                  <c:v>0.30093088875456936</c:v>
                </c:pt>
                <c:pt idx="124">
                  <c:v>0.29682040555438288</c:v>
                </c:pt>
                <c:pt idx="125">
                  <c:v>0.29276003879212625</c:v>
                </c:pt>
                <c:pt idx="126">
                  <c:v>0.28874940957547152</c:v>
                </c:pt>
                <c:pt idx="127">
                  <c:v>0.28478813297859218</c:v>
                </c:pt>
                <c:pt idx="128">
                  <c:v>0.28087581847936738</c:v>
                </c:pt>
                <c:pt idx="129">
                  <c:v>0.27701207038056297</c:v>
                </c:pt>
                <c:pt idx="130">
                  <c:v>0.27319648821545317</c:v>
                </c:pt>
                <c:pt idx="131">
                  <c:v>0.26942866713835051</c:v>
                </c:pt>
                <c:pt idx="132">
                  <c:v>0.26570819830046488</c:v>
                </c:pt>
                <c:pt idx="133">
                  <c:v>0.26203466921155288</c:v>
                </c:pt>
                <c:pt idx="134">
                  <c:v>0.25840766408775118</c:v>
                </c:pt>
                <c:pt idx="135">
                  <c:v>0.25482676418602951</c:v>
                </c:pt>
                <c:pt idx="136">
                  <c:v>0.25129154812565679</c:v>
                </c:pt>
                <c:pt idx="137">
                  <c:v>0.24780159219707706</c:v>
                </c:pt>
                <c:pt idx="138">
                  <c:v>0.24435647065856764</c:v>
                </c:pt>
                <c:pt idx="139">
                  <c:v>0.24095575602107691</c:v>
                </c:pt>
                <c:pt idx="140">
                  <c:v>0.2375990193215809</c:v>
                </c:pt>
                <c:pt idx="141">
                  <c:v>0.23428583038533343</c:v>
                </c:pt>
                <c:pt idx="142">
                  <c:v>0.23101575807734279</c:v>
                </c:pt>
                <c:pt idx="143">
                  <c:v>0.22778837054342663</c:v>
                </c:pt>
                <c:pt idx="144">
                  <c:v>0.22460323544115746</c:v>
                </c:pt>
                <c:pt idx="145">
                  <c:v>0.22145992016103699</c:v>
                </c:pt>
                <c:pt idx="146">
                  <c:v>0.21835799203819328</c:v>
                </c:pt>
                <c:pt idx="147">
                  <c:v>0.21529701855491895</c:v>
                </c:pt>
                <c:pt idx="148">
                  <c:v>0.21227656753433946</c:v>
                </c:pt>
                <c:pt idx="149">
                  <c:v>0.20929620732550042</c:v>
                </c:pt>
                <c:pt idx="150">
                  <c:v>0.20635550698014835</c:v>
                </c:pt>
                <c:pt idx="151">
                  <c:v>0.20345403642149124</c:v>
                </c:pt>
                <c:pt idx="152">
                  <c:v>0.20059136660518298</c:v>
                </c:pt>
                <c:pt idx="153">
                  <c:v>0.19776706967281421</c:v>
                </c:pt>
                <c:pt idx="154">
                  <c:v>0.19498071909813269</c:v>
                </c:pt>
                <c:pt idx="155">
                  <c:v>0.19223188982625944</c:v>
                </c:pt>
                <c:pt idx="156">
                  <c:v>0.18952015840612477</c:v>
                </c:pt>
                <c:pt idx="157">
                  <c:v>0.18684510311635519</c:v>
                </c:pt>
                <c:pt idx="158">
                  <c:v>0.18420630408484012</c:v>
                </c:pt>
                <c:pt idx="159">
                  <c:v>0.18160334340218898</c:v>
                </c:pt>
                <c:pt idx="160">
                  <c:v>0.17903580522929124</c:v>
                </c:pt>
                <c:pt idx="161">
                  <c:v>0.17650327589918721</c:v>
                </c:pt>
                <c:pt idx="162">
                  <c:v>0.17400534401344206</c:v>
                </c:pt>
                <c:pt idx="163">
                  <c:v>0.17154160053322254</c:v>
                </c:pt>
                <c:pt idx="164">
                  <c:v>0.16911163886525823</c:v>
                </c:pt>
                <c:pt idx="165">
                  <c:v>0.16671505494287356</c:v>
                </c:pt>
                <c:pt idx="166">
                  <c:v>0.1643514473022599</c:v>
                </c:pt>
                <c:pt idx="167">
                  <c:v>0.1620204171541699</c:v>
                </c:pt>
                <c:pt idx="168">
                  <c:v>0.15972156845118721</c:v>
                </c:pt>
                <c:pt idx="169">
                  <c:v>0.15745450795074242</c:v>
                </c:pt>
                <c:pt idx="170">
                  <c:v>0.15521884527402699</c:v>
                </c:pt>
                <c:pt idx="171">
                  <c:v>0.15301419296095459</c:v>
                </c:pt>
                <c:pt idx="172">
                  <c:v>0.15084016652132487</c:v>
                </c:pt>
                <c:pt idx="173">
                  <c:v>0.14869638448231826</c:v>
                </c:pt>
                <c:pt idx="174">
                  <c:v>0.14658246843247494</c:v>
                </c:pt>
                <c:pt idx="175">
                  <c:v>0.14449804306227976</c:v>
                </c:pt>
                <c:pt idx="176">
                  <c:v>0.14244273620148762</c:v>
                </c:pt>
                <c:pt idx="177">
                  <c:v>0.14041617885331645</c:v>
                </c:pt>
                <c:pt idx="178">
                  <c:v>0.13841800522562334</c:v>
                </c:pt>
                <c:pt idx="179">
                  <c:v>0.13644785275918794</c:v>
                </c:pt>
                <c:pt idx="180">
                  <c:v>0.13450536215321471</c:v>
                </c:pt>
                <c:pt idx="181">
                  <c:v>0.13259017738815917</c:v>
                </c:pt>
                <c:pt idx="182">
                  <c:v>0.13070194574599844</c:v>
                </c:pt>
                <c:pt idx="183">
                  <c:v>0.12884031782802971</c:v>
                </c:pt>
                <c:pt idx="184">
                  <c:v>0.12700494757031924</c:v>
                </c:pt>
                <c:pt idx="185">
                  <c:v>0.12519549225687945</c:v>
                </c:pt>
                <c:pt idx="186">
                  <c:v>0.12341161253067856</c:v>
                </c:pt>
                <c:pt idx="187">
                  <c:v>0.12165297240257129</c:v>
                </c:pt>
                <c:pt idx="188">
                  <c:v>0.1199192392582365</c:v>
                </c:pt>
                <c:pt idx="189">
                  <c:v>0.11821008386320866</c:v>
                </c:pt>
                <c:pt idx="190">
                  <c:v>0.11652518036608513</c:v>
                </c:pt>
                <c:pt idx="191">
                  <c:v>0.11486420629998419</c:v>
                </c:pt>
                <c:pt idx="192">
                  <c:v>0.11322684258234111</c:v>
                </c:pt>
                <c:pt idx="193">
                  <c:v>0.1116127735131013</c:v>
                </c:pt>
                <c:pt idx="194">
                  <c:v>0.11002168677139669</c:v>
                </c:pt>
                <c:pt idx="195">
                  <c:v>0.10845327341076524</c:v>
                </c:pt>
                <c:pt idx="196">
                  <c:v>0.10690722785298397</c:v>
                </c:pt>
                <c:pt idx="197">
                  <c:v>0.10538324788057869</c:v>
                </c:pt>
                <c:pt idx="198">
                  <c:v>0.10388103462807698</c:v>
                </c:pt>
                <c:pt idx="199">
                  <c:v>0.10240029257205649</c:v>
                </c:pt>
                <c:pt idx="200">
                  <c:v>0.10094072952005557</c:v>
                </c:pt>
                <c:pt idx="201">
                  <c:v>9.9502056598396948E-2</c:v>
                </c:pt>
                <c:pt idx="202">
                  <c:v>9.8083988238978681E-2</c:v>
                </c:pt>
                <c:pt idx="203">
                  <c:v>9.6686242165091182E-2</c:v>
                </c:pt>
                <c:pt idx="204">
                  <c:v>9.5308539376297297E-2</c:v>
                </c:pt>
                <c:pt idx="205">
                  <c:v>9.3950604132442467E-2</c:v>
                </c:pt>
                <c:pt idx="206">
                  <c:v>9.2612163936822367E-2</c:v>
                </c:pt>
                <c:pt idx="207">
                  <c:v>9.1292949518571392E-2</c:v>
                </c:pt>
                <c:pt idx="208">
                  <c:v>8.9992694814300209E-2</c:v>
                </c:pt>
                <c:pt idx="209">
                  <c:v>8.8711136949036248E-2</c:v>
                </c:pt>
                <c:pt idx="210">
                  <c:v>8.744801621649935E-2</c:v>
                </c:pt>
                <c:pt idx="211">
                  <c:v>8.6203076058757933E-2</c:v>
                </c:pt>
                <c:pt idx="212">
                  <c:v>8.4976063045298214E-2</c:v>
                </c:pt>
                <c:pt idx="213">
                  <c:v>8.3766726851544668E-2</c:v>
                </c:pt>
                <c:pt idx="214">
                  <c:v>8.2574820236870725E-2</c:v>
                </c:pt>
                <c:pt idx="215">
                  <c:v>8.1400099022122308E-2</c:v>
                </c:pt>
                <c:pt idx="216">
                  <c:v>8.0242322066701788E-2</c:v>
                </c:pt>
                <c:pt idx="217">
                  <c:v>7.9101251245228432E-2</c:v>
                </c:pt>
                <c:pt idx="218">
                  <c:v>7.7976651423815269E-2</c:v>
                </c:pt>
                <c:pt idx="219">
                  <c:v>7.6868290435988307E-2</c:v>
                </c:pt>
                <c:pt idx="220">
                  <c:v>7.5775939058273692E-2</c:v>
                </c:pt>
                <c:pt idx="221">
                  <c:v>7.4699370985482016E-2</c:v>
                </c:pt>
                <c:pt idx="222">
                  <c:v>7.3638362805714452E-2</c:v>
                </c:pt>
                <c:pt idx="223">
                  <c:v>7.2592693975114392E-2</c:v>
                </c:pt>
                <c:pt idx="224">
                  <c:v>7.1562146792388648E-2</c:v>
                </c:pt>
                <c:pt idx="225">
                  <c:v>7.054650637312386E-2</c:v>
                </c:pt>
                <c:pt idx="226">
                  <c:v>6.9545560623912608E-2</c:v>
                </c:pt>
                <c:pt idx="227">
                  <c:v>6.8559100216317739E-2</c:v>
                </c:pt>
                <c:pt idx="228">
                  <c:v>6.7586918560690379E-2</c:v>
                </c:pt>
                <c:pt idx="229">
                  <c:v>6.6628811779861935E-2</c:v>
                </c:pt>
                <c:pt idx="230">
                  <c:v>6.5684578682729297E-2</c:v>
                </c:pt>
                <c:pt idx="231">
                  <c:v>6.4754020737748497E-2</c:v>
                </c:pt>
                <c:pt idx="232">
                  <c:v>6.3836942046355719E-2</c:v>
                </c:pt>
                <c:pt idx="233">
                  <c:v>6.2933149316333328E-2</c:v>
                </c:pt>
                <c:pt idx="234">
                  <c:v>6.2042451835130838E-2</c:v>
                </c:pt>
                <c:pt idx="235">
                  <c:v>6.1164661443159588E-2</c:v>
                </c:pt>
                <c:pt idx="236">
                  <c:v>6.0299592507078309E-2</c:v>
                </c:pt>
                <c:pt idx="237">
                  <c:v>5.9447061893073645E-2</c:v>
                </c:pt>
                <c:pt idx="238">
                  <c:v>5.8606888940157753E-2</c:v>
                </c:pt>
                <c:pt idx="239">
                  <c:v>5.7778895433491823E-2</c:v>
                </c:pt>
                <c:pt idx="240">
                  <c:v>5.6962905577744222E-2</c:v>
                </c:pt>
                <c:pt idx="241">
                  <c:v>5.6158745970500766E-2</c:v>
                </c:pt>
                <c:pt idx="242">
                  <c:v>5.5366245575731686E-2</c:v>
                </c:pt>
                <c:pt idx="243">
                  <c:v>5.4585235697328413E-2</c:v>
                </c:pt>
                <c:pt idx="244">
                  <c:v>5.3815549952721128E-2</c:v>
                </c:pt>
                <c:pt idx="245">
                  <c:v>5.3057024246582124E-2</c:v>
                </c:pt>
                <c:pt idx="246">
                  <c:v>5.2309496744628176E-2</c:v>
                </c:pt>
                <c:pt idx="247">
                  <c:v>5.1572807847525749E-2</c:v>
                </c:pt>
                <c:pt idx="248">
                  <c:v>5.0846800164911943E-2</c:v>
                </c:pt>
                <c:pt idx="249">
                  <c:v>5.0131318489534296E-2</c:v>
                </c:pt>
                <c:pt idx="250">
                  <c:v>4.9426209771517862E-2</c:v>
                </c:pt>
                <c:pt idx="251">
                  <c:v>4.873132309276746E-2</c:v>
                </c:pt>
                <c:pt idx="252">
                  <c:v>4.8046509641509895E-2</c:v>
                </c:pt>
                <c:pt idx="253">
                  <c:v>4.7371622686982889E-2</c:v>
                </c:pt>
                <c:pt idx="254">
                  <c:v>4.6706517554275434E-2</c:v>
                </c:pt>
                <c:pt idx="255">
                  <c:v>4.6051051599325876E-2</c:v>
                </c:pt>
                <c:pt idx="256">
                  <c:v>4.5405084184083108E-2</c:v>
                </c:pt>
                <c:pt idx="257">
                  <c:v>4.4768476651832957E-2</c:v>
                </c:pt>
                <c:pt idx="258">
                  <c:v>4.4141092302696527E-2</c:v>
                </c:pt>
                <c:pt idx="259">
                  <c:v>4.3522796369305762E-2</c:v>
                </c:pt>
                <c:pt idx="260">
                  <c:v>4.2913455992654864E-2</c:v>
                </c:pt>
                <c:pt idx="261">
                  <c:v>4.2312940198137396E-2</c:v>
                </c:pt>
                <c:pt idx="262">
                  <c:v>4.172111987176727E-2</c:v>
                </c:pt>
                <c:pt idx="263">
                  <c:v>4.113786773659147E-2</c:v>
                </c:pt>
                <c:pt idx="264">
                  <c:v>4.0563058329291593E-2</c:v>
                </c:pt>
                <c:pt idx="265">
                  <c:v>3.9996567976982283E-2</c:v>
                </c:pt>
                <c:pt idx="266">
                  <c:v>3.9438274774205896E-2</c:v>
                </c:pt>
                <c:pt idx="267">
                  <c:v>3.8888058560126185E-2</c:v>
                </c:pt>
                <c:pt idx="268">
                  <c:v>3.8345800895923092E-2</c:v>
                </c:pt>
                <c:pt idx="269">
                  <c:v>3.7811385042391295E-2</c:v>
                </c:pt>
                <c:pt idx="270">
                  <c:v>3.7284695937742161E-2</c:v>
                </c:pt>
                <c:pt idx="271">
                  <c:v>3.6765620175612919E-2</c:v>
                </c:pt>
                <c:pt idx="272">
                  <c:v>3.6254045983281996E-2</c:v>
                </c:pt>
                <c:pt idx="273">
                  <c:v>3.5749863200093955E-2</c:v>
                </c:pt>
                <c:pt idx="274">
                  <c:v>3.5252963256093055E-2</c:v>
                </c:pt>
                <c:pt idx="275">
                  <c:v>3.476323915086757E-2</c:v>
                </c:pt>
                <c:pt idx="276">
                  <c:v>3.4280585432604781E-2</c:v>
                </c:pt>
                <c:pt idx="277">
                  <c:v>3.3804898177357399E-2</c:v>
                </c:pt>
                <c:pt idx="278">
                  <c:v>3.3336074968522311E-2</c:v>
                </c:pt>
                <c:pt idx="279">
                  <c:v>3.2874014876531403E-2</c:v>
                </c:pt>
                <c:pt idx="280">
                  <c:v>3.241861843875421E-2</c:v>
                </c:pt>
                <c:pt idx="281">
                  <c:v>3.1969787639614014E-2</c:v>
                </c:pt>
                <c:pt idx="282">
                  <c:v>3.1527425890915992E-2</c:v>
                </c:pt>
                <c:pt idx="283">
                  <c:v>3.1091438012387292E-2</c:v>
                </c:pt>
                <c:pt idx="284">
                  <c:v>3.0661730212429683E-2</c:v>
                </c:pt>
                <c:pt idx="285">
                  <c:v>3.0238210069083622E-2</c:v>
                </c:pt>
                <c:pt idx="286">
                  <c:v>2.9820786511204084E-2</c:v>
                </c:pt>
                <c:pt idx="287">
                  <c:v>2.9409369799846881E-2</c:v>
                </c:pt>
                <c:pt idx="288">
                  <c:v>2.9003871509865137E-2</c:v>
                </c:pt>
                <c:pt idx="289">
                  <c:v>2.8604204511715425E-2</c:v>
                </c:pt>
                <c:pt idx="290">
                  <c:v>2.8210282953473286E-2</c:v>
                </c:pt>
                <c:pt idx="291">
                  <c:v>2.7822022243056101E-2</c:v>
                </c:pt>
                <c:pt idx="292">
                  <c:v>2.7439339030653383E-2</c:v>
                </c:pt>
                <c:pt idx="293">
                  <c:v>2.7062151191363102E-2</c:v>
                </c:pt>
                <c:pt idx="294">
                  <c:v>2.6690377808034547E-2</c:v>
                </c:pt>
                <c:pt idx="295">
                  <c:v>2.6323939154313091E-2</c:v>
                </c:pt>
                <c:pt idx="296">
                  <c:v>2.596275667789074E-2</c:v>
                </c:pt>
                <c:pt idx="297">
                  <c:v>2.5606752983956482E-2</c:v>
                </c:pt>
                <c:pt idx="298">
                  <c:v>2.5255851818848683E-2</c:v>
                </c:pt>
                <c:pt idx="299">
                  <c:v>2.4909978053906975E-2</c:v>
                </c:pt>
                <c:pt idx="300">
                  <c:v>2.4569057669521641E-2</c:v>
                </c:pt>
                <c:pt idx="301">
                  <c:v>2.423301773938125E-2</c:v>
                </c:pt>
                <c:pt idx="302">
                  <c:v>2.3901786414914559E-2</c:v>
                </c:pt>
                <c:pt idx="303">
                  <c:v>2.3575292909927811E-2</c:v>
                </c:pt>
                <c:pt idx="304">
                  <c:v>2.3253467485434207E-2</c:v>
                </c:pt>
                <c:pt idx="305">
                  <c:v>2.2936241434674893E-2</c:v>
                </c:pt>
                <c:pt idx="306">
                  <c:v>2.2623547068330009E-2</c:v>
                </c:pt>
                <c:pt idx="307">
                  <c:v>2.2315317699917875E-2</c:v>
                </c:pt>
                <c:pt idx="308">
                  <c:v>2.2011487631381478E-2</c:v>
                </c:pt>
                <c:pt idx="309">
                  <c:v>2.171199213886002E-2</c:v>
                </c:pt>
                <c:pt idx="310">
                  <c:v>2.1416767458643925E-2</c:v>
                </c:pt>
                <c:pt idx="311">
                  <c:v>2.1125750773312572E-2</c:v>
                </c:pt>
                <c:pt idx="312">
                  <c:v>2.0838880198052759E-2</c:v>
                </c:pt>
                <c:pt idx="313">
                  <c:v>2.0556094767155208E-2</c:v>
                </c:pt>
                <c:pt idx="314">
                  <c:v>2.027733442068947E-2</c:v>
                </c:pt>
                <c:pt idx="315">
                  <c:v>2.0002539991353371E-2</c:v>
                </c:pt>
                <c:pt idx="316">
                  <c:v>1.973165319149818E-2</c:v>
                </c:pt>
                <c:pt idx="317">
                  <c:v>1.9464616600324225E-2</c:v>
                </c:pt>
                <c:pt idx="318">
                  <c:v>1.9201373651248604E-2</c:v>
                </c:pt>
                <c:pt idx="319">
                  <c:v>1.8941868619441134E-2</c:v>
                </c:pt>
                <c:pt idx="320">
                  <c:v>1.86860466095282E-2</c:v>
                </c:pt>
                <c:pt idx="321">
                  <c:v>1.8433853543461921E-2</c:v>
                </c:pt>
                <c:pt idx="322">
                  <c:v>1.8185236148553201E-2</c:v>
                </c:pt>
                <c:pt idx="323">
                  <c:v>1.7940141945667322E-2</c:v>
                </c:pt>
                <c:pt idx="324">
                  <c:v>1.769851923757974E-2</c:v>
                </c:pt>
                <c:pt idx="325">
                  <c:v>1.7460317097491195E-2</c:v>
                </c:pt>
                <c:pt idx="326">
                  <c:v>1.7225485357699542E-2</c:v>
                </c:pt>
                <c:pt idx="327">
                  <c:v>1.6993974598427174E-2</c:v>
                </c:pt>
                <c:pt idx="328">
                  <c:v>1.6765736136802281E-2</c:v>
                </c:pt>
                <c:pt idx="329">
                  <c:v>1.6540722015992198E-2</c:v>
                </c:pt>
                <c:pt idx="330">
                  <c:v>1.6318884994486863E-2</c:v>
                </c:pt>
                <c:pt idx="331">
                  <c:v>1.610017853553139E-2</c:v>
                </c:pt>
                <c:pt idx="332">
                  <c:v>1.5884556796704981E-2</c:v>
                </c:pt>
                <c:pt idx="333">
                  <c:v>1.5671974619646103E-2</c:v>
                </c:pt>
                <c:pt idx="334">
                  <c:v>1.5462387519920165E-2</c:v>
                </c:pt>
                <c:pt idx="335">
                  <c:v>1.5255751677030244E-2</c:v>
                </c:pt>
                <c:pt idx="336">
                  <c:v>1.5052023924567341E-2</c:v>
                </c:pt>
                <c:pt idx="337">
                  <c:v>1.4851161740499715E-2</c:v>
                </c:pt>
                <c:pt idx="338">
                  <c:v>1.4653123237599109E-2</c:v>
                </c:pt>
                <c:pt idx="339">
                  <c:v>1.4457867154002348E-2</c:v>
                </c:pt>
                <c:pt idx="340">
                  <c:v>1.42653528439067E-2</c:v>
                </c:pt>
                <c:pt idx="341">
                  <c:v>1.4075540268397305E-2</c:v>
                </c:pt>
                <c:pt idx="342">
                  <c:v>1.3888389986405316E-2</c:v>
                </c:pt>
                <c:pt idx="343">
                  <c:v>1.3703863145794621E-2</c:v>
                </c:pt>
                <c:pt idx="344">
                  <c:v>1.352192147457632E-2</c:v>
                </c:pt>
                <c:pt idx="345">
                  <c:v>1.3342527272248559E-2</c:v>
                </c:pt>
                <c:pt idx="346">
                  <c:v>1.316564340126072E-2</c:v>
                </c:pt>
                <c:pt idx="347">
                  <c:v>1.2991233278600319E-2</c:v>
                </c:pt>
                <c:pt idx="348">
                  <c:v>1.281926086750085E-2</c:v>
                </c:pt>
                <c:pt idx="349">
                  <c:v>1.2649690669269105E-2</c:v>
                </c:pt>
                <c:pt idx="350">
                  <c:v>1.2482487715230656E-2</c:v>
                </c:pt>
                <c:pt idx="351">
                  <c:v>1.2317617558791762E-2</c:v>
                </c:pt>
                <c:pt idx="352">
                  <c:v>1.2155046267616631E-2</c:v>
                </c:pt>
                <c:pt idx="353">
                  <c:v>1.1994740415917251E-2</c:v>
                </c:pt>
                <c:pt idx="354">
                  <c:v>1.1836667076856339E-2</c:v>
                </c:pt>
                <c:pt idx="355">
                  <c:v>1.1680793815060523E-2</c:v>
                </c:pt>
                <c:pt idx="356">
                  <c:v>1.1527088679242127E-2</c:v>
                </c:pt>
                <c:pt idx="357">
                  <c:v>1.1375520194929527E-2</c:v>
                </c:pt>
                <c:pt idx="358">
                  <c:v>1.122605735730314E-2</c:v>
                </c:pt>
                <c:pt idx="359">
                  <c:v>1.107866962413648E-2</c:v>
                </c:pt>
                <c:pt idx="360">
                  <c:v>1.0933326908840866E-2</c:v>
                </c:pt>
                <c:pt idx="361">
                  <c:v>1.0789999573611878E-2</c:v>
                </c:pt>
                <c:pt idx="362">
                  <c:v>1.0648658422676814E-2</c:v>
                </c:pt>
                <c:pt idx="363">
                  <c:v>1.0509274695641373E-2</c:v>
                </c:pt>
                <c:pt idx="364">
                  <c:v>1.0371820060934405E-2</c:v>
                </c:pt>
                <c:pt idx="365">
                  <c:v>1.0236266609349376E-2</c:v>
                </c:pt>
                <c:pt idx="366">
                  <c:v>1.0102586847681238E-2</c:v>
                </c:pt>
                <c:pt idx="367">
                  <c:v>9.9707536924570749E-3</c:v>
                </c:pt>
                <c:pt idx="368">
                  <c:v>9.8407404637601194E-3</c:v>
                </c:pt>
                <c:pt idx="369">
                  <c:v>9.7125208791448165E-3</c:v>
                </c:pt>
                <c:pt idx="370">
                  <c:v>9.5860690476422192E-3</c:v>
                </c:pt>
                <c:pt idx="371">
                  <c:v>9.4613594638544851E-3</c:v>
                </c:pt>
                <c:pt idx="372">
                  <c:v>9.3383670021373426E-3</c:v>
                </c:pt>
                <c:pt idx="373">
                  <c:v>9.2170669108685727E-3</c:v>
                </c:pt>
                <c:pt idx="374">
                  <c:v>9.0974348068024284E-3</c:v>
                </c:pt>
                <c:pt idx="375">
                  <c:v>8.979446669507736E-3</c:v>
                </c:pt>
                <c:pt idx="376">
                  <c:v>8.8630788358893941E-3</c:v>
                </c:pt>
                <c:pt idx="377">
                  <c:v>8.7483079947914284E-3</c:v>
                </c:pt>
                <c:pt idx="378">
                  <c:v>8.6351111816808639E-3</c:v>
                </c:pt>
                <c:pt idx="379">
                  <c:v>8.5234657734108675E-3</c:v>
                </c:pt>
                <c:pt idx="380">
                  <c:v>8.4133494830625401E-3</c:v>
                </c:pt>
                <c:pt idx="381">
                  <c:v>8.304740354864051E-3</c:v>
                </c:pt>
                <c:pt idx="382">
                  <c:v>8.1976167591856289E-3</c:v>
                </c:pt>
                <c:pt idx="383">
                  <c:v>8.0919573876100988E-3</c:v>
                </c:pt>
                <c:pt idx="384">
                  <c:v>7.9877412480772111E-3</c:v>
                </c:pt>
                <c:pt idx="385">
                  <c:v>7.8849476601007776E-3</c:v>
                </c:pt>
                <c:pt idx="386">
                  <c:v>7.7835562500581474E-3</c:v>
                </c:pt>
                <c:pt idx="387">
                  <c:v>7.6835469465502838E-3</c:v>
                </c:pt>
                <c:pt idx="388">
                  <c:v>7.5848999758318493E-3</c:v>
                </c:pt>
                <c:pt idx="389">
                  <c:v>7.4875958573100612E-3</c:v>
                </c:pt>
                <c:pt idx="390">
                  <c:v>7.3916153991116593E-3</c:v>
                </c:pt>
                <c:pt idx="391">
                  <c:v>7.2969396937163436E-3</c:v>
                </c:pt>
                <c:pt idx="392">
                  <c:v>7.2035501136566288E-3</c:v>
                </c:pt>
                <c:pt idx="393">
                  <c:v>7.1114283072823076E-3</c:v>
                </c:pt>
                <c:pt idx="394">
                  <c:v>7.0205561945891519E-3</c:v>
                </c:pt>
                <c:pt idx="395">
                  <c:v>6.9309159631104874E-3</c:v>
                </c:pt>
                <c:pt idx="396">
                  <c:v>6.8424900638712404E-3</c:v>
                </c:pt>
                <c:pt idx="397">
                  <c:v>6.7552612074029241E-3</c:v>
                </c:pt>
                <c:pt idx="398">
                  <c:v>6.6692123598192099E-3</c:v>
                </c:pt>
                <c:pt idx="399">
                  <c:v>6.5843267389509184E-3</c:v>
                </c:pt>
                <c:pt idx="400">
                  <c:v>6.5005878105395803E-3</c:v>
                </c:pt>
                <c:pt idx="401">
                  <c:v>6.4179792844887736E-3</c:v>
                </c:pt>
                <c:pt idx="402">
                  <c:v>6.3364851111722643E-3</c:v>
                </c:pt>
                <c:pt idx="403">
                  <c:v>6.2560894777984521E-3</c:v>
                </c:pt>
                <c:pt idx="404">
                  <c:v>6.1767768048297221E-3</c:v>
                </c:pt>
                <c:pt idx="405">
                  <c:v>6.0985317424564001E-3</c:v>
                </c:pt>
                <c:pt idx="406">
                  <c:v>6.0213391671242594E-3</c:v>
                </c:pt>
                <c:pt idx="407">
                  <c:v>5.9451841781148589E-3</c:v>
                </c:pt>
                <c:pt idx="408">
                  <c:v>5.8700520941778545E-3</c:v>
                </c:pt>
                <c:pt idx="409">
                  <c:v>5.7959284502145623E-3</c:v>
                </c:pt>
                <c:pt idx="410">
                  <c:v>5.7227989940121203E-3</c:v>
                </c:pt>
                <c:pt idx="411">
                  <c:v>5.6506496830272248E-3</c:v>
                </c:pt>
                <c:pt idx="412">
                  <c:v>5.5794666812189614E-3</c:v>
                </c:pt>
                <c:pt idx="413">
                  <c:v>5.5092363559298948E-3</c:v>
                </c:pt>
                <c:pt idx="414">
                  <c:v>5.4399452748146206E-3</c:v>
                </c:pt>
                <c:pt idx="415">
                  <c:v>5.3715802028152021E-3</c:v>
                </c:pt>
                <c:pt idx="416">
                  <c:v>5.3041280991828104E-3</c:v>
                </c:pt>
                <c:pt idx="417">
                  <c:v>5.2375761145446401E-3</c:v>
                </c:pt>
                <c:pt idx="418">
                  <c:v>5.1719115880155516E-3</c:v>
                </c:pt>
                <c:pt idx="419">
                  <c:v>5.1071220443541848E-3</c:v>
                </c:pt>
                <c:pt idx="420">
                  <c:v>5.0431951911618748E-3</c:v>
                </c:pt>
                <c:pt idx="421">
                  <c:v>4.980118916124837E-3</c:v>
                </c:pt>
                <c:pt idx="422">
                  <c:v>4.9178812842982384E-3</c:v>
                </c:pt>
                <c:pt idx="423">
                  <c:v>4.8564705354318316E-3</c:v>
                </c:pt>
                <c:pt idx="424">
                  <c:v>4.7958750813362917E-3</c:v>
                </c:pt>
                <c:pt idx="425">
                  <c:v>4.7360835032900688E-3</c:v>
                </c:pt>
                <c:pt idx="426">
                  <c:v>4.6770845494855306E-3</c:v>
                </c:pt>
                <c:pt idx="427">
                  <c:v>4.6188671325145623E-3</c:v>
                </c:pt>
                <c:pt idx="428">
                  <c:v>4.5614203268920473E-3</c:v>
                </c:pt>
                <c:pt idx="429">
                  <c:v>4.5047333666177755E-3</c:v>
                </c:pt>
                <c:pt idx="430">
                  <c:v>4.4487956427752533E-3</c:v>
                </c:pt>
                <c:pt idx="431">
                  <c:v>4.3935967011673504E-3</c:v>
                </c:pt>
                <c:pt idx="432">
                  <c:v>4.3391262399881123E-3</c:v>
                </c:pt>
                <c:pt idx="433">
                  <c:v>4.2853741075302024E-3</c:v>
                </c:pt>
                <c:pt idx="434">
                  <c:v>4.2323302999273124E-3</c:v>
                </c:pt>
                <c:pt idx="435">
                  <c:v>4.1799849589312385E-3</c:v>
                </c:pt>
                <c:pt idx="436">
                  <c:v>4.1283283697228813E-3</c:v>
                </c:pt>
                <c:pt idx="437">
                  <c:v>4.0773509587566995E-3</c:v>
                </c:pt>
                <c:pt idx="438">
                  <c:v>4.0270432916382527E-3</c:v>
                </c:pt>
                <c:pt idx="439">
                  <c:v>3.9773960710341449E-3</c:v>
                </c:pt>
                <c:pt idx="440">
                  <c:v>3.928400134613888E-3</c:v>
                </c:pt>
                <c:pt idx="441">
                  <c:v>3.8800464530234688E-3</c:v>
                </c:pt>
                <c:pt idx="442">
                  <c:v>3.8323261278896451E-3</c:v>
                </c:pt>
                <c:pt idx="443">
                  <c:v>3.7852303898549817E-3</c:v>
                </c:pt>
                <c:pt idx="444">
                  <c:v>3.7387505966428392E-3</c:v>
                </c:pt>
                <c:pt idx="445">
                  <c:v>3.6928782311520802E-3</c:v>
                </c:pt>
                <c:pt idx="446">
                  <c:v>3.6476048995808096E-3</c:v>
                </c:pt>
                <c:pt idx="447">
                  <c:v>3.6029223295788791E-3</c:v>
                </c:pt>
                <c:pt idx="448">
                  <c:v>3.5588223684286774E-3</c:v>
                </c:pt>
                <c:pt idx="449">
                  <c:v>3.5152969812536992E-3</c:v>
                </c:pt>
                <c:pt idx="450">
                  <c:v>3.4723382492545902E-3</c:v>
                </c:pt>
                <c:pt idx="451">
                  <c:v>3.4299383679720873E-3</c:v>
                </c:pt>
                <c:pt idx="452">
                  <c:v>3.3880896455766056E-3</c:v>
                </c:pt>
                <c:pt idx="453">
                  <c:v>3.3467845011839808E-3</c:v>
                </c:pt>
                <c:pt idx="454">
                  <c:v>3.3060154631969112E-3</c:v>
                </c:pt>
                <c:pt idx="455">
                  <c:v>3.2657751676718437E-3</c:v>
                </c:pt>
                <c:pt idx="456">
                  <c:v>3.2260563567107492E-3</c:v>
                </c:pt>
                <c:pt idx="457">
                  <c:v>3.186851876877598E-3</c:v>
                </c:pt>
                <c:pt idx="458">
                  <c:v>3.1481546776389205E-3</c:v>
                </c:pt>
                <c:pt idx="459">
                  <c:v>3.1099578098282956E-3</c:v>
                </c:pt>
                <c:pt idx="460">
                  <c:v>3.0722544241343227E-3</c:v>
                </c:pt>
                <c:pt idx="461">
                  <c:v>3.0350377696116097E-3</c:v>
                </c:pt>
                <c:pt idx="462">
                  <c:v>2.9983011922145612E-3</c:v>
                </c:pt>
                <c:pt idx="463">
                  <c:v>2.9620381333536621E-3</c:v>
                </c:pt>
                <c:pt idx="464">
                  <c:v>2.9262421284736778E-3</c:v>
                </c:pt>
                <c:pt idx="465">
                  <c:v>2.8909068056536293E-3</c:v>
                </c:pt>
                <c:pt idx="466">
                  <c:v>2.8560258842281667E-3</c:v>
                </c:pt>
                <c:pt idx="467">
                  <c:v>2.8215931734300185E-3</c:v>
                </c:pt>
                <c:pt idx="468">
                  <c:v>2.7876025710530743E-3</c:v>
                </c:pt>
                <c:pt idx="469">
                  <c:v>2.7540480621359785E-3</c:v>
                </c:pt>
                <c:pt idx="470">
                  <c:v>2.7209237176657815E-3</c:v>
                </c:pt>
                <c:pt idx="471">
                  <c:v>2.6882236933013213E-3</c:v>
                </c:pt>
                <c:pt idx="472">
                  <c:v>2.6559422281161892E-3</c:v>
                </c:pt>
                <c:pt idx="473">
                  <c:v>2.6240736433607802E-3</c:v>
                </c:pt>
                <c:pt idx="474">
                  <c:v>2.5926123412432674E-3</c:v>
                </c:pt>
                <c:pt idx="475">
                  <c:v>2.5615528037291487E-3</c:v>
                </c:pt>
                <c:pt idx="476">
                  <c:v>2.5308895913591059E-3</c:v>
                </c:pt>
                <c:pt idx="477">
                  <c:v>2.5006173420849026E-3</c:v>
                </c:pt>
                <c:pt idx="478">
                  <c:v>2.4707307701229433E-3</c:v>
                </c:pt>
                <c:pt idx="479">
                  <c:v>2.441224664825404E-3</c:v>
                </c:pt>
                <c:pt idx="480">
                  <c:v>2.4120938895685288E-3</c:v>
                </c:pt>
                <c:pt idx="481">
                  <c:v>2.3833333806578018E-3</c:v>
                </c:pt>
                <c:pt idx="482">
                  <c:v>2.3549381462497861E-3</c:v>
                </c:pt>
                <c:pt idx="483">
                  <c:v>2.3269032652905391E-3</c:v>
                </c:pt>
                <c:pt idx="484">
                  <c:v>2.2992238864699183E-3</c:v>
                </c:pt>
                <c:pt idx="485">
                  <c:v>2.2718952271920212E-3</c:v>
                </c:pt>
                <c:pt idx="486">
                  <c:v>2.2449125725612137E-3</c:v>
                </c:pt>
                <c:pt idx="487">
                  <c:v>2.2182712743834812E-3</c:v>
                </c:pt>
                <c:pt idx="488">
                  <c:v>2.1919667501831362E-3</c:v>
                </c:pt>
                <c:pt idx="489">
                  <c:v>2.1659944822343411E-3</c:v>
                </c:pt>
                <c:pt idx="490">
                  <c:v>2.1403500166073623E-3</c:v>
                </c:pt>
                <c:pt idx="491">
                  <c:v>2.1150289622293805E-3</c:v>
                </c:pt>
                <c:pt idx="492">
                  <c:v>2.090026989959525E-3</c:v>
                </c:pt>
                <c:pt idx="493">
                  <c:v>2.0653398316779026E-3</c:v>
                </c:pt>
                <c:pt idx="494">
                  <c:v>2.0409632793884852E-3</c:v>
                </c:pt>
                <c:pt idx="495">
                  <c:v>2.0168931843357169E-3</c:v>
                </c:pt>
                <c:pt idx="496">
                  <c:v>1.9931254561343092E-3</c:v>
                </c:pt>
                <c:pt idx="497">
                  <c:v>1.9696560619124111E-3</c:v>
                </c:pt>
                <c:pt idx="498">
                  <c:v>1.946481025467686E-3</c:v>
                </c:pt>
                <c:pt idx="499">
                  <c:v>1.9235964264361926E-3</c:v>
                </c:pt>
                <c:pt idx="500">
                  <c:v>1.9009983994738794E-3</c:v>
                </c:pt>
                <c:pt idx="501">
                  <c:v>1.8786831334504346E-3</c:v>
                </c:pt>
                <c:pt idx="502">
                  <c:v>1.8566468706553594E-3</c:v>
                </c:pt>
                <c:pt idx="503">
                  <c:v>1.8348859060161016E-3</c:v>
                </c:pt>
                <c:pt idx="504">
                  <c:v>1.8133965863279221E-3</c:v>
                </c:pt>
                <c:pt idx="505">
                  <c:v>1.792175309495539E-3</c:v>
                </c:pt>
                <c:pt idx="506">
                  <c:v>1.7712185237860828E-3</c:v>
                </c:pt>
                <c:pt idx="507">
                  <c:v>1.7505227270934861E-3</c:v>
                </c:pt>
                <c:pt idx="508">
                  <c:v>1.7300844662139327E-3</c:v>
                </c:pt>
                <c:pt idx="509">
                  <c:v>1.7099003361321934E-3</c:v>
                </c:pt>
                <c:pt idx="510">
                  <c:v>1.6899669793188706E-3</c:v>
                </c:pt>
                <c:pt idx="511">
                  <c:v>1.6702810850380925E-3</c:v>
                </c:pt>
                <c:pt idx="512">
                  <c:v>1.650839388665791E-3</c:v>
                </c:pt>
                <c:pt idx="513">
                  <c:v>1.6316386710181865E-3</c:v>
                </c:pt>
                <c:pt idx="514">
                  <c:v>1.6126757576904057E-3</c:v>
                </c:pt>
                <c:pt idx="515">
                  <c:v>1.5939475184050967E-3</c:v>
                </c:pt>
                <c:pt idx="516">
                  <c:v>1.5754508663708209E-3</c:v>
                </c:pt>
                <c:pt idx="517">
                  <c:v>1.5571827576501421E-3</c:v>
                </c:pt>
                <c:pt idx="518">
                  <c:v>1.5391401905372106E-3</c:v>
                </c:pt>
                <c:pt idx="519">
                  <c:v>1.5213202049447203E-3</c:v>
                </c:pt>
                <c:pt idx="520">
                  <c:v>1.5037198818000877E-3</c:v>
                </c:pt>
                <c:pt idx="521">
                  <c:v>1.4863363424506919E-3</c:v>
                </c:pt>
                <c:pt idx="522">
                  <c:v>1.4691667480781091E-3</c:v>
                </c:pt>
                <c:pt idx="523">
                  <c:v>1.4522082991210879E-3</c:v>
                </c:pt>
                <c:pt idx="524">
                  <c:v>1.4354582347072182E-3</c:v>
                </c:pt>
                <c:pt idx="525">
                  <c:v>1.4189138320931541E-3</c:v>
                </c:pt>
                <c:pt idx="526">
                  <c:v>1.4025724061131981E-3</c:v>
                </c:pt>
                <c:pt idx="527">
                  <c:v>1.3864313086361781E-3</c:v>
                </c:pt>
                <c:pt idx="528">
                  <c:v>1.3704879280304833E-3</c:v>
                </c:pt>
                <c:pt idx="529">
                  <c:v>1.3547396886370835E-3</c:v>
                </c:pt>
                <c:pt idx="530">
                  <c:v>1.3391840502504858E-3</c:v>
                </c:pt>
                <c:pt idx="531">
                  <c:v>1.323818507607444E-3</c:v>
                </c:pt>
                <c:pt idx="532">
                  <c:v>1.3086405898832991E-3</c:v>
                </c:pt>
                <c:pt idx="533">
                  <c:v>1.2936478601959088E-3</c:v>
                </c:pt>
                <c:pt idx="534">
                  <c:v>1.2788379151169708E-3</c:v>
                </c:pt>
                <c:pt idx="535">
                  <c:v>1.2642083841906387E-3</c:v>
                </c:pt>
                <c:pt idx="536">
                  <c:v>1.2497569294593607E-3</c:v>
                </c:pt>
                <c:pt idx="537">
                  <c:v>1.2354812449967842E-3</c:v>
                </c:pt>
                <c:pt idx="538">
                  <c:v>1.2213790564476296E-3</c:v>
                </c:pt>
                <c:pt idx="539">
                  <c:v>1.2074481205744741E-3</c:v>
                </c:pt>
                <c:pt idx="540">
                  <c:v>1.1936862248112384E-3</c:v>
                </c:pt>
                <c:pt idx="541">
                  <c:v>1.1800911868233596E-3</c:v>
                </c:pt>
                <c:pt idx="542">
                  <c:v>1.1666608540745452E-3</c:v>
                </c:pt>
                <c:pt idx="543">
                  <c:v>1.1533931033999446E-3</c:v>
                </c:pt>
                <c:pt idx="544">
                  <c:v>1.1402858405856963E-3</c:v>
                </c:pt>
                <c:pt idx="545">
                  <c:v>1.1273369999547178E-3</c:v>
                </c:pt>
                <c:pt idx="546">
                  <c:v>1.1145445439586902E-3</c:v>
                </c:pt>
                <c:pt idx="547">
                  <c:v>1.1019064627760845E-3</c:v>
                </c:pt>
                <c:pt idx="548">
                  <c:v>1.0894207739161701E-3</c:v>
                </c:pt>
                <c:pt idx="549">
                  <c:v>1.0770855218289125E-3</c:v>
                </c:pt>
                <c:pt idx="550">
                  <c:v>1.064898777520648E-3</c:v>
                </c:pt>
                <c:pt idx="551">
                  <c:v>1.0528586381755162E-3</c:v>
                </c:pt>
                <c:pt idx="552">
                  <c:v>1.0409632267824221E-3</c:v>
                </c:pt>
                <c:pt idx="553">
                  <c:v>1.029210691767613E-3</c:v>
                </c:pt>
                <c:pt idx="554">
                  <c:v>1.0175992066326655E-3</c:v>
                </c:pt>
                <c:pt idx="555">
                  <c:v>1.0061269695978441E-3</c:v>
                </c:pt>
                <c:pt idx="556">
                  <c:v>9.9479220325070206E-4</c:v>
                </c:pt>
                <c:pt idx="557">
                  <c:v>9.8359315419998465E-4</c:v>
                </c:pt>
                <c:pt idx="558">
                  <c:v>9.7252809273454005E-4</c:v>
                </c:pt>
                <c:pt idx="559">
                  <c:v>9.6159531248734306E-4</c:v>
                </c:pt>
                <c:pt idx="560">
                  <c:v>9.5079313010447278E-4</c:v>
                </c:pt>
                <c:pt idx="561">
                  <c:v>9.4011988491896601E-4</c:v>
                </c:pt>
                <c:pt idx="562">
                  <c:v>9.2957393862948127E-4</c:v>
                </c:pt>
                <c:pt idx="563">
                  <c:v>9.1915367498376314E-4</c:v>
                </c:pt>
                <c:pt idx="564">
                  <c:v>9.0885749946668568E-4</c:v>
                </c:pt>
                <c:pt idx="565">
                  <c:v>8.9868383899298723E-4</c:v>
                </c:pt>
                <c:pt idx="566">
                  <c:v>8.8863114160445047E-4</c:v>
                </c:pt>
                <c:pt idx="567">
                  <c:v>8.7869787617162029E-4</c:v>
                </c:pt>
                <c:pt idx="568">
                  <c:v>8.6888253209985416E-4</c:v>
                </c:pt>
                <c:pt idx="569">
                  <c:v>8.5918361903973073E-4</c:v>
                </c:pt>
                <c:pt idx="570">
                  <c:v>8.495996666016989E-4</c:v>
                </c:pt>
                <c:pt idx="571">
                  <c:v>8.4012922407494307E-4</c:v>
                </c:pt>
                <c:pt idx="572">
                  <c:v>8.3077086015036488E-4</c:v>
                </c:pt>
                <c:pt idx="573">
                  <c:v>8.2152316264762725E-4</c:v>
                </c:pt>
                <c:pt idx="574">
                  <c:v>8.1238473824622726E-4</c:v>
                </c:pt>
                <c:pt idx="575">
                  <c:v>8.0335421222049632E-4</c:v>
                </c:pt>
                <c:pt idx="576">
                  <c:v>7.9443022817847649E-4</c:v>
                </c:pt>
                <c:pt idx="577">
                  <c:v>7.8561144780466571E-4</c:v>
                </c:pt>
                <c:pt idx="578">
                  <c:v>7.7689655060648349E-4</c:v>
                </c:pt>
                <c:pt idx="579">
                  <c:v>7.6828423366447594E-4</c:v>
                </c:pt>
                <c:pt idx="580">
                  <c:v>7.5977321138617087E-4</c:v>
                </c:pt>
                <c:pt idx="581">
                  <c:v>7.513622152635303E-4</c:v>
                </c:pt>
                <c:pt idx="582">
                  <c:v>7.4304999363394104E-4</c:v>
                </c:pt>
                <c:pt idx="583">
                  <c:v>7.3483531144472719E-4</c:v>
                </c:pt>
                <c:pt idx="584">
                  <c:v>7.2671695002104932E-4</c:v>
                </c:pt>
                <c:pt idx="585">
                  <c:v>7.1869370683725589E-4</c:v>
                </c:pt>
                <c:pt idx="586">
                  <c:v>7.1076439529150289E-4</c:v>
                </c:pt>
                <c:pt idx="587">
                  <c:v>7.0292784448371701E-4</c:v>
                </c:pt>
                <c:pt idx="588">
                  <c:v>6.9518289899674816E-4</c:v>
                </c:pt>
                <c:pt idx="589">
                  <c:v>6.8752841868074813E-4</c:v>
                </c:pt>
                <c:pt idx="590">
                  <c:v>6.7996327844066138E-4</c:v>
                </c:pt>
                <c:pt idx="591">
                  <c:v>6.7248636802681022E-4</c:v>
                </c:pt>
                <c:pt idx="592">
                  <c:v>6.6509659182854028E-4</c:v>
                </c:pt>
                <c:pt idx="593">
                  <c:v>6.577928686708472E-4</c:v>
                </c:pt>
                <c:pt idx="594">
                  <c:v>6.5057413161396539E-4</c:v>
                </c:pt>
                <c:pt idx="595">
                  <c:v>6.434393277558653E-4</c:v>
                </c:pt>
                <c:pt idx="596">
                  <c:v>6.3638741803761503E-4</c:v>
                </c:pt>
                <c:pt idx="597">
                  <c:v>6.2941737705156733E-4</c:v>
                </c:pt>
                <c:pt idx="598">
                  <c:v>6.2252819285231627E-4</c:v>
                </c:pt>
                <c:pt idx="599">
                  <c:v>6.157188667704085E-4</c:v>
                </c:pt>
                <c:pt idx="600">
                  <c:v>6.0898841322873192E-4</c:v>
                </c:pt>
                <c:pt idx="601">
                  <c:v>6.0233585956158181E-4</c:v>
                </c:pt>
                <c:pt idx="602">
                  <c:v>5.9576024583631623E-4</c:v>
                </c:pt>
                <c:pt idx="603">
                  <c:v>5.8926062467762059E-4</c:v>
                </c:pt>
                <c:pt idx="604">
                  <c:v>5.8283606109429064E-4</c:v>
                </c:pt>
                <c:pt idx="605">
                  <c:v>5.7648563230850618E-4</c:v>
                </c:pt>
                <c:pt idx="606">
                  <c:v>5.7020842758760226E-4</c:v>
                </c:pt>
                <c:pt idx="607">
                  <c:v>5.6400354807823122E-4</c:v>
                </c:pt>
                <c:pt idx="608">
                  <c:v>5.5787010664292693E-4</c:v>
                </c:pt>
                <c:pt idx="609">
                  <c:v>5.5180722769903462E-4</c:v>
                </c:pt>
                <c:pt idx="610">
                  <c:v>5.4581404705994333E-4</c:v>
                </c:pt>
                <c:pt idx="611">
                  <c:v>5.3988971177860784E-4</c:v>
                </c:pt>
                <c:pt idx="612">
                  <c:v>5.3403337999332029E-4</c:v>
                </c:pt>
                <c:pt idx="613">
                  <c:v>5.2824422077569892E-4</c:v>
                </c:pt>
                <c:pt idx="614">
                  <c:v>5.2252141398086572E-4</c:v>
                </c:pt>
                <c:pt idx="615">
                  <c:v>5.1686415009975892E-4</c:v>
                </c:pt>
                <c:pt idx="616">
                  <c:v>5.1127163011357622E-4</c:v>
                </c:pt>
                <c:pt idx="617">
                  <c:v>5.0574306535030916E-4</c:v>
                </c:pt>
                <c:pt idx="618">
                  <c:v>5.0027767734331407E-4</c:v>
                </c:pt>
                <c:pt idx="619">
                  <c:v>4.9487469769192536E-4</c:v>
                </c:pt>
                <c:pt idx="620">
                  <c:v>4.895333679240711E-4</c:v>
                </c:pt>
                <c:pt idx="621">
                  <c:v>4.8425293936081934E-4</c:v>
                </c:pt>
                <c:pt idx="622">
                  <c:v>4.7903267298289348E-4</c:v>
                </c:pt>
                <c:pt idx="623">
                  <c:v>4.7387183929909133E-4</c:v>
                </c:pt>
                <c:pt idx="624">
                  <c:v>4.687697182165591E-4</c:v>
                </c:pt>
                <c:pt idx="625">
                  <c:v>4.6372559891294724E-4</c:v>
                </c:pt>
                <c:pt idx="626">
                  <c:v>4.5873877971037134E-4</c:v>
                </c:pt>
                <c:pt idx="627">
                  <c:v>4.5380856795116634E-4</c:v>
                </c:pt>
                <c:pt idx="628">
                  <c:v>4.4893427987542943E-4</c:v>
                </c:pt>
                <c:pt idx="629">
                  <c:v>4.4411524050027998E-4</c:v>
                </c:pt>
                <c:pt idx="630">
                  <c:v>4.3935078350086794E-4</c:v>
                </c:pt>
                <c:pt idx="631">
                  <c:v>4.3464025109305328E-4</c:v>
                </c:pt>
                <c:pt idx="632">
                  <c:v>4.2998299391774832E-4</c:v>
                </c:pt>
                <c:pt idx="633">
                  <c:v>4.2537837092692483E-4</c:v>
                </c:pt>
                <c:pt idx="634">
                  <c:v>4.208257492712195E-4</c:v>
                </c:pt>
                <c:pt idx="635">
                  <c:v>4.1632450418913747E-4</c:v>
                </c:pt>
                <c:pt idx="636">
                  <c:v>4.1187401889784407E-4</c:v>
                </c:pt>
                <c:pt idx="637">
                  <c:v>4.0747368448547583E-4</c:v>
                </c:pt>
                <c:pt idx="638">
                  <c:v>4.0312289980499755E-4</c:v>
                </c:pt>
                <c:pt idx="639">
                  <c:v>3.9882107136954753E-4</c:v>
                </c:pt>
                <c:pt idx="640">
                  <c:v>3.9456761324928167E-4</c:v>
                </c:pt>
                <c:pt idx="641">
                  <c:v>3.9036194696965139E-4</c:v>
                </c:pt>
                <c:pt idx="642">
                  <c:v>3.8620350141113706E-4</c:v>
                </c:pt>
                <c:pt idx="643">
                  <c:v>3.8209171271039405E-4</c:v>
                </c:pt>
                <c:pt idx="644">
                  <c:v>3.780260241627824E-4</c:v>
                </c:pt>
                <c:pt idx="645">
                  <c:v>3.7400588612628271E-4</c:v>
                </c:pt>
                <c:pt idx="646">
                  <c:v>3.7003075592676371E-4</c:v>
                </c:pt>
                <c:pt idx="647">
                  <c:v>3.6610009776458138E-4</c:v>
                </c:pt>
                <c:pt idx="648">
                  <c:v>3.62213382622493E-4</c:v>
                </c:pt>
                <c:pt idx="649">
                  <c:v>3.5837008817486628E-4</c:v>
                </c:pt>
                <c:pt idx="650">
                  <c:v>3.5456969869816578E-4</c:v>
                </c:pt>
                <c:pt idx="651">
                  <c:v>3.5081170498270456E-4</c:v>
                </c:pt>
                <c:pt idx="652">
                  <c:v>3.4709560424561259E-4</c:v>
                </c:pt>
                <c:pt idx="653">
                  <c:v>3.4342090004505491E-4</c:v>
                </c:pt>
                <c:pt idx="654">
                  <c:v>3.3978710219563003E-4</c:v>
                </c:pt>
                <c:pt idx="655">
                  <c:v>3.3619372668496794E-4</c:v>
                </c:pt>
                <c:pt idx="656">
                  <c:v>3.3264029559148736E-4</c:v>
                </c:pt>
                <c:pt idx="657">
                  <c:v>3.2912633700331209E-4</c:v>
                </c:pt>
                <c:pt idx="658">
                  <c:v>3.2565138493831364E-4</c:v>
                </c:pt>
                <c:pt idx="659">
                  <c:v>3.2221497926527524E-4</c:v>
                </c:pt>
                <c:pt idx="660">
                  <c:v>3.1881666562616224E-4</c:v>
                </c:pt>
                <c:pt idx="661">
                  <c:v>3.1545599535946756E-4</c:v>
                </c:pt>
                <c:pt idx="662">
                  <c:v>3.1213252542463773E-4</c:v>
                </c:pt>
                <c:pt idx="663">
                  <c:v>3.0884581832754074E-4</c:v>
                </c:pt>
                <c:pt idx="664">
                  <c:v>3.0559544204698883E-4</c:v>
                </c:pt>
                <c:pt idx="665">
                  <c:v>3.0238096996226452E-4</c:v>
                </c:pt>
                <c:pt idx="666">
                  <c:v>2.9920198078167389E-4</c:v>
                </c:pt>
                <c:pt idx="667">
                  <c:v>2.9605805847208452E-4</c:v>
                </c:pt>
                <c:pt idx="668">
                  <c:v>2.9294879218944047E-4</c:v>
                </c:pt>
                <c:pt idx="669">
                  <c:v>2.8987377621025266E-4</c:v>
                </c:pt>
                <c:pt idx="670">
                  <c:v>2.8683260986402738E-4</c:v>
                </c:pt>
                <c:pt idx="671">
                  <c:v>2.8382489746664675E-4</c:v>
                </c:pt>
                <c:pt idx="672">
                  <c:v>2.8085024825466495E-4</c:v>
                </c:pt>
                <c:pt idx="673">
                  <c:v>2.7790827632050602E-4</c:v>
                </c:pt>
                <c:pt idx="674">
                  <c:v>2.7499860054858237E-4</c:v>
                </c:pt>
                <c:pt idx="675">
                  <c:v>2.7212084455227451E-4</c:v>
                </c:pt>
                <c:pt idx="676">
                  <c:v>2.6927463661179823E-4</c:v>
                </c:pt>
                <c:pt idx="677">
                  <c:v>2.6645960961291958E-4</c:v>
                </c:pt>
                <c:pt idx="678">
                  <c:v>2.6367540098652155E-4</c:v>
                </c:pt>
                <c:pt idx="679">
                  <c:v>2.6092165264901296E-4</c:v>
                </c:pt>
                <c:pt idx="680">
                  <c:v>2.5819801094354036E-4</c:v>
                </c:pt>
                <c:pt idx="681">
                  <c:v>2.5550412658202658E-4</c:v>
                </c:pt>
                <c:pt idx="682">
                  <c:v>2.5283965458800726E-4</c:v>
                </c:pt>
                <c:pt idx="683">
                  <c:v>2.5020425424024194E-4</c:v>
                </c:pt>
                <c:pt idx="684">
                  <c:v>2.4759758901711536E-4</c:v>
                </c:pt>
                <c:pt idx="685">
                  <c:v>2.4501932654180018E-4</c:v>
                </c:pt>
                <c:pt idx="686">
                  <c:v>2.4246913852816036E-4</c:v>
                </c:pt>
                <c:pt idx="687">
                  <c:v>2.3994670072742172E-4</c:v>
                </c:pt>
                <c:pt idx="688">
                  <c:v>2.3745169287555398E-4</c:v>
                </c:pt>
                <c:pt idx="689">
                  <c:v>2.3498379864137582E-4</c:v>
                </c:pt>
                <c:pt idx="690">
                  <c:v>2.3254270557539219E-4</c:v>
                </c:pt>
                <c:pt idx="691">
                  <c:v>2.3012810505930581E-4</c:v>
                </c:pt>
                <c:pt idx="692">
                  <c:v>2.2773969225623611E-4</c:v>
                </c:pt>
                <c:pt idx="693">
                  <c:v>2.2537716606161237E-4</c:v>
                </c:pt>
                <c:pt idx="694">
                  <c:v>2.2304022905474691E-4</c:v>
                </c:pt>
                <c:pt idx="695">
                  <c:v>2.2072858745106051E-4</c:v>
                </c:pt>
                <c:pt idx="696">
                  <c:v>2.1844195105496386E-4</c:v>
                </c:pt>
                <c:pt idx="697">
                  <c:v>2.1618003321338146E-4</c:v>
                </c:pt>
                <c:pt idx="698">
                  <c:v>2.1394255076991392E-4</c:v>
                </c:pt>
                <c:pt idx="699">
                  <c:v>2.1172922401962096E-4</c:v>
                </c:pt>
                <c:pt idx="700">
                  <c:v>2.0953977666441484E-4</c:v>
                </c:pt>
                <c:pt idx="701">
                  <c:v>2.0737393576907587E-4</c:v>
                </c:pt>
                <c:pt idx="702">
                  <c:v>2.0523143171784995E-4</c:v>
                </c:pt>
                <c:pt idx="703">
                  <c:v>2.0311199817164979E-4</c:v>
                </c:pt>
                <c:pt idx="704">
                  <c:v>2.010153720258267E-4</c:v>
                </c:pt>
                <c:pt idx="705">
                  <c:v>1.9894129336852501E-4</c:v>
                </c:pt>
                <c:pt idx="706">
                  <c:v>1.9688950543959128E-4</c:v>
                </c:pt>
                <c:pt idx="707">
                  <c:v>1.9485975459005448E-4</c:v>
                </c:pt>
                <c:pt idx="708">
                  <c:v>1.9285179024213989E-4</c:v>
                </c:pt>
                <c:pt idx="709">
                  <c:v>1.9086536484983705E-4</c:v>
                </c:pt>
                <c:pt idx="710">
                  <c:v>1.8890023385999388E-4</c:v>
                </c:pt>
                <c:pt idx="711">
                  <c:v>1.8695615567394141E-4</c:v>
                </c:pt>
                <c:pt idx="712">
                  <c:v>1.8503289160963472E-4</c:v>
                </c:pt>
                <c:pt idx="713">
                  <c:v>1.8313020586430259E-4</c:v>
                </c:pt>
                <c:pt idx="714">
                  <c:v>1.8124786547760998E-4</c:v>
                </c:pt>
                <c:pt idx="715">
                  <c:v>1.7938564029531048E-4</c:v>
                </c:pt>
                <c:pt idx="716">
                  <c:v>1.7754330293338777E-4</c:v>
                </c:pt>
                <c:pt idx="717">
                  <c:v>1.7572062874268482E-4</c:v>
                </c:pt>
                <c:pt idx="718">
                  <c:v>1.7391739577400761E-4</c:v>
                </c:pt>
                <c:pt idx="719">
                  <c:v>1.7213338474369804E-4</c:v>
                </c:pt>
                <c:pt idx="720">
                  <c:v>1.7036837899966822E-4</c:v>
                </c:pt>
                <c:pt idx="721">
                  <c:v>1.6862216448789428E-4</c:v>
                </c:pt>
                <c:pt idx="722">
                  <c:v>1.6689452971935741E-4</c:v>
                </c:pt>
                <c:pt idx="723">
                  <c:v>1.6518526573743142E-4</c:v>
                </c:pt>
                <c:pt idx="724">
                  <c:v>1.6349416608570522E-4</c:v>
                </c:pt>
                <c:pt idx="725">
                  <c:v>1.6182102677623486E-4</c:v>
                </c:pt>
                <c:pt idx="726">
                  <c:v>1.6016564625822595E-4</c:v>
                </c:pt>
                <c:pt idx="727">
                  <c:v>1.5852782538713309E-4</c:v>
                </c:pt>
                <c:pt idx="728">
                  <c:v>1.5690736739416982E-4</c:v>
                </c:pt>
                <c:pt idx="729">
                  <c:v>1.5530407785622794E-4</c:v>
                </c:pt>
                <c:pt idx="730">
                  <c:v>1.5371776466620128E-4</c:v>
                </c:pt>
                <c:pt idx="731">
                  <c:v>1.5214823800370285E-4</c:v>
                </c:pt>
                <c:pt idx="732">
                  <c:v>1.5059531030617228E-4</c:v>
                </c:pt>
                <c:pt idx="733">
                  <c:v>1.4905879624036852E-4</c:v>
                </c:pt>
                <c:pt idx="734">
                  <c:v>1.4753851267424451E-4</c:v>
                </c:pt>
                <c:pt idx="735">
                  <c:v>1.4603427864919721E-4</c:v>
                </c:pt>
                <c:pt idx="736">
                  <c:v>1.4454591535267928E-4</c:v>
                </c:pt>
                <c:pt idx="737">
                  <c:v>1.4307324609118486E-4</c:v>
                </c:pt>
                <c:pt idx="738">
                  <c:v>1.416160962635859E-4</c:v>
                </c:pt>
                <c:pt idx="739">
                  <c:v>1.4017429333483181E-4</c:v>
                </c:pt>
                <c:pt idx="740">
                  <c:v>1.3874766680998653E-4</c:v>
                </c:pt>
                <c:pt idx="741">
                  <c:v>1.3733604820862058E-4</c:v>
                </c:pt>
                <c:pt idx="742">
                  <c:v>1.3593927103953423E-4</c:v>
                </c:pt>
                <c:pt idx="743">
                  <c:v>1.34557170775824E-4</c:v>
                </c:pt>
                <c:pt idx="744">
                  <c:v>1.3318958483027061E-4</c:v>
                </c:pt>
                <c:pt idx="745">
                  <c:v>1.3183635253105529E-4</c:v>
                </c:pt>
                <c:pt idx="746">
                  <c:v>1.3049731509780178E-4</c:v>
                </c:pt>
                <c:pt idx="747">
                  <c:v>1.2917231561792951E-4</c:v>
                </c:pt>
                <c:pt idx="748">
                  <c:v>1.2786119902331885E-4</c:v>
                </c:pt>
                <c:pt idx="749">
                  <c:v>1.2656381206728741E-4</c:v>
                </c:pt>
                <c:pt idx="750">
                  <c:v>1.2528000330186661E-4</c:v>
                </c:pt>
                <c:pt idx="751">
                  <c:v>1.240096230553816E-4</c:v>
                </c:pt>
                <c:pt idx="752">
                  <c:v>1.2275252341032201E-4</c:v>
                </c:pt>
                <c:pt idx="753">
                  <c:v>1.2150855818150617E-4</c:v>
                </c:pt>
                <c:pt idx="754">
                  <c:v>1.2027758289453058E-4</c:v>
                </c:pt>
                <c:pt idx="755">
                  <c:v>1.1905945476450803E-4</c:v>
                </c:pt>
                <c:pt idx="756">
                  <c:v>1.1785403267507733E-4</c:v>
                </c:pt>
                <c:pt idx="757">
                  <c:v>1.1666117715769148E-4</c:v>
                </c:pt>
                <c:pt idx="758">
                  <c:v>1.1548075037118122E-4</c:v>
                </c:pt>
                <c:pt idx="759">
                  <c:v>1.1431261608157941E-4</c:v>
                </c:pt>
                <c:pt idx="760">
                  <c:v>1.1315663964221608E-4</c:v>
                </c:pt>
                <c:pt idx="761">
                  <c:v>1.1201268797407011E-4</c:v>
                </c:pt>
                <c:pt idx="762">
                  <c:v>1.1088062954637781E-4</c:v>
                </c:pt>
                <c:pt idx="763">
                  <c:v>1.0976033435749799E-4</c:v>
                </c:pt>
                <c:pt idx="764">
                  <c:v>1.0865167391602458E-4</c:v>
                </c:pt>
                <c:pt idx="765">
                  <c:v>1.0755452122214313E-4</c:v>
                </c:pt>
                <c:pt idx="766">
                  <c:v>1.064687507492391E-4</c:v>
                </c:pt>
                <c:pt idx="767">
                  <c:v>1.0539423842573501E-4</c:v>
                </c:pt>
                <c:pt idx="768">
                  <c:v>1.0433086161717382E-4</c:v>
                </c:pt>
                <c:pt idx="769">
                  <c:v>1.0327849910852642E-4</c:v>
                </c:pt>
                <c:pt idx="770">
                  <c:v>1.0223703108673841E-4</c:v>
                </c:pt>
                <c:pt idx="771">
                  <c:v>1.0120633912349719E-4</c:v>
                </c:pt>
                <c:pt idx="772">
                  <c:v>1.0018630615822561E-4</c:v>
                </c:pt>
                <c:pt idx="773">
                  <c:v>9.9176816481295267E-5</c:v>
                </c:pt>
                <c:pt idx="774">
                  <c:v>9.8177755717458222E-5</c:v>
                </c:pt>
                <c:pt idx="775">
                  <c:v>9.718901080949499E-5</c:v>
                </c:pt>
                <c:pt idx="776">
                  <c:v>9.6210470002072528E-5</c:v>
                </c:pt>
                <c:pt idx="777">
                  <c:v>9.5242022825808647E-5</c:v>
                </c:pt>
                <c:pt idx="778">
                  <c:v>9.4283560081549517E-5</c:v>
                </c:pt>
                <c:pt idx="779">
                  <c:v>9.3334973824844681E-5</c:v>
                </c:pt>
                <c:pt idx="780">
                  <c:v>9.2396157350623566E-5</c:v>
                </c:pt>
                <c:pt idx="781">
                  <c:v>9.1467005178074234E-5</c:v>
                </c:pt>
                <c:pt idx="782">
                  <c:v>9.0547413035708065E-5</c:v>
                </c:pt>
                <c:pt idx="783">
                  <c:v>8.963727784662938E-5</c:v>
                </c:pt>
                <c:pt idx="784">
                  <c:v>8.8736497713983741E-5</c:v>
                </c:pt>
                <c:pt idx="785">
                  <c:v>8.7844971906598897E-5</c:v>
                </c:pt>
                <c:pt idx="786">
                  <c:v>8.6962600844812528E-5</c:v>
                </c:pt>
                <c:pt idx="787">
                  <c:v>8.6089286086475915E-5</c:v>
                </c:pt>
                <c:pt idx="788">
                  <c:v>8.5224930313144238E-5</c:v>
                </c:pt>
                <c:pt idx="789">
                  <c:v>8.4369437316438207E-5</c:v>
                </c:pt>
                <c:pt idx="790">
                  <c:v>8.3522711984586581E-5</c:v>
                </c:pt>
                <c:pt idx="791">
                  <c:v>8.2684660289136813E-5</c:v>
                </c:pt>
                <c:pt idx="792">
                  <c:v>8.1855189271838187E-5</c:v>
                </c:pt>
                <c:pt idx="793">
                  <c:v>8.1034207031691565E-5</c:v>
                </c:pt>
                <c:pt idx="794">
                  <c:v>8.0221622712167275E-5</c:v>
                </c:pt>
                <c:pt idx="795">
                  <c:v>7.9417346488583473E-5</c:v>
                </c:pt>
                <c:pt idx="796">
                  <c:v>7.8621289555648872E-5</c:v>
                </c:pt>
                <c:pt idx="797">
                  <c:v>7.7833364115161943E-5</c:v>
                </c:pt>
                <c:pt idx="798">
                  <c:v>7.7053483363868038E-5</c:v>
                </c:pt>
                <c:pt idx="799">
                  <c:v>7.6281561481473902E-5</c:v>
                </c:pt>
                <c:pt idx="800">
                  <c:v>7.5517513618810489E-5</c:v>
                </c:pt>
                <c:pt idx="801">
                  <c:v>7.4761255886149778E-5</c:v>
                </c:pt>
                <c:pt idx="802">
                  <c:v>7.4012705341669507E-5</c:v>
                </c:pt>
                <c:pt idx="803">
                  <c:v>7.3271779980064487E-5</c:v>
                </c:pt>
                <c:pt idx="804">
                  <c:v>7.2538398721304429E-5</c:v>
                </c:pt>
                <c:pt idx="805">
                  <c:v>7.1812481399529814E-5</c:v>
                </c:pt>
                <c:pt idx="806">
                  <c:v>7.109394875209443E-5</c:v>
                </c:pt>
                <c:pt idx="807">
                  <c:v>7.0382722408745228E-5</c:v>
                </c:pt>
                <c:pt idx="808">
                  <c:v>6.9678724880935935E-5</c:v>
                </c:pt>
                <c:pt idx="809">
                  <c:v>6.8981879551281372E-5</c:v>
                </c:pt>
                <c:pt idx="810">
                  <c:v>6.8292110663141563E-5</c:v>
                </c:pt>
                <c:pt idx="811">
                  <c:v>6.760934331033911E-5</c:v>
                </c:pt>
                <c:pt idx="812">
                  <c:v>6.6933503427007307E-5</c:v>
                </c:pt>
                <c:pt idx="813">
                  <c:v>6.62645177775638E-5</c:v>
                </c:pt>
                <c:pt idx="814">
                  <c:v>6.5602313946814115E-5</c:v>
                </c:pt>
                <c:pt idx="815">
                  <c:v>6.4946820330178824E-5</c:v>
                </c:pt>
                <c:pt idx="816">
                  <c:v>6.4297966124043056E-5</c:v>
                </c:pt>
                <c:pt idx="817">
                  <c:v>6.3655681316228613E-5</c:v>
                </c:pt>
                <c:pt idx="818">
                  <c:v>6.3019896676586444E-5</c:v>
                </c:pt>
                <c:pt idx="819">
                  <c:v>6.2390543747707156E-5</c:v>
                </c:pt>
                <c:pt idx="820">
                  <c:v>6.1767554835746866E-5</c:v>
                </c:pt>
                <c:pt idx="821">
                  <c:v>6.1150863001370909E-5</c:v>
                </c:pt>
                <c:pt idx="822">
                  <c:v>6.0540402050810524E-5</c:v>
                </c:pt>
                <c:pt idx="823">
                  <c:v>5.9936106527030473E-5</c:v>
                </c:pt>
                <c:pt idx="824">
                  <c:v>5.9337911701008387E-5</c:v>
                </c:pt>
                <c:pt idx="825">
                  <c:v>5.8745753563124072E-5</c:v>
                </c:pt>
                <c:pt idx="826">
                  <c:v>5.8159568814656743E-5</c:v>
                </c:pt>
                <c:pt idx="827">
                  <c:v>5.7579294859386153E-5</c:v>
                </c:pt>
                <c:pt idx="828">
                  <c:v>5.7004869795301984E-5</c:v>
                </c:pt>
                <c:pt idx="829">
                  <c:v>5.6436232406416208E-5</c:v>
                </c:pt>
                <c:pt idx="830">
                  <c:v>5.5873322154674883E-5</c:v>
                </c:pt>
                <c:pt idx="831">
                  <c:v>5.5316079171976528E-5</c:v>
                </c:pt>
                <c:pt idx="832">
                  <c:v>5.4764444252283716E-5</c:v>
                </c:pt>
                <c:pt idx="833">
                  <c:v>5.4218358843837432E-5</c:v>
                </c:pt>
                <c:pt idx="834">
                  <c:v>5.3677765041467501E-5</c:v>
                </c:pt>
                <c:pt idx="835">
                  <c:v>5.3142605578997864E-5</c:v>
                </c:pt>
                <c:pt idx="836">
                  <c:v>5.2612823821747017E-5</c:v>
                </c:pt>
                <c:pt idx="837">
                  <c:v>5.2088363759120522E-5</c:v>
                </c:pt>
                <c:pt idx="838">
                  <c:v>5.1569169997298513E-5</c:v>
                </c:pt>
                <c:pt idx="839">
                  <c:v>5.1055187752011365E-5</c:v>
                </c:pt>
                <c:pt idx="840">
                  <c:v>5.0546362841404763E-5</c:v>
                </c:pt>
                <c:pt idx="841">
                  <c:v>5.0042641678995834E-5</c:v>
                </c:pt>
                <c:pt idx="842">
                  <c:v>4.9543971266713774E-5</c:v>
                </c:pt>
                <c:pt idx="843">
                  <c:v>4.9050299188028898E-5</c:v>
                </c:pt>
                <c:pt idx="844">
                  <c:v>4.8561573601164706E-5</c:v>
                </c:pt>
                <c:pt idx="845">
                  <c:v>4.8077743232396791E-5</c:v>
                </c:pt>
                <c:pt idx="846">
                  <c:v>4.7598757369430287E-5</c:v>
                </c:pt>
                <c:pt idx="847">
                  <c:v>4.7124565854863134E-5</c:v>
                </c:pt>
                <c:pt idx="848">
                  <c:v>4.6655119079728899E-5</c:v>
                </c:pt>
                <c:pt idx="849">
                  <c:v>4.6190367977117124E-5</c:v>
                </c:pt>
                <c:pt idx="850">
                  <c:v>4.5730264015875457E-5</c:v>
                </c:pt>
                <c:pt idx="851">
                  <c:v>4.5274759194387207E-5</c:v>
                </c:pt>
                <c:pt idx="852">
                  <c:v>4.4823806034427287E-5</c:v>
                </c:pt>
                <c:pt idx="853">
                  <c:v>4.4377357575090582E-5</c:v>
                </c:pt>
                <c:pt idx="854">
                  <c:v>4.3935367366799448E-5</c:v>
                </c:pt>
                <c:pt idx="855">
                  <c:v>4.349778946538113E-5</c:v>
                </c:pt>
                <c:pt idx="856">
                  <c:v>4.3064578426219296E-5</c:v>
                </c:pt>
                <c:pt idx="857">
                  <c:v>4.2635689298477184E-5</c:v>
                </c:pt>
                <c:pt idx="858">
                  <c:v>4.2211077619392433E-5</c:v>
                </c:pt>
                <c:pt idx="859">
                  <c:v>4.1790699408640309E-5</c:v>
                </c:pt>
                <c:pt idx="860">
                  <c:v>4.1374511162766412E-5</c:v>
                </c:pt>
                <c:pt idx="861">
                  <c:v>4.0962469849689197E-5</c:v>
                </c:pt>
                <c:pt idx="862">
                  <c:v>4.0554532903265791E-5</c:v>
                </c:pt>
                <c:pt idx="863">
                  <c:v>4.0150658217929733E-5</c:v>
                </c:pt>
                <c:pt idx="864">
                  <c:v>3.9750804143388953E-5</c:v>
                </c:pt>
                <c:pt idx="865">
                  <c:v>3.9354929479391528E-5</c:v>
                </c:pt>
                <c:pt idx="866">
                  <c:v>3.8962993470554314E-5</c:v>
                </c:pt>
                <c:pt idx="867">
                  <c:v>3.8574955801254522E-5</c:v>
                </c:pt>
                <c:pt idx="868">
                  <c:v>3.8190776590584373E-5</c:v>
                </c:pt>
                <c:pt idx="869">
                  <c:v>3.7810416387365619E-5</c:v>
                </c:pt>
                <c:pt idx="870">
                  <c:v>3.7433836165226047E-5</c:v>
                </c:pt>
                <c:pt idx="871">
                  <c:v>3.7060997317735226E-5</c:v>
                </c:pt>
                <c:pt idx="872">
                  <c:v>3.6691861653599841E-5</c:v>
                </c:pt>
                <c:pt idx="873">
                  <c:v>3.6326391391916182E-5</c:v>
                </c:pt>
                <c:pt idx="874">
                  <c:v>3.5964549157481631E-5</c:v>
                </c:pt>
                <c:pt idx="875">
                  <c:v>3.5606297976162771E-5</c:v>
                </c:pt>
                <c:pt idx="876">
                  <c:v>3.5251601270317496E-5</c:v>
                </c:pt>
                <c:pt idx="877">
                  <c:v>3.4900422854276342E-5</c:v>
                </c:pt>
                <c:pt idx="878">
                  <c:v>3.4552726929874799E-5</c:v>
                </c:pt>
                <c:pt idx="879">
                  <c:v>3.4208478082042164E-5</c:v>
                </c:pt>
                <c:pt idx="880">
                  <c:v>3.3867641274442171E-5</c:v>
                </c:pt>
                <c:pt idx="881">
                  <c:v>3.3530181845167219E-5</c:v>
                </c:pt>
                <c:pt idx="882">
                  <c:v>3.3196065502483692E-5</c:v>
                </c:pt>
                <c:pt idx="883">
                  <c:v>3.2865258320629703E-5</c:v>
                </c:pt>
                <c:pt idx="884">
                  <c:v>3.253772673566188E-5</c:v>
                </c:pt>
                <c:pt idx="885">
                  <c:v>3.2213437541354037E-5</c:v>
                </c:pt>
                <c:pt idx="886">
                  <c:v>3.1892357885143503E-5</c:v>
                </c:pt>
                <c:pt idx="887">
                  <c:v>3.1574455264127442E-5</c:v>
                </c:pt>
                <c:pt idx="888">
                  <c:v>3.1259697521106988E-5</c:v>
                </c:pt>
                <c:pt idx="889">
                  <c:v>3.0948052840677095E-5</c:v>
                </c:pt>
                <c:pt idx="890">
                  <c:v>3.063948974536714E-5</c:v>
                </c:pt>
                <c:pt idx="891">
                  <c:v>3.0333977091824167E-5</c:v>
                </c:pt>
                <c:pt idx="892">
                  <c:v>3.0031484067043222E-5</c:v>
                </c:pt>
                <c:pt idx="893">
                  <c:v>2.9731980184643656E-5</c:v>
                </c:pt>
                <c:pt idx="894">
                  <c:v>2.9435435281188571E-5</c:v>
                </c:pt>
                <c:pt idx="895">
                  <c:v>2.9141819512549385E-5</c:v>
                </c:pt>
                <c:pt idx="896">
                  <c:v>2.8851103350312682E-5</c:v>
                </c:pt>
                <c:pt idx="897">
                  <c:v>2.8563257578231795E-5</c:v>
                </c:pt>
                <c:pt idx="898">
                  <c:v>2.8278253288718605E-5</c:v>
                </c:pt>
                <c:pt idx="899">
                  <c:v>2.7996061879378751E-5</c:v>
                </c:pt>
                <c:pt idx="900">
                  <c:v>2.7716655049587591E-5</c:v>
                </c:pt>
                <c:pt idx="901">
                  <c:v>2.74400047971071E-5</c:v>
                </c:pt>
                <c:pt idx="902">
                  <c:v>2.7166083414742091E-5</c:v>
                </c:pt>
                <c:pt idx="903">
                  <c:v>2.6894863487038623E-5</c:v>
                </c:pt>
                <c:pt idx="904">
                  <c:v>2.6626317887018367E-5</c:v>
                </c:pt>
                <c:pt idx="905">
                  <c:v>2.6360419772954652E-5</c:v>
                </c:pt>
                <c:pt idx="906">
                  <c:v>2.6097142585185386E-5</c:v>
                </c:pt>
                <c:pt idx="907">
                  <c:v>2.5836460042963418E-5</c:v>
                </c:pt>
                <c:pt idx="908">
                  <c:v>2.5578346141346015E-5</c:v>
                </c:pt>
                <c:pt idx="909">
                  <c:v>2.5322775148118767E-5</c:v>
                </c:pt>
                <c:pt idx="910">
                  <c:v>2.506972160075809E-5</c:v>
                </c:pt>
                <c:pt idx="911">
                  <c:v>2.4819160303428616E-5</c:v>
                </c:pt>
                <c:pt idx="912">
                  <c:v>2.4571066324015838E-5</c:v>
                </c:pt>
                <c:pt idx="913">
                  <c:v>2.4325414991194449E-5</c:v>
                </c:pt>
                <c:pt idx="914">
                  <c:v>2.4082181891531331E-5</c:v>
                </c:pt>
                <c:pt idx="915">
                  <c:v>2.384134286662243E-5</c:v>
                </c:pt>
                <c:pt idx="916">
                  <c:v>2.3602874010262698E-5</c:v>
                </c:pt>
                <c:pt idx="917">
                  <c:v>2.3366751665651417E-5</c:v>
                </c:pt>
                <c:pt idx="918">
                  <c:v>2.3132952422628287E-5</c:v>
                </c:pt>
                <c:pt idx="919">
                  <c:v>2.2901453114942881E-5</c:v>
                </c:pt>
                <c:pt idx="920">
                  <c:v>2.2672230817556999E-5</c:v>
                </c:pt>
                <c:pt idx="921">
                  <c:v>2.2445262843977035E-5</c:v>
                </c:pt>
                <c:pt idx="922">
                  <c:v>2.2220526743619267E-5</c:v>
                </c:pt>
                <c:pt idx="923">
                  <c:v>2.1998000299205632E-5</c:v>
                </c:pt>
                <c:pt idx="924">
                  <c:v>2.1777661524189284E-5</c:v>
                </c:pt>
                <c:pt idx="925">
                  <c:v>2.155948866021097E-5</c:v>
                </c:pt>
                <c:pt idx="926">
                  <c:v>2.1343460174585692E-5</c:v>
                </c:pt>
                <c:pt idx="927">
                  <c:v>2.1129554757817785E-5</c:v>
                </c:pt>
                <c:pt idx="928">
                  <c:v>2.091775132114579E-5</c:v>
                </c:pt>
                <c:pt idx="929">
                  <c:v>2.0708028994115399E-5</c:v>
                </c:pt>
                <c:pt idx="930">
                  <c:v>2.0500367122181627E-5</c:v>
                </c:pt>
                <c:pt idx="931">
                  <c:v>2.0294745264338014E-5</c:v>
                </c:pt>
                <c:pt idx="932">
                  <c:v>2.0091143190774756E-5</c:v>
                </c:pt>
                <c:pt idx="933">
                  <c:v>1.9889540880562109E-5</c:v>
                </c:pt>
                <c:pt idx="934">
                  <c:v>1.9689918519363302E-5</c:v>
                </c:pt>
                <c:pt idx="935">
                  <c:v>1.9492256497171964E-5</c:v>
                </c:pt>
                <c:pt idx="936">
                  <c:v>1.92965354060774E-5</c:v>
                </c:pt>
                <c:pt idx="937">
                  <c:v>1.9102736038054444E-5</c:v>
                </c:pt>
                <c:pt idx="938">
                  <c:v>1.8910839382780449E-5</c:v>
                </c:pt>
                <c:pt idx="939">
                  <c:v>1.8720826625476403E-5</c:v>
                </c:pt>
                <c:pt idx="940">
                  <c:v>1.853267914477406E-5</c:v>
                </c:pt>
                <c:pt idx="941">
                  <c:v>1.8346378510607199E-5</c:v>
                </c:pt>
                <c:pt idx="942">
                  <c:v>1.8161906482127263E-5</c:v>
                </c:pt>
                <c:pt idx="943">
                  <c:v>1.7979245005643982E-5</c:v>
                </c:pt>
                <c:pt idx="944">
                  <c:v>1.7798376212588695E-5</c:v>
                </c:pt>
                <c:pt idx="945">
                  <c:v>1.7619282417501811E-5</c:v>
                </c:pt>
                <c:pt idx="946">
                  <c:v>1.7441946116044001E-5</c:v>
                </c:pt>
                <c:pt idx="947">
                  <c:v>1.7266349983029435E-5</c:v>
                </c:pt>
                <c:pt idx="948">
                  <c:v>1.7092476870482147E-5</c:v>
                </c:pt>
                <c:pt idx="949">
                  <c:v>1.6920309805715059E-5</c:v>
                </c:pt>
                <c:pt idx="950">
                  <c:v>1.6749831989430643E-5</c:v>
                </c:pt>
                <c:pt idx="951">
                  <c:v>1.6581026793844344E-5</c:v>
                </c:pt>
                <c:pt idx="952">
                  <c:v>1.6413877760828401E-5</c:v>
                </c:pt>
                <c:pt idx="953">
                  <c:v>1.6248368600077755E-5</c:v>
                </c:pt>
                <c:pt idx="954">
                  <c:v>1.6084483187297215E-5</c:v>
                </c:pt>
                <c:pt idx="955">
                  <c:v>1.5922205562409143E-5</c:v>
                </c:pt>
                <c:pt idx="956">
                  <c:v>1.5761519927781401E-5</c:v>
                </c:pt>
                <c:pt idx="957">
                  <c:v>1.5602410646476551E-5</c:v>
                </c:pt>
                <c:pt idx="958">
                  <c:v>1.5444862240520045E-5</c:v>
                </c:pt>
                <c:pt idx="959">
                  <c:v>1.5288859389189155E-5</c:v>
                </c:pt>
                <c:pt idx="960">
                  <c:v>1.5134386927320973E-5</c:v>
                </c:pt>
                <c:pt idx="961">
                  <c:v>1.4981429843640233E-5</c:v>
                </c:pt>
                <c:pt idx="962">
                  <c:v>1.4829973279105377E-5</c:v>
                </c:pt>
                <c:pt idx="963">
                  <c:v>1.4680002525274842E-5</c:v>
                </c:pt>
                <c:pt idx="964">
                  <c:v>1.4531503022690787E-5</c:v>
                </c:pt>
                <c:pt idx="965">
                  <c:v>1.4384460359282037E-5</c:v>
                </c:pt>
                <c:pt idx="966">
                  <c:v>1.4238860268784744E-5</c:v>
                </c:pt>
                <c:pt idx="967">
                  <c:v>1.4094688629181684E-5</c:v>
                </c:pt>
                <c:pt idx="968">
                  <c:v>1.3951931461158595E-5</c:v>
                </c:pt>
                <c:pt idx="969">
                  <c:v>1.3810574926578462E-5</c:v>
                </c:pt>
                <c:pt idx="970">
                  <c:v>1.3670605326973394E-5</c:v>
                </c:pt>
                <c:pt idx="971">
                  <c:v>1.3532009102053148E-5</c:v>
                </c:pt>
                <c:pt idx="972">
                  <c:v>1.3394772828231117E-5</c:v>
                </c:pt>
                <c:pt idx="973">
                  <c:v>1.3258883217166394E-5</c:v>
                </c:pt>
                <c:pt idx="974">
                  <c:v>1.312432711432301E-5</c:v>
                </c:pt>
                <c:pt idx="975">
                  <c:v>1.2991091497545461E-5</c:v>
                </c:pt>
                <c:pt idx="976">
                  <c:v>1.2859163475649819E-5</c:v>
                </c:pt>
                <c:pt idx="977">
                  <c:v>1.2728530287031469E-5</c:v>
                </c:pt>
                <c:pt idx="978">
                  <c:v>1.2599179298287918E-5</c:v>
                </c:pt>
                <c:pt idx="979">
                  <c:v>1.247109800285805E-5</c:v>
                </c:pt>
                <c:pt idx="980">
                  <c:v>1.2344274019676057E-5</c:v>
                </c:pt>
                <c:pt idx="981">
                  <c:v>1.221869509184064E-5</c:v>
                </c:pt>
                <c:pt idx="982">
                  <c:v>1.2094349085299646E-5</c:v>
                </c:pt>
                <c:pt idx="983">
                  <c:v>1.1971223987549145E-5</c:v>
                </c:pt>
                <c:pt idx="984">
                  <c:v>1.1849307906347337E-5</c:v>
                </c:pt>
                <c:pt idx="985">
                  <c:v>1.1728589068442906E-5</c:v>
                </c:pt>
                <c:pt idx="986">
                  <c:v>1.1609055818317611E-5</c:v>
                </c:pt>
                <c:pt idx="987">
                  <c:v>1.1490696616943343E-5</c:v>
                </c:pt>
                <c:pt idx="988">
                  <c:v>1.1373500040552894E-5</c:v>
                </c:pt>
                <c:pt idx="989">
                  <c:v>1.1257454779424168E-5</c:v>
                </c:pt>
                <c:pt idx="990">
                  <c:v>1.1142549636679043E-5</c:v>
                </c:pt>
                <c:pt idx="991">
                  <c:v>1.1028773527094645E-5</c:v>
                </c:pt>
                <c:pt idx="992">
                  <c:v>1.0916115475928749E-5</c:v>
                </c:pt>
                <c:pt idx="993">
                  <c:v>1.0804564617757727E-5</c:v>
                </c:pt>
                <c:pt idx="994">
                  <c:v>1.069411019532786E-5</c:v>
                </c:pt>
                <c:pt idx="995">
                  <c:v>1.0584741558419753E-5</c:v>
                </c:pt>
                <c:pt idx="996">
                  <c:v>1.0476448162724599E-5</c:v>
                </c:pt>
                <c:pt idx="997">
                  <c:v>1.0369219568734061E-5</c:v>
                </c:pt>
                <c:pt idx="998">
                  <c:v>1.0263045440641621E-5</c:v>
                </c:pt>
                <c:pt idx="999">
                  <c:v>1.0157915545256793E-5</c:v>
                </c:pt>
                <c:pt idx="1000">
                  <c:v>1.0053819750931261E-5</c:v>
                </c:pt>
                <c:pt idx="1001">
                  <c:v>9.9507480264969227E-6</c:v>
                </c:pt>
                <c:pt idx="1002">
                  <c:v>9.8486904402156727E-6</c:v>
                </c:pt>
                <c:pt idx="1003">
                  <c:v>9.7476371587414528E-6</c:v>
                </c:pt>
                <c:pt idx="1004">
                  <c:v>9.6475784460929124E-6</c:v>
                </c:pt>
                <c:pt idx="1005">
                  <c:v>9.548504662638304E-6</c:v>
                </c:pt>
                <c:pt idx="1006">
                  <c:v>9.4504062640911696E-6</c:v>
                </c:pt>
                <c:pt idx="1007">
                  <c:v>9.3532738005174758E-6</c:v>
                </c:pt>
                <c:pt idx="1008">
                  <c:v>9.2570979153536202E-6</c:v>
                </c:pt>
                <c:pt idx="1009">
                  <c:v>9.1618693444352497E-6</c:v>
                </c:pt>
                <c:pt idx="1010">
                  <c:v>9.0675789150370036E-6</c:v>
                </c:pt>
                <c:pt idx="1011">
                  <c:v>8.9742175449227997E-6</c:v>
                </c:pt>
                <c:pt idx="1012">
                  <c:v>8.8817762414067375E-6</c:v>
                </c:pt>
                <c:pt idx="1013">
                  <c:v>8.7902461004240027E-6</c:v>
                </c:pt>
                <c:pt idx="1014">
                  <c:v>8.6996183056127194E-6</c:v>
                </c:pt>
                <c:pt idx="1015">
                  <c:v>8.6098841274053189E-6</c:v>
                </c:pt>
                <c:pt idx="1016">
                  <c:v>8.5210349221301175E-6</c:v>
                </c:pt>
                <c:pt idx="1017">
                  <c:v>8.4330621311231177E-6</c:v>
                </c:pt>
                <c:pt idx="1018">
                  <c:v>8.3459572798489709E-6</c:v>
                </c:pt>
                <c:pt idx="1019">
                  <c:v>8.2597119770321792E-6</c:v>
                </c:pt>
                <c:pt idx="1020">
                  <c:v>8.1743179137979617E-6</c:v>
                </c:pt>
                <c:pt idx="1021">
                  <c:v>8.0897668628215384E-6</c:v>
                </c:pt>
                <c:pt idx="1022">
                  <c:v>8.0060506774881536E-6</c:v>
                </c:pt>
                <c:pt idx="1023">
                  <c:v>7.92316129106136E-6</c:v>
                </c:pt>
                <c:pt idx="1024">
                  <c:v>7.8410907158608672E-6</c:v>
                </c:pt>
                <c:pt idx="1025">
                  <c:v>7.7598310424492099E-6</c:v>
                </c:pt>
                <c:pt idx="1026">
                  <c:v>7.6793744388273499E-6</c:v>
                </c:pt>
                <c:pt idx="1027">
                  <c:v>7.599713149639324E-6</c:v>
                </c:pt>
                <c:pt idx="1028">
                  <c:v>7.5208394953852601E-6</c:v>
                </c:pt>
                <c:pt idx="1029">
                  <c:v>7.4427458716431665E-6</c:v>
                </c:pt>
                <c:pt idx="1030">
                  <c:v>7.3654247482992739E-6</c:v>
                </c:pt>
                <c:pt idx="1031">
                  <c:v>7.2888686687868166E-6</c:v>
                </c:pt>
                <c:pt idx="1032">
                  <c:v>7.2130702493328869E-6</c:v>
                </c:pt>
                <c:pt idx="1033">
                  <c:v>7.1380221782136707E-6</c:v>
                </c:pt>
                <c:pt idx="1034">
                  <c:v>7.0637172150179242E-6</c:v>
                </c:pt>
                <c:pt idx="1035">
                  <c:v>6.9901481899182832E-6</c:v>
                </c:pt>
                <c:pt idx="1036">
                  <c:v>6.9173080029505216E-6</c:v>
                </c:pt>
                <c:pt idx="1037">
                  <c:v>6.8451896233007732E-6</c:v>
                </c:pt>
                <c:pt idx="1038">
                  <c:v>6.7737860886003869E-6</c:v>
                </c:pt>
                <c:pt idx="1039">
                  <c:v>6.7030905042285055E-6</c:v>
                </c:pt>
                <c:pt idx="1040">
                  <c:v>6.6330960426221905E-6</c:v>
                </c:pt>
                <c:pt idx="1041">
                  <c:v>6.563795942594073E-6</c:v>
                </c:pt>
                <c:pt idx="1042">
                  <c:v>6.4951835086573407E-6</c:v>
                </c:pt>
                <c:pt idx="1043">
                  <c:v>6.4272521103581649E-6</c:v>
                </c:pt>
                <c:pt idx="1044">
                  <c:v>6.3599951816150936E-6</c:v>
                </c:pt>
                <c:pt idx="1045">
                  <c:v>6.2934062200659134E-6</c:v>
                </c:pt>
                <c:pt idx="1046">
                  <c:v>6.2274787864214446E-6</c:v>
                </c:pt>
                <c:pt idx="1047">
                  <c:v>6.1622065038262133E-6</c:v>
                </c:pt>
                <c:pt idx="1048">
                  <c:v>6.0975830572261414E-6</c:v>
                </c:pt>
                <c:pt idx="1049">
                  <c:v>6.0336021927431499E-6</c:v>
                </c:pt>
                <c:pt idx="1050">
                  <c:v>5.970257717056116E-6</c:v>
                </c:pt>
                <c:pt idx="1051">
                  <c:v>5.9075434967892704E-6</c:v>
                </c:pt>
                <c:pt idx="1052">
                  <c:v>5.8454534579062179E-6</c:v>
                </c:pt>
                <c:pt idx="1053">
                  <c:v>5.7839815851112354E-6</c:v>
                </c:pt>
                <c:pt idx="1054">
                  <c:v>5.7231219212566007E-6</c:v>
                </c:pt>
                <c:pt idx="1055">
                  <c:v>5.6628685667566064E-6</c:v>
                </c:pt>
                <c:pt idx="1056">
                  <c:v>5.6032156790074461E-6</c:v>
                </c:pt>
                <c:pt idx="1057">
                  <c:v>5.5441574718138612E-6</c:v>
                </c:pt>
                <c:pt idx="1058">
                  <c:v>5.4856882148212709E-6</c:v>
                </c:pt>
                <c:pt idx="1059">
                  <c:v>5.4278022329547878E-6</c:v>
                </c:pt>
                <c:pt idx="1060">
                  <c:v>5.3704939058635712E-6</c:v>
                </c:pt>
                <c:pt idx="1061">
                  <c:v>5.3137576673713821E-6</c:v>
                </c:pt>
                <c:pt idx="1062">
                  <c:v>5.2575880049331876E-6</c:v>
                </c:pt>
                <c:pt idx="1063">
                  <c:v>5.2019794590971662E-6</c:v>
                </c:pt>
                <c:pt idx="1064">
                  <c:v>5.1469266229729427E-6</c:v>
                </c:pt>
                <c:pt idx="1065">
                  <c:v>5.0924241417050414E-6</c:v>
                </c:pt>
                <c:pt idx="1066">
                  <c:v>5.0384667119524193E-6</c:v>
                </c:pt>
                <c:pt idx="1067">
                  <c:v>4.9850490813729784E-6</c:v>
                </c:pt>
                <c:pt idx="1068">
                  <c:v>4.9321660481142009E-6</c:v>
                </c:pt>
                <c:pt idx="1069">
                  <c:v>4.8798124603086971E-6</c:v>
                </c:pt>
                <c:pt idx="1070">
                  <c:v>4.8279832155754759E-6</c:v>
                </c:pt>
                <c:pt idx="1071">
                  <c:v>4.7766732605262975E-6</c:v>
                </c:pt>
                <c:pt idx="1072">
                  <c:v>4.7258775902772103E-6</c:v>
                </c:pt>
                <c:pt idx="1073">
                  <c:v>4.6755912479656733E-6</c:v>
                </c:pt>
                <c:pt idx="1074">
                  <c:v>4.6258093242723543E-6</c:v>
                </c:pt>
                <c:pt idx="1075">
                  <c:v>4.5765269569481908E-6</c:v>
                </c:pt>
                <c:pt idx="1076">
                  <c:v>4.5277393303464797E-6</c:v>
                </c:pt>
                <c:pt idx="1077">
                  <c:v>4.4794416749599891E-6</c:v>
                </c:pt>
                <c:pt idx="1078">
                  <c:v>4.4316292669625879E-6</c:v>
                </c:pt>
                <c:pt idx="1079">
                  <c:v>4.3842974277563113E-6</c:v>
                </c:pt>
                <c:pt idx="1080">
                  <c:v>4.3374415235228575E-6</c:v>
                </c:pt>
                <c:pt idx="1081">
                  <c:v>4.2910569647796113E-6</c:v>
                </c:pt>
                <c:pt idx="1082">
                  <c:v>4.2451392059409588E-6</c:v>
                </c:pt>
                <c:pt idx="1083">
                  <c:v>4.1996837448836613E-6</c:v>
                </c:pt>
                <c:pt idx="1084">
                  <c:v>4.1546861225170404E-6</c:v>
                </c:pt>
                <c:pt idx="1085">
                  <c:v>4.1101419223578444E-6</c:v>
                </c:pt>
                <c:pt idx="1086">
                  <c:v>4.0660467701091924E-6</c:v>
                </c:pt>
                <c:pt idx="1087">
                  <c:v>4.0223963332443402E-6</c:v>
                </c:pt>
                <c:pt idx="1088">
                  <c:v>3.9791863205945581E-6</c:v>
                </c:pt>
                <c:pt idx="1089">
                  <c:v>3.9364124819415245E-6</c:v>
                </c:pt>
                <c:pt idx="1090">
                  <c:v>3.8940706076137824E-6</c:v>
                </c:pt>
                <c:pt idx="1091">
                  <c:v>3.8521565280877425E-6</c:v>
                </c:pt>
                <c:pt idx="1092">
                  <c:v>3.8106661135924115E-6</c:v>
                </c:pt>
                <c:pt idx="1093">
                  <c:v>3.7695952737187841E-6</c:v>
                </c:pt>
                <c:pt idx="1094">
                  <c:v>3.7289399570328788E-6</c:v>
                </c:pt>
                <c:pt idx="1095">
                  <c:v>3.6886961506930883E-6</c:v>
                </c:pt>
                <c:pt idx="1096">
                  <c:v>3.6488598800714401E-6</c:v>
                </c:pt>
                <c:pt idx="1097">
                  <c:v>3.6094272083787768E-6</c:v>
                </c:pt>
                <c:pt idx="1098">
                  <c:v>3.5703942362939196E-6</c:v>
                </c:pt>
                <c:pt idx="1099">
                  <c:v>3.5317571015966521E-6</c:v>
                </c:pt>
                <c:pt idx="1100">
                  <c:v>3.4935119788045582E-6</c:v>
                </c:pt>
                <c:pt idx="1101">
                  <c:v>3.4556550788135998E-6</c:v>
                </c:pt>
                <c:pt idx="1102">
                  <c:v>3.4181826485424588E-6</c:v>
                </c:pt>
                <c:pt idx="1103">
                  <c:v>3.3810909705806015E-6</c:v>
                </c:pt>
                <c:pt idx="1104">
                  <c:v>3.344376362839982E-6</c:v>
                </c:pt>
                <c:pt idx="1105">
                  <c:v>3.3080351782102995E-6</c:v>
                </c:pt>
                <c:pt idx="1106">
                  <c:v>3.2720638042179479E-6</c:v>
                </c:pt>
                <c:pt idx="1107">
                  <c:v>3.236458662688451E-6</c:v>
                </c:pt>
                <c:pt idx="1108">
                  <c:v>3.2012162094123121E-6</c:v>
                </c:pt>
                <c:pt idx="1109">
                  <c:v>3.1663329338144628E-6</c:v>
                </c:pt>
                <c:pt idx="1110">
                  <c:v>3.131805358627078E-6</c:v>
                </c:pt>
                <c:pt idx="1111">
                  <c:v>3.097630039565685E-6</c:v>
                </c:pt>
                <c:pt idx="1112">
                  <c:v>3.0638035650088251E-6</c:v>
                </c:pt>
                <c:pt idx="1113">
                  <c:v>3.030322555680725E-6</c:v>
                </c:pt>
                <c:pt idx="1114">
                  <c:v>2.997183664337562E-6</c:v>
                </c:pt>
                <c:pt idx="1115">
                  <c:v>2.9643835754567364E-6</c:v>
                </c:pt>
                <c:pt idx="1116">
                  <c:v>2.9319190049294625E-6</c:v>
                </c:pt>
                <c:pt idx="1117">
                  <c:v>2.8997866997564456E-6</c:v>
                </c:pt>
                <c:pt idx="1118">
                  <c:v>2.8679834377467111E-6</c:v>
                </c:pt>
                <c:pt idx="1119">
                  <c:v>2.8365060272196291E-6</c:v>
                </c:pt>
                <c:pt idx="1120">
                  <c:v>2.8053513067098496E-6</c:v>
                </c:pt>
                <c:pt idx="1121">
                  <c:v>2.7745161446753313E-6</c:v>
                </c:pt>
                <c:pt idx="1122">
                  <c:v>2.7439974392083854E-6</c:v>
                </c:pt>
                <c:pt idx="1123">
                  <c:v>2.7137921177496697E-6</c:v>
                </c:pt>
                <c:pt idx="1124">
                  <c:v>2.6838971368051091E-6</c:v>
                </c:pt>
                <c:pt idx="1125">
                  <c:v>2.6543094816656677E-6</c:v>
                </c:pt>
                <c:pt idx="1126">
                  <c:v>2.6250261661301001E-6</c:v>
                </c:pt>
                <c:pt idx="1127">
                  <c:v>2.5960442322303872E-6</c:v>
                </c:pt>
                <c:pt idx="1128">
                  <c:v>2.5673607499601224E-6</c:v>
                </c:pt>
                <c:pt idx="1129">
                  <c:v>2.5389728170055275E-6</c:v>
                </c:pt>
                <c:pt idx="1130">
                  <c:v>2.5108775584793669E-6</c:v>
                </c:pt>
                <c:pt idx="1131">
                  <c:v>2.4830721266574368E-6</c:v>
                </c:pt>
                <c:pt idx="1132">
                  <c:v>2.45555370071781E-6</c:v>
                </c:pt>
                <c:pt idx="1133">
                  <c:v>2.4283194864827337E-6</c:v>
                </c:pt>
                <c:pt idx="1134">
                  <c:v>2.4013667161630623E-6</c:v>
                </c:pt>
                <c:pt idx="1135">
                  <c:v>2.3746926481054928E-6</c:v>
                </c:pt>
                <c:pt idx="1136">
                  <c:v>2.3482945665420803E-6</c:v>
                </c:pt>
                <c:pt idx="1137">
                  <c:v>2.3221697813425422E-6</c:v>
                </c:pt>
                <c:pt idx="1138">
                  <c:v>2.2963156277689589E-6</c:v>
                </c:pt>
                <c:pt idx="1139">
                  <c:v>2.2707294662330019E-6</c:v>
                </c:pt>
                <c:pt idx="1140">
                  <c:v>2.2454086820555311E-6</c:v>
                </c:pt>
                <c:pt idx="1141">
                  <c:v>2.2203506852287549E-6</c:v>
                </c:pt>
                <c:pt idx="1142">
                  <c:v>2.1955529101806656E-6</c:v>
                </c:pt>
                <c:pt idx="1143">
                  <c:v>2.1710128155420241E-6</c:v>
                </c:pt>
                <c:pt idx="1144">
                  <c:v>2.1467278839154433E-6</c:v>
                </c:pt>
                <c:pt idx="1145">
                  <c:v>2.1226956216470685E-6</c:v>
                </c:pt>
                <c:pt idx="1146">
                  <c:v>2.0989135586003941E-6</c:v>
                </c:pt>
                <c:pt idx="1147">
                  <c:v>2.0753792479323684E-6</c:v>
                </c:pt>
                <c:pt idx="1148">
                  <c:v>2.0520902658718412E-6</c:v>
                </c:pt>
                <c:pt idx="1149">
                  <c:v>2.0290442115001716E-6</c:v>
                </c:pt>
                <c:pt idx="1150">
                  <c:v>2.0062387065339644E-6</c:v>
                </c:pt>
                <c:pt idx="1151">
                  <c:v>1.983671395110231E-6</c:v>
                </c:pt>
                <c:pt idx="1152">
                  <c:v>1.9613399435734133E-6</c:v>
                </c:pt>
                <c:pt idx="1153">
                  <c:v>1.9392420402647287E-6</c:v>
                </c:pt>
                <c:pt idx="1154">
                  <c:v>1.9173753953135659E-6</c:v>
                </c:pt>
                <c:pt idx="1155">
                  <c:v>1.8957377404310151E-6</c:v>
                </c:pt>
                <c:pt idx="1156">
                  <c:v>1.8743268287053611E-6</c:v>
                </c:pt>
                <c:pt idx="1157">
                  <c:v>1.8531404343997524E-6</c:v>
                </c:pt>
                <c:pt idx="1158">
                  <c:v>1.8321763527517424E-6</c:v>
                </c:pt>
                <c:pt idx="1159">
                  <c:v>1.8114323997750144E-6</c:v>
                </c:pt>
                <c:pt idx="1160">
                  <c:v>1.7909064120629083E-6</c:v>
                </c:pt>
                <c:pt idx="1161">
                  <c:v>1.7705962465939723E-6</c:v>
                </c:pt>
                <c:pt idx="1162">
                  <c:v>1.7504997805395253E-6</c:v>
                </c:pt>
                <c:pt idx="1163">
                  <c:v>1.730614911073E-6</c:v>
                </c:pt>
                <c:pt idx="1164">
                  <c:v>1.7109395551812812E-6</c:v>
                </c:pt>
                <c:pt idx="1165">
                  <c:v>1.6914716494778661E-6</c:v>
                </c:pt>
                <c:pt idx="1166">
                  <c:v>1.6722091500179289E-6</c:v>
                </c:pt>
                <c:pt idx="1167">
                  <c:v>1.6531500321151354E-6</c:v>
                </c:pt>
                <c:pt idx="1168">
                  <c:v>1.6342922901603909E-6</c:v>
                </c:pt>
                <c:pt idx="1169">
                  <c:v>1.615633937442259E-6</c:v>
                </c:pt>
                <c:pt idx="1170">
                  <c:v>1.5971730059692572E-6</c:v>
                </c:pt>
                <c:pt idx="1171">
                  <c:v>1.5789075462938742E-6</c:v>
                </c:pt>
                <c:pt idx="1172">
                  <c:v>1.5608356273382642E-6</c:v>
                </c:pt>
                <c:pt idx="1173">
                  <c:v>1.5429553362218109E-6</c:v>
                </c:pt>
                <c:pt idx="1174">
                  <c:v>1.525264778090203E-6</c:v>
                </c:pt>
                <c:pt idx="1175">
                  <c:v>1.5077620759463911E-6</c:v>
                </c:pt>
                <c:pt idx="1176">
                  <c:v>1.4904453704830349E-6</c:v>
                </c:pt>
                <c:pt idx="1177">
                  <c:v>1.4733128199167145E-6</c:v>
                </c:pt>
                <c:pt idx="1178">
                  <c:v>1.4563625998237208E-6</c:v>
                </c:pt>
                <c:pt idx="1179">
                  <c:v>1.4395929029774921E-6</c:v>
                </c:pt>
                <c:pt idx="1180">
                  <c:v>1.4230019391876236E-6</c:v>
                </c:pt>
                <c:pt idx="1181">
                  <c:v>1.406587935140448E-6</c:v>
                </c:pt>
                <c:pt idx="1182">
                  <c:v>1.390349134241192E-6</c:v>
                </c:pt>
                <c:pt idx="1183">
                  <c:v>1.3742837964577006E-6</c:v>
                </c:pt>
                <c:pt idx="1184">
                  <c:v>1.3583901981656708E-6</c:v>
                </c:pt>
                <c:pt idx="1185">
                  <c:v>1.3426666319953813E-6</c:v>
                </c:pt>
                <c:pt idx="1186">
                  <c:v>1.3271114066799449E-6</c:v>
                </c:pt>
                <c:pt idx="1187">
                  <c:v>1.3117228469050608E-6</c:v>
                </c:pt>
                <c:pt idx="1188">
                  <c:v>1.2964992931601689E-6</c:v>
                </c:pt>
                <c:pt idx="1189">
                  <c:v>1.281439101591143E-6</c:v>
                </c:pt>
                <c:pt idx="1190">
                  <c:v>1.2665406438543158E-6</c:v>
                </c:pt>
                <c:pt idx="1191">
                  <c:v>1.2518023069720462E-6</c:v>
                </c:pt>
                <c:pt idx="1192">
                  <c:v>1.2372224931895771E-6</c:v>
                </c:pt>
                <c:pt idx="1193">
                  <c:v>1.2227996198333821E-6</c:v>
                </c:pt>
                <c:pt idx="1194">
                  <c:v>1.2085321191707865E-6</c:v>
                </c:pt>
                <c:pt idx="1195">
                  <c:v>1.1944184382710562E-6</c:v>
                </c:pt>
                <c:pt idx="1196">
                  <c:v>1.1804570388677573E-6</c:v>
                </c:pt>
                <c:pt idx="1197">
                  <c:v>1.1666463972224783E-6</c:v>
                </c:pt>
                <c:pt idx="1198">
                  <c:v>1.1529850039898905E-6</c:v>
                </c:pt>
                <c:pt idx="1199">
                  <c:v>1.1394713640840805E-6</c:v>
                </c:pt>
                <c:pt idx="1200">
                  <c:v>1.1261039965461696E-6</c:v>
                </c:pt>
                <c:pt idx="1201">
                  <c:v>1.1128814344132587E-6</c:v>
                </c:pt>
                <c:pt idx="1202">
                  <c:v>1.0998022245885961E-6</c:v>
                </c:pt>
                <c:pt idx="1203">
                  <c:v>1.0868649277130352E-6</c:v>
                </c:pt>
                <c:pt idx="1204">
                  <c:v>1.0740681180376675E-6</c:v>
                </c:pt>
                <c:pt idx="1205">
                  <c:v>1.0614103832977689E-6</c:v>
                </c:pt>
                <c:pt idx="1206">
                  <c:v>1.0488903245878625E-6</c:v>
                </c:pt>
                <c:pt idx="1207">
                  <c:v>1.0365065562380889E-6</c:v>
                </c:pt>
                <c:pt idx="1208">
                  <c:v>1.02425770569167E-6</c:v>
                </c:pt>
                <c:pt idx="1209">
                  <c:v>1.0121424133835971E-6</c:v>
                </c:pt>
                <c:pt idx="1210">
                  <c:v>1.0001593326204779E-6</c:v>
                </c:pt>
                <c:pt idx="1211">
                  <c:v>9.8830712946153899E-7</c:v>
                </c:pt>
                <c:pt idx="1212">
                  <c:v>9.7658448260075063E-7</c:v>
                </c:pt>
                <c:pt idx="1213">
                  <c:v>9.6499008325008097E-7</c:v>
                </c:pt>
                <c:pt idx="1214">
                  <c:v>9.5352263502389608E-7</c:v>
                </c:pt>
                <c:pt idx="1215">
                  <c:v>9.4218085382443099E-7</c:v>
                </c:pt>
                <c:pt idx="1216">
                  <c:v>9.3096346772837591E-7</c:v>
                </c:pt>
                <c:pt idx="1217">
                  <c:v>9.1986921687450816E-7</c:v>
                </c:pt>
                <c:pt idx="1218">
                  <c:v>9.0889685335247403E-7</c:v>
                </c:pt>
                <c:pt idx="1219">
                  <c:v>8.9804514109253832E-7</c:v>
                </c:pt>
                <c:pt idx="1220">
                  <c:v>8.8731285575643494E-7</c:v>
                </c:pt>
                <c:pt idx="1221">
                  <c:v>8.7669878462924197E-7</c:v>
                </c:pt>
                <c:pt idx="1222">
                  <c:v>8.6620172651230318E-7</c:v>
                </c:pt>
                <c:pt idx="1223">
                  <c:v>8.5582049161712928E-7</c:v>
                </c:pt>
                <c:pt idx="1224">
                  <c:v>8.4555390146034702E-7</c:v>
                </c:pt>
                <c:pt idx="1225">
                  <c:v>8.3540078875959657E-7</c:v>
                </c:pt>
                <c:pt idx="1226">
                  <c:v>8.2535999733047956E-7</c:v>
                </c:pt>
                <c:pt idx="1227">
                  <c:v>8.1543038198441878E-7</c:v>
                </c:pt>
                <c:pt idx="1228">
                  <c:v>8.0561080842751764E-7</c:v>
                </c:pt>
                <c:pt idx="1229">
                  <c:v>7.9590015316039035E-7</c:v>
                </c:pt>
                <c:pt idx="1230">
                  <c:v>7.8629730337886159E-7</c:v>
                </c:pt>
                <c:pt idx="1231">
                  <c:v>7.7680115687573623E-7</c:v>
                </c:pt>
                <c:pt idx="1232">
                  <c:v>7.6741062194335779E-7</c:v>
                </c:pt>
                <c:pt idx="1233">
                  <c:v>7.5812461727716266E-7</c:v>
                </c:pt>
                <c:pt idx="1234">
                  <c:v>7.4894207188013603E-7</c:v>
                </c:pt>
                <c:pt idx="1235">
                  <c:v>7.3986192496814865E-7</c:v>
                </c:pt>
                <c:pt idx="1236">
                  <c:v>7.3088312587618861E-7</c:v>
                </c:pt>
                <c:pt idx="1237">
                  <c:v>7.2200463396548236E-7</c:v>
                </c:pt>
                <c:pt idx="1238">
                  <c:v>7.132254185314651E-7</c:v>
                </c:pt>
                <c:pt idx="1239">
                  <c:v>7.0454445871264588E-7</c:v>
                </c:pt>
                <c:pt idx="1240">
                  <c:v>6.9596074340032449E-7</c:v>
                </c:pt>
                <c:pt idx="1241">
                  <c:v>6.8747327114909125E-7</c:v>
                </c:pt>
                <c:pt idx="1242">
                  <c:v>6.7908105008827106E-7</c:v>
                </c:pt>
                <c:pt idx="1243">
                  <c:v>6.7078309783411187E-7</c:v>
                </c:pt>
                <c:pt idx="1244">
                  <c:v>6.6257844140281092E-7</c:v>
                </c:pt>
                <c:pt idx="1245">
                  <c:v>6.5446611712438007E-7</c:v>
                </c:pt>
                <c:pt idx="1246">
                  <c:v>6.4644517055728015E-7</c:v>
                </c:pt>
                <c:pt idx="1247">
                  <c:v>6.385146564038937E-7</c:v>
                </c:pt>
                <c:pt idx="1248">
                  <c:v>6.3067363842672581E-7</c:v>
                </c:pt>
                <c:pt idx="1249">
                  <c:v>6.2292118936544167E-7</c:v>
                </c:pt>
                <c:pt idx="1250">
                  <c:v>6.1525639085463904E-7</c:v>
                </c:pt>
                <c:pt idx="1251">
                  <c:v>6.0767833334241602E-7</c:v>
                </c:pt>
                <c:pt idx="1252">
                  <c:v>6.0018611600964667E-7</c:v>
                </c:pt>
                <c:pt idx="1253">
                  <c:v>5.9277884669007169E-7</c:v>
                </c:pt>
                <c:pt idx="1254">
                  <c:v>5.8545564179107199E-7</c:v>
                </c:pt>
                <c:pt idx="1255">
                  <c:v>5.7821562621520065E-7</c:v>
                </c:pt>
                <c:pt idx="1256">
                  <c:v>5.7105793328245351E-7</c:v>
                </c:pt>
                <c:pt idx="1257">
                  <c:v>5.639817046532202E-7</c:v>
                </c:pt>
                <c:pt idx="1258">
                  <c:v>5.5698609025200423E-7</c:v>
                </c:pt>
                <c:pt idx="1259">
                  <c:v>5.5007024819179081E-7</c:v>
                </c:pt>
                <c:pt idx="1260">
                  <c:v>5.4323334469914659E-7</c:v>
                </c:pt>
                <c:pt idx="1261">
                  <c:v>5.364745540400133E-7</c:v>
                </c:pt>
                <c:pt idx="1262">
                  <c:v>5.2979305844615386E-7</c:v>
                </c:pt>
                <c:pt idx="1263">
                  <c:v>5.2318804804231382E-7</c:v>
                </c:pt>
                <c:pt idx="1264">
                  <c:v>5.1665872077401483E-7</c:v>
                </c:pt>
                <c:pt idx="1265">
                  <c:v>5.1020428233607141E-7</c:v>
                </c:pt>
                <c:pt idx="1266">
                  <c:v>5.0382394610168174E-7</c:v>
                </c:pt>
                <c:pt idx="1267">
                  <c:v>4.9751693305224342E-7</c:v>
                </c:pt>
                <c:pt idx="1268">
                  <c:v>4.9128247170777417E-7</c:v>
                </c:pt>
                <c:pt idx="1269">
                  <c:v>4.8511979805799068E-7</c:v>
                </c:pt>
                <c:pt idx="1270">
                  <c:v>4.7902815549399168E-7</c:v>
                </c:pt>
                <c:pt idx="1271">
                  <c:v>4.7300679474060801E-7</c:v>
                </c:pt>
                <c:pt idx="1272">
                  <c:v>4.6705497378932642E-7</c:v>
                </c:pt>
                <c:pt idx="1273">
                  <c:v>4.6117195783186433E-7</c:v>
                </c:pt>
                <c:pt idx="1274">
                  <c:v>4.5535701919433382E-7</c:v>
                </c:pt>
                <c:pt idx="1275">
                  <c:v>4.4960943727199894E-7</c:v>
                </c:pt>
                <c:pt idx="1276">
                  <c:v>4.4392849846465944E-7</c:v>
                </c:pt>
                <c:pt idx="1277">
                  <c:v>4.3831349611257559E-7</c:v>
                </c:pt>
                <c:pt idx="1278">
                  <c:v>4.3276373043303315E-7</c:v>
                </c:pt>
                <c:pt idx="1279">
                  <c:v>4.2727850845744193E-7</c:v>
                </c:pt>
                <c:pt idx="1280">
                  <c:v>4.2185714396902306E-7</c:v>
                </c:pt>
                <c:pt idx="1281">
                  <c:v>4.16498957441063E-7</c:v>
                </c:pt>
                <c:pt idx="1282">
                  <c:v>4.1120327597574204E-7</c:v>
                </c:pt>
                <c:pt idx="1283">
                  <c:v>4.059694332434885E-7</c:v>
                </c:pt>
                <c:pt idx="1284">
                  <c:v>4.0079676942289858E-7</c:v>
                </c:pt>
                <c:pt idx="1285">
                  <c:v>3.9568463114121407E-7</c:v>
                </c:pt>
                <c:pt idx="1286">
                  <c:v>3.9063237141533453E-7</c:v>
                </c:pt>
                <c:pt idx="1287">
                  <c:v>3.8563934959332855E-7</c:v>
                </c:pt>
                <c:pt idx="1288">
                  <c:v>3.8070493129653221E-7</c:v>
                </c:pt>
                <c:pt idx="1289">
                  <c:v>3.7582848836212582E-7</c:v>
                </c:pt>
                <c:pt idx="1290">
                  <c:v>3.7100939878626106E-7</c:v>
                </c:pt>
                <c:pt idx="1291">
                  <c:v>3.6624704666767279E-7</c:v>
                </c:pt>
                <c:pt idx="1292">
                  <c:v>3.615408221518205E-7</c:v>
                </c:pt>
                <c:pt idx="1293">
                  <c:v>3.5689012137553648E-7</c:v>
                </c:pt>
                <c:pt idx="1294">
                  <c:v>3.5229434641214858E-7</c:v>
                </c:pt>
                <c:pt idx="1295">
                  <c:v>3.4775290521713401E-7</c:v>
                </c:pt>
                <c:pt idx="1296">
                  <c:v>3.4326521157421784E-7</c:v>
                </c:pt>
                <c:pt idx="1297">
                  <c:v>3.3883068504200973E-7</c:v>
                </c:pt>
                <c:pt idx="1298">
                  <c:v>3.3444875090107296E-7</c:v>
                </c:pt>
                <c:pt idx="1299">
                  <c:v>3.3011884010149469E-7</c:v>
                </c:pt>
                <c:pt idx="1300">
                  <c:v>3.2584038921092464E-7</c:v>
                </c:pt>
                <c:pt idx="1301">
                  <c:v>3.2161284036307301E-7</c:v>
                </c:pt>
                <c:pt idx="1302">
                  <c:v>3.1743564120667533E-7</c:v>
                </c:pt>
                <c:pt idx="1303">
                  <c:v>3.1330824485492049E-7</c:v>
                </c:pt>
                <c:pt idx="1304">
                  <c:v>3.0923010983531869E-7</c:v>
                </c:pt>
                <c:pt idx="1305">
                  <c:v>3.0520070004003301E-7</c:v>
                </c:pt>
                <c:pt idx="1306">
                  <c:v>3.0121948467665082E-7</c:v>
                </c:pt>
                <c:pt idx="1307">
                  <c:v>2.9728593821938018E-7</c:v>
                </c:pt>
                <c:pt idx="1308">
                  <c:v>2.9339954036071543E-7</c:v>
                </c:pt>
                <c:pt idx="1309">
                  <c:v>2.8955977596350118E-7</c:v>
                </c:pt>
                <c:pt idx="1310">
                  <c:v>2.8576613501344909E-7</c:v>
                </c:pt>
                <c:pt idx="1311">
                  <c:v>2.8201811257206484E-7</c:v>
                </c:pt>
                <c:pt idx="1312">
                  <c:v>2.7831520872999729E-7</c:v>
                </c:pt>
                <c:pt idx="1313">
                  <c:v>2.7465692856081016E-7</c:v>
                </c:pt>
                <c:pt idx="1314">
                  <c:v>2.7104278207516348E-7</c:v>
                </c:pt>
                <c:pt idx="1315">
                  <c:v>2.6747228417539678E-7</c:v>
                </c:pt>
                <c:pt idx="1316">
                  <c:v>2.639449546105191E-7</c:v>
                </c:pt>
                <c:pt idx="1317">
                  <c:v>2.6046031793161149E-7</c:v>
                </c:pt>
                <c:pt idx="1318">
                  <c:v>2.5701790344761046E-7</c:v>
                </c:pt>
                <c:pt idx="1319">
                  <c:v>2.536172451814861E-7</c:v>
                </c:pt>
                <c:pt idx="1320">
                  <c:v>2.5025788182682852E-7</c:v>
                </c:pt>
                <c:pt idx="1321">
                  <c:v>2.4693935670479458E-7</c:v>
                </c:pt>
                <c:pt idx="1322">
                  <c:v>2.4366121772144996E-7</c:v>
                </c:pt>
                <c:pt idx="1323">
                  <c:v>2.4042301732549461E-7</c:v>
                </c:pt>
                <c:pt idx="1324">
                  <c:v>2.3722431246634987E-7</c:v>
                </c:pt>
                <c:pt idx="1325">
                  <c:v>2.3406466455263137E-7</c:v>
                </c:pt>
                <c:pt idx="1326">
                  <c:v>2.309436394109709E-7</c:v>
                </c:pt>
                <c:pt idx="1327">
                  <c:v>2.2786080724523411E-7</c:v>
                </c:pt>
                <c:pt idx="1328">
                  <c:v>2.2481574259605921E-7</c:v>
                </c:pt>
                <c:pt idx="1329">
                  <c:v>2.218080243007912E-7</c:v>
                </c:pt>
                <c:pt idx="1330">
                  <c:v>2.1883723545374819E-7</c:v>
                </c:pt>
                <c:pt idx="1331">
                  <c:v>2.1590296336684441E-7</c:v>
                </c:pt>
                <c:pt idx="1332">
                  <c:v>2.1300479953056612E-7</c:v>
                </c:pt>
                <c:pt idx="1333">
                  <c:v>2.1014233957528576E-7</c:v>
                </c:pt>
                <c:pt idx="1334">
                  <c:v>2.0731518323291982E-7</c:v>
                </c:pt>
                <c:pt idx="1335">
                  <c:v>2.0452293429892786E-7</c:v>
                </c:pt>
                <c:pt idx="1336">
                  <c:v>2.0176520059464468E-7</c:v>
                </c:pt>
                <c:pt idx="1337">
                  <c:v>1.9904159392994802E-7</c:v>
                </c:pt>
                <c:pt idx="1338">
                  <c:v>1.9635173006624969E-7</c:v>
                </c:pt>
                <c:pt idx="1339">
                  <c:v>1.9369522867981503E-7</c:v>
                </c:pt>
                <c:pt idx="1340">
                  <c:v>1.9107171332541168E-7</c:v>
                </c:pt>
                <c:pt idx="1341">
                  <c:v>1.884808114002699E-7</c:v>
                </c:pt>
                <c:pt idx="1342">
                  <c:v>1.8592215410836542E-7</c:v>
                </c:pt>
                <c:pt idx="1343">
                  <c:v>1.8339537642501588E-7</c:v>
                </c:pt>
                <c:pt idx="1344">
                  <c:v>1.80900117061788E-7</c:v>
                </c:pt>
                <c:pt idx="1345">
                  <c:v>1.7843601843171624E-7</c:v>
                </c:pt>
                <c:pt idx="1346">
                  <c:v>1.7600272661482109E-7</c:v>
                </c:pt>
                <c:pt idx="1347">
                  <c:v>1.7359989132393938E-7</c:v>
                </c:pt>
                <c:pt idx="1348">
                  <c:v>1.7122716587084907E-7</c:v>
                </c:pt>
                <c:pt idx="1349">
                  <c:v>1.6888420713269295E-7</c:v>
                </c:pt>
                <c:pt idx="1350">
                  <c:v>1.6657067551869317E-7</c:v>
                </c:pt>
                <c:pt idx="1351">
                  <c:v>1.6428623493717215E-7</c:v>
                </c:pt>
                <c:pt idx="1352">
                  <c:v>1.620305527628444E-7</c:v>
                </c:pt>
                <c:pt idx="1353">
                  <c:v>1.5980329980441032E-7</c:v>
                </c:pt>
                <c:pt idx="1354">
                  <c:v>1.5760415027242787E-7</c:v>
                </c:pt>
                <c:pt idx="1355">
                  <c:v>1.5543278174746228E-7</c:v>
                </c:pt>
                <c:pt idx="1356">
                  <c:v>1.532888751485296E-7</c:v>
                </c:pt>
                <c:pt idx="1357">
                  <c:v>1.5117211470179609E-7</c:v>
                </c:pt>
                <c:pt idx="1358">
                  <c:v>1.4908218790957331E-7</c:v>
                </c:pt>
                <c:pt idx="1359">
                  <c:v>1.4701878551957E-7</c:v>
                </c:pt>
                <c:pt idx="1360">
                  <c:v>1.4498160149441901E-7</c:v>
                </c:pt>
                <c:pt idx="1361">
                  <c:v>1.4297033298147354E-7</c:v>
                </c:pt>
                <c:pt idx="1362">
                  <c:v>1.4098468028286387E-7</c:v>
                </c:pt>
                <c:pt idx="1363">
                  <c:v>1.3902434682582057E-7</c:v>
                </c:pt>
                <c:pt idx="1364">
                  <c:v>1.3708903913325056E-7</c:v>
                </c:pt>
                <c:pt idx="1365">
                  <c:v>1.3517846679458058E-7</c:v>
                </c:pt>
                <c:pt idx="1366">
                  <c:v>1.332923424368521E-7</c:v>
                </c:pt>
                <c:pt idx="1367">
                  <c:v>1.314303816960604E-7</c:v>
                </c:pt>
                <c:pt idx="1368">
                  <c:v>1.2959230318876148E-7</c:v>
                </c:pt>
                <c:pt idx="1369">
                  <c:v>1.2777782848391681E-7</c:v>
                </c:pt>
                <c:pt idx="1370">
                  <c:v>1.2598668207498326E-7</c:v>
                </c:pt>
                <c:pt idx="1371">
                  <c:v>1.2421859135225462E-7</c:v>
                </c:pt>
                <c:pt idx="1372">
                  <c:v>1.2247328657543696E-7</c:v>
                </c:pt>
                <c:pt idx="1373">
                  <c:v>1.2075050084647365E-7</c:v>
                </c:pt>
                <c:pt idx="1374">
                  <c:v>1.1904997008259775E-7</c:v>
                </c:pt>
                <c:pt idx="1375">
                  <c:v>1.1737143298963006E-7</c:v>
                </c:pt>
                <c:pt idx="1376">
                  <c:v>1.1571463103550117E-7</c:v>
                </c:pt>
                <c:pt idx="1377">
                  <c:v>1.1407930842401452E-7</c:v>
                </c:pt>
                <c:pt idx="1378">
                  <c:v>1.1246521206883626E-7</c:v>
                </c:pt>
                <c:pt idx="1379">
                  <c:v>1.1087209156770279E-7</c:v>
                </c:pt>
                <c:pt idx="1380">
                  <c:v>1.0929969917687275E-7</c:v>
                </c:pt>
                <c:pt idx="1381">
                  <c:v>1.0774778978578527E-7</c:v>
                </c:pt>
                <c:pt idx="1382">
                  <c:v>1.0621612089195125E-7</c:v>
                </c:pt>
                <c:pt idx="1383">
                  <c:v>1.0470445257605665E-7</c:v>
                </c:pt>
                <c:pt idx="1384">
                  <c:v>1.0321254747728996E-7</c:v>
                </c:pt>
                <c:pt idx="1385">
                  <c:v>1.0174017076888181E-7</c:v>
                </c:pt>
                <c:pt idx="1386">
                  <c:v>1.0028709013386285E-7</c:v>
                </c:pt>
                <c:pt idx="1387">
                  <c:v>9.8853075741023094E-8</c:v>
                </c:pt>
                <c:pt idx="1388">
                  <c:v>9.7437900221097275E-8</c:v>
                </c:pt>
                <c:pt idx="1389">
                  <c:v>9.6041338643147499E-8</c:v>
                </c:pt>
                <c:pt idx="1390">
                  <c:v>9.466316849115656E-8</c:v>
                </c:pt>
                <c:pt idx="1391">
                  <c:v>9.330316964082487E-8</c:v>
                </c:pt>
                <c:pt idx="1392">
                  <c:v>9.196112433657173E-8</c:v>
                </c:pt>
                <c:pt idx="1393">
                  <c:v>9.063681716873941E-8</c:v>
                </c:pt>
                <c:pt idx="1394">
                  <c:v>8.9330035050993793E-8</c:v>
                </c:pt>
                <c:pt idx="1395">
                  <c:v>8.8040567197924566E-8</c:v>
                </c:pt>
                <c:pt idx="1396">
                  <c:v>8.6768205102842838E-8</c:v>
                </c:pt>
                <c:pt idx="1397">
                  <c:v>8.5512742515769833E-8</c:v>
                </c:pt>
                <c:pt idx="1398">
                  <c:v>8.4273975421624036E-8</c:v>
                </c:pt>
                <c:pt idx="1399">
                  <c:v>8.3051702018594305E-8</c:v>
                </c:pt>
                <c:pt idx="1400">
                  <c:v>8.1845722696706941E-8</c:v>
                </c:pt>
                <c:pt idx="1401">
                  <c:v>8.0655840016575554E-8</c:v>
                </c:pt>
                <c:pt idx="1402">
                  <c:v>7.9481858688343956E-8</c:v>
                </c:pt>
                <c:pt idx="1403">
                  <c:v>7.8323585550809522E-8</c:v>
                </c:pt>
                <c:pt idx="1404">
                  <c:v>7.718082955072949E-8</c:v>
                </c:pt>
                <c:pt idx="1405">
                  <c:v>7.6053401722310415E-8</c:v>
                </c:pt>
                <c:pt idx="1406">
                  <c:v>7.4941115166879721E-8</c:v>
                </c:pt>
                <c:pt idx="1407">
                  <c:v>7.3843785032732222E-8</c:v>
                </c:pt>
                <c:pt idx="1408">
                  <c:v>7.2761228495155495E-8</c:v>
                </c:pt>
                <c:pt idx="1409">
                  <c:v>7.1693264736629135E-8</c:v>
                </c:pt>
                <c:pt idx="1410">
                  <c:v>7.0639714927203819E-8</c:v>
                </c:pt>
                <c:pt idx="1411">
                  <c:v>6.9600402205045213E-8</c:v>
                </c:pt>
                <c:pt idx="1412">
                  <c:v>6.857515165715399E-8</c:v>
                </c:pt>
                <c:pt idx="1413">
                  <c:v>6.7563790300254467E-8</c:v>
                </c:pt>
                <c:pt idx="1414">
                  <c:v>6.6566147061850232E-8</c:v>
                </c:pt>
                <c:pt idx="1415">
                  <c:v>6.5582052761450407E-8</c:v>
                </c:pt>
                <c:pt idx="1416">
                  <c:v>6.4611340091956277E-8</c:v>
                </c:pt>
                <c:pt idx="1417">
                  <c:v>6.3653843601215272E-8</c:v>
                </c:pt>
                <c:pt idx="1418">
                  <c:v>6.2709399673738226E-8</c:v>
                </c:pt>
                <c:pt idx="1419">
                  <c:v>6.1777846512574573E-8</c:v>
                </c:pt>
                <c:pt idx="1420">
                  <c:v>6.0859024121352065E-8</c:v>
                </c:pt>
                <c:pt idx="1421">
                  <c:v>5.9952774286469529E-8</c:v>
                </c:pt>
                <c:pt idx="1422">
                  <c:v>5.9058940559453344E-8</c:v>
                </c:pt>
                <c:pt idx="1423">
                  <c:v>5.8177368239464992E-8</c:v>
                </c:pt>
                <c:pt idx="1424">
                  <c:v>5.7307904355964943E-8</c:v>
                </c:pt>
                <c:pt idx="1425">
                  <c:v>5.6450397651530044E-8</c:v>
                </c:pt>
                <c:pt idx="1426">
                  <c:v>5.5604698564824787E-8</c:v>
                </c:pt>
                <c:pt idx="1427">
                  <c:v>5.4770659213718326E-8</c:v>
                </c:pt>
                <c:pt idx="1428">
                  <c:v>5.3948133378556098E-8</c:v>
                </c:pt>
                <c:pt idx="1429">
                  <c:v>5.3136976485579504E-8</c:v>
                </c:pt>
                <c:pt idx="1430">
                  <c:v>5.2337045590488173E-8</c:v>
                </c:pt>
                <c:pt idx="1431">
                  <c:v>5.1548199362152166E-8</c:v>
                </c:pt>
                <c:pt idx="1432">
                  <c:v>5.0770298066470407E-8</c:v>
                </c:pt>
                <c:pt idx="1433">
                  <c:v>5.0003203550365484E-8</c:v>
                </c:pt>
                <c:pt idx="1434">
                  <c:v>4.924677922592928E-8</c:v>
                </c:pt>
                <c:pt idx="1435">
                  <c:v>4.8500890054702926E-8</c:v>
                </c:pt>
                <c:pt idx="1436">
                  <c:v>4.7765402532100844E-8</c:v>
                </c:pt>
                <c:pt idx="1437">
                  <c:v>4.7040184671971085E-8</c:v>
                </c:pt>
                <c:pt idx="1438">
                  <c:v>4.6325105991295433E-8</c:v>
                </c:pt>
                <c:pt idx="1439">
                  <c:v>4.5620037495024057E-8</c:v>
                </c:pt>
                <c:pt idx="1440">
                  <c:v>4.4924851661045809E-8</c:v>
                </c:pt>
                <c:pt idx="1441">
                  <c:v>4.4239422425294044E-8</c:v>
                </c:pt>
                <c:pt idx="1442">
                  <c:v>4.356362516698497E-8</c:v>
                </c:pt>
                <c:pt idx="1443">
                  <c:v>4.2897336693987002E-8</c:v>
                </c:pt>
                <c:pt idx="1444">
                  <c:v>4.2240435228321307E-8</c:v>
                </c:pt>
                <c:pt idx="1445">
                  <c:v>4.1592800391794113E-8</c:v>
                </c:pt>
                <c:pt idx="1446">
                  <c:v>4.0954313191756342E-8</c:v>
                </c:pt>
                <c:pt idx="1447">
                  <c:v>4.0324856006988517E-8</c:v>
                </c:pt>
                <c:pt idx="1448">
                  <c:v>3.970431257371805E-8</c:v>
                </c:pt>
                <c:pt idx="1449">
                  <c:v>3.9092567971756559E-8</c:v>
                </c:pt>
                <c:pt idx="1450">
                  <c:v>3.8489508610765664E-8</c:v>
                </c:pt>
                <c:pt idx="1451">
                  <c:v>3.7895022216643734E-8</c:v>
                </c:pt>
                <c:pt idx="1452">
                  <c:v>3.7308997818036312E-8</c:v>
                </c:pt>
                <c:pt idx="1453">
                  <c:v>3.6731325732968884E-8</c:v>
                </c:pt>
                <c:pt idx="1454">
                  <c:v>3.616189755559847E-8</c:v>
                </c:pt>
                <c:pt idx="1455">
                  <c:v>3.5600606143085883E-8</c:v>
                </c:pt>
                <c:pt idx="1456">
                  <c:v>3.5047345602585939E-8</c:v>
                </c:pt>
                <c:pt idx="1457">
                  <c:v>3.4502011278356209E-8</c:v>
                </c:pt>
                <c:pt idx="1458">
                  <c:v>3.396449973898143E-8</c:v>
                </c:pt>
                <c:pt idx="1459">
                  <c:v>3.3434708764715024E-8</c:v>
                </c:pt>
                <c:pt idx="1460">
                  <c:v>3.2912537334931677E-8</c:v>
                </c:pt>
                <c:pt idx="1461">
                  <c:v>3.2397885615699663E-8</c:v>
                </c:pt>
                <c:pt idx="1462">
                  <c:v>3.1890654947459972E-8</c:v>
                </c:pt>
                <c:pt idx="1463">
                  <c:v>3.1390747832821834E-8</c:v>
                </c:pt>
                <c:pt idx="1464">
                  <c:v>3.0898067924466629E-8</c:v>
                </c:pt>
                <c:pt idx="1465">
                  <c:v>3.0412520013163416E-8</c:v>
                </c:pt>
                <c:pt idx="1466">
                  <c:v>2.9934010015892937E-8</c:v>
                </c:pt>
                <c:pt idx="1467">
                  <c:v>2.9462444964079641E-8</c:v>
                </c:pt>
                <c:pt idx="1468">
                  <c:v>2.8997732991931813E-8</c:v>
                </c:pt>
                <c:pt idx="1469">
                  <c:v>2.853978332488896E-8</c:v>
                </c:pt>
                <c:pt idx="1470">
                  <c:v>2.8088506268172063E-8</c:v>
                </c:pt>
                <c:pt idx="1471">
                  <c:v>2.764381319544284E-8</c:v>
                </c:pt>
                <c:pt idx="1472">
                  <c:v>2.7205616537562401E-8</c:v>
                </c:pt>
                <c:pt idx="1473">
                  <c:v>2.6773829771457075E-8</c:v>
                </c:pt>
                <c:pt idx="1474">
                  <c:v>2.6348367409084147E-8</c:v>
                </c:pt>
                <c:pt idx="1475">
                  <c:v>2.5929144986499476E-8</c:v>
                </c:pt>
                <c:pt idx="1476">
                  <c:v>2.5516079053025841E-8</c:v>
                </c:pt>
                <c:pt idx="1477">
                  <c:v>2.5109087160521834E-8</c:v>
                </c:pt>
                <c:pt idx="1478">
                  <c:v>2.4708087852747955E-8</c:v>
                </c:pt>
                <c:pt idx="1479">
                  <c:v>2.4313000654832758E-8</c:v>
                </c:pt>
                <c:pt idx="1480">
                  <c:v>2.3923746062835288E-8</c:v>
                </c:pt>
                <c:pt idx="1481">
                  <c:v>2.3540245533404274E-8</c:v>
                </c:pt>
                <c:pt idx="1482">
                  <c:v>2.3162421473533456E-8</c:v>
                </c:pt>
                <c:pt idx="1483">
                  <c:v>2.2790197230411753E-8</c:v>
                </c:pt>
                <c:pt idx="1484">
                  <c:v>2.2423497081366466E-8</c:v>
                </c:pt>
                <c:pt idx="1485">
                  <c:v>2.2062246223902335E-8</c:v>
                </c:pt>
                <c:pt idx="1486">
                  <c:v>2.1706370765831712E-8</c:v>
                </c:pt>
                <c:pt idx="1487">
                  <c:v>2.1355797715496636E-8</c:v>
                </c:pt>
                <c:pt idx="1488">
                  <c:v>2.1010454972081894E-8</c:v>
                </c:pt>
                <c:pt idx="1489">
                  <c:v>2.0670271316020448E-8</c:v>
                </c:pt>
                <c:pt idx="1490">
                  <c:v>2.0335176399485622E-8</c:v>
                </c:pt>
                <c:pt idx="1491">
                  <c:v>2.0005100736975093E-8</c:v>
                </c:pt>
                <c:pt idx="1492">
                  <c:v>1.9679975695980791E-8</c:v>
                </c:pt>
                <c:pt idx="1493">
                  <c:v>1.9359733487747876E-8</c:v>
                </c:pt>
                <c:pt idx="1494">
                  <c:v>1.9044307158120028E-8</c:v>
                </c:pt>
              </c:numCache>
            </c:numRef>
          </c:yVal>
        </c:ser>
        <c:ser>
          <c:idx val="2"/>
          <c:order val="1"/>
          <c:tx>
            <c:strRef>
              <c:f>east_coast!$H$9</c:f>
              <c:strCache>
                <c:ptCount val="1"/>
                <c:pt idx="0">
                  <c:v>RMS</c:v>
                </c:pt>
              </c:strCache>
            </c:strRef>
          </c:tx>
          <c:spPr>
            <a:ln>
              <a:prstDash val="dash"/>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0.15000000000000024</c:v>
                </c:pt>
                <c:pt idx="15">
                  <c:v>0.16</c:v>
                </c:pt>
                <c:pt idx="16">
                  <c:v>0.17</c:v>
                </c:pt>
                <c:pt idx="17">
                  <c:v>0.18000000000000024</c:v>
                </c:pt>
                <c:pt idx="18">
                  <c:v>0.19000000000000003</c:v>
                </c:pt>
                <c:pt idx="19">
                  <c:v>0.20000000000000004</c:v>
                </c:pt>
                <c:pt idx="20">
                  <c:v>0.21000000000000021</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0.31000000000000061</c:v>
                </c:pt>
                <c:pt idx="31">
                  <c:v>0.32000000000000067</c:v>
                </c:pt>
                <c:pt idx="32">
                  <c:v>0.33000000000000085</c:v>
                </c:pt>
                <c:pt idx="33">
                  <c:v>0.3400000000000003</c:v>
                </c:pt>
                <c:pt idx="34">
                  <c:v>0.35000000000000031</c:v>
                </c:pt>
                <c:pt idx="35">
                  <c:v>0.36000000000000032</c:v>
                </c:pt>
                <c:pt idx="36">
                  <c:v>0.37000000000000038</c:v>
                </c:pt>
                <c:pt idx="37">
                  <c:v>0.38000000000000073</c:v>
                </c:pt>
                <c:pt idx="38">
                  <c:v>0.39000000000000073</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0.62000000000000133</c:v>
                </c:pt>
                <c:pt idx="62">
                  <c:v>0.63000000000000145</c:v>
                </c:pt>
                <c:pt idx="63">
                  <c:v>0.64000000000000146</c:v>
                </c:pt>
                <c:pt idx="64">
                  <c:v>0.65000000000000169</c:v>
                </c:pt>
                <c:pt idx="65">
                  <c:v>0.66000000000000181</c:v>
                </c:pt>
                <c:pt idx="66">
                  <c:v>0.67000000000000171</c:v>
                </c:pt>
                <c:pt idx="67">
                  <c:v>0.6800000000000006</c:v>
                </c:pt>
                <c:pt idx="68">
                  <c:v>0.69000000000000061</c:v>
                </c:pt>
                <c:pt idx="69">
                  <c:v>0.70000000000000062</c:v>
                </c:pt>
                <c:pt idx="70">
                  <c:v>0.71000000000000063</c:v>
                </c:pt>
                <c:pt idx="71">
                  <c:v>0.72000000000000064</c:v>
                </c:pt>
                <c:pt idx="72">
                  <c:v>0.73000000000000065</c:v>
                </c:pt>
                <c:pt idx="73">
                  <c:v>0.74000000000000143</c:v>
                </c:pt>
                <c:pt idx="74">
                  <c:v>0.75000000000000155</c:v>
                </c:pt>
                <c:pt idx="75">
                  <c:v>0.76000000000000156</c:v>
                </c:pt>
                <c:pt idx="76">
                  <c:v>0.77000000000000168</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0.87000000000000155</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1.1000000000000021</c:v>
                </c:pt>
                <c:pt idx="110">
                  <c:v>1.1100000000000021</c:v>
                </c:pt>
                <c:pt idx="111">
                  <c:v>1.1200000000000021</c:v>
                </c:pt>
                <c:pt idx="112">
                  <c:v>1.1300000000000021</c:v>
                </c:pt>
                <c:pt idx="113">
                  <c:v>1.1400000000000021</c:v>
                </c:pt>
                <c:pt idx="114">
                  <c:v>1.1500000000000021</c:v>
                </c:pt>
                <c:pt idx="115">
                  <c:v>1.1600000000000021</c:v>
                </c:pt>
                <c:pt idx="116">
                  <c:v>1.1700000000000021</c:v>
                </c:pt>
                <c:pt idx="117">
                  <c:v>1.1800000000000028</c:v>
                </c:pt>
                <c:pt idx="118">
                  <c:v>1.1900000000000028</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1.6800000000000033</c:v>
                </c:pt>
                <c:pt idx="168">
                  <c:v>1.6900000000000033</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1.9300000000000035</c:v>
                </c:pt>
                <c:pt idx="193">
                  <c:v>1.9400000000000035</c:v>
                </c:pt>
                <c:pt idx="194">
                  <c:v>1.9500000000000035</c:v>
                </c:pt>
                <c:pt idx="195">
                  <c:v>1.9600000000000035</c:v>
                </c:pt>
                <c:pt idx="196">
                  <c:v>1.9700000000000035</c:v>
                </c:pt>
                <c:pt idx="197">
                  <c:v>1.9800000000000038</c:v>
                </c:pt>
                <c:pt idx="198">
                  <c:v>1.9900000000000038</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2.4599999999999875</c:v>
                </c:pt>
                <c:pt idx="246">
                  <c:v>2.4699999999999913</c:v>
                </c:pt>
                <c:pt idx="247">
                  <c:v>2.4799999999999907</c:v>
                </c:pt>
                <c:pt idx="248">
                  <c:v>2.4899999999999909</c:v>
                </c:pt>
                <c:pt idx="249">
                  <c:v>2.4999999999999907</c:v>
                </c:pt>
                <c:pt idx="250">
                  <c:v>2.5099999999999905</c:v>
                </c:pt>
                <c:pt idx="251">
                  <c:v>2.5199999999999867</c:v>
                </c:pt>
                <c:pt idx="252">
                  <c:v>2.52999999999999</c:v>
                </c:pt>
                <c:pt idx="253">
                  <c:v>2.5399999999999867</c:v>
                </c:pt>
                <c:pt idx="254">
                  <c:v>2.5499999999999887</c:v>
                </c:pt>
                <c:pt idx="255">
                  <c:v>2.5599999999999867</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2.8199999999999794</c:v>
                </c:pt>
                <c:pt idx="282">
                  <c:v>2.8299999999999828</c:v>
                </c:pt>
                <c:pt idx="283">
                  <c:v>2.839999999999979</c:v>
                </c:pt>
                <c:pt idx="284">
                  <c:v>2.8499999999999828</c:v>
                </c:pt>
                <c:pt idx="285">
                  <c:v>2.8599999999999786</c:v>
                </c:pt>
                <c:pt idx="286">
                  <c:v>2.8699999999999828</c:v>
                </c:pt>
                <c:pt idx="287">
                  <c:v>2.8799999999999781</c:v>
                </c:pt>
                <c:pt idx="288">
                  <c:v>2.8899999999999824</c:v>
                </c:pt>
                <c:pt idx="289">
                  <c:v>2.8999999999999782</c:v>
                </c:pt>
                <c:pt idx="290">
                  <c:v>2.9099999999999797</c:v>
                </c:pt>
                <c:pt idx="291">
                  <c:v>2.9199999999999777</c:v>
                </c:pt>
                <c:pt idx="292">
                  <c:v>2.9299999999999797</c:v>
                </c:pt>
                <c:pt idx="293">
                  <c:v>2.9399999999999777</c:v>
                </c:pt>
                <c:pt idx="294">
                  <c:v>2.9499999999999797</c:v>
                </c:pt>
                <c:pt idx="295">
                  <c:v>2.9599999999999778</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3.3799999999999679</c:v>
                </c:pt>
                <c:pt idx="338">
                  <c:v>3.3899999999999717</c:v>
                </c:pt>
                <c:pt idx="339">
                  <c:v>3.3999999999999675</c:v>
                </c:pt>
                <c:pt idx="340">
                  <c:v>3.4099999999999713</c:v>
                </c:pt>
                <c:pt idx="341">
                  <c:v>3.4199999999999671</c:v>
                </c:pt>
                <c:pt idx="342">
                  <c:v>3.4299999999999708</c:v>
                </c:pt>
                <c:pt idx="343">
                  <c:v>3.4399999999999666</c:v>
                </c:pt>
                <c:pt idx="344">
                  <c:v>3.4499999999999704</c:v>
                </c:pt>
                <c:pt idx="345">
                  <c:v>3.4599999999999667</c:v>
                </c:pt>
                <c:pt idx="346">
                  <c:v>3.46999999999997</c:v>
                </c:pt>
                <c:pt idx="347">
                  <c:v>3.4799999999999667</c:v>
                </c:pt>
                <c:pt idx="348">
                  <c:v>3.4899999999999687</c:v>
                </c:pt>
                <c:pt idx="349">
                  <c:v>3.4999999999999667</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3.8199999999999581</c:v>
                </c:pt>
                <c:pt idx="382">
                  <c:v>3.8299999999999623</c:v>
                </c:pt>
                <c:pt idx="383">
                  <c:v>3.8399999999999577</c:v>
                </c:pt>
                <c:pt idx="384">
                  <c:v>3.8499999999999597</c:v>
                </c:pt>
                <c:pt idx="385">
                  <c:v>3.8599999999999577</c:v>
                </c:pt>
                <c:pt idx="386">
                  <c:v>3.8699999999999597</c:v>
                </c:pt>
                <c:pt idx="387">
                  <c:v>3.8799999999999577</c:v>
                </c:pt>
                <c:pt idx="388">
                  <c:v>3.8899999999999597</c:v>
                </c:pt>
                <c:pt idx="389">
                  <c:v>3.8999999999999577</c:v>
                </c:pt>
                <c:pt idx="390">
                  <c:v>3.9099999999999597</c:v>
                </c:pt>
                <c:pt idx="391">
                  <c:v>3.9199999999999577</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4.2399999999999594</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4.7099999999999493</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4.9399999999999471</c:v>
                </c:pt>
                <c:pt idx="494">
                  <c:v>4.9499999999999424</c:v>
                </c:pt>
                <c:pt idx="495">
                  <c:v>4.9599999999999413</c:v>
                </c:pt>
                <c:pt idx="496">
                  <c:v>4.9699999999999394</c:v>
                </c:pt>
                <c:pt idx="497">
                  <c:v>4.9799999999999471</c:v>
                </c:pt>
                <c:pt idx="498">
                  <c:v>4.9899999999999434</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5.0799999999999423</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5.2399999999999416</c:v>
                </c:pt>
                <c:pt idx="524">
                  <c:v>5.2499999999999334</c:v>
                </c:pt>
                <c:pt idx="525">
                  <c:v>5.2599999999999323</c:v>
                </c:pt>
                <c:pt idx="526">
                  <c:v>5.2699999999999321</c:v>
                </c:pt>
                <c:pt idx="527">
                  <c:v>5.2799999999999407</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5.4099999999999371</c:v>
                </c:pt>
                <c:pt idx="541">
                  <c:v>5.4199999999999324</c:v>
                </c:pt>
                <c:pt idx="542">
                  <c:v>5.4299999999999304</c:v>
                </c:pt>
                <c:pt idx="543">
                  <c:v>5.4399999999999373</c:v>
                </c:pt>
                <c:pt idx="544">
                  <c:v>5.4499999999999371</c:v>
                </c:pt>
                <c:pt idx="545">
                  <c:v>5.4599999999999334</c:v>
                </c:pt>
                <c:pt idx="546">
                  <c:v>5.4699999999999314</c:v>
                </c:pt>
                <c:pt idx="547">
                  <c:v>5.4799999999999383</c:v>
                </c:pt>
                <c:pt idx="548">
                  <c:v>5.4899999999999363</c:v>
                </c:pt>
                <c:pt idx="549">
                  <c:v>5.4999999999999334</c:v>
                </c:pt>
                <c:pt idx="550">
                  <c:v>5.5099999999999314</c:v>
                </c:pt>
                <c:pt idx="551">
                  <c:v>5.5199999999999294</c:v>
                </c:pt>
                <c:pt idx="552">
                  <c:v>5.5299999999999274</c:v>
                </c:pt>
                <c:pt idx="553">
                  <c:v>5.5399999999999334</c:v>
                </c:pt>
                <c:pt idx="554">
                  <c:v>5.5499999999999314</c:v>
                </c:pt>
                <c:pt idx="555">
                  <c:v>5.5599999999999294</c:v>
                </c:pt>
                <c:pt idx="556">
                  <c:v>5.5699999999999283</c:v>
                </c:pt>
                <c:pt idx="557">
                  <c:v>5.5799999999999343</c:v>
                </c:pt>
                <c:pt idx="558">
                  <c:v>5.5899999999999324</c:v>
                </c:pt>
                <c:pt idx="559">
                  <c:v>5.5999999999999304</c:v>
                </c:pt>
                <c:pt idx="560">
                  <c:v>5.6099999999999284</c:v>
                </c:pt>
                <c:pt idx="561">
                  <c:v>5.6199999999999264</c:v>
                </c:pt>
                <c:pt idx="562">
                  <c:v>5.6299999999999244</c:v>
                </c:pt>
                <c:pt idx="563">
                  <c:v>5.6399999999999304</c:v>
                </c:pt>
                <c:pt idx="564">
                  <c:v>5.6499999999999284</c:v>
                </c:pt>
                <c:pt idx="565">
                  <c:v>5.6599999999999238</c:v>
                </c:pt>
                <c:pt idx="566">
                  <c:v>5.6699999999999235</c:v>
                </c:pt>
                <c:pt idx="567">
                  <c:v>5.6799999999999233</c:v>
                </c:pt>
                <c:pt idx="568">
                  <c:v>5.6899999999999231</c:v>
                </c:pt>
                <c:pt idx="569">
                  <c:v>5.6999999999999229</c:v>
                </c:pt>
                <c:pt idx="570">
                  <c:v>5.7099999999999316</c:v>
                </c:pt>
                <c:pt idx="571">
                  <c:v>5.7199999999999234</c:v>
                </c:pt>
                <c:pt idx="572">
                  <c:v>5.7299999999999223</c:v>
                </c:pt>
                <c:pt idx="573">
                  <c:v>5.7399999999999318</c:v>
                </c:pt>
                <c:pt idx="574">
                  <c:v>5.7499999999999307</c:v>
                </c:pt>
                <c:pt idx="575">
                  <c:v>5.7599999999999234</c:v>
                </c:pt>
                <c:pt idx="576">
                  <c:v>5.7699999999999214</c:v>
                </c:pt>
                <c:pt idx="577">
                  <c:v>5.779999999999931</c:v>
                </c:pt>
                <c:pt idx="578">
                  <c:v>5.7899999999999299</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5.9399999999999293</c:v>
                </c:pt>
                <c:pt idx="594">
                  <c:v>5.9499999999999194</c:v>
                </c:pt>
                <c:pt idx="595">
                  <c:v>5.9599999999999174</c:v>
                </c:pt>
                <c:pt idx="596">
                  <c:v>5.9699999999999172</c:v>
                </c:pt>
                <c:pt idx="597">
                  <c:v>5.9799999999999276</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6.1299999999999075</c:v>
                </c:pt>
                <c:pt idx="613">
                  <c:v>6.1399999999999135</c:v>
                </c:pt>
                <c:pt idx="614">
                  <c:v>6.1499999999999115</c:v>
                </c:pt>
                <c:pt idx="615">
                  <c:v>6.1599999999999095</c:v>
                </c:pt>
                <c:pt idx="616">
                  <c:v>6.1699999999999076</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6.4399999999999133</c:v>
                </c:pt>
                <c:pt idx="644">
                  <c:v>6.4499999999999114</c:v>
                </c:pt>
                <c:pt idx="645">
                  <c:v>6.4599999999999094</c:v>
                </c:pt>
                <c:pt idx="646">
                  <c:v>6.4699999999999074</c:v>
                </c:pt>
                <c:pt idx="647">
                  <c:v>6.4799999999999134</c:v>
                </c:pt>
                <c:pt idx="648">
                  <c:v>6.4899999999999114</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6.5799999999999104</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6.9099999999999024</c:v>
                </c:pt>
                <c:pt idx="691">
                  <c:v>6.9199999999999013</c:v>
                </c:pt>
                <c:pt idx="692">
                  <c:v>6.9299999999998994</c:v>
                </c:pt>
                <c:pt idx="693">
                  <c:v>6.9399999999999062</c:v>
                </c:pt>
                <c:pt idx="694">
                  <c:v>6.9499999999999034</c:v>
                </c:pt>
                <c:pt idx="695">
                  <c:v>6.9599999999999014</c:v>
                </c:pt>
                <c:pt idx="696">
                  <c:v>6.9699999999998994</c:v>
                </c:pt>
                <c:pt idx="697">
                  <c:v>6.9799999999999045</c:v>
                </c:pt>
                <c:pt idx="698">
                  <c:v>6.9899999999999034</c:v>
                </c:pt>
                <c:pt idx="699">
                  <c:v>6.9999999999999014</c:v>
                </c:pt>
                <c:pt idx="700">
                  <c:v>7.0099999999998994</c:v>
                </c:pt>
                <c:pt idx="701">
                  <c:v>7.0199999999998974</c:v>
                </c:pt>
                <c:pt idx="702">
                  <c:v>7.0299999999998954</c:v>
                </c:pt>
                <c:pt idx="703">
                  <c:v>7.0399999999999014</c:v>
                </c:pt>
                <c:pt idx="704">
                  <c:v>7.0499999999999003</c:v>
                </c:pt>
                <c:pt idx="705">
                  <c:v>7.0599999999998939</c:v>
                </c:pt>
                <c:pt idx="706">
                  <c:v>7.0699999999998937</c:v>
                </c:pt>
                <c:pt idx="707">
                  <c:v>7.0799999999999015</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7.239999999999899</c:v>
                </c:pt>
                <c:pt idx="724">
                  <c:v>7.2499999999998934</c:v>
                </c:pt>
                <c:pt idx="725">
                  <c:v>7.2599999999998914</c:v>
                </c:pt>
                <c:pt idx="726">
                  <c:v>7.2699999999998894</c:v>
                </c:pt>
                <c:pt idx="727">
                  <c:v>7.2799999999998981</c:v>
                </c:pt>
                <c:pt idx="728">
                  <c:v>7.289999999999897</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7.3799999999998924</c:v>
                </c:pt>
                <c:pt idx="738">
                  <c:v>7.3899999999998904</c:v>
                </c:pt>
                <c:pt idx="739">
                  <c:v>7.3999999999998884</c:v>
                </c:pt>
                <c:pt idx="740">
                  <c:v>7.4099999999998953</c:v>
                </c:pt>
                <c:pt idx="741">
                  <c:v>7.4199999999998933</c:v>
                </c:pt>
                <c:pt idx="742">
                  <c:v>7.4299999999998914</c:v>
                </c:pt>
                <c:pt idx="743">
                  <c:v>7.4399999999998965</c:v>
                </c:pt>
                <c:pt idx="744">
                  <c:v>7.4499999999998945</c:v>
                </c:pt>
                <c:pt idx="745">
                  <c:v>7.4599999999998934</c:v>
                </c:pt>
                <c:pt idx="746">
                  <c:v>7.4699999999998914</c:v>
                </c:pt>
                <c:pt idx="747">
                  <c:v>7.4799999999998965</c:v>
                </c:pt>
                <c:pt idx="748">
                  <c:v>7.4899999999998945</c:v>
                </c:pt>
                <c:pt idx="749">
                  <c:v>7.4999999999998934</c:v>
                </c:pt>
                <c:pt idx="750">
                  <c:v>7.5099999999998914</c:v>
                </c:pt>
                <c:pt idx="751">
                  <c:v>7.5199999999998894</c:v>
                </c:pt>
                <c:pt idx="752">
                  <c:v>7.5299999999998839</c:v>
                </c:pt>
                <c:pt idx="753">
                  <c:v>7.5399999999998926</c:v>
                </c:pt>
                <c:pt idx="754">
                  <c:v>7.5499999999998915</c:v>
                </c:pt>
                <c:pt idx="755">
                  <c:v>7.5599999999998833</c:v>
                </c:pt>
                <c:pt idx="756">
                  <c:v>7.569999999999883</c:v>
                </c:pt>
                <c:pt idx="757">
                  <c:v>7.5799999999998917</c:v>
                </c:pt>
                <c:pt idx="758">
                  <c:v>7.5899999999998906</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7.7099999999998889</c:v>
                </c:pt>
                <c:pt idx="771">
                  <c:v>7.7199999999998834</c:v>
                </c:pt>
                <c:pt idx="772">
                  <c:v>7.7299999999998814</c:v>
                </c:pt>
                <c:pt idx="773">
                  <c:v>7.7399999999998892</c:v>
                </c:pt>
                <c:pt idx="774">
                  <c:v>7.7499999999998881</c:v>
                </c:pt>
                <c:pt idx="775">
                  <c:v>7.7599999999998834</c:v>
                </c:pt>
                <c:pt idx="776">
                  <c:v>7.7699999999998814</c:v>
                </c:pt>
                <c:pt idx="777">
                  <c:v>7.7799999999998892</c:v>
                </c:pt>
                <c:pt idx="778">
                  <c:v>7.7899999999998872</c:v>
                </c:pt>
                <c:pt idx="779">
                  <c:v>7.7999999999998861</c:v>
                </c:pt>
                <c:pt idx="780">
                  <c:v>7.8099999999998824</c:v>
                </c:pt>
                <c:pt idx="781">
                  <c:v>7.8199999999998804</c:v>
                </c:pt>
                <c:pt idx="782">
                  <c:v>7.8299999999998784</c:v>
                </c:pt>
                <c:pt idx="783">
                  <c:v>7.8399999999998853</c:v>
                </c:pt>
                <c:pt idx="784">
                  <c:v>7.8499999999998824</c:v>
                </c:pt>
                <c:pt idx="785">
                  <c:v>7.8599999999998804</c:v>
                </c:pt>
                <c:pt idx="786">
                  <c:v>7.8699999999998784</c:v>
                </c:pt>
                <c:pt idx="787">
                  <c:v>7.8799999999998844</c:v>
                </c:pt>
                <c:pt idx="788">
                  <c:v>7.8899999999998824</c:v>
                </c:pt>
                <c:pt idx="789">
                  <c:v>7.8999999999998813</c:v>
                </c:pt>
                <c:pt idx="790">
                  <c:v>7.9099999999998865</c:v>
                </c:pt>
                <c:pt idx="791">
                  <c:v>7.9199999999998845</c:v>
                </c:pt>
                <c:pt idx="792">
                  <c:v>7.9299999999998834</c:v>
                </c:pt>
                <c:pt idx="793">
                  <c:v>7.9399999999998894</c:v>
                </c:pt>
                <c:pt idx="794">
                  <c:v>7.9499999999998865</c:v>
                </c:pt>
                <c:pt idx="795">
                  <c:v>7.9599999999998845</c:v>
                </c:pt>
                <c:pt idx="796">
                  <c:v>7.9699999999998834</c:v>
                </c:pt>
                <c:pt idx="797">
                  <c:v>7.9799999999998876</c:v>
                </c:pt>
                <c:pt idx="798">
                  <c:v>7.9899999999998847</c:v>
                </c:pt>
                <c:pt idx="799">
                  <c:v>7.9999999999998836</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8.359999999999884</c:v>
                </c:pt>
                <c:pt idx="836">
                  <c:v>8.3699999999998766</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8.4599999999998747</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8.8599999999998751</c:v>
                </c:pt>
                <c:pt idx="886">
                  <c:v>8.8699999999998731</c:v>
                </c:pt>
                <c:pt idx="887">
                  <c:v>8.8799999999998711</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8.9599999999998694</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9.3599999999998662</c:v>
                </c:pt>
                <c:pt idx="936">
                  <c:v>9.3699999999998642</c:v>
                </c:pt>
                <c:pt idx="937">
                  <c:v>9.3799999999998622</c:v>
                </c:pt>
                <c:pt idx="938">
                  <c:v>9.3899999999998567</c:v>
                </c:pt>
                <c:pt idx="939">
                  <c:v>9.3999999999998547</c:v>
                </c:pt>
                <c:pt idx="940">
                  <c:v>9.4099999999998527</c:v>
                </c:pt>
                <c:pt idx="941">
                  <c:v>9.4199999999998525</c:v>
                </c:pt>
                <c:pt idx="942">
                  <c:v>9.4299999999998505</c:v>
                </c:pt>
                <c:pt idx="943">
                  <c:v>9.4399999999998467</c:v>
                </c:pt>
                <c:pt idx="944">
                  <c:v>9.4499999999998447</c:v>
                </c:pt>
                <c:pt idx="945">
                  <c:v>9.4599999999998605</c:v>
                </c:pt>
                <c:pt idx="946">
                  <c:v>9.4699999999998568</c:v>
                </c:pt>
                <c:pt idx="947">
                  <c:v>9.4799999999998548</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9.5599999999998548</c:v>
                </c:pt>
                <c:pt idx="956">
                  <c:v>9.5699999999998528</c:v>
                </c:pt>
                <c:pt idx="957">
                  <c:v>9.5799999999998526</c:v>
                </c:pt>
                <c:pt idx="958">
                  <c:v>9.5899999999998524</c:v>
                </c:pt>
                <c:pt idx="959">
                  <c:v>9.5999999999998398</c:v>
                </c:pt>
                <c:pt idx="960">
                  <c:v>9.6099999999998396</c:v>
                </c:pt>
                <c:pt idx="961">
                  <c:v>9.6199999999998393</c:v>
                </c:pt>
                <c:pt idx="962">
                  <c:v>9.6299999999998391</c:v>
                </c:pt>
                <c:pt idx="963">
                  <c:v>9.6399999999998407</c:v>
                </c:pt>
                <c:pt idx="964">
                  <c:v>9.6499999999998387</c:v>
                </c:pt>
                <c:pt idx="965">
                  <c:v>9.6599999999998527</c:v>
                </c:pt>
                <c:pt idx="966">
                  <c:v>9.6699999999998525</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9.8099999999998513</c:v>
                </c:pt>
                <c:pt idx="981">
                  <c:v>9.8199999999998511</c:v>
                </c:pt>
                <c:pt idx="982">
                  <c:v>9.8299999999998366</c:v>
                </c:pt>
                <c:pt idx="983">
                  <c:v>9.8399999999998347</c:v>
                </c:pt>
                <c:pt idx="984">
                  <c:v>9.8499999999998344</c:v>
                </c:pt>
                <c:pt idx="985">
                  <c:v>9.8599999999998555</c:v>
                </c:pt>
                <c:pt idx="986">
                  <c:v>9.8699999999998536</c:v>
                </c:pt>
                <c:pt idx="987">
                  <c:v>9.8799999999998533</c:v>
                </c:pt>
                <c:pt idx="988">
                  <c:v>9.8899999999998514</c:v>
                </c:pt>
                <c:pt idx="989">
                  <c:v>9.8999999999998494</c:v>
                </c:pt>
                <c:pt idx="990">
                  <c:v>9.9099999999998367</c:v>
                </c:pt>
                <c:pt idx="991">
                  <c:v>9.9199999999998347</c:v>
                </c:pt>
                <c:pt idx="992">
                  <c:v>9.9299999999998327</c:v>
                </c:pt>
                <c:pt idx="993">
                  <c:v>9.9399999999998325</c:v>
                </c:pt>
                <c:pt idx="994">
                  <c:v>9.9499999999998323</c:v>
                </c:pt>
                <c:pt idx="995">
                  <c:v>9.9599999999998534</c:v>
                </c:pt>
                <c:pt idx="996">
                  <c:v>9.9699999999998514</c:v>
                </c:pt>
                <c:pt idx="997">
                  <c:v>9.9799999999998494</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10.059999999999848</c:v>
                </c:pt>
                <c:pt idx="1006">
                  <c:v>10.069999999999846</c:v>
                </c:pt>
                <c:pt idx="1007">
                  <c:v>10.079999999999846</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10.159999999999844</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10.359999999999845</c:v>
                </c:pt>
                <c:pt idx="1036">
                  <c:v>10.369999999999841</c:v>
                </c:pt>
                <c:pt idx="1037">
                  <c:v>10.379999999999839</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10.459999999999837</c:v>
                </c:pt>
                <c:pt idx="1046">
                  <c:v>10.469999999999837</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10.809999999999826</c:v>
                </c:pt>
                <c:pt idx="1081">
                  <c:v>10.819999999999824</c:v>
                </c:pt>
                <c:pt idx="1082">
                  <c:v>10.829999999999822</c:v>
                </c:pt>
                <c:pt idx="1083">
                  <c:v>10.83999999999982</c:v>
                </c:pt>
                <c:pt idx="1084">
                  <c:v>10.84999999999982</c:v>
                </c:pt>
                <c:pt idx="1085">
                  <c:v>10.859999999999834</c:v>
                </c:pt>
                <c:pt idx="1086">
                  <c:v>10.869999999999832</c:v>
                </c:pt>
                <c:pt idx="1087">
                  <c:v>10.87999999999983</c:v>
                </c:pt>
                <c:pt idx="1088">
                  <c:v>10.889999999999826</c:v>
                </c:pt>
                <c:pt idx="1089">
                  <c:v>10.899999999999824</c:v>
                </c:pt>
                <c:pt idx="1090">
                  <c:v>10.909999999999824</c:v>
                </c:pt>
                <c:pt idx="1091">
                  <c:v>10.919999999999822</c:v>
                </c:pt>
                <c:pt idx="1092">
                  <c:v>10.92999999999982</c:v>
                </c:pt>
                <c:pt idx="1093">
                  <c:v>10.93999999999982</c:v>
                </c:pt>
                <c:pt idx="1094">
                  <c:v>10.949999999999816</c:v>
                </c:pt>
                <c:pt idx="1095">
                  <c:v>10.95999999999983</c:v>
                </c:pt>
                <c:pt idx="1096">
                  <c:v>10.96999999999983</c:v>
                </c:pt>
                <c:pt idx="1097">
                  <c:v>10.979999999999826</c:v>
                </c:pt>
                <c:pt idx="1098">
                  <c:v>10.989999999999824</c:v>
                </c:pt>
                <c:pt idx="1099">
                  <c:v>10.999999999999822</c:v>
                </c:pt>
                <c:pt idx="1100">
                  <c:v>11.00999999999982</c:v>
                </c:pt>
                <c:pt idx="1101">
                  <c:v>11.01999999999982</c:v>
                </c:pt>
                <c:pt idx="1102">
                  <c:v>11.029999999999809</c:v>
                </c:pt>
                <c:pt idx="1103">
                  <c:v>11.039999999999809</c:v>
                </c:pt>
                <c:pt idx="1104">
                  <c:v>11.049999999999809</c:v>
                </c:pt>
                <c:pt idx="1105">
                  <c:v>11.059999999999826</c:v>
                </c:pt>
                <c:pt idx="1106">
                  <c:v>11.069999999999824</c:v>
                </c:pt>
                <c:pt idx="1107">
                  <c:v>11.079999999999822</c:v>
                </c:pt>
                <c:pt idx="1108">
                  <c:v>11.08999999999982</c:v>
                </c:pt>
                <c:pt idx="1109">
                  <c:v>11.09999999999982</c:v>
                </c:pt>
                <c:pt idx="1110">
                  <c:v>11.109999999999809</c:v>
                </c:pt>
                <c:pt idx="1111">
                  <c:v>11.119999999999807</c:v>
                </c:pt>
                <c:pt idx="1112">
                  <c:v>11.129999999999807</c:v>
                </c:pt>
                <c:pt idx="1113">
                  <c:v>11.139999999999807</c:v>
                </c:pt>
                <c:pt idx="1114">
                  <c:v>11.149999999999807</c:v>
                </c:pt>
                <c:pt idx="1115">
                  <c:v>11.159999999999823</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11.309999999999821</c:v>
                </c:pt>
                <c:pt idx="1131">
                  <c:v>11.319999999999819</c:v>
                </c:pt>
                <c:pt idx="1132">
                  <c:v>11.329999999999806</c:v>
                </c:pt>
                <c:pt idx="1133">
                  <c:v>11.339999999999804</c:v>
                </c:pt>
                <c:pt idx="1134">
                  <c:v>11.349999999999802</c:v>
                </c:pt>
                <c:pt idx="1135">
                  <c:v>11.359999999999825</c:v>
                </c:pt>
                <c:pt idx="1136">
                  <c:v>11.369999999999822</c:v>
                </c:pt>
                <c:pt idx="1137">
                  <c:v>11.379999999999821</c:v>
                </c:pt>
                <c:pt idx="1138">
                  <c:v>11.389999999999818</c:v>
                </c:pt>
                <c:pt idx="1139">
                  <c:v>11.399999999999817</c:v>
                </c:pt>
                <c:pt idx="1140">
                  <c:v>11.409999999999817</c:v>
                </c:pt>
                <c:pt idx="1141">
                  <c:v>11.419999999999806</c:v>
                </c:pt>
                <c:pt idx="1142">
                  <c:v>11.429999999999804</c:v>
                </c:pt>
                <c:pt idx="1143">
                  <c:v>11.439999999999802</c:v>
                </c:pt>
                <c:pt idx="1144">
                  <c:v>11.4499999999998</c:v>
                </c:pt>
                <c:pt idx="1145">
                  <c:v>11.459999999999818</c:v>
                </c:pt>
                <c:pt idx="1146">
                  <c:v>11.469999999999818</c:v>
                </c:pt>
                <c:pt idx="1147">
                  <c:v>11.479999999999816</c:v>
                </c:pt>
                <c:pt idx="1148">
                  <c:v>11.489999999999815</c:v>
                </c:pt>
                <c:pt idx="1149">
                  <c:v>11.499999999999806</c:v>
                </c:pt>
                <c:pt idx="1150">
                  <c:v>11.509999999999804</c:v>
                </c:pt>
                <c:pt idx="1151">
                  <c:v>11.519999999999802</c:v>
                </c:pt>
                <c:pt idx="1152">
                  <c:v>11.5299999999998</c:v>
                </c:pt>
                <c:pt idx="1153">
                  <c:v>11.5399999999998</c:v>
                </c:pt>
                <c:pt idx="1154">
                  <c:v>11.5499999999998</c:v>
                </c:pt>
                <c:pt idx="1155">
                  <c:v>11.559999999999816</c:v>
                </c:pt>
                <c:pt idx="1156">
                  <c:v>11.569999999999816</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11.659999999999814</c:v>
                </c:pt>
                <c:pt idx="1166">
                  <c:v>11.669999999999806</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11.759999999999804</c:v>
                </c:pt>
                <c:pt idx="1176">
                  <c:v>11.769999999999802</c:v>
                </c:pt>
                <c:pt idx="1177">
                  <c:v>11.7799999999998</c:v>
                </c:pt>
                <c:pt idx="1178">
                  <c:v>11.7899999999998</c:v>
                </c:pt>
                <c:pt idx="1179">
                  <c:v>11.799999999999796</c:v>
                </c:pt>
                <c:pt idx="1180">
                  <c:v>11.809999999999812</c:v>
                </c:pt>
                <c:pt idx="1181">
                  <c:v>11.81999999999981</c:v>
                </c:pt>
                <c:pt idx="1182">
                  <c:v>11.829999999999806</c:v>
                </c:pt>
                <c:pt idx="1183">
                  <c:v>11.839999999999804</c:v>
                </c:pt>
                <c:pt idx="1184">
                  <c:v>11.849999999999802</c:v>
                </c:pt>
                <c:pt idx="1185">
                  <c:v>11.859999999999818</c:v>
                </c:pt>
                <c:pt idx="1186">
                  <c:v>11.869999999999814</c:v>
                </c:pt>
                <c:pt idx="1187">
                  <c:v>11.879999999999814</c:v>
                </c:pt>
                <c:pt idx="1188">
                  <c:v>11.889999999999812</c:v>
                </c:pt>
                <c:pt idx="1189">
                  <c:v>11.89999999999981</c:v>
                </c:pt>
                <c:pt idx="1190">
                  <c:v>11.90999999999981</c:v>
                </c:pt>
                <c:pt idx="1191">
                  <c:v>11.919999999999806</c:v>
                </c:pt>
                <c:pt idx="1192">
                  <c:v>11.929999999999804</c:v>
                </c:pt>
                <c:pt idx="1193">
                  <c:v>11.939999999999802</c:v>
                </c:pt>
                <c:pt idx="1194">
                  <c:v>11.9499999999998</c:v>
                </c:pt>
                <c:pt idx="1195">
                  <c:v>11.959999999999811</c:v>
                </c:pt>
                <c:pt idx="1196">
                  <c:v>11.969999999999811</c:v>
                </c:pt>
                <c:pt idx="1197">
                  <c:v>11.979999999999809</c:v>
                </c:pt>
                <c:pt idx="1198">
                  <c:v>11.989999999999808</c:v>
                </c:pt>
                <c:pt idx="1199">
                  <c:v>11.999999999999805</c:v>
                </c:pt>
                <c:pt idx="1200">
                  <c:v>12.009999999999804</c:v>
                </c:pt>
                <c:pt idx="1201">
                  <c:v>12.019999999999802</c:v>
                </c:pt>
                <c:pt idx="1202">
                  <c:v>12.0299999999998</c:v>
                </c:pt>
                <c:pt idx="1203">
                  <c:v>12.0399999999998</c:v>
                </c:pt>
                <c:pt idx="1204">
                  <c:v>12.049999999999789</c:v>
                </c:pt>
                <c:pt idx="1205">
                  <c:v>12.059999999999807</c:v>
                </c:pt>
                <c:pt idx="1206">
                  <c:v>12.069999999999807</c:v>
                </c:pt>
                <c:pt idx="1207">
                  <c:v>12.079999999999805</c:v>
                </c:pt>
                <c:pt idx="1208">
                  <c:v>12.089999999999803</c:v>
                </c:pt>
                <c:pt idx="1209">
                  <c:v>12.099999999999786</c:v>
                </c:pt>
                <c:pt idx="1210">
                  <c:v>12.109999999999786</c:v>
                </c:pt>
                <c:pt idx="1211">
                  <c:v>12.119999999999786</c:v>
                </c:pt>
                <c:pt idx="1212">
                  <c:v>12.129999999999786</c:v>
                </c:pt>
                <c:pt idx="1213">
                  <c:v>12.139999999999786</c:v>
                </c:pt>
                <c:pt idx="1214">
                  <c:v>12.149999999999785</c:v>
                </c:pt>
                <c:pt idx="1215">
                  <c:v>12.159999999999805</c:v>
                </c:pt>
                <c:pt idx="1216">
                  <c:v>12.169999999999801</c:v>
                </c:pt>
                <c:pt idx="1217">
                  <c:v>12.179999999999801</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12.259999999999799</c:v>
                </c:pt>
                <c:pt idx="1226">
                  <c:v>12.269999999999786</c:v>
                </c:pt>
                <c:pt idx="1227">
                  <c:v>12.279999999999784</c:v>
                </c:pt>
                <c:pt idx="1228">
                  <c:v>12.289999999999782</c:v>
                </c:pt>
                <c:pt idx="1229">
                  <c:v>12.299999999999782</c:v>
                </c:pt>
                <c:pt idx="1230">
                  <c:v>12.309999999999802</c:v>
                </c:pt>
                <c:pt idx="1231">
                  <c:v>12.319999999999801</c:v>
                </c:pt>
                <c:pt idx="1232">
                  <c:v>12.329999999999798</c:v>
                </c:pt>
                <c:pt idx="1233">
                  <c:v>12.339999999999797</c:v>
                </c:pt>
                <c:pt idx="1234">
                  <c:v>12.349999999999786</c:v>
                </c:pt>
                <c:pt idx="1235">
                  <c:v>12.359999999999806</c:v>
                </c:pt>
                <c:pt idx="1236">
                  <c:v>12.369999999999806</c:v>
                </c:pt>
                <c:pt idx="1237">
                  <c:v>12.379999999999805</c:v>
                </c:pt>
                <c:pt idx="1238">
                  <c:v>12.389999999999802</c:v>
                </c:pt>
                <c:pt idx="1239">
                  <c:v>12.399999999999798</c:v>
                </c:pt>
                <c:pt idx="1240">
                  <c:v>12.409999999999798</c:v>
                </c:pt>
                <c:pt idx="1241">
                  <c:v>12.419999999999796</c:v>
                </c:pt>
                <c:pt idx="1242">
                  <c:v>12.429999999999779</c:v>
                </c:pt>
                <c:pt idx="1243">
                  <c:v>12.439999999999779</c:v>
                </c:pt>
                <c:pt idx="1244">
                  <c:v>12.449999999999779</c:v>
                </c:pt>
                <c:pt idx="1245">
                  <c:v>12.459999999999804</c:v>
                </c:pt>
                <c:pt idx="1246">
                  <c:v>12.469999999999798</c:v>
                </c:pt>
                <c:pt idx="1247">
                  <c:v>12.479999999999796</c:v>
                </c:pt>
                <c:pt idx="1248">
                  <c:v>12.489999999999796</c:v>
                </c:pt>
                <c:pt idx="1249">
                  <c:v>12.499999999999794</c:v>
                </c:pt>
                <c:pt idx="1250">
                  <c:v>12.509999999999794</c:v>
                </c:pt>
                <c:pt idx="1251">
                  <c:v>12.519999999999779</c:v>
                </c:pt>
                <c:pt idx="1252">
                  <c:v>12.529999999999777</c:v>
                </c:pt>
                <c:pt idx="1253">
                  <c:v>12.539999999999777</c:v>
                </c:pt>
                <c:pt idx="1254">
                  <c:v>12.549999999999777</c:v>
                </c:pt>
                <c:pt idx="1255">
                  <c:v>12.559999999999794</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12.809999999999787</c:v>
                </c:pt>
                <c:pt idx="1281">
                  <c:v>12.819999999999776</c:v>
                </c:pt>
                <c:pt idx="1282">
                  <c:v>12.829999999999774</c:v>
                </c:pt>
                <c:pt idx="1283">
                  <c:v>12.839999999999772</c:v>
                </c:pt>
                <c:pt idx="1284">
                  <c:v>12.84999999999977</c:v>
                </c:pt>
                <c:pt idx="1285">
                  <c:v>12.859999999999788</c:v>
                </c:pt>
                <c:pt idx="1286">
                  <c:v>12.869999999999788</c:v>
                </c:pt>
                <c:pt idx="1287">
                  <c:v>12.879999999999788</c:v>
                </c:pt>
                <c:pt idx="1288">
                  <c:v>12.889999999999786</c:v>
                </c:pt>
                <c:pt idx="1289">
                  <c:v>12.899999999999785</c:v>
                </c:pt>
                <c:pt idx="1290">
                  <c:v>12.909999999999776</c:v>
                </c:pt>
                <c:pt idx="1291">
                  <c:v>12.919999999999774</c:v>
                </c:pt>
                <c:pt idx="1292">
                  <c:v>12.929999999999772</c:v>
                </c:pt>
                <c:pt idx="1293">
                  <c:v>12.93999999999977</c:v>
                </c:pt>
                <c:pt idx="1294">
                  <c:v>12.94999999999977</c:v>
                </c:pt>
                <c:pt idx="1295">
                  <c:v>12.959999999999788</c:v>
                </c:pt>
                <c:pt idx="1296">
                  <c:v>12.969999999999786</c:v>
                </c:pt>
                <c:pt idx="1297">
                  <c:v>12.979999999999785</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13.059999999999784</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13.159999999999776</c:v>
                </c:pt>
                <c:pt idx="1316">
                  <c:v>13.169999999999774</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13.259999999999772</c:v>
                </c:pt>
                <c:pt idx="1326">
                  <c:v>13.26999999999977</c:v>
                </c:pt>
                <c:pt idx="1327">
                  <c:v>13.27999999999977</c:v>
                </c:pt>
                <c:pt idx="1328">
                  <c:v>13.289999999999766</c:v>
                </c:pt>
                <c:pt idx="1329">
                  <c:v>13.299999999999764</c:v>
                </c:pt>
                <c:pt idx="1330">
                  <c:v>13.30999999999978</c:v>
                </c:pt>
                <c:pt idx="1331">
                  <c:v>13.319999999999776</c:v>
                </c:pt>
                <c:pt idx="1332">
                  <c:v>13.329999999999774</c:v>
                </c:pt>
                <c:pt idx="1333">
                  <c:v>13.339999999999772</c:v>
                </c:pt>
                <c:pt idx="1334">
                  <c:v>13.34999999999977</c:v>
                </c:pt>
                <c:pt idx="1335">
                  <c:v>13.359999999999781</c:v>
                </c:pt>
                <c:pt idx="1336">
                  <c:v>13.369999999999781</c:v>
                </c:pt>
                <c:pt idx="1337">
                  <c:v>13.379999999999781</c:v>
                </c:pt>
                <c:pt idx="1338">
                  <c:v>13.389999999999779</c:v>
                </c:pt>
                <c:pt idx="1339">
                  <c:v>13.399999999999778</c:v>
                </c:pt>
                <c:pt idx="1340">
                  <c:v>13.409999999999775</c:v>
                </c:pt>
                <c:pt idx="1341">
                  <c:v>13.419999999999774</c:v>
                </c:pt>
                <c:pt idx="1342">
                  <c:v>13.429999999999772</c:v>
                </c:pt>
                <c:pt idx="1343">
                  <c:v>13.43999999999977</c:v>
                </c:pt>
                <c:pt idx="1344">
                  <c:v>13.449999999999759</c:v>
                </c:pt>
                <c:pt idx="1345">
                  <c:v>13.459999999999779</c:v>
                </c:pt>
                <c:pt idx="1346">
                  <c:v>13.469999999999777</c:v>
                </c:pt>
                <c:pt idx="1347">
                  <c:v>13.479999999999777</c:v>
                </c:pt>
                <c:pt idx="1348">
                  <c:v>13.489999999999775</c:v>
                </c:pt>
                <c:pt idx="1349">
                  <c:v>13.499999999999773</c:v>
                </c:pt>
                <c:pt idx="1350">
                  <c:v>13.509999999999756</c:v>
                </c:pt>
                <c:pt idx="1351">
                  <c:v>13.519999999999756</c:v>
                </c:pt>
                <c:pt idx="1352">
                  <c:v>13.529999999999756</c:v>
                </c:pt>
                <c:pt idx="1353">
                  <c:v>13.539999999999756</c:v>
                </c:pt>
                <c:pt idx="1354">
                  <c:v>13.549999999999756</c:v>
                </c:pt>
                <c:pt idx="1355">
                  <c:v>13.559999999999775</c:v>
                </c:pt>
                <c:pt idx="1356">
                  <c:v>13.569999999999773</c:v>
                </c:pt>
                <c:pt idx="1357">
                  <c:v>13.579999999999771</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13.659999999999769</c:v>
                </c:pt>
                <c:pt idx="1366">
                  <c:v>13.669999999999769</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13.809999999999768</c:v>
                </c:pt>
                <c:pt idx="1381">
                  <c:v>13.819999999999766</c:v>
                </c:pt>
                <c:pt idx="1382">
                  <c:v>13.829999999999766</c:v>
                </c:pt>
                <c:pt idx="1383">
                  <c:v>13.839999999999756</c:v>
                </c:pt>
                <c:pt idx="1384">
                  <c:v>13.849999999999756</c:v>
                </c:pt>
                <c:pt idx="1385">
                  <c:v>13.859999999999776</c:v>
                </c:pt>
                <c:pt idx="1386">
                  <c:v>13.869999999999774</c:v>
                </c:pt>
                <c:pt idx="1387">
                  <c:v>13.879999999999772</c:v>
                </c:pt>
                <c:pt idx="1388">
                  <c:v>13.889999999999768</c:v>
                </c:pt>
                <c:pt idx="1389">
                  <c:v>13.899999999999768</c:v>
                </c:pt>
                <c:pt idx="1390">
                  <c:v>13.909999999999766</c:v>
                </c:pt>
                <c:pt idx="1391">
                  <c:v>13.919999999999765</c:v>
                </c:pt>
                <c:pt idx="1392">
                  <c:v>13.929999999999756</c:v>
                </c:pt>
                <c:pt idx="1393">
                  <c:v>13.939999999999754</c:v>
                </c:pt>
                <c:pt idx="1394">
                  <c:v>13.949999999999752</c:v>
                </c:pt>
                <c:pt idx="1395">
                  <c:v>13.959999999999768</c:v>
                </c:pt>
                <c:pt idx="1396">
                  <c:v>13.969999999999766</c:v>
                </c:pt>
                <c:pt idx="1397">
                  <c:v>13.979999999999766</c:v>
                </c:pt>
                <c:pt idx="1398">
                  <c:v>13.989999999999764</c:v>
                </c:pt>
                <c:pt idx="1399">
                  <c:v>13.999999999999764</c:v>
                </c:pt>
                <c:pt idx="1400">
                  <c:v>14.009999999999756</c:v>
                </c:pt>
                <c:pt idx="1401">
                  <c:v>14.019999999999754</c:v>
                </c:pt>
                <c:pt idx="1402">
                  <c:v>14.029999999999752</c:v>
                </c:pt>
                <c:pt idx="1403">
                  <c:v>14.03999999999975</c:v>
                </c:pt>
                <c:pt idx="1404">
                  <c:v>14.04999999999975</c:v>
                </c:pt>
                <c:pt idx="1405">
                  <c:v>14.059999999999766</c:v>
                </c:pt>
                <c:pt idx="1406">
                  <c:v>14.069999999999762</c:v>
                </c:pt>
                <c:pt idx="1407">
                  <c:v>14.079999999999762</c:v>
                </c:pt>
                <c:pt idx="1408">
                  <c:v>14.089999999999756</c:v>
                </c:pt>
                <c:pt idx="1409">
                  <c:v>14.099999999999756</c:v>
                </c:pt>
                <c:pt idx="1410">
                  <c:v>14.109999999999754</c:v>
                </c:pt>
                <c:pt idx="1411">
                  <c:v>14.119999999999752</c:v>
                </c:pt>
                <c:pt idx="1412">
                  <c:v>14.12999999999975</c:v>
                </c:pt>
                <c:pt idx="1413">
                  <c:v>14.13999999999975</c:v>
                </c:pt>
                <c:pt idx="1414">
                  <c:v>14.149999999999746</c:v>
                </c:pt>
                <c:pt idx="1415">
                  <c:v>14.159999999999762</c:v>
                </c:pt>
                <c:pt idx="1416">
                  <c:v>14.16999999999976</c:v>
                </c:pt>
                <c:pt idx="1417">
                  <c:v>14.179999999999756</c:v>
                </c:pt>
                <c:pt idx="1418">
                  <c:v>14.189999999999754</c:v>
                </c:pt>
                <c:pt idx="1419">
                  <c:v>14.199999999999752</c:v>
                </c:pt>
                <c:pt idx="1420">
                  <c:v>14.20999999999975</c:v>
                </c:pt>
                <c:pt idx="1421">
                  <c:v>14.21999999999975</c:v>
                </c:pt>
                <c:pt idx="1422">
                  <c:v>14.229999999999746</c:v>
                </c:pt>
                <c:pt idx="1423">
                  <c:v>14.239999999999744</c:v>
                </c:pt>
                <c:pt idx="1424">
                  <c:v>14.249999999999742</c:v>
                </c:pt>
                <c:pt idx="1425">
                  <c:v>14.259999999999756</c:v>
                </c:pt>
                <c:pt idx="1426">
                  <c:v>14.269999999999754</c:v>
                </c:pt>
                <c:pt idx="1427">
                  <c:v>14.279999999999752</c:v>
                </c:pt>
                <c:pt idx="1428">
                  <c:v>14.28999999999975</c:v>
                </c:pt>
                <c:pt idx="1429">
                  <c:v>14.29999999999975</c:v>
                </c:pt>
                <c:pt idx="1430">
                  <c:v>14.309999999999761</c:v>
                </c:pt>
                <c:pt idx="1431">
                  <c:v>14.319999999999759</c:v>
                </c:pt>
                <c:pt idx="1432">
                  <c:v>14.329999999999758</c:v>
                </c:pt>
                <c:pt idx="1433">
                  <c:v>14.339999999999756</c:v>
                </c:pt>
                <c:pt idx="1434">
                  <c:v>14.349999999999755</c:v>
                </c:pt>
                <c:pt idx="1435">
                  <c:v>14.359999999999769</c:v>
                </c:pt>
                <c:pt idx="1436">
                  <c:v>14.369999999999765</c:v>
                </c:pt>
                <c:pt idx="1437">
                  <c:v>14.379999999999761</c:v>
                </c:pt>
                <c:pt idx="1438">
                  <c:v>14.389999999999761</c:v>
                </c:pt>
                <c:pt idx="1439">
                  <c:v>14.399999999999759</c:v>
                </c:pt>
                <c:pt idx="1440">
                  <c:v>14.409999999999757</c:v>
                </c:pt>
                <c:pt idx="1441">
                  <c:v>14.419999999999757</c:v>
                </c:pt>
                <c:pt idx="1442">
                  <c:v>14.429999999999753</c:v>
                </c:pt>
                <c:pt idx="1443">
                  <c:v>14.439999999999753</c:v>
                </c:pt>
                <c:pt idx="1444">
                  <c:v>14.449999999999736</c:v>
                </c:pt>
                <c:pt idx="1445">
                  <c:v>14.459999999999759</c:v>
                </c:pt>
                <c:pt idx="1446">
                  <c:v>14.469999999999759</c:v>
                </c:pt>
                <c:pt idx="1447">
                  <c:v>14.479999999999759</c:v>
                </c:pt>
                <c:pt idx="1448">
                  <c:v>14.489999999999755</c:v>
                </c:pt>
                <c:pt idx="1449">
                  <c:v>14.499999999999755</c:v>
                </c:pt>
                <c:pt idx="1450">
                  <c:v>14.509999999999753</c:v>
                </c:pt>
                <c:pt idx="1451">
                  <c:v>14.519999999999751</c:v>
                </c:pt>
                <c:pt idx="1452">
                  <c:v>14.529999999999736</c:v>
                </c:pt>
                <c:pt idx="1453">
                  <c:v>14.539999999999734</c:v>
                </c:pt>
                <c:pt idx="1454">
                  <c:v>14.549999999999734</c:v>
                </c:pt>
                <c:pt idx="1455">
                  <c:v>14.559999999999757</c:v>
                </c:pt>
                <c:pt idx="1456">
                  <c:v>14.569999999999753</c:v>
                </c:pt>
                <c:pt idx="1457">
                  <c:v>14.579999999999753</c:v>
                </c:pt>
                <c:pt idx="1458">
                  <c:v>14.589999999999753</c:v>
                </c:pt>
                <c:pt idx="1459">
                  <c:v>14.599999999999749</c:v>
                </c:pt>
                <c:pt idx="1460">
                  <c:v>14.609999999999749</c:v>
                </c:pt>
                <c:pt idx="1461">
                  <c:v>14.619999999999736</c:v>
                </c:pt>
                <c:pt idx="1462">
                  <c:v>14.629999999999734</c:v>
                </c:pt>
                <c:pt idx="1463">
                  <c:v>14.639999999999732</c:v>
                </c:pt>
                <c:pt idx="1464">
                  <c:v>14.649999999999732</c:v>
                </c:pt>
                <c:pt idx="1465">
                  <c:v>14.659999999999751</c:v>
                </c:pt>
                <c:pt idx="1466">
                  <c:v>14.669999999999751</c:v>
                </c:pt>
                <c:pt idx="1467">
                  <c:v>14.679999999999747</c:v>
                </c:pt>
                <c:pt idx="1468">
                  <c:v>14.689999999999747</c:v>
                </c:pt>
                <c:pt idx="1469">
                  <c:v>14.699999999999736</c:v>
                </c:pt>
                <c:pt idx="1470">
                  <c:v>14.709999999999734</c:v>
                </c:pt>
                <c:pt idx="1471">
                  <c:v>14.719999999999732</c:v>
                </c:pt>
                <c:pt idx="1472">
                  <c:v>14.72999999999973</c:v>
                </c:pt>
                <c:pt idx="1473">
                  <c:v>14.73999999999973</c:v>
                </c:pt>
                <c:pt idx="1474">
                  <c:v>14.74999999999973</c:v>
                </c:pt>
                <c:pt idx="1475">
                  <c:v>14.759999999999746</c:v>
                </c:pt>
                <c:pt idx="1476">
                  <c:v>14.769999999999746</c:v>
                </c:pt>
                <c:pt idx="1477">
                  <c:v>14.779999999999729</c:v>
                </c:pt>
                <c:pt idx="1478">
                  <c:v>14.789999999999729</c:v>
                </c:pt>
                <c:pt idx="1479">
                  <c:v>14.799999999999729</c:v>
                </c:pt>
                <c:pt idx="1480">
                  <c:v>14.809999999999752</c:v>
                </c:pt>
                <c:pt idx="1481">
                  <c:v>14.819999999999746</c:v>
                </c:pt>
                <c:pt idx="1482">
                  <c:v>14.829999999999746</c:v>
                </c:pt>
                <c:pt idx="1483">
                  <c:v>14.839999999999746</c:v>
                </c:pt>
                <c:pt idx="1484">
                  <c:v>14.849999999999744</c:v>
                </c:pt>
                <c:pt idx="1485">
                  <c:v>14.859999999999758</c:v>
                </c:pt>
                <c:pt idx="1486">
                  <c:v>14.869999999999754</c:v>
                </c:pt>
                <c:pt idx="1487">
                  <c:v>14.879999999999752</c:v>
                </c:pt>
                <c:pt idx="1488">
                  <c:v>14.889999999999752</c:v>
                </c:pt>
                <c:pt idx="1489">
                  <c:v>14.899999999999745</c:v>
                </c:pt>
                <c:pt idx="1490">
                  <c:v>14.909999999999744</c:v>
                </c:pt>
                <c:pt idx="1491">
                  <c:v>14.919999999999726</c:v>
                </c:pt>
                <c:pt idx="1492">
                  <c:v>14.929999999999726</c:v>
                </c:pt>
                <c:pt idx="1493">
                  <c:v>14.939999999999726</c:v>
                </c:pt>
                <c:pt idx="1494">
                  <c:v>14.949999999999726</c:v>
                </c:pt>
              </c:numCache>
            </c:numRef>
          </c:xVal>
          <c:yVal>
            <c:numRef>
              <c:f>east_coast!$H$10:$H$2000</c:f>
              <c:numCache>
                <c:formatCode>General</c:formatCode>
                <c:ptCount val="1991"/>
                <c:pt idx="0">
                  <c:v>0.99988021819893869</c:v>
                </c:pt>
                <c:pt idx="1">
                  <c:v>0.99954945671411255</c:v>
                </c:pt>
                <c:pt idx="2">
                  <c:v>0.99898718529468866</c:v>
                </c:pt>
                <c:pt idx="3">
                  <c:v>0.99826677813294351</c:v>
                </c:pt>
                <c:pt idx="4">
                  <c:v>0.99737258998950129</c:v>
                </c:pt>
                <c:pt idx="5">
                  <c:v>0.99631713045449488</c:v>
                </c:pt>
                <c:pt idx="6">
                  <c:v>0.99510492146419904</c:v>
                </c:pt>
                <c:pt idx="7">
                  <c:v>0.9937350718340936</c:v>
                </c:pt>
                <c:pt idx="8">
                  <c:v>0.99219553406972061</c:v>
                </c:pt>
                <c:pt idx="9">
                  <c:v>0.99050713548341607</c:v>
                </c:pt>
                <c:pt idx="10">
                  <c:v>0.98865650830735685</c:v>
                </c:pt>
                <c:pt idx="11">
                  <c:v>0.98669039021867655</c:v>
                </c:pt>
                <c:pt idx="12">
                  <c:v>0.98453217235534929</c:v>
                </c:pt>
                <c:pt idx="13">
                  <c:v>0.98227516503747137</c:v>
                </c:pt>
                <c:pt idx="14">
                  <c:v>0.97986969297967275</c:v>
                </c:pt>
                <c:pt idx="15">
                  <c:v>0.9772815941086237</c:v>
                </c:pt>
                <c:pt idx="16">
                  <c:v>0.9745951678786996</c:v>
                </c:pt>
                <c:pt idx="17">
                  <c:v>0.97179404290017291</c:v>
                </c:pt>
                <c:pt idx="18">
                  <c:v>0.96890353541481566</c:v>
                </c:pt>
                <c:pt idx="19">
                  <c:v>0.96590780214224914</c:v>
                </c:pt>
                <c:pt idx="20">
                  <c:v>0.96280278324187585</c:v>
                </c:pt>
                <c:pt idx="21">
                  <c:v>0.95955672613926057</c:v>
                </c:pt>
                <c:pt idx="22">
                  <c:v>0.95624818709963533</c:v>
                </c:pt>
                <c:pt idx="23">
                  <c:v>0.95281600445935533</c:v>
                </c:pt>
                <c:pt idx="24">
                  <c:v>0.94928252384512657</c:v>
                </c:pt>
                <c:pt idx="25">
                  <c:v>0.94563322224993362</c:v>
                </c:pt>
                <c:pt idx="26">
                  <c:v>0.94194130883187721</c:v>
                </c:pt>
                <c:pt idx="27">
                  <c:v>0.93422645645626223</c:v>
                </c:pt>
                <c:pt idx="28">
                  <c:v>0.93422645645626223</c:v>
                </c:pt>
                <c:pt idx="29">
                  <c:v>0.93023695342167989</c:v>
                </c:pt>
                <c:pt idx="30">
                  <c:v>0.92615625250439482</c:v>
                </c:pt>
                <c:pt idx="31">
                  <c:v>0.9219839576223936</c:v>
                </c:pt>
                <c:pt idx="32">
                  <c:v>0.91765435216892632</c:v>
                </c:pt>
                <c:pt idx="33">
                  <c:v>0.91325582844579245</c:v>
                </c:pt>
                <c:pt idx="34">
                  <c:v>0.90879406362846371</c:v>
                </c:pt>
                <c:pt idx="35">
                  <c:v>0.90424106792159564</c:v>
                </c:pt>
                <c:pt idx="36">
                  <c:v>0.89953990453631349</c:v>
                </c:pt>
                <c:pt idx="37">
                  <c:v>0.89473219509045676</c:v>
                </c:pt>
                <c:pt idx="38">
                  <c:v>0.88991719113425727</c:v>
                </c:pt>
                <c:pt idx="39">
                  <c:v>0.88502587537754862</c:v>
                </c:pt>
                <c:pt idx="40">
                  <c:v>0.8800167912366571</c:v>
                </c:pt>
                <c:pt idx="41">
                  <c:v>0.87489132499862365</c:v>
                </c:pt>
                <c:pt idx="42">
                  <c:v>0.86972410511541265</c:v>
                </c:pt>
                <c:pt idx="43">
                  <c:v>0.86452216204269527</c:v>
                </c:pt>
                <c:pt idx="44">
                  <c:v>0.8592043979890126</c:v>
                </c:pt>
                <c:pt idx="45">
                  <c:v>0.85375024969670121</c:v>
                </c:pt>
                <c:pt idx="46">
                  <c:v>0.84818866415929162</c:v>
                </c:pt>
                <c:pt idx="47">
                  <c:v>0.8426104761843165</c:v>
                </c:pt>
                <c:pt idx="48">
                  <c:v>0.83699122770767964</c:v>
                </c:pt>
                <c:pt idx="49">
                  <c:v>0.83129682266972871</c:v>
                </c:pt>
                <c:pt idx="50">
                  <c:v>0.82545933300581764</c:v>
                </c:pt>
                <c:pt idx="51">
                  <c:v>0.81953487033397265</c:v>
                </c:pt>
                <c:pt idx="52">
                  <c:v>0.81358690679622436</c:v>
                </c:pt>
                <c:pt idx="53">
                  <c:v>0.80755850560370224</c:v>
                </c:pt>
                <c:pt idx="54">
                  <c:v>0.80127542367902482</c:v>
                </c:pt>
                <c:pt idx="55">
                  <c:v>0.78804753881900769</c:v>
                </c:pt>
                <c:pt idx="56">
                  <c:v>0.7811783215338306</c:v>
                </c:pt>
                <c:pt idx="57">
                  <c:v>0.7811783215338306</c:v>
                </c:pt>
                <c:pt idx="58">
                  <c:v>0.77421856650263154</c:v>
                </c:pt>
                <c:pt idx="59">
                  <c:v>0.76704505921360244</c:v>
                </c:pt>
                <c:pt idx="60">
                  <c:v>0.75982623354130874</c:v>
                </c:pt>
                <c:pt idx="61">
                  <c:v>0.75245432217231445</c:v>
                </c:pt>
                <c:pt idx="62">
                  <c:v>0.7450833349946776</c:v>
                </c:pt>
                <c:pt idx="63">
                  <c:v>0.73752820268942498</c:v>
                </c:pt>
                <c:pt idx="64">
                  <c:v>0.73005991136476889</c:v>
                </c:pt>
                <c:pt idx="65">
                  <c:v>0.72251854290934647</c:v>
                </c:pt>
                <c:pt idx="66">
                  <c:v>0.71488086051193067</c:v>
                </c:pt>
                <c:pt idx="67">
                  <c:v>0.70725242002807165</c:v>
                </c:pt>
                <c:pt idx="68">
                  <c:v>0.69944039553277582</c:v>
                </c:pt>
                <c:pt idx="69">
                  <c:v>0.69151591675359692</c:v>
                </c:pt>
                <c:pt idx="70">
                  <c:v>0.68353129952262859</c:v>
                </c:pt>
                <c:pt idx="71">
                  <c:v>0.67550509368065803</c:v>
                </c:pt>
                <c:pt idx="72">
                  <c:v>0.66727176995451265</c:v>
                </c:pt>
                <c:pt idx="73">
                  <c:v>0.65902900627381</c:v>
                </c:pt>
                <c:pt idx="74">
                  <c:v>0.65065236687386663</c:v>
                </c:pt>
                <c:pt idx="75">
                  <c:v>0.6421353494083657</c:v>
                </c:pt>
                <c:pt idx="76">
                  <c:v>0.63337193592607832</c:v>
                </c:pt>
                <c:pt idx="77">
                  <c:v>0.62474097886915803</c:v>
                </c:pt>
                <c:pt idx="78">
                  <c:v>0.61591868119477977</c:v>
                </c:pt>
                <c:pt idx="79">
                  <c:v>0.60721986208688605</c:v>
                </c:pt>
                <c:pt idx="80">
                  <c:v>0.59848163281903843</c:v>
                </c:pt>
                <c:pt idx="81">
                  <c:v>0.58992754867880903</c:v>
                </c:pt>
                <c:pt idx="82">
                  <c:v>0.58123021487845106</c:v>
                </c:pt>
                <c:pt idx="83">
                  <c:v>0.57280439529565452</c:v>
                </c:pt>
                <c:pt idx="84">
                  <c:v>0.564377915576177</c:v>
                </c:pt>
                <c:pt idx="85">
                  <c:v>0.55607970041413124</c:v>
                </c:pt>
                <c:pt idx="86">
                  <c:v>0.5479557613362962</c:v>
                </c:pt>
                <c:pt idx="87">
                  <c:v>0.53986373986706537</c:v>
                </c:pt>
                <c:pt idx="88">
                  <c:v>0.53181403315919495</c:v>
                </c:pt>
                <c:pt idx="89">
                  <c:v>0.5239475803944158</c:v>
                </c:pt>
                <c:pt idx="90">
                  <c:v>0.51623411430583521</c:v>
                </c:pt>
                <c:pt idx="91">
                  <c:v>0.50845978361511712</c:v>
                </c:pt>
                <c:pt idx="92">
                  <c:v>0.50084474390591516</c:v>
                </c:pt>
                <c:pt idx="93">
                  <c:v>0.49340592768413888</c:v>
                </c:pt>
                <c:pt idx="94">
                  <c:v>0.48608897269397522</c:v>
                </c:pt>
                <c:pt idx="95">
                  <c:v>0.47870507984419192</c:v>
                </c:pt>
                <c:pt idx="96">
                  <c:v>0.47151048118815175</c:v>
                </c:pt>
                <c:pt idx="97">
                  <c:v>0.46448141180527786</c:v>
                </c:pt>
                <c:pt idx="98">
                  <c:v>0.45761077522623267</c:v>
                </c:pt>
                <c:pt idx="99">
                  <c:v>0.45070478832783339</c:v>
                </c:pt>
                <c:pt idx="100">
                  <c:v>0.44395188712613326</c:v>
                </c:pt>
                <c:pt idx="101">
                  <c:v>0.43739273604078288</c:v>
                </c:pt>
                <c:pt idx="102">
                  <c:v>0.43094399281560125</c:v>
                </c:pt>
                <c:pt idx="103">
                  <c:v>0.42458242063935892</c:v>
                </c:pt>
                <c:pt idx="104">
                  <c:v>0.41822824199396197</c:v>
                </c:pt>
                <c:pt idx="105">
                  <c:v>0.41202632387441196</c:v>
                </c:pt>
                <c:pt idx="106">
                  <c:v>0.40602604450456681</c:v>
                </c:pt>
                <c:pt idx="107">
                  <c:v>0.40014373155990696</c:v>
                </c:pt>
                <c:pt idx="108">
                  <c:v>0.39435954793311923</c:v>
                </c:pt>
                <c:pt idx="109">
                  <c:v>0.38852836257452877</c:v>
                </c:pt>
                <c:pt idx="110">
                  <c:v>0.38282349437015734</c:v>
                </c:pt>
                <c:pt idx="111">
                  <c:v>0.37187162876447988</c:v>
                </c:pt>
                <c:pt idx="112">
                  <c:v>0.3665698400185155</c:v>
                </c:pt>
                <c:pt idx="113">
                  <c:v>0.3612356385614347</c:v>
                </c:pt>
                <c:pt idx="114">
                  <c:v>0.35593408086331091</c:v>
                </c:pt>
                <c:pt idx="115">
                  <c:v>0.35593408086331091</c:v>
                </c:pt>
                <c:pt idx="116">
                  <c:v>0.35079567594629602</c:v>
                </c:pt>
                <c:pt idx="117">
                  <c:v>0.34584574005216928</c:v>
                </c:pt>
                <c:pt idx="118">
                  <c:v>0.34095729589002882</c:v>
                </c:pt>
                <c:pt idx="119">
                  <c:v>0.33614816715030565</c:v>
                </c:pt>
                <c:pt idx="120">
                  <c:v>0.33132276604135552</c:v>
                </c:pt>
                <c:pt idx="121">
                  <c:v>0.32654439967104154</c:v>
                </c:pt>
                <c:pt idx="122">
                  <c:v>0.32189360471464451</c:v>
                </c:pt>
                <c:pt idx="123">
                  <c:v>0.31736985306281745</c:v>
                </c:pt>
                <c:pt idx="124">
                  <c:v>0.31289485250500088</c:v>
                </c:pt>
                <c:pt idx="125">
                  <c:v>0.3083183559322335</c:v>
                </c:pt>
                <c:pt idx="126">
                  <c:v>0.3038281722307179</c:v>
                </c:pt>
                <c:pt idx="127">
                  <c:v>0.29943331226617126</c:v>
                </c:pt>
                <c:pt idx="128">
                  <c:v>0.29490665601294147</c:v>
                </c:pt>
                <c:pt idx="129">
                  <c:v>0.29060659167601982</c:v>
                </c:pt>
                <c:pt idx="130">
                  <c:v>0.28631603330732897</c:v>
                </c:pt>
                <c:pt idx="131">
                  <c:v>0.28199094979013595</c:v>
                </c:pt>
                <c:pt idx="132">
                  <c:v>0.27787334723229168</c:v>
                </c:pt>
                <c:pt idx="133">
                  <c:v>0.27373376212291506</c:v>
                </c:pt>
                <c:pt idx="134">
                  <c:v>0.26961955926898584</c:v>
                </c:pt>
                <c:pt idx="135">
                  <c:v>0.26566068657647701</c:v>
                </c:pt>
                <c:pt idx="136">
                  <c:v>0.26172059477258885</c:v>
                </c:pt>
                <c:pt idx="137">
                  <c:v>0.25777888563382878</c:v>
                </c:pt>
                <c:pt idx="138">
                  <c:v>0.25402567852478991</c:v>
                </c:pt>
                <c:pt idx="139">
                  <c:v>0.25030392692867842</c:v>
                </c:pt>
                <c:pt idx="140">
                  <c:v>0.24652946341845974</c:v>
                </c:pt>
                <c:pt idx="141">
                  <c:v>0.24292887991044321</c:v>
                </c:pt>
                <c:pt idx="142">
                  <c:v>0.23942005540131125</c:v>
                </c:pt>
                <c:pt idx="143">
                  <c:v>0.23591509269177247</c:v>
                </c:pt>
                <c:pt idx="144">
                  <c:v>0.2324001949251597</c:v>
                </c:pt>
                <c:pt idx="145">
                  <c:v>0.22904911007633996</c:v>
                </c:pt>
                <c:pt idx="146">
                  <c:v>0.22573565301842879</c:v>
                </c:pt>
                <c:pt idx="147">
                  <c:v>0.22246286038016744</c:v>
                </c:pt>
                <c:pt idx="148">
                  <c:v>0.21917125384645167</c:v>
                </c:pt>
                <c:pt idx="149">
                  <c:v>0.21593331642503291</c:v>
                </c:pt>
                <c:pt idx="150">
                  <c:v>0.21276812606603854</c:v>
                </c:pt>
                <c:pt idx="151">
                  <c:v>0.20956530791613495</c:v>
                </c:pt>
                <c:pt idx="152">
                  <c:v>0.20643513780815376</c:v>
                </c:pt>
                <c:pt idx="153">
                  <c:v>0.20339029036640138</c:v>
                </c:pt>
                <c:pt idx="154">
                  <c:v>0.20031306322036591</c:v>
                </c:pt>
                <c:pt idx="155">
                  <c:v>0.19734822434454688</c:v>
                </c:pt>
                <c:pt idx="156">
                  <c:v>0.19446415319184701</c:v>
                </c:pt>
                <c:pt idx="157">
                  <c:v>0.19150703791521442</c:v>
                </c:pt>
                <c:pt idx="158">
                  <c:v>0.18864263883565621</c:v>
                </c:pt>
                <c:pt idx="159">
                  <c:v>0.18587145105568398</c:v>
                </c:pt>
                <c:pt idx="160">
                  <c:v>0.18308567425502589</c:v>
                </c:pt>
                <c:pt idx="161">
                  <c:v>0.18033452162337116</c:v>
                </c:pt>
                <c:pt idx="162">
                  <c:v>0.17765591801313638</c:v>
                </c:pt>
                <c:pt idx="163">
                  <c:v>0.17502349096385106</c:v>
                </c:pt>
                <c:pt idx="164">
                  <c:v>0.17236026853832168</c:v>
                </c:pt>
                <c:pt idx="165">
                  <c:v>0.16976177251452271</c:v>
                </c:pt>
                <c:pt idx="166">
                  <c:v>0.16722569241406571</c:v>
                </c:pt>
                <c:pt idx="167">
                  <c:v>0.16473582188139257</c:v>
                </c:pt>
                <c:pt idx="168">
                  <c:v>0.16221578310232349</c:v>
                </c:pt>
                <c:pt idx="169">
                  <c:v>0.15976951459753688</c:v>
                </c:pt>
                <c:pt idx="170">
                  <c:v>0.15735780424808518</c:v>
                </c:pt>
                <c:pt idx="171">
                  <c:v>0.1549920724185784</c:v>
                </c:pt>
                <c:pt idx="172">
                  <c:v>0.15261690063451019</c:v>
                </c:pt>
                <c:pt idx="173">
                  <c:v>0.15028519885099306</c:v>
                </c:pt>
                <c:pt idx="174">
                  <c:v>0.14802132611161406</c:v>
                </c:pt>
                <c:pt idx="175">
                  <c:v>0.14579039419269899</c:v>
                </c:pt>
                <c:pt idx="176">
                  <c:v>0.1435892674450033</c:v>
                </c:pt>
                <c:pt idx="177">
                  <c:v>0.14138850377248321</c:v>
                </c:pt>
                <c:pt idx="178">
                  <c:v>0.13922705123941323</c:v>
                </c:pt>
                <c:pt idx="179">
                  <c:v>0.13711398672517941</c:v>
                </c:pt>
                <c:pt idx="180">
                  <c:v>0.135038550001855</c:v>
                </c:pt>
                <c:pt idx="181">
                  <c:v>0.13299430473678461</c:v>
                </c:pt>
                <c:pt idx="182">
                  <c:v>0.13093834204559754</c:v>
                </c:pt>
                <c:pt idx="183">
                  <c:v>0.12889954290815817</c:v>
                </c:pt>
                <c:pt idx="184">
                  <c:v>0.12692870484219532</c:v>
                </c:pt>
                <c:pt idx="185">
                  <c:v>0.12500321816632806</c:v>
                </c:pt>
                <c:pt idx="186">
                  <c:v>0.12308060308503015</c:v>
                </c:pt>
                <c:pt idx="187">
                  <c:v>0.12112491515593303</c:v>
                </c:pt>
                <c:pt idx="188">
                  <c:v>0.11923438271741062</c:v>
                </c:pt>
                <c:pt idx="189">
                  <c:v>0.11738824447079417</c:v>
                </c:pt>
                <c:pt idx="190">
                  <c:v>0.11552114688450472</c:v>
                </c:pt>
                <c:pt idx="191">
                  <c:v>0.11368748522119002</c:v>
                </c:pt>
                <c:pt idx="192">
                  <c:v>0.11191158551760458</c:v>
                </c:pt>
                <c:pt idx="193">
                  <c:v>0.11015694221519969</c:v>
                </c:pt>
                <c:pt idx="194">
                  <c:v>0.10836995221534608</c:v>
                </c:pt>
                <c:pt idx="195">
                  <c:v>0.10666887900473568</c:v>
                </c:pt>
                <c:pt idx="196">
                  <c:v>0.10500216590845569</c:v>
                </c:pt>
                <c:pt idx="197">
                  <c:v>0.10333439659348348</c:v>
                </c:pt>
                <c:pt idx="198">
                  <c:v>0.1016814473470361</c:v>
                </c:pt>
                <c:pt idx="199">
                  <c:v>9.8529030632850789E-2</c:v>
                </c:pt>
                <c:pt idx="200">
                  <c:v>9.8529030632850789E-2</c:v>
                </c:pt>
                <c:pt idx="201">
                  <c:v>9.5423153554789822E-2</c:v>
                </c:pt>
                <c:pt idx="202">
                  <c:v>9.5423153554789822E-2</c:v>
                </c:pt>
                <c:pt idx="203">
                  <c:v>9.24509541549597E-2</c:v>
                </c:pt>
                <c:pt idx="204">
                  <c:v>9.24509541549597E-2</c:v>
                </c:pt>
                <c:pt idx="205">
                  <c:v>8.9544999471230804E-2</c:v>
                </c:pt>
                <c:pt idx="206">
                  <c:v>8.9544999471230804E-2</c:v>
                </c:pt>
                <c:pt idx="207">
                  <c:v>8.8134320387305148E-2</c:v>
                </c:pt>
                <c:pt idx="208">
                  <c:v>8.6743841485867348E-2</c:v>
                </c:pt>
                <c:pt idx="209">
                  <c:v>8.5353131536590923E-2</c:v>
                </c:pt>
                <c:pt idx="210">
                  <c:v>8.3989454184467863E-2</c:v>
                </c:pt>
                <c:pt idx="211">
                  <c:v>8.2681129293182498E-2</c:v>
                </c:pt>
                <c:pt idx="212">
                  <c:v>8.1397460506993105E-2</c:v>
                </c:pt>
                <c:pt idx="213">
                  <c:v>8.0113494659296208E-2</c:v>
                </c:pt>
                <c:pt idx="214">
                  <c:v>7.8838341636312481E-2</c:v>
                </c:pt>
                <c:pt idx="215">
                  <c:v>7.7613193967037405E-2</c:v>
                </c:pt>
                <c:pt idx="216">
                  <c:v>7.6424452835808593E-2</c:v>
                </c:pt>
                <c:pt idx="217">
                  <c:v>7.5197324756485523E-2</c:v>
                </c:pt>
                <c:pt idx="218">
                  <c:v>7.4024822987649314E-2</c:v>
                </c:pt>
                <c:pt idx="219">
                  <c:v>7.2896220308207457E-2</c:v>
                </c:pt>
                <c:pt idx="220">
                  <c:v>7.1777585692672841E-2</c:v>
                </c:pt>
                <c:pt idx="221">
                  <c:v>7.0646969596348863E-2</c:v>
                </c:pt>
                <c:pt idx="222">
                  <c:v>6.9536784730352033E-2</c:v>
                </c:pt>
                <c:pt idx="223">
                  <c:v>6.8466010024307716E-2</c:v>
                </c:pt>
                <c:pt idx="224">
                  <c:v>6.6349413778821739E-2</c:v>
                </c:pt>
                <c:pt idx="225">
                  <c:v>6.6349413778821739E-2</c:v>
                </c:pt>
                <c:pt idx="226">
                  <c:v>6.4323421293025776E-2</c:v>
                </c:pt>
                <c:pt idx="227">
                  <c:v>6.4323421293025776E-2</c:v>
                </c:pt>
                <c:pt idx="228">
                  <c:v>6.2377569400499509E-2</c:v>
                </c:pt>
                <c:pt idx="229">
                  <c:v>6.2377569400499509E-2</c:v>
                </c:pt>
                <c:pt idx="230">
                  <c:v>6.0448121904536724E-2</c:v>
                </c:pt>
                <c:pt idx="231">
                  <c:v>6.0448121904536724E-2</c:v>
                </c:pt>
                <c:pt idx="232">
                  <c:v>5.9527858362129545E-2</c:v>
                </c:pt>
                <c:pt idx="233">
                  <c:v>5.862594661949936E-2</c:v>
                </c:pt>
                <c:pt idx="234">
                  <c:v>5.7717103441701938E-2</c:v>
                </c:pt>
                <c:pt idx="235">
                  <c:v>5.6805751744510212E-2</c:v>
                </c:pt>
                <c:pt idx="236">
                  <c:v>5.5940675628770288E-2</c:v>
                </c:pt>
                <c:pt idx="237">
                  <c:v>5.5092432998437406E-2</c:v>
                </c:pt>
                <c:pt idx="238">
                  <c:v>5.4232076859978176E-2</c:v>
                </c:pt>
                <c:pt idx="239">
                  <c:v>5.3391128739987866E-2</c:v>
                </c:pt>
                <c:pt idx="240">
                  <c:v>5.2580843968905451E-2</c:v>
                </c:pt>
                <c:pt idx="241">
                  <c:v>5.1788481908756338E-2</c:v>
                </c:pt>
                <c:pt idx="242">
                  <c:v>5.0979286363200066E-2</c:v>
                </c:pt>
                <c:pt idx="243">
                  <c:v>5.0185174940841966E-2</c:v>
                </c:pt>
                <c:pt idx="244">
                  <c:v>4.9423641263770954E-2</c:v>
                </c:pt>
                <c:pt idx="245">
                  <c:v>4.8672009636939351E-2</c:v>
                </c:pt>
                <c:pt idx="246">
                  <c:v>4.7918595641064682E-2</c:v>
                </c:pt>
                <c:pt idx="247">
                  <c:v>4.7171254902670108E-2</c:v>
                </c:pt>
                <c:pt idx="248">
                  <c:v>4.6452960178310854E-2</c:v>
                </c:pt>
                <c:pt idx="249">
                  <c:v>4.5043832415589305E-2</c:v>
                </c:pt>
                <c:pt idx="250">
                  <c:v>4.5043832415589305E-2</c:v>
                </c:pt>
                <c:pt idx="251">
                  <c:v>4.3659327751129497E-2</c:v>
                </c:pt>
                <c:pt idx="252">
                  <c:v>4.3659327751129497E-2</c:v>
                </c:pt>
                <c:pt idx="253">
                  <c:v>4.2344137438344913E-2</c:v>
                </c:pt>
                <c:pt idx="254">
                  <c:v>4.2344137438344913E-2</c:v>
                </c:pt>
                <c:pt idx="255">
                  <c:v>4.1679412805780261E-2</c:v>
                </c:pt>
                <c:pt idx="256">
                  <c:v>4.1029244187067347E-2</c:v>
                </c:pt>
                <c:pt idx="257">
                  <c:v>4.0405051946815811E-2</c:v>
                </c:pt>
                <c:pt idx="258">
                  <c:v>3.9802182121412601E-2</c:v>
                </c:pt>
                <c:pt idx="259">
                  <c:v>3.9192149813003091E-2</c:v>
                </c:pt>
                <c:pt idx="260">
                  <c:v>3.8605222288485348E-2</c:v>
                </c:pt>
                <c:pt idx="261">
                  <c:v>3.8008425720562296E-2</c:v>
                </c:pt>
                <c:pt idx="262">
                  <c:v>3.7420640018357092E-2</c:v>
                </c:pt>
                <c:pt idx="263">
                  <c:v>3.6850876047587404E-2</c:v>
                </c:pt>
                <c:pt idx="264">
                  <c:v>3.6295602077001325E-2</c:v>
                </c:pt>
                <c:pt idx="265">
                  <c:v>3.5745015076861793E-2</c:v>
                </c:pt>
                <c:pt idx="266">
                  <c:v>3.5184823087990015E-2</c:v>
                </c:pt>
                <c:pt idx="267">
                  <c:v>3.4657373878576418E-2</c:v>
                </c:pt>
                <c:pt idx="268">
                  <c:v>3.4132367174888295E-2</c:v>
                </c:pt>
                <c:pt idx="269">
                  <c:v>3.3606997396024851E-2</c:v>
                </c:pt>
                <c:pt idx="270">
                  <c:v>3.3088889120670213E-2</c:v>
                </c:pt>
                <c:pt idx="271">
                  <c:v>3.2593786608704912E-2</c:v>
                </c:pt>
                <c:pt idx="272">
                  <c:v>3.2102677923669526E-2</c:v>
                </c:pt>
                <c:pt idx="273">
                  <c:v>3.1621438282039192E-2</c:v>
                </c:pt>
                <c:pt idx="274">
                  <c:v>3.1126665838415175E-2</c:v>
                </c:pt>
                <c:pt idx="275">
                  <c:v>3.0655592301697249E-2</c:v>
                </c:pt>
                <c:pt idx="276">
                  <c:v>3.019468486989163E-2</c:v>
                </c:pt>
                <c:pt idx="277">
                  <c:v>2.9737111128333407E-2</c:v>
                </c:pt>
                <c:pt idx="278">
                  <c:v>2.9280032489287029E-2</c:v>
                </c:pt>
                <c:pt idx="279">
                  <c:v>2.8827706834355468E-2</c:v>
                </c:pt>
                <c:pt idx="280">
                  <c:v>2.8387560701218308E-2</c:v>
                </c:pt>
                <c:pt idx="281">
                  <c:v>2.7960089192387398E-2</c:v>
                </c:pt>
                <c:pt idx="282">
                  <c:v>2.7531957546874108E-2</c:v>
                </c:pt>
                <c:pt idx="283">
                  <c:v>2.7108743919646051E-2</c:v>
                </c:pt>
                <c:pt idx="284">
                  <c:v>2.6694508151301751E-2</c:v>
                </c:pt>
                <c:pt idx="285">
                  <c:v>2.6292088829576399E-2</c:v>
                </c:pt>
                <c:pt idx="286">
                  <c:v>2.5895313676487414E-2</c:v>
                </c:pt>
                <c:pt idx="287">
                  <c:v>2.5491343033557802E-2</c:v>
                </c:pt>
                <c:pt idx="288">
                  <c:v>2.5101532322470452E-2</c:v>
                </c:pt>
                <c:pt idx="289">
                  <c:v>2.472568350222051E-2</c:v>
                </c:pt>
                <c:pt idx="290">
                  <c:v>2.4349273565790405E-2</c:v>
                </c:pt>
                <c:pt idx="291">
                  <c:v>2.3981610440404959E-2</c:v>
                </c:pt>
                <c:pt idx="292">
                  <c:v>2.3611240754620805E-2</c:v>
                </c:pt>
                <c:pt idx="293">
                  <c:v>2.3249716900383681E-2</c:v>
                </c:pt>
                <c:pt idx="294">
                  <c:v>2.2895091474480045E-2</c:v>
                </c:pt>
                <c:pt idx="295">
                  <c:v>2.2552282495195201E-2</c:v>
                </c:pt>
                <c:pt idx="296">
                  <c:v>2.2216867046755812E-2</c:v>
                </c:pt>
                <c:pt idx="297">
                  <c:v>2.188006531128283E-2</c:v>
                </c:pt>
                <c:pt idx="298">
                  <c:v>2.154101911108899E-2</c:v>
                </c:pt>
                <c:pt idx="299">
                  <c:v>2.1219763594491781E-2</c:v>
                </c:pt>
                <c:pt idx="300">
                  <c:v>2.0898343043723958E-2</c:v>
                </c:pt>
                <c:pt idx="301">
                  <c:v>2.0584283016967232E-2</c:v>
                </c:pt>
                <c:pt idx="302">
                  <c:v>2.0275141008496159E-2</c:v>
                </c:pt>
                <c:pt idx="303">
                  <c:v>1.996906863559917E-2</c:v>
                </c:pt>
                <c:pt idx="304">
                  <c:v>1.9663392344711789E-2</c:v>
                </c:pt>
                <c:pt idx="305">
                  <c:v>1.936765111089785E-2</c:v>
                </c:pt>
                <c:pt idx="306">
                  <c:v>1.9076167758686771E-2</c:v>
                </c:pt>
                <c:pt idx="307">
                  <c:v>1.8789470397424762E-2</c:v>
                </c:pt>
                <c:pt idx="308">
                  <c:v>1.8507030917765618E-2</c:v>
                </c:pt>
                <c:pt idx="309">
                  <c:v>1.8221719843537095E-2</c:v>
                </c:pt>
                <c:pt idx="310">
                  <c:v>1.7947069976732823E-2</c:v>
                </c:pt>
                <c:pt idx="311">
                  <c:v>1.7677338128214124E-2</c:v>
                </c:pt>
                <c:pt idx="312">
                  <c:v>1.7411138010947447E-2</c:v>
                </c:pt>
                <c:pt idx="313">
                  <c:v>1.7150879123824347E-2</c:v>
                </c:pt>
                <c:pt idx="314">
                  <c:v>1.6897320624029849E-2</c:v>
                </c:pt>
                <c:pt idx="315">
                  <c:v>1.6646468684634128E-2</c:v>
                </c:pt>
                <c:pt idx="316">
                  <c:v>1.6400831825031072E-2</c:v>
                </c:pt>
                <c:pt idx="317">
                  <c:v>1.6154831890252571E-2</c:v>
                </c:pt>
                <c:pt idx="318">
                  <c:v>1.5911670543209321E-2</c:v>
                </c:pt>
                <c:pt idx="319">
                  <c:v>1.5674417419475537E-2</c:v>
                </c:pt>
                <c:pt idx="320">
                  <c:v>1.5442742450709899E-2</c:v>
                </c:pt>
                <c:pt idx="321">
                  <c:v>1.5216183541234579E-2</c:v>
                </c:pt>
                <c:pt idx="322">
                  <c:v>1.4986455975682681E-2</c:v>
                </c:pt>
                <c:pt idx="323">
                  <c:v>1.476798374056946E-2</c:v>
                </c:pt>
                <c:pt idx="324">
                  <c:v>1.4552878202537636E-2</c:v>
                </c:pt>
                <c:pt idx="325">
                  <c:v>1.4341337402591876E-2</c:v>
                </c:pt>
                <c:pt idx="326">
                  <c:v>1.4130258698324009E-2</c:v>
                </c:pt>
                <c:pt idx="327">
                  <c:v>1.3921655506615992E-2</c:v>
                </c:pt>
                <c:pt idx="328">
                  <c:v>1.3719257599724538E-2</c:v>
                </c:pt>
                <c:pt idx="329">
                  <c:v>1.3518047938861836E-2</c:v>
                </c:pt>
                <c:pt idx="330">
                  <c:v>1.3325453061707368E-2</c:v>
                </c:pt>
                <c:pt idx="331">
                  <c:v>1.3131570918021723E-2</c:v>
                </c:pt>
                <c:pt idx="332">
                  <c:v>1.2935378295946941E-2</c:v>
                </c:pt>
                <c:pt idx="333">
                  <c:v>1.2743080480299608E-2</c:v>
                </c:pt>
                <c:pt idx="334">
                  <c:v>1.2559793530370036E-2</c:v>
                </c:pt>
                <c:pt idx="335">
                  <c:v>1.2379510202346414E-2</c:v>
                </c:pt>
                <c:pt idx="336">
                  <c:v>1.2205894254817287E-2</c:v>
                </c:pt>
                <c:pt idx="337">
                  <c:v>1.2021848147702683E-2</c:v>
                </c:pt>
                <c:pt idx="338">
                  <c:v>1.1846944933642399E-2</c:v>
                </c:pt>
                <c:pt idx="339">
                  <c:v>1.16791381889203E-2</c:v>
                </c:pt>
                <c:pt idx="340">
                  <c:v>1.1509615088823371E-2</c:v>
                </c:pt>
                <c:pt idx="341">
                  <c:v>1.1344844972841316E-2</c:v>
                </c:pt>
                <c:pt idx="342">
                  <c:v>1.1179744788517961E-2</c:v>
                </c:pt>
                <c:pt idx="343">
                  <c:v>1.1019232554138798E-2</c:v>
                </c:pt>
                <c:pt idx="344">
                  <c:v>1.0863638338045191E-2</c:v>
                </c:pt>
                <c:pt idx="345">
                  <c:v>1.0706921889591084E-2</c:v>
                </c:pt>
                <c:pt idx="346">
                  <c:v>1.055383619289141E-2</c:v>
                </c:pt>
                <c:pt idx="347">
                  <c:v>1.0405470473472483E-2</c:v>
                </c:pt>
                <c:pt idx="348">
                  <c:v>1.0256312590034367E-2</c:v>
                </c:pt>
                <c:pt idx="349">
                  <c:v>1.0111148533526159E-2</c:v>
                </c:pt>
                <c:pt idx="350">
                  <c:v>9.9669416752077595E-3</c:v>
                </c:pt>
                <c:pt idx="351">
                  <c:v>9.8253753636197878E-3</c:v>
                </c:pt>
                <c:pt idx="352">
                  <c:v>9.6878028789617165E-3</c:v>
                </c:pt>
                <c:pt idx="353">
                  <c:v>9.5485800525970527E-3</c:v>
                </c:pt>
                <c:pt idx="354">
                  <c:v>9.4101163834174207E-3</c:v>
                </c:pt>
                <c:pt idx="355">
                  <c:v>9.2736991379539363E-3</c:v>
                </c:pt>
                <c:pt idx="356">
                  <c:v>9.1419028492687546E-3</c:v>
                </c:pt>
                <c:pt idx="357">
                  <c:v>9.0093474033985706E-3</c:v>
                </c:pt>
                <c:pt idx="358">
                  <c:v>8.8831292696815566E-3</c:v>
                </c:pt>
                <c:pt idx="359">
                  <c:v>8.7540065345610239E-3</c:v>
                </c:pt>
                <c:pt idx="360">
                  <c:v>8.6293067152140024E-3</c:v>
                </c:pt>
                <c:pt idx="361">
                  <c:v>8.5054980803885641E-3</c:v>
                </c:pt>
                <c:pt idx="362">
                  <c:v>8.3860463476684195E-3</c:v>
                </c:pt>
                <c:pt idx="363">
                  <c:v>8.2684429976595548E-3</c:v>
                </c:pt>
                <c:pt idx="364">
                  <c:v>8.1526550235279695E-3</c:v>
                </c:pt>
                <c:pt idx="365">
                  <c:v>8.0362069127137125E-3</c:v>
                </c:pt>
                <c:pt idx="366">
                  <c:v>7.9246438133508575E-3</c:v>
                </c:pt>
                <c:pt idx="367">
                  <c:v>7.8119914884616894E-3</c:v>
                </c:pt>
                <c:pt idx="368">
                  <c:v>7.7002633549281942E-3</c:v>
                </c:pt>
                <c:pt idx="369">
                  <c:v>7.5890963375749021E-3</c:v>
                </c:pt>
                <c:pt idx="370">
                  <c:v>7.4854548784034835E-3</c:v>
                </c:pt>
                <c:pt idx="371">
                  <c:v>7.3784137153165945E-3</c:v>
                </c:pt>
                <c:pt idx="372">
                  <c:v>7.2757294543350009E-3</c:v>
                </c:pt>
                <c:pt idx="373">
                  <c:v>7.1745635077234034E-3</c:v>
                </c:pt>
                <c:pt idx="374">
                  <c:v>7.0695027546843836E-3</c:v>
                </c:pt>
                <c:pt idx="375">
                  <c:v>6.967742685058443E-3</c:v>
                </c:pt>
                <c:pt idx="376">
                  <c:v>6.8707025927132433E-3</c:v>
                </c:pt>
                <c:pt idx="377">
                  <c:v>6.774454664387179E-3</c:v>
                </c:pt>
                <c:pt idx="378">
                  <c:v>6.6789658932461388E-3</c:v>
                </c:pt>
                <c:pt idx="379">
                  <c:v>6.5814967120572422E-3</c:v>
                </c:pt>
                <c:pt idx="380">
                  <c:v>6.4865030434281649E-3</c:v>
                </c:pt>
                <c:pt idx="381">
                  <c:v>6.3948760718804364E-3</c:v>
                </c:pt>
                <c:pt idx="382">
                  <c:v>6.3073419477649734E-3</c:v>
                </c:pt>
                <c:pt idx="383">
                  <c:v>6.216243085563386E-3</c:v>
                </c:pt>
                <c:pt idx="384">
                  <c:v>6.1277187564239555E-3</c:v>
                </c:pt>
                <c:pt idx="385">
                  <c:v>6.0409437894935209E-3</c:v>
                </c:pt>
                <c:pt idx="386">
                  <c:v>5.9577335606492013E-3</c:v>
                </c:pt>
                <c:pt idx="387">
                  <c:v>5.8763387076821195E-3</c:v>
                </c:pt>
                <c:pt idx="388">
                  <c:v>5.7959010529048133E-3</c:v>
                </c:pt>
                <c:pt idx="389">
                  <c:v>5.7160905279759946E-3</c:v>
                </c:pt>
                <c:pt idx="390">
                  <c:v>5.6363130098813358E-3</c:v>
                </c:pt>
                <c:pt idx="391">
                  <c:v>5.5561064029429506E-3</c:v>
                </c:pt>
                <c:pt idx="392">
                  <c:v>5.478672370071584E-3</c:v>
                </c:pt>
                <c:pt idx="393">
                  <c:v>5.4019644875510902E-3</c:v>
                </c:pt>
                <c:pt idx="394">
                  <c:v>5.3283922542730396E-3</c:v>
                </c:pt>
                <c:pt idx="395">
                  <c:v>5.2533677202932436E-3</c:v>
                </c:pt>
                <c:pt idx="396">
                  <c:v>5.1843504301252565E-3</c:v>
                </c:pt>
                <c:pt idx="397">
                  <c:v>5.1137488119190064E-3</c:v>
                </c:pt>
                <c:pt idx="398">
                  <c:v>5.0454246652677929E-3</c:v>
                </c:pt>
                <c:pt idx="399">
                  <c:v>4.9782887646453123E-3</c:v>
                </c:pt>
                <c:pt idx="400">
                  <c:v>4.8439509497320435E-3</c:v>
                </c:pt>
                <c:pt idx="401">
                  <c:v>4.8439509497320435E-3</c:v>
                </c:pt>
                <c:pt idx="402">
                  <c:v>4.776584001270642E-3</c:v>
                </c:pt>
                <c:pt idx="403">
                  <c:v>4.7118575995397033E-3</c:v>
                </c:pt>
                <c:pt idx="404">
                  <c:v>4.5905904909423461E-3</c:v>
                </c:pt>
                <c:pt idx="405">
                  <c:v>4.5905904909423461E-3</c:v>
                </c:pt>
                <c:pt idx="406">
                  <c:v>4.5279435197616525E-3</c:v>
                </c:pt>
                <c:pt idx="407">
                  <c:v>4.4677390543066808E-3</c:v>
                </c:pt>
                <c:pt idx="408">
                  <c:v>4.3498056359565374E-3</c:v>
                </c:pt>
                <c:pt idx="409">
                  <c:v>4.3498056359565374E-3</c:v>
                </c:pt>
                <c:pt idx="410">
                  <c:v>4.2910864780374485E-3</c:v>
                </c:pt>
                <c:pt idx="411">
                  <c:v>4.2349418531805894E-3</c:v>
                </c:pt>
                <c:pt idx="412">
                  <c:v>4.1238408494955695E-3</c:v>
                </c:pt>
                <c:pt idx="413">
                  <c:v>4.1238408494955695E-3</c:v>
                </c:pt>
                <c:pt idx="414">
                  <c:v>4.0683563613213274E-3</c:v>
                </c:pt>
                <c:pt idx="415">
                  <c:v>4.0168657000769414E-3</c:v>
                </c:pt>
                <c:pt idx="416">
                  <c:v>3.9623384100924896E-3</c:v>
                </c:pt>
                <c:pt idx="417">
                  <c:v>3.9078771337763092E-3</c:v>
                </c:pt>
                <c:pt idx="418">
                  <c:v>3.8565515067025711E-3</c:v>
                </c:pt>
                <c:pt idx="419">
                  <c:v>3.8059520299797115E-3</c:v>
                </c:pt>
                <c:pt idx="420">
                  <c:v>3.7560456967736084E-3</c:v>
                </c:pt>
                <c:pt idx="421">
                  <c:v>3.7079547394447197E-3</c:v>
                </c:pt>
                <c:pt idx="422">
                  <c:v>3.6593686796038477E-3</c:v>
                </c:pt>
                <c:pt idx="423">
                  <c:v>3.6133571528252154E-3</c:v>
                </c:pt>
                <c:pt idx="424">
                  <c:v>3.5670485645393894E-3</c:v>
                </c:pt>
                <c:pt idx="425">
                  <c:v>3.4758506818353798E-3</c:v>
                </c:pt>
                <c:pt idx="426">
                  <c:v>3.4758506818353798E-3</c:v>
                </c:pt>
                <c:pt idx="427">
                  <c:v>3.4309943942513244E-3</c:v>
                </c:pt>
                <c:pt idx="428">
                  <c:v>3.3866992228474956E-3</c:v>
                </c:pt>
                <c:pt idx="429">
                  <c:v>3.3003863515948749E-3</c:v>
                </c:pt>
                <c:pt idx="430">
                  <c:v>3.3003863515948749E-3</c:v>
                </c:pt>
                <c:pt idx="431">
                  <c:v>3.2578735492341223E-3</c:v>
                </c:pt>
                <c:pt idx="432">
                  <c:v>3.2172751432529654E-3</c:v>
                </c:pt>
                <c:pt idx="433">
                  <c:v>3.1330086957164697E-3</c:v>
                </c:pt>
                <c:pt idx="434">
                  <c:v>3.1330086957164697E-3</c:v>
                </c:pt>
                <c:pt idx="435">
                  <c:v>3.0955129321436261E-3</c:v>
                </c:pt>
                <c:pt idx="436">
                  <c:v>3.0558387175181395E-3</c:v>
                </c:pt>
                <c:pt idx="437">
                  <c:v>2.9786687393198127E-3</c:v>
                </c:pt>
                <c:pt idx="438">
                  <c:v>2.9786687393198127E-3</c:v>
                </c:pt>
                <c:pt idx="439">
                  <c:v>2.9392255725332441E-3</c:v>
                </c:pt>
                <c:pt idx="440">
                  <c:v>2.9025879866478163E-3</c:v>
                </c:pt>
                <c:pt idx="441">
                  <c:v>2.8654222914162842E-3</c:v>
                </c:pt>
                <c:pt idx="442">
                  <c:v>2.829081767038037E-3</c:v>
                </c:pt>
                <c:pt idx="443">
                  <c:v>2.7926092153232511E-3</c:v>
                </c:pt>
                <c:pt idx="444">
                  <c:v>2.7562356841108666E-3</c:v>
                </c:pt>
                <c:pt idx="445">
                  <c:v>2.7215124946050381E-3</c:v>
                </c:pt>
                <c:pt idx="446">
                  <c:v>2.6855680522363617E-3</c:v>
                </c:pt>
                <c:pt idx="447">
                  <c:v>2.6520661155933637E-3</c:v>
                </c:pt>
                <c:pt idx="448">
                  <c:v>2.618366137945599E-3</c:v>
                </c:pt>
                <c:pt idx="449">
                  <c:v>2.5859864336630631E-3</c:v>
                </c:pt>
                <c:pt idx="450">
                  <c:v>2.5211940182638774E-3</c:v>
                </c:pt>
                <c:pt idx="451">
                  <c:v>2.5211940182638774E-3</c:v>
                </c:pt>
                <c:pt idx="452">
                  <c:v>2.4924450657357465E-3</c:v>
                </c:pt>
                <c:pt idx="453">
                  <c:v>2.4611215801454227E-3</c:v>
                </c:pt>
                <c:pt idx="454">
                  <c:v>2.4025344495628566E-3</c:v>
                </c:pt>
                <c:pt idx="455">
                  <c:v>2.4025344495628566E-3</c:v>
                </c:pt>
                <c:pt idx="456">
                  <c:v>2.3727952920108014E-3</c:v>
                </c:pt>
                <c:pt idx="457">
                  <c:v>2.3446734693311718E-3</c:v>
                </c:pt>
                <c:pt idx="458">
                  <c:v>2.2885618513084471E-3</c:v>
                </c:pt>
                <c:pt idx="459">
                  <c:v>2.2885618513084471E-3</c:v>
                </c:pt>
                <c:pt idx="460">
                  <c:v>2.2602089807898904E-3</c:v>
                </c:pt>
                <c:pt idx="461">
                  <c:v>2.2341335818263966E-3</c:v>
                </c:pt>
                <c:pt idx="462">
                  <c:v>2.1814876813874163E-3</c:v>
                </c:pt>
                <c:pt idx="463">
                  <c:v>2.1814876813874163E-3</c:v>
                </c:pt>
                <c:pt idx="464">
                  <c:v>2.155445289258027E-3</c:v>
                </c:pt>
                <c:pt idx="465">
                  <c:v>2.1286107331095162E-3</c:v>
                </c:pt>
                <c:pt idx="466">
                  <c:v>2.1015451291220748E-3</c:v>
                </c:pt>
                <c:pt idx="467">
                  <c:v>2.0753707096561802E-3</c:v>
                </c:pt>
                <c:pt idx="468">
                  <c:v>2.0508796387309612E-3</c:v>
                </c:pt>
                <c:pt idx="469">
                  <c:v>2.0269826908200996E-3</c:v>
                </c:pt>
                <c:pt idx="470">
                  <c:v>2.0021945583877138E-3</c:v>
                </c:pt>
                <c:pt idx="471">
                  <c:v>1.9780665626379311E-3</c:v>
                </c:pt>
                <c:pt idx="472">
                  <c:v>1.954862758243824E-3</c:v>
                </c:pt>
                <c:pt idx="473">
                  <c:v>1.9322530768640755E-3</c:v>
                </c:pt>
                <c:pt idx="474">
                  <c:v>1.90918129980649E-3</c:v>
                </c:pt>
                <c:pt idx="475">
                  <c:v>1.8632027798619799E-3</c:v>
                </c:pt>
                <c:pt idx="476">
                  <c:v>1.8632027798619799E-3</c:v>
                </c:pt>
                <c:pt idx="477">
                  <c:v>1.8419133718474681E-3</c:v>
                </c:pt>
                <c:pt idx="478">
                  <c:v>1.8202608886575219E-3</c:v>
                </c:pt>
                <c:pt idx="479">
                  <c:v>1.7762297719267418E-3</c:v>
                </c:pt>
                <c:pt idx="480">
                  <c:v>1.7762297719267418E-3</c:v>
                </c:pt>
                <c:pt idx="481">
                  <c:v>1.7563266509457321E-3</c:v>
                </c:pt>
                <c:pt idx="482">
                  <c:v>1.735367311272534E-3</c:v>
                </c:pt>
                <c:pt idx="483">
                  <c:v>1.6940097481063683E-3</c:v>
                </c:pt>
                <c:pt idx="484">
                  <c:v>1.6940097481063683E-3</c:v>
                </c:pt>
                <c:pt idx="485">
                  <c:v>1.6756579483295222E-3</c:v>
                </c:pt>
                <c:pt idx="486">
                  <c:v>1.6552267180024159E-3</c:v>
                </c:pt>
                <c:pt idx="487">
                  <c:v>1.6150243940308341E-3</c:v>
                </c:pt>
                <c:pt idx="488">
                  <c:v>1.6150243940308341E-3</c:v>
                </c:pt>
                <c:pt idx="489">
                  <c:v>1.5963095190785481E-3</c:v>
                </c:pt>
                <c:pt idx="490">
                  <c:v>1.5777926851310417E-3</c:v>
                </c:pt>
                <c:pt idx="491">
                  <c:v>1.5588137555057071E-3</c:v>
                </c:pt>
                <c:pt idx="492">
                  <c:v>1.5406599967336477E-3</c:v>
                </c:pt>
                <c:pt idx="493">
                  <c:v>1.5240575591657466E-3</c:v>
                </c:pt>
                <c:pt idx="494">
                  <c:v>1.5059038003936791E-3</c:v>
                </c:pt>
                <c:pt idx="495">
                  <c:v>1.4884101783042404E-3</c:v>
                </c:pt>
                <c:pt idx="496">
                  <c:v>1.4714776723950261E-3</c:v>
                </c:pt>
                <c:pt idx="497">
                  <c:v>1.4550072621636475E-3</c:v>
                </c:pt>
                <c:pt idx="498">
                  <c:v>1.438206783590956E-3</c:v>
                </c:pt>
                <c:pt idx="499">
                  <c:v>1.4223965100421958E-3</c:v>
                </c:pt>
                <c:pt idx="500">
                  <c:v>1.3883664640531187E-3</c:v>
                </c:pt>
                <c:pt idx="501">
                  <c:v>1.3883664640531187E-3</c:v>
                </c:pt>
                <c:pt idx="502">
                  <c:v>1.3722591289971808E-3</c:v>
                </c:pt>
                <c:pt idx="503">
                  <c:v>1.3567789237897341E-3</c:v>
                </c:pt>
                <c:pt idx="504">
                  <c:v>1.3259175338772291E-3</c:v>
                </c:pt>
                <c:pt idx="505">
                  <c:v>1.3259175338772291E-3</c:v>
                </c:pt>
                <c:pt idx="506">
                  <c:v>1.3105693560063001E-3</c:v>
                </c:pt>
                <c:pt idx="507">
                  <c:v>1.2946270551210193E-3</c:v>
                </c:pt>
                <c:pt idx="508">
                  <c:v>1.2657130684222441E-3</c:v>
                </c:pt>
                <c:pt idx="509">
                  <c:v>1.2657130684222441E-3</c:v>
                </c:pt>
                <c:pt idx="510">
                  <c:v>1.2519492185896048E-3</c:v>
                </c:pt>
                <c:pt idx="511">
                  <c:v>1.2370631363965196E-3</c:v>
                </c:pt>
                <c:pt idx="512">
                  <c:v>1.22356334123693E-3</c:v>
                </c:pt>
                <c:pt idx="513">
                  <c:v>1.2094034093947221E-3</c:v>
                </c:pt>
                <c:pt idx="514">
                  <c:v>1.1967287850884101E-3</c:v>
                </c:pt>
                <c:pt idx="515">
                  <c:v>1.1830639557581697E-3</c:v>
                </c:pt>
                <c:pt idx="516">
                  <c:v>1.1704883519542525E-3</c:v>
                </c:pt>
                <c:pt idx="517">
                  <c:v>1.1571205841311861E-3</c:v>
                </c:pt>
                <c:pt idx="518">
                  <c:v>1.1436537958057315E-3</c:v>
                </c:pt>
                <c:pt idx="519">
                  <c:v>1.1314742740113825E-3</c:v>
                </c:pt>
                <c:pt idx="520">
                  <c:v>1.1191627248805167E-3</c:v>
                </c:pt>
                <c:pt idx="521">
                  <c:v>1.1066201279107267E-3</c:v>
                </c:pt>
                <c:pt idx="522">
                  <c:v>1.0934834079265804E-3</c:v>
                </c:pt>
                <c:pt idx="523">
                  <c:v>1.0803136811083031E-3</c:v>
                </c:pt>
                <c:pt idx="524">
                  <c:v>1.0683322003187427E-3</c:v>
                </c:pt>
                <c:pt idx="525">
                  <c:v>1.0553275076711183E-3</c:v>
                </c:pt>
                <c:pt idx="526">
                  <c:v>1.0429169380378571E-3</c:v>
                </c:pt>
                <c:pt idx="527">
                  <c:v>1.0306053889069841E-3</c:v>
                </c:pt>
                <c:pt idx="528">
                  <c:v>1.0201752293215857E-3</c:v>
                </c:pt>
                <c:pt idx="529">
                  <c:v>1.0093489877266088E-3</c:v>
                </c:pt>
                <c:pt idx="530">
                  <c:v>9.990508554777323E-4</c:v>
                </c:pt>
                <c:pt idx="531">
                  <c:v>9.8819160704862645E-4</c:v>
                </c:pt>
                <c:pt idx="532">
                  <c:v>9.7845459097997364E-4</c:v>
                </c:pt>
                <c:pt idx="533">
                  <c:v>9.6832149290174846E-4</c:v>
                </c:pt>
                <c:pt idx="534">
                  <c:v>9.5822140165765807E-4</c:v>
                </c:pt>
                <c:pt idx="535">
                  <c:v>9.4871543342792575E-4</c:v>
                </c:pt>
                <c:pt idx="536">
                  <c:v>9.3878037635448507E-4</c:v>
                </c:pt>
                <c:pt idx="537">
                  <c:v>9.284162304373446E-4</c:v>
                </c:pt>
                <c:pt idx="538">
                  <c:v>9.1831613919325184E-4</c:v>
                </c:pt>
                <c:pt idx="539">
                  <c:v>9.0966834865092766E-4</c:v>
                </c:pt>
                <c:pt idx="540">
                  <c:v>9.0032741459184623E-4</c:v>
                </c:pt>
                <c:pt idx="541">
                  <c:v>8.8960019349926668E-4</c:v>
                </c:pt>
                <c:pt idx="542">
                  <c:v>8.79269054416257E-4</c:v>
                </c:pt>
                <c:pt idx="543">
                  <c:v>8.6897092216737767E-4</c:v>
                </c:pt>
                <c:pt idx="544">
                  <c:v>8.5870579675263151E-4</c:v>
                </c:pt>
                <c:pt idx="545">
                  <c:v>8.5002499937617297E-4</c:v>
                </c:pt>
                <c:pt idx="546">
                  <c:v>8.4078308581948759E-4</c:v>
                </c:pt>
                <c:pt idx="547">
                  <c:v>8.3068299457539536E-4</c:v>
                </c:pt>
                <c:pt idx="548">
                  <c:v>8.2084695800434867E-4</c:v>
                </c:pt>
                <c:pt idx="549">
                  <c:v>8.118360922865801E-4</c:v>
                </c:pt>
                <c:pt idx="550">
                  <c:v>8.0325431541251663E-4</c:v>
                </c:pt>
                <c:pt idx="551">
                  <c:v>7.952996683869407E-4</c:v>
                </c:pt>
                <c:pt idx="552">
                  <c:v>7.8691593251766108E-4</c:v>
                </c:pt>
                <c:pt idx="553">
                  <c:v>7.7869723081903756E-4</c:v>
                </c:pt>
                <c:pt idx="554">
                  <c:v>7.701814676132335E-4</c:v>
                </c:pt>
                <c:pt idx="555">
                  <c:v>7.6159969073916732E-4</c:v>
                </c:pt>
                <c:pt idx="556">
                  <c:v>7.536120368794618E-4</c:v>
                </c:pt>
                <c:pt idx="557">
                  <c:v>7.4575641035627867E-4</c:v>
                </c:pt>
                <c:pt idx="558">
                  <c:v>7.3862693418397902E-4</c:v>
                </c:pt>
                <c:pt idx="559">
                  <c:v>7.3120039650449828E-4</c:v>
                </c:pt>
                <c:pt idx="560">
                  <c:v>7.2387287932741446E-4</c:v>
                </c:pt>
                <c:pt idx="561">
                  <c:v>7.1720549883294463E-4</c:v>
                </c:pt>
                <c:pt idx="562">
                  <c:v>7.0925085180736913E-4</c:v>
                </c:pt>
                <c:pt idx="563">
                  <c:v>7.0258347131290234E-4</c:v>
                </c:pt>
                <c:pt idx="564">
                  <c:v>6.95321967804079E-4</c:v>
                </c:pt>
                <c:pt idx="565">
                  <c:v>6.8713627293958714E-4</c:v>
                </c:pt>
                <c:pt idx="566">
                  <c:v>6.7944568058705805E-4</c:v>
                </c:pt>
                <c:pt idx="567">
                  <c:v>6.7145802672734895E-4</c:v>
                </c:pt>
                <c:pt idx="568">
                  <c:v>6.6347037286764322E-4</c:v>
                </c:pt>
                <c:pt idx="569">
                  <c:v>6.5637390352947522E-4</c:v>
                </c:pt>
                <c:pt idx="570">
                  <c:v>6.4957449569848474E-4</c:v>
                </c:pt>
                <c:pt idx="571">
                  <c:v>6.4303914254054348E-4</c:v>
                </c:pt>
                <c:pt idx="572">
                  <c:v>6.3726294656761507E-4</c:v>
                </c:pt>
                <c:pt idx="573">
                  <c:v>6.3105766175098092E-4</c:v>
                </c:pt>
                <c:pt idx="574">
                  <c:v>6.2448930175890887E-4</c:v>
                </c:pt>
                <c:pt idx="575">
                  <c:v>6.1844905111293103E-4</c:v>
                </c:pt>
                <c:pt idx="576">
                  <c:v>6.124748141352179E-4</c:v>
                </c:pt>
                <c:pt idx="577">
                  <c:v>6.0620351565032239E-4</c:v>
                </c:pt>
                <c:pt idx="578">
                  <c:v>5.9986620349716953E-4</c:v>
                </c:pt>
                <c:pt idx="579">
                  <c:v>5.927367273248675E-4</c:v>
                </c:pt>
                <c:pt idx="580">
                  <c:v>5.8672948351302034E-4</c:v>
                </c:pt>
                <c:pt idx="581">
                  <c:v>5.8075524653530678E-4</c:v>
                </c:pt>
                <c:pt idx="582">
                  <c:v>5.7454996171867414E-4</c:v>
                </c:pt>
                <c:pt idx="583">
                  <c:v>5.6887278624813832E-4</c:v>
                </c:pt>
                <c:pt idx="584">
                  <c:v>5.636577064554387E-4</c:v>
                </c:pt>
                <c:pt idx="585">
                  <c:v>5.57848503648378E-4</c:v>
                </c:pt>
                <c:pt idx="586">
                  <c:v>5.5210531450958125E-4</c:v>
                </c:pt>
                <c:pt idx="587">
                  <c:v>5.4603205702947327E-4</c:v>
                </c:pt>
                <c:pt idx="588">
                  <c:v>5.392986628667435E-4</c:v>
                </c:pt>
                <c:pt idx="589">
                  <c:v>5.3398456257165055E-4</c:v>
                </c:pt>
                <c:pt idx="590">
                  <c:v>5.285384349400312E-4</c:v>
                </c:pt>
                <c:pt idx="591">
                  <c:v>5.232243346449388E-4</c:v>
                </c:pt>
                <c:pt idx="592">
                  <c:v>5.1876841203724912E-4</c:v>
                </c:pt>
                <c:pt idx="593">
                  <c:v>5.1338829807389384E-4</c:v>
                </c:pt>
                <c:pt idx="594">
                  <c:v>5.0751308159857113E-4</c:v>
                </c:pt>
                <c:pt idx="595">
                  <c:v>5.0180289929390581E-4</c:v>
                </c:pt>
                <c:pt idx="596">
                  <c:v>4.9688488100838415E-4</c:v>
                </c:pt>
                <c:pt idx="597">
                  <c:v>4.9232993789830363E-4</c:v>
                </c:pt>
                <c:pt idx="598">
                  <c:v>4.8764296745169785E-4</c:v>
                </c:pt>
                <c:pt idx="599">
                  <c:v>4.8259292182965065E-4</c:v>
                </c:pt>
                <c:pt idx="600">
                  <c:v>4.7817000605609485E-4</c:v>
                </c:pt>
                <c:pt idx="601">
                  <c:v>4.7338401510709768E-4</c:v>
                </c:pt>
                <c:pt idx="602">
                  <c:v>4.6896109933354009E-4</c:v>
                </c:pt>
                <c:pt idx="603">
                  <c:v>4.6427412888693518E-4</c:v>
                </c:pt>
                <c:pt idx="604">
                  <c:v>4.5978519944511699E-4</c:v>
                </c:pt>
                <c:pt idx="605">
                  <c:v>4.5470214698893922E-4</c:v>
                </c:pt>
                <c:pt idx="606">
                  <c:v>4.500811902105955E-4</c:v>
                </c:pt>
                <c:pt idx="607">
                  <c:v>4.4579030177356333E-4</c:v>
                </c:pt>
                <c:pt idx="608">
                  <c:v>4.4192850218023513E-4</c:v>
                </c:pt>
                <c:pt idx="609">
                  <c:v>4.3757160007493922E-4</c:v>
                </c:pt>
                <c:pt idx="610">
                  <c:v>4.3328071163790634E-4</c:v>
                </c:pt>
                <c:pt idx="611">
                  <c:v>4.2882478903022035E-4</c:v>
                </c:pt>
                <c:pt idx="612">
                  <c:v>4.2337866139859992E-4</c:v>
                </c:pt>
                <c:pt idx="613">
                  <c:v>4.1928581396635334E-4</c:v>
                </c:pt>
                <c:pt idx="614">
                  <c:v>4.1492891186105981E-4</c:v>
                </c:pt>
                <c:pt idx="615">
                  <c:v>4.111001191018618E-4</c:v>
                </c:pt>
                <c:pt idx="616">
                  <c:v>4.0730433317679441E-4</c:v>
                </c:pt>
                <c:pt idx="617">
                  <c:v>4.0360756775411922E-4</c:v>
                </c:pt>
                <c:pt idx="618">
                  <c:v>3.9974576816078998E-4</c:v>
                </c:pt>
                <c:pt idx="619">
                  <c:v>3.9575194123093668E-4</c:v>
                </c:pt>
                <c:pt idx="620">
                  <c:v>3.9189014163760696E-4</c:v>
                </c:pt>
                <c:pt idx="621">
                  <c:v>3.884244240538502E-4</c:v>
                </c:pt>
                <c:pt idx="622">
                  <c:v>3.8439759028986535E-4</c:v>
                </c:pt>
                <c:pt idx="623">
                  <c:v>3.8063481119892837E-4</c:v>
                </c:pt>
                <c:pt idx="624">
                  <c:v>3.7670699793733773E-4</c:v>
                </c:pt>
                <c:pt idx="625">
                  <c:v>3.7350533502662845E-4</c:v>
                </c:pt>
                <c:pt idx="626">
                  <c:v>3.7000661060874091E-4</c:v>
                </c:pt>
                <c:pt idx="627">
                  <c:v>3.6588075634236256E-4</c:v>
                </c:pt>
                <c:pt idx="628">
                  <c:v>3.6287713443644066E-4</c:v>
                </c:pt>
                <c:pt idx="629">
                  <c:v>3.5927938951615875E-4</c:v>
                </c:pt>
                <c:pt idx="630">
                  <c:v>3.5561563092761494E-4</c:v>
                </c:pt>
                <c:pt idx="631">
                  <c:v>3.5195187233907156E-4</c:v>
                </c:pt>
                <c:pt idx="632">
                  <c:v>3.4851916158944651E-4</c:v>
                </c:pt>
                <c:pt idx="633">
                  <c:v>3.4508645083981994E-4</c:v>
                </c:pt>
                <c:pt idx="634">
                  <c:v>3.4185178109498004E-4</c:v>
                </c:pt>
                <c:pt idx="635">
                  <c:v>3.3865011818427104E-4</c:v>
                </c:pt>
                <c:pt idx="636">
                  <c:v>3.3541544843943032E-4</c:v>
                </c:pt>
                <c:pt idx="637">
                  <c:v>3.3198273768980413E-4</c:v>
                </c:pt>
                <c:pt idx="638">
                  <c:v>3.2871506111083432E-4</c:v>
                </c:pt>
                <c:pt idx="639">
                  <c:v>3.2614052804861416E-4</c:v>
                </c:pt>
                <c:pt idx="640">
                  <c:v>3.2323592664508435E-4</c:v>
                </c:pt>
                <c:pt idx="641">
                  <c:v>3.2102446875830598E-4</c:v>
                </c:pt>
                <c:pt idx="642">
                  <c:v>3.1821888785716951E-4</c:v>
                </c:pt>
                <c:pt idx="643">
                  <c:v>3.1521526595124631E-4</c:v>
                </c:pt>
                <c:pt idx="644">
                  <c:v>3.1227765771358571E-4</c:v>
                </c:pt>
                <c:pt idx="645">
                  <c:v>3.0970312465136658E-4</c:v>
                </c:pt>
                <c:pt idx="646">
                  <c:v>3.071285915891461E-4</c:v>
                </c:pt>
                <c:pt idx="647">
                  <c:v>3.045540585269261E-4</c:v>
                </c:pt>
                <c:pt idx="648">
                  <c:v>3.0174847762579049E-4</c:v>
                </c:pt>
                <c:pt idx="649">
                  <c:v>2.9927296506596286E-4</c:v>
                </c:pt>
                <c:pt idx="650">
                  <c:v>2.9666542516961294E-4</c:v>
                </c:pt>
                <c:pt idx="651">
                  <c:v>2.9425592627804851E-4</c:v>
                </c:pt>
                <c:pt idx="652">
                  <c:v>2.9121929753799392E-4</c:v>
                </c:pt>
                <c:pt idx="653">
                  <c:v>2.8841371663685804E-4</c:v>
                </c:pt>
                <c:pt idx="654">
                  <c:v>2.8603722457942434E-4</c:v>
                </c:pt>
                <c:pt idx="655">
                  <c:v>2.8333066418068055E-4</c:v>
                </c:pt>
                <c:pt idx="656">
                  <c:v>2.8055809011367442E-4</c:v>
                </c:pt>
                <c:pt idx="657">
                  <c:v>2.783466322268966E-4</c:v>
                </c:pt>
                <c:pt idx="658">
                  <c:v>2.7564007182815297E-4</c:v>
                </c:pt>
                <c:pt idx="659">
                  <c:v>2.734286139413738E-4</c:v>
                </c:pt>
                <c:pt idx="660">
                  <c:v>2.7144820389351306E-4</c:v>
                </c:pt>
                <c:pt idx="661">
                  <c:v>2.6943478701152088E-4</c:v>
                </c:pt>
                <c:pt idx="662">
                  <c:v>2.6682724711517026E-4</c:v>
                </c:pt>
                <c:pt idx="663">
                  <c:v>2.6461578922839211E-4</c:v>
                </c:pt>
                <c:pt idx="664">
                  <c:v>2.6220629033682665E-4</c:v>
                </c:pt>
                <c:pt idx="665">
                  <c:v>2.5959875044047619E-4</c:v>
                </c:pt>
                <c:pt idx="666">
                  <c:v>2.5791540189979513E-4</c:v>
                </c:pt>
                <c:pt idx="667">
                  <c:v>2.5543988933996776E-4</c:v>
                </c:pt>
                <c:pt idx="668">
                  <c:v>2.5266731527296196E-4</c:v>
                </c:pt>
                <c:pt idx="669">
                  <c:v>2.500927822107436E-4</c:v>
                </c:pt>
                <c:pt idx="670">
                  <c:v>2.4774929698743992E-4</c:v>
                </c:pt>
                <c:pt idx="671">
                  <c:v>2.455378391006615E-4</c:v>
                </c:pt>
                <c:pt idx="672">
                  <c:v>2.4309533337496593E-4</c:v>
                </c:pt>
                <c:pt idx="673">
                  <c:v>2.411149233271047E-4</c:v>
                </c:pt>
                <c:pt idx="674">
                  <c:v>2.3920052694750553E-4</c:v>
                </c:pt>
                <c:pt idx="675">
                  <c:v>2.3689004855833416E-4</c:v>
                </c:pt>
                <c:pt idx="676">
                  <c:v>2.3507467268112802E-4</c:v>
                </c:pt>
                <c:pt idx="677">
                  <c:v>2.3283020796021882E-4</c:v>
                </c:pt>
                <c:pt idx="678">
                  <c:v>2.3035469540039211E-4</c:v>
                </c:pt>
                <c:pt idx="679">
                  <c:v>2.2781316917230433E-4</c:v>
                </c:pt>
                <c:pt idx="680">
                  <c:v>2.2583275912444327E-4</c:v>
                </c:pt>
                <c:pt idx="681">
                  <c:v>2.2362130123766431E-4</c:v>
                </c:pt>
                <c:pt idx="682">
                  <c:v>2.2164089118980264E-4</c:v>
                </c:pt>
                <c:pt idx="683">
                  <c:v>2.1916537862997609E-4</c:v>
                </c:pt>
                <c:pt idx="684">
                  <c:v>2.172509822503769E-4</c:v>
                </c:pt>
                <c:pt idx="685">
                  <c:v>2.1576567471448161E-4</c:v>
                </c:pt>
                <c:pt idx="686">
                  <c:v>2.1395029883727496E-4</c:v>
                </c:pt>
                <c:pt idx="687">
                  <c:v>2.1200289562354539E-4</c:v>
                </c:pt>
                <c:pt idx="688">
                  <c:v>2.0982444457089776E-4</c:v>
                </c:pt>
                <c:pt idx="689">
                  <c:v>2.0797606185956016E-4</c:v>
                </c:pt>
                <c:pt idx="690">
                  <c:v>2.0635872698714143E-4</c:v>
                </c:pt>
                <c:pt idx="691">
                  <c:v>2.0447733744167245E-4</c:v>
                </c:pt>
                <c:pt idx="692">
                  <c:v>2.0266196156446586E-4</c:v>
                </c:pt>
                <c:pt idx="693">
                  <c:v>2.0091259935552176E-4</c:v>
                </c:pt>
                <c:pt idx="694">
                  <c:v>1.995263123220194E-4</c:v>
                </c:pt>
                <c:pt idx="695">
                  <c:v>1.9767792961068219E-4</c:v>
                </c:pt>
                <c:pt idx="696">
                  <c:v>1.9596157423586909E-4</c:v>
                </c:pt>
                <c:pt idx="697">
                  <c:v>1.9431123252931816E-4</c:v>
                </c:pt>
                <c:pt idx="698">
                  <c:v>1.9266089082276713E-4</c:v>
                </c:pt>
                <c:pt idx="699">
                  <c:v>1.9094453544795401E-4</c:v>
                </c:pt>
                <c:pt idx="700">
                  <c:v>1.8978929625336832E-4</c:v>
                </c:pt>
                <c:pt idx="701">
                  <c:v>1.8830398871747203E-4</c:v>
                </c:pt>
                <c:pt idx="702">
                  <c:v>1.8681868118157675E-4</c:v>
                </c:pt>
                <c:pt idx="703">
                  <c:v>1.8477225746545319E-4</c:v>
                </c:pt>
                <c:pt idx="704">
                  <c:v>1.8295688158824662E-4</c:v>
                </c:pt>
                <c:pt idx="705">
                  <c:v>1.8137255354995789E-4</c:v>
                </c:pt>
                <c:pt idx="706">
                  <c:v>1.7955717767275181E-4</c:v>
                </c:pt>
                <c:pt idx="707">
                  <c:v>1.7751075395662893E-4</c:v>
                </c:pt>
                <c:pt idx="708">
                  <c:v>1.7592642591833925E-4</c:v>
                </c:pt>
                <c:pt idx="709">
                  <c:v>1.7394601587047807E-4</c:v>
                </c:pt>
                <c:pt idx="710">
                  <c:v>1.7222966049566525E-4</c:v>
                </c:pt>
                <c:pt idx="711">
                  <c:v>1.7090938713042441E-4</c:v>
                </c:pt>
                <c:pt idx="712">
                  <c:v>1.6929205225800468E-4</c:v>
                </c:pt>
                <c:pt idx="713">
                  <c:v>1.6780674472210871E-4</c:v>
                </c:pt>
                <c:pt idx="714">
                  <c:v>1.66651505527523E-4</c:v>
                </c:pt>
                <c:pt idx="715">
                  <c:v>1.6539724583054395E-4</c:v>
                </c:pt>
                <c:pt idx="716">
                  <c:v>1.6391193829464785E-4</c:v>
                </c:pt>
                <c:pt idx="717">
                  <c:v>1.6222858975396603E-4</c:v>
                </c:pt>
                <c:pt idx="718">
                  <c:v>1.6074328221807018E-4</c:v>
                </c:pt>
                <c:pt idx="719">
                  <c:v>1.5939000201869828E-4</c:v>
                </c:pt>
                <c:pt idx="720">
                  <c:v>1.5793770131693321E-4</c:v>
                </c:pt>
                <c:pt idx="721">
                  <c:v>1.5661742795169265E-4</c:v>
                </c:pt>
                <c:pt idx="722">
                  <c:v>1.5513212041579633E-4</c:v>
                </c:pt>
                <c:pt idx="723">
                  <c:v>1.5321772403619751E-4</c:v>
                </c:pt>
                <c:pt idx="724">
                  <c:v>1.5146836182725325E-4</c:v>
                </c:pt>
                <c:pt idx="725">
                  <c:v>1.5034612946679835E-4</c:v>
                </c:pt>
                <c:pt idx="726">
                  <c:v>1.4945494494526107E-4</c:v>
                </c:pt>
                <c:pt idx="727">
                  <c:v>1.4803565107762744E-4</c:v>
                </c:pt>
                <c:pt idx="728">
                  <c:v>1.4648432987346896E-4</c:v>
                </c:pt>
                <c:pt idx="729">
                  <c:v>1.4539510434714533E-4</c:v>
                </c:pt>
                <c:pt idx="730">
                  <c:v>1.4400881731364289E-4</c:v>
                </c:pt>
                <c:pt idx="731">
                  <c:v>1.4298560545558081E-4</c:v>
                </c:pt>
                <c:pt idx="732">
                  <c:v>1.4189637992925711E-4</c:v>
                </c:pt>
                <c:pt idx="733">
                  <c:v>1.4064212023227833E-4</c:v>
                </c:pt>
                <c:pt idx="734">
                  <c:v>1.3945387420356161E-4</c:v>
                </c:pt>
                <c:pt idx="735">
                  <c:v>1.381005940041902E-4</c:v>
                </c:pt>
                <c:pt idx="736">
                  <c:v>1.3691234797547335E-4</c:v>
                </c:pt>
                <c:pt idx="737">
                  <c:v>1.3598815661980485E-4</c:v>
                </c:pt>
                <c:pt idx="738">
                  <c:v>1.3493193792761207E-4</c:v>
                </c:pt>
                <c:pt idx="739">
                  <c:v>1.3364467139650231E-4</c:v>
                </c:pt>
                <c:pt idx="740">
                  <c:v>1.3212635702647521E-4</c:v>
                </c:pt>
                <c:pt idx="741">
                  <c:v>1.3133419300733089E-4</c:v>
                </c:pt>
                <c:pt idx="742">
                  <c:v>1.3014594697861423E-4</c:v>
                </c:pt>
                <c:pt idx="743">
                  <c:v>1.2889168728163534E-4</c:v>
                </c:pt>
                <c:pt idx="744">
                  <c:v>1.2793448909183543E-4</c:v>
                </c:pt>
                <c:pt idx="745">
                  <c:v>1.2661421572659481E-4</c:v>
                </c:pt>
                <c:pt idx="746">
                  <c:v>1.25557997034402E-4</c:v>
                </c:pt>
                <c:pt idx="747">
                  <c:v>1.2450177834220943E-4</c:v>
                </c:pt>
                <c:pt idx="748">
                  <c:v>1.2324751864523084E-4</c:v>
                </c:pt>
                <c:pt idx="749">
                  <c:v>1.21993258948252E-4</c:v>
                </c:pt>
                <c:pt idx="750">
                  <c:v>1.2126710859736931E-4</c:v>
                </c:pt>
                <c:pt idx="751">
                  <c:v>1.1994683523212861E-4</c:v>
                </c:pt>
                <c:pt idx="752">
                  <c:v>1.1922068488124629E-4</c:v>
                </c:pt>
                <c:pt idx="753">
                  <c:v>1.1776838417948148E-4</c:v>
                </c:pt>
                <c:pt idx="754">
                  <c:v>1.1687719965794361E-4</c:v>
                </c:pt>
                <c:pt idx="755">
                  <c:v>1.1582098096575135E-4</c:v>
                </c:pt>
                <c:pt idx="756">
                  <c:v>1.145997281029032E-4</c:v>
                </c:pt>
                <c:pt idx="757">
                  <c:v>1.13411482074187E-4</c:v>
                </c:pt>
                <c:pt idx="758">
                  <c:v>1.126193180550422E-4</c:v>
                </c:pt>
                <c:pt idx="759">
                  <c:v>1.1159610619698048E-4</c:v>
                </c:pt>
                <c:pt idx="760">
                  <c:v>1.1057289433891866E-4</c:v>
                </c:pt>
                <c:pt idx="761">
                  <c:v>1.0981373715390557E-4</c:v>
                </c:pt>
                <c:pt idx="762">
                  <c:v>1.0885653896410597E-4</c:v>
                </c:pt>
                <c:pt idx="763">
                  <c:v>1.0793234760843703E-4</c:v>
                </c:pt>
                <c:pt idx="764">
                  <c:v>1.0667808791145861E-4</c:v>
                </c:pt>
                <c:pt idx="765">
                  <c:v>1.0578690338992081E-4</c:v>
                </c:pt>
                <c:pt idx="766">
                  <c:v>1.0469767786359703E-4</c:v>
                </c:pt>
                <c:pt idx="767">
                  <c:v>1.0374047967379738E-4</c:v>
                </c:pt>
                <c:pt idx="768">
                  <c:v>1.027172678157358E-4</c:v>
                </c:pt>
                <c:pt idx="769">
                  <c:v>1.0166104912354321E-4</c:v>
                </c:pt>
                <c:pt idx="770">
                  <c:v>1.0070385093374361E-4</c:v>
                </c:pt>
                <c:pt idx="771">
                  <c:v>1.0017574158764739E-4</c:v>
                </c:pt>
                <c:pt idx="772">
                  <c:v>9.9251550231978797E-5</c:v>
                </c:pt>
                <c:pt idx="773">
                  <c:v>9.8525399881096859E-5</c:v>
                </c:pt>
                <c:pt idx="774">
                  <c:v>9.7766242696083159E-5</c:v>
                </c:pt>
                <c:pt idx="775">
                  <c:v>9.7073099179331276E-5</c:v>
                </c:pt>
                <c:pt idx="776">
                  <c:v>9.6379955662579867E-5</c:v>
                </c:pt>
                <c:pt idx="777">
                  <c:v>9.5587791643435367E-5</c:v>
                </c:pt>
                <c:pt idx="778">
                  <c:v>9.4465559282980887E-5</c:v>
                </c:pt>
                <c:pt idx="779">
                  <c:v>9.3673395263836658E-5</c:v>
                </c:pt>
                <c:pt idx="780">
                  <c:v>9.2947244912953717E-5</c:v>
                </c:pt>
                <c:pt idx="781">
                  <c:v>9.2221094562071495E-5</c:v>
                </c:pt>
                <c:pt idx="782">
                  <c:v>9.12969032064029E-5</c:v>
                </c:pt>
                <c:pt idx="783">
                  <c:v>9.0405718684865227E-5</c:v>
                </c:pt>
                <c:pt idx="784">
                  <c:v>8.9514534163327852E-5</c:v>
                </c:pt>
                <c:pt idx="785">
                  <c:v>8.8821390646576606E-5</c:v>
                </c:pt>
                <c:pt idx="786">
                  <c:v>8.7897199290907726E-5</c:v>
                </c:pt>
                <c:pt idx="787">
                  <c:v>8.7270069442418202E-5</c:v>
                </c:pt>
                <c:pt idx="788">
                  <c:v>8.6774966930453369E-5</c:v>
                </c:pt>
                <c:pt idx="789">
                  <c:v>8.5916789243046347E-5</c:v>
                </c:pt>
                <c:pt idx="790">
                  <c:v>8.5091618389771101E-5</c:v>
                </c:pt>
                <c:pt idx="791">
                  <c:v>8.4530502209543841E-5</c:v>
                </c:pt>
                <c:pt idx="792">
                  <c:v>8.3837358692792567E-5</c:v>
                </c:pt>
                <c:pt idx="793">
                  <c:v>8.2946174171254528E-5</c:v>
                </c:pt>
                <c:pt idx="794">
                  <c:v>8.2451071659289248E-5</c:v>
                </c:pt>
                <c:pt idx="795">
                  <c:v>8.1757928142538164E-5</c:v>
                </c:pt>
                <c:pt idx="796">
                  <c:v>8.1064784625786362E-5</c:v>
                </c:pt>
                <c:pt idx="797">
                  <c:v>8.0536675279690444E-5</c:v>
                </c:pt>
                <c:pt idx="798">
                  <c:v>7.9546470255759612E-5</c:v>
                </c:pt>
                <c:pt idx="799">
                  <c:v>7.891934040727002E-5</c:v>
                </c:pt>
                <c:pt idx="800">
                  <c:v>7.8193190056387798E-5</c:v>
                </c:pt>
                <c:pt idx="801">
                  <c:v>7.6773896188753814E-5</c:v>
                </c:pt>
                <c:pt idx="802">
                  <c:v>7.594872533547831E-5</c:v>
                </c:pt>
                <c:pt idx="803">
                  <c:v>7.594872533547831E-5</c:v>
                </c:pt>
                <c:pt idx="804">
                  <c:v>7.5090547648071871E-5</c:v>
                </c:pt>
                <c:pt idx="805">
                  <c:v>7.4331390463058374E-5</c:v>
                </c:pt>
                <c:pt idx="806">
                  <c:v>7.3836287951093189E-5</c:v>
                </c:pt>
                <c:pt idx="807">
                  <c:v>7.3308178604996593E-5</c:v>
                </c:pt>
                <c:pt idx="808">
                  <c:v>7.2747062424769184E-5</c:v>
                </c:pt>
                <c:pt idx="809">
                  <c:v>7.2152939410411029E-5</c:v>
                </c:pt>
                <c:pt idx="810">
                  <c:v>7.0502597703859913E-5</c:v>
                </c:pt>
                <c:pt idx="811">
                  <c:v>7.0502597703859913E-5</c:v>
                </c:pt>
                <c:pt idx="812">
                  <c:v>6.9776447352977555E-5</c:v>
                </c:pt>
                <c:pt idx="813">
                  <c:v>6.9050297002095116E-5</c:v>
                </c:pt>
                <c:pt idx="814">
                  <c:v>6.8654214992522832E-5</c:v>
                </c:pt>
                <c:pt idx="815">
                  <c:v>6.7994078309902386E-5</c:v>
                </c:pt>
                <c:pt idx="816">
                  <c:v>6.7564989466199071E-5</c:v>
                </c:pt>
                <c:pt idx="817">
                  <c:v>6.6904852783578544E-5</c:v>
                </c:pt>
                <c:pt idx="818">
                  <c:v>6.5947654593779013E-5</c:v>
                </c:pt>
                <c:pt idx="819">
                  <c:v>6.5947654593779013E-5</c:v>
                </c:pt>
                <c:pt idx="820">
                  <c:v>6.5353531579420818E-5</c:v>
                </c:pt>
                <c:pt idx="821">
                  <c:v>6.4924442735717435E-5</c:v>
                </c:pt>
                <c:pt idx="822">
                  <c:v>6.4297312887228101E-5</c:v>
                </c:pt>
                <c:pt idx="823">
                  <c:v>6.3703189872869594E-5</c:v>
                </c:pt>
                <c:pt idx="824">
                  <c:v>6.3076060024380327E-5</c:v>
                </c:pt>
                <c:pt idx="825">
                  <c:v>6.2448930175890925E-5</c:v>
                </c:pt>
                <c:pt idx="826">
                  <c:v>6.1293690981305306E-5</c:v>
                </c:pt>
                <c:pt idx="827">
                  <c:v>6.0798588469339904E-5</c:v>
                </c:pt>
                <c:pt idx="828">
                  <c:v>6.0798588469339904E-5</c:v>
                </c:pt>
                <c:pt idx="829">
                  <c:v>6.0303485957374671E-5</c:v>
                </c:pt>
                <c:pt idx="830">
                  <c:v>5.9907403947802482E-5</c:v>
                </c:pt>
                <c:pt idx="831">
                  <c:v>5.9445308269967906E-5</c:v>
                </c:pt>
                <c:pt idx="832">
                  <c:v>5.8719157919085603E-5</c:v>
                </c:pt>
                <c:pt idx="833">
                  <c:v>5.8224055407120153E-5</c:v>
                </c:pt>
                <c:pt idx="834">
                  <c:v>5.7464898222106873E-5</c:v>
                </c:pt>
                <c:pt idx="835">
                  <c:v>5.6540706866438196E-5</c:v>
                </c:pt>
                <c:pt idx="836">
                  <c:v>5.6540706866438196E-5</c:v>
                </c:pt>
                <c:pt idx="837">
                  <c:v>5.5880570183817838E-5</c:v>
                </c:pt>
                <c:pt idx="838">
                  <c:v>5.5286447169459331E-5</c:v>
                </c:pt>
                <c:pt idx="839">
                  <c:v>5.4824351491625176E-5</c:v>
                </c:pt>
                <c:pt idx="840">
                  <c:v>5.439526264792199E-5</c:v>
                </c:pt>
                <c:pt idx="841">
                  <c:v>5.3735125965301503E-5</c:v>
                </c:pt>
                <c:pt idx="842">
                  <c:v>5.3008975614419009E-5</c:v>
                </c:pt>
                <c:pt idx="843">
                  <c:v>5.2315832097667533E-5</c:v>
                </c:pt>
                <c:pt idx="844">
                  <c:v>5.2315832097667533E-5</c:v>
                </c:pt>
                <c:pt idx="845">
                  <c:v>5.1820729585702191E-5</c:v>
                </c:pt>
                <c:pt idx="846">
                  <c:v>5.1292620239606057E-5</c:v>
                </c:pt>
                <c:pt idx="847">
                  <c:v>5.0764510893509685E-5</c:v>
                </c:pt>
                <c:pt idx="848">
                  <c:v>5.0368428883937502E-5</c:v>
                </c:pt>
                <c:pt idx="849">
                  <c:v>5.0104374210889123E-5</c:v>
                </c:pt>
                <c:pt idx="850">
                  <c:v>4.9708292201317056E-5</c:v>
                </c:pt>
                <c:pt idx="851">
                  <c:v>4.8751094011517451E-5</c:v>
                </c:pt>
                <c:pt idx="852">
                  <c:v>4.8322005167814021E-5</c:v>
                </c:pt>
                <c:pt idx="853">
                  <c:v>4.8322005167814021E-5</c:v>
                </c:pt>
                <c:pt idx="854">
                  <c:v>4.7694875319324714E-5</c:v>
                </c:pt>
                <c:pt idx="855">
                  <c:v>4.729879330975245E-5</c:v>
                </c:pt>
                <c:pt idx="856">
                  <c:v>4.6803690797787156E-5</c:v>
                </c:pt>
                <c:pt idx="857">
                  <c:v>4.6407608788214818E-5</c:v>
                </c:pt>
                <c:pt idx="858">
                  <c:v>4.6077540446904622E-5</c:v>
                </c:pt>
                <c:pt idx="859">
                  <c:v>4.5615444769070331E-5</c:v>
                </c:pt>
                <c:pt idx="860">
                  <c:v>4.475726708166394E-5</c:v>
                </c:pt>
                <c:pt idx="861">
                  <c:v>4.475726708166394E-5</c:v>
                </c:pt>
                <c:pt idx="862">
                  <c:v>4.4394191906222828E-5</c:v>
                </c:pt>
                <c:pt idx="863">
                  <c:v>4.4064123564912456E-5</c:v>
                </c:pt>
                <c:pt idx="864">
                  <c:v>4.3635034721209094E-5</c:v>
                </c:pt>
                <c:pt idx="865">
                  <c:v>4.3172939043374898E-5</c:v>
                </c:pt>
                <c:pt idx="866">
                  <c:v>4.2776857033802696E-5</c:v>
                </c:pt>
                <c:pt idx="867">
                  <c:v>4.2149727185313266E-5</c:v>
                </c:pt>
                <c:pt idx="868">
                  <c:v>4.1390570000299803E-5</c:v>
                </c:pt>
                <c:pt idx="869">
                  <c:v>4.1390570000299803E-5</c:v>
                </c:pt>
                <c:pt idx="870">
                  <c:v>4.0994487990727655E-5</c:v>
                </c:pt>
                <c:pt idx="871">
                  <c:v>4.0466378644631324E-5</c:v>
                </c:pt>
                <c:pt idx="872">
                  <c:v>4.0103303469189887E-5</c:v>
                </c:pt>
                <c:pt idx="873">
                  <c:v>3.9674214625486762E-5</c:v>
                </c:pt>
                <c:pt idx="874">
                  <c:v>3.9344146284176546E-5</c:v>
                </c:pt>
                <c:pt idx="875">
                  <c:v>3.8981071108735265E-5</c:v>
                </c:pt>
                <c:pt idx="876">
                  <c:v>3.8254920757852812E-5</c:v>
                </c:pt>
                <c:pt idx="877">
                  <c:v>3.7924852416542657E-5</c:v>
                </c:pt>
                <c:pt idx="878">
                  <c:v>3.7924852416542657E-5</c:v>
                </c:pt>
                <c:pt idx="879">
                  <c:v>3.7330729402184278E-5</c:v>
                </c:pt>
                <c:pt idx="880">
                  <c:v>3.7033667895005133E-5</c:v>
                </c:pt>
                <c:pt idx="881">
                  <c:v>3.6736606387825907E-5</c:v>
                </c:pt>
                <c:pt idx="882">
                  <c:v>3.630751754412266E-5</c:v>
                </c:pt>
                <c:pt idx="883">
                  <c:v>3.6043462871074511E-5</c:v>
                </c:pt>
                <c:pt idx="884">
                  <c:v>3.5680387695633271E-5</c:v>
                </c:pt>
                <c:pt idx="885">
                  <c:v>3.4855216842357727E-5</c:v>
                </c:pt>
                <c:pt idx="886">
                  <c:v>3.4855216842357727E-5</c:v>
                </c:pt>
                <c:pt idx="887">
                  <c:v>3.4327107496261416E-5</c:v>
                </c:pt>
                <c:pt idx="888">
                  <c:v>3.4162073325606216E-5</c:v>
                </c:pt>
                <c:pt idx="889">
                  <c:v>3.3798998150165051E-5</c:v>
                </c:pt>
                <c:pt idx="890">
                  <c:v>3.3534943477116943E-5</c:v>
                </c:pt>
                <c:pt idx="891">
                  <c:v>3.3138861467544645E-5</c:v>
                </c:pt>
                <c:pt idx="892">
                  <c:v>3.2907813628627588E-5</c:v>
                </c:pt>
                <c:pt idx="893">
                  <c:v>3.2412711116662233E-5</c:v>
                </c:pt>
                <c:pt idx="894">
                  <c:v>3.2412711116662233E-5</c:v>
                </c:pt>
                <c:pt idx="895">
                  <c:v>3.2214670111876111E-5</c:v>
                </c:pt>
                <c:pt idx="896">
                  <c:v>3.1950615438827949E-5</c:v>
                </c:pt>
                <c:pt idx="897">
                  <c:v>3.1752574434041746E-5</c:v>
                </c:pt>
                <c:pt idx="898">
                  <c:v>3.1554533429255692E-5</c:v>
                </c:pt>
                <c:pt idx="899">
                  <c:v>3.1191458253814412E-5</c:v>
                </c:pt>
                <c:pt idx="900">
                  <c:v>3.0729362575980195E-5</c:v>
                </c:pt>
                <c:pt idx="901">
                  <c:v>3.0102232727490783E-5</c:v>
                </c:pt>
                <c:pt idx="902">
                  <c:v>2.9838178054442617E-5</c:v>
                </c:pt>
                <c:pt idx="903">
                  <c:v>2.9838178054442617E-5</c:v>
                </c:pt>
                <c:pt idx="904">
                  <c:v>2.9376082376608242E-5</c:v>
                </c:pt>
                <c:pt idx="905">
                  <c:v>2.9013007201167093E-5</c:v>
                </c:pt>
                <c:pt idx="906">
                  <c:v>2.8814966196380894E-5</c:v>
                </c:pt>
                <c:pt idx="907">
                  <c:v>2.8649932025725925E-5</c:v>
                </c:pt>
                <c:pt idx="908">
                  <c:v>2.841888418680865E-5</c:v>
                </c:pt>
                <c:pt idx="909">
                  <c:v>2.7989795343105455E-5</c:v>
                </c:pt>
                <c:pt idx="910">
                  <c:v>2.7032597153305863E-5</c:v>
                </c:pt>
                <c:pt idx="911">
                  <c:v>2.7032597153305863E-5</c:v>
                </c:pt>
                <c:pt idx="912">
                  <c:v>2.6735535646126697E-5</c:v>
                </c:pt>
                <c:pt idx="913">
                  <c:v>2.6471480973078515E-5</c:v>
                </c:pt>
                <c:pt idx="914">
                  <c:v>2.6207426300030282E-5</c:v>
                </c:pt>
                <c:pt idx="915">
                  <c:v>2.5976378461113285E-5</c:v>
                </c:pt>
                <c:pt idx="916">
                  <c:v>2.5811344290458075E-5</c:v>
                </c:pt>
                <c:pt idx="917">
                  <c:v>2.5613303285672035E-5</c:v>
                </c:pt>
                <c:pt idx="918">
                  <c:v>2.508519393957566E-5</c:v>
                </c:pt>
                <c:pt idx="919">
                  <c:v>2.508519393957566E-5</c:v>
                </c:pt>
                <c:pt idx="920">
                  <c:v>2.4821139266527477E-5</c:v>
                </c:pt>
                <c:pt idx="921">
                  <c:v>2.4623098261741291E-5</c:v>
                </c:pt>
                <c:pt idx="922">
                  <c:v>2.4359043588693241E-5</c:v>
                </c:pt>
                <c:pt idx="923">
                  <c:v>2.4194009418038031E-5</c:v>
                </c:pt>
                <c:pt idx="924">
                  <c:v>2.3995968413251991E-5</c:v>
                </c:pt>
                <c:pt idx="925">
                  <c:v>2.3797927408465859E-5</c:v>
                </c:pt>
                <c:pt idx="926">
                  <c:v>2.3071777057583446E-5</c:v>
                </c:pt>
                <c:pt idx="927">
                  <c:v>2.2840729218666257E-5</c:v>
                </c:pt>
                <c:pt idx="928">
                  <c:v>2.2840729218666257E-5</c:v>
                </c:pt>
                <c:pt idx="929">
                  <c:v>2.2741708716273257E-5</c:v>
                </c:pt>
                <c:pt idx="930">
                  <c:v>2.2510660877356044E-5</c:v>
                </c:pt>
                <c:pt idx="931">
                  <c:v>2.2444647209094054E-5</c:v>
                </c:pt>
                <c:pt idx="932">
                  <c:v>2.2213599370176851E-5</c:v>
                </c:pt>
                <c:pt idx="933">
                  <c:v>2.1685490024080541E-5</c:v>
                </c:pt>
                <c:pt idx="934">
                  <c:v>2.1652483189949452E-5</c:v>
                </c:pt>
                <c:pt idx="935">
                  <c:v>2.1190387512115243E-5</c:v>
                </c:pt>
                <c:pt idx="936">
                  <c:v>2.1190387512115243E-5</c:v>
                </c:pt>
                <c:pt idx="937">
                  <c:v>2.0992346507329149E-5</c:v>
                </c:pt>
                <c:pt idx="938">
                  <c:v>2.0893326004936027E-5</c:v>
                </c:pt>
                <c:pt idx="939">
                  <c:v>2.0761298668411952E-5</c:v>
                </c:pt>
                <c:pt idx="940">
                  <c:v>2.0563257663625858E-5</c:v>
                </c:pt>
                <c:pt idx="941">
                  <c:v>2.0332209824708651E-5</c:v>
                </c:pt>
                <c:pt idx="942">
                  <c:v>2.0134168819922587E-5</c:v>
                </c:pt>
                <c:pt idx="943">
                  <c:v>1.9507038971433161E-5</c:v>
                </c:pt>
                <c:pt idx="944">
                  <c:v>1.9507038971433161E-5</c:v>
                </c:pt>
                <c:pt idx="945">
                  <c:v>1.934200480077807E-5</c:v>
                </c:pt>
                <c:pt idx="946">
                  <c:v>1.9176970630122962E-5</c:v>
                </c:pt>
                <c:pt idx="947">
                  <c:v>1.8912915957074749E-5</c:v>
                </c:pt>
                <c:pt idx="948">
                  <c:v>1.8780888620550722E-5</c:v>
                </c:pt>
                <c:pt idx="949">
                  <c:v>1.8648861284026641E-5</c:v>
                </c:pt>
                <c:pt idx="950">
                  <c:v>1.8384806610978479E-5</c:v>
                </c:pt>
                <c:pt idx="951">
                  <c:v>1.7988724601406229E-5</c:v>
                </c:pt>
                <c:pt idx="952">
                  <c:v>1.7856697264882144E-5</c:v>
                </c:pt>
                <c:pt idx="953">
                  <c:v>1.7856697264882144E-5</c:v>
                </c:pt>
                <c:pt idx="954">
                  <c:v>1.7625649425964961E-5</c:v>
                </c:pt>
                <c:pt idx="955">
                  <c:v>1.7493622089440863E-5</c:v>
                </c:pt>
                <c:pt idx="956">
                  <c:v>1.732858791878582E-5</c:v>
                </c:pt>
                <c:pt idx="957">
                  <c:v>1.7229567416392738E-5</c:v>
                </c:pt>
                <c:pt idx="958">
                  <c:v>1.7064533245737671E-5</c:v>
                </c:pt>
                <c:pt idx="959">
                  <c:v>1.6866492240951529E-5</c:v>
                </c:pt>
                <c:pt idx="960">
                  <c:v>1.6602437567903367E-5</c:v>
                </c:pt>
                <c:pt idx="961">
                  <c:v>1.6602437567903367E-5</c:v>
                </c:pt>
                <c:pt idx="962">
                  <c:v>1.6404396563117242E-5</c:v>
                </c:pt>
                <c:pt idx="963">
                  <c:v>1.6206355558331117E-5</c:v>
                </c:pt>
                <c:pt idx="964">
                  <c:v>1.6107335055938056E-5</c:v>
                </c:pt>
                <c:pt idx="965">
                  <c:v>1.587628721702089E-5</c:v>
                </c:pt>
                <c:pt idx="966">
                  <c:v>1.5678246212234741E-5</c:v>
                </c:pt>
                <c:pt idx="967">
                  <c:v>1.557922570984168E-5</c:v>
                </c:pt>
                <c:pt idx="968">
                  <c:v>1.5315171036793552E-5</c:v>
                </c:pt>
                <c:pt idx="969">
                  <c:v>1.5315171036793552E-5</c:v>
                </c:pt>
                <c:pt idx="970">
                  <c:v>1.5150136866138446E-5</c:v>
                </c:pt>
                <c:pt idx="971">
                  <c:v>1.5018109529614349E-5</c:v>
                </c:pt>
                <c:pt idx="972">
                  <c:v>1.4919089027221283E-5</c:v>
                </c:pt>
                <c:pt idx="973">
                  <c:v>1.4721048022435172E-5</c:v>
                </c:pt>
                <c:pt idx="974">
                  <c:v>1.4589020685911104E-5</c:v>
                </c:pt>
                <c:pt idx="975">
                  <c:v>1.4490000183518028E-5</c:v>
                </c:pt>
                <c:pt idx="976">
                  <c:v>1.4093918173945736E-5</c:v>
                </c:pt>
                <c:pt idx="977">
                  <c:v>1.392888400329069E-5</c:v>
                </c:pt>
                <c:pt idx="978">
                  <c:v>1.392888400329069E-5</c:v>
                </c:pt>
                <c:pt idx="979">
                  <c:v>1.3763849832635604E-5</c:v>
                </c:pt>
                <c:pt idx="980">
                  <c:v>1.3565808827849453E-5</c:v>
                </c:pt>
                <c:pt idx="981">
                  <c:v>1.3268747320670259E-5</c:v>
                </c:pt>
                <c:pt idx="982">
                  <c:v>1.3037699481753105E-5</c:v>
                </c:pt>
                <c:pt idx="983">
                  <c:v>1.2971685813491061E-5</c:v>
                </c:pt>
                <c:pt idx="984">
                  <c:v>1.2872665311098026E-5</c:v>
                </c:pt>
                <c:pt idx="985">
                  <c:v>1.2509590135656789E-5</c:v>
                </c:pt>
                <c:pt idx="986">
                  <c:v>1.2509590135656789E-5</c:v>
                </c:pt>
                <c:pt idx="987">
                  <c:v>1.2443576467394752E-5</c:v>
                </c:pt>
                <c:pt idx="988">
                  <c:v>1.2344555965001703E-5</c:v>
                </c:pt>
                <c:pt idx="989">
                  <c:v>1.2146514960215571E-5</c:v>
                </c:pt>
                <c:pt idx="990">
                  <c:v>1.2047494457822483E-5</c:v>
                </c:pt>
                <c:pt idx="991">
                  <c:v>1.1948473955429448E-5</c:v>
                </c:pt>
                <c:pt idx="992">
                  <c:v>1.1948473955429448E-5</c:v>
                </c:pt>
                <c:pt idx="993">
                  <c:v>1.1783439784774363E-5</c:v>
                </c:pt>
                <c:pt idx="994">
                  <c:v>1.1783439784774363E-5</c:v>
                </c:pt>
                <c:pt idx="995">
                  <c:v>1.1585398779988235E-5</c:v>
                </c:pt>
                <c:pt idx="996">
                  <c:v>1.1453371443464166E-5</c:v>
                </c:pt>
                <c:pt idx="997">
                  <c:v>1.1321344106940052E-5</c:v>
                </c:pt>
                <c:pt idx="998">
                  <c:v>1.1189316770415949E-5</c:v>
                </c:pt>
                <c:pt idx="999">
                  <c:v>1.1090296268022909E-5</c:v>
                </c:pt>
                <c:pt idx="1000">
                  <c:v>1.0991275765629855E-5</c:v>
                </c:pt>
                <c:pt idx="1001">
                  <c:v>1.0958268931498804E-5</c:v>
                </c:pt>
                <c:pt idx="1002">
                  <c:v>1.0892255263236802E-5</c:v>
                </c:pt>
                <c:pt idx="1003">
                  <c:v>1.0892255263236802E-5</c:v>
                </c:pt>
                <c:pt idx="1004">
                  <c:v>1.0760227926712711E-5</c:v>
                </c:pt>
                <c:pt idx="1005">
                  <c:v>1.0496173253664551E-5</c:v>
                </c:pt>
                <c:pt idx="1006">
                  <c:v>1.0430159585402515E-5</c:v>
                </c:pt>
                <c:pt idx="1007">
                  <c:v>1.0298132248878425E-5</c:v>
                </c:pt>
                <c:pt idx="1008">
                  <c:v>1.0133098078223295E-5</c:v>
                </c:pt>
                <c:pt idx="1009">
                  <c:v>9.9020502393062058E-6</c:v>
                </c:pt>
                <c:pt idx="1010">
                  <c:v>9.6710024003890283E-6</c:v>
                </c:pt>
                <c:pt idx="1011">
                  <c:v>9.6710024003890283E-6</c:v>
                </c:pt>
                <c:pt idx="1012">
                  <c:v>9.6379955662580029E-6</c:v>
                </c:pt>
                <c:pt idx="1013">
                  <c:v>9.5389750638649235E-6</c:v>
                </c:pt>
                <c:pt idx="1014">
                  <c:v>9.5059682297339371E-6</c:v>
                </c:pt>
                <c:pt idx="1015">
                  <c:v>9.3079272249478137E-6</c:v>
                </c:pt>
                <c:pt idx="1016">
                  <c:v>9.2089067225547207E-6</c:v>
                </c:pt>
                <c:pt idx="1017">
                  <c:v>9.1758998884237428E-6</c:v>
                </c:pt>
                <c:pt idx="1018">
                  <c:v>9.1098862201617005E-6</c:v>
                </c:pt>
                <c:pt idx="1019">
                  <c:v>9.1098862201617005E-6</c:v>
                </c:pt>
                <c:pt idx="1020">
                  <c:v>9.0768793860306582E-6</c:v>
                </c:pt>
                <c:pt idx="1021">
                  <c:v>8.9448520495065567E-6</c:v>
                </c:pt>
                <c:pt idx="1022">
                  <c:v>8.7798178788514791E-6</c:v>
                </c:pt>
                <c:pt idx="1023">
                  <c:v>8.6807973764584267E-6</c:v>
                </c:pt>
                <c:pt idx="1024">
                  <c:v>8.5157632058033304E-6</c:v>
                </c:pt>
                <c:pt idx="1025">
                  <c:v>8.416742703410256E-6</c:v>
                </c:pt>
                <c:pt idx="1026">
                  <c:v>8.251708532755141E-6</c:v>
                </c:pt>
                <c:pt idx="1027">
                  <c:v>8.152688030362109E-6</c:v>
                </c:pt>
                <c:pt idx="1028">
                  <c:v>8.0866743621000413E-6</c:v>
                </c:pt>
                <c:pt idx="1029">
                  <c:v>8.0206606938380059E-6</c:v>
                </c:pt>
                <c:pt idx="1030">
                  <c:v>7.9546470255759619E-6</c:v>
                </c:pt>
                <c:pt idx="1031">
                  <c:v>7.8556265231829028E-6</c:v>
                </c:pt>
                <c:pt idx="1032">
                  <c:v>7.8556265231829028E-6</c:v>
                </c:pt>
                <c:pt idx="1033">
                  <c:v>7.7896128549208673E-6</c:v>
                </c:pt>
                <c:pt idx="1034">
                  <c:v>7.6905923525277912E-6</c:v>
                </c:pt>
                <c:pt idx="1035">
                  <c:v>7.6245786842657473E-6</c:v>
                </c:pt>
                <c:pt idx="1036">
                  <c:v>7.5915718501347346E-6</c:v>
                </c:pt>
                <c:pt idx="1037">
                  <c:v>7.4595445136106586E-6</c:v>
                </c:pt>
                <c:pt idx="1038">
                  <c:v>7.4595445136106586E-6</c:v>
                </c:pt>
                <c:pt idx="1039">
                  <c:v>7.3935308453485934E-6</c:v>
                </c:pt>
                <c:pt idx="1040">
                  <c:v>7.3605240112175808E-6</c:v>
                </c:pt>
                <c:pt idx="1041">
                  <c:v>7.3275171770865503E-6</c:v>
                </c:pt>
                <c:pt idx="1042">
                  <c:v>7.2284966746935081E-6</c:v>
                </c:pt>
                <c:pt idx="1043">
                  <c:v>7.0964693381694279E-6</c:v>
                </c:pt>
                <c:pt idx="1044">
                  <c:v>7.0634625040384093E-6</c:v>
                </c:pt>
                <c:pt idx="1045">
                  <c:v>6.9974488357763662E-6</c:v>
                </c:pt>
                <c:pt idx="1046">
                  <c:v>6.8984283333833037E-6</c:v>
                </c:pt>
                <c:pt idx="1047">
                  <c:v>6.7994078309902428E-6</c:v>
                </c:pt>
                <c:pt idx="1048">
                  <c:v>6.700387328597182E-6</c:v>
                </c:pt>
                <c:pt idx="1049">
                  <c:v>6.6013668262041203E-6</c:v>
                </c:pt>
                <c:pt idx="1050">
                  <c:v>6.5683599920731042E-6</c:v>
                </c:pt>
                <c:pt idx="1051">
                  <c:v>6.5023463238110603E-6</c:v>
                </c:pt>
                <c:pt idx="1052">
                  <c:v>6.4033258214179927E-6</c:v>
                </c:pt>
                <c:pt idx="1053">
                  <c:v>6.3703189872869724E-6</c:v>
                </c:pt>
                <c:pt idx="1054">
                  <c:v>6.3043053190249276E-6</c:v>
                </c:pt>
                <c:pt idx="1055">
                  <c:v>6.2712984848939404E-6</c:v>
                </c:pt>
                <c:pt idx="1056">
                  <c:v>6.2382916507629023E-6</c:v>
                </c:pt>
                <c:pt idx="1057">
                  <c:v>6.1722779825008609E-6</c:v>
                </c:pt>
                <c:pt idx="1058">
                  <c:v>6.1062643142388136E-6</c:v>
                </c:pt>
                <c:pt idx="1059">
                  <c:v>6.0732574801077984E-6</c:v>
                </c:pt>
                <c:pt idx="1060">
                  <c:v>5.9082233094527029E-6</c:v>
                </c:pt>
                <c:pt idx="1061">
                  <c:v>5.9082233094527029E-6</c:v>
                </c:pt>
                <c:pt idx="1062">
                  <c:v>5.9082233094527029E-6</c:v>
                </c:pt>
                <c:pt idx="1063">
                  <c:v>5.842209641190653E-6</c:v>
                </c:pt>
                <c:pt idx="1064">
                  <c:v>5.7431891387975837E-6</c:v>
                </c:pt>
                <c:pt idx="1065">
                  <c:v>5.7431891387975837E-6</c:v>
                </c:pt>
                <c:pt idx="1066">
                  <c:v>5.71018230466656E-6</c:v>
                </c:pt>
                <c:pt idx="1067">
                  <c:v>5.6111618022734975E-6</c:v>
                </c:pt>
                <c:pt idx="1068">
                  <c:v>5.5781549681424704E-6</c:v>
                </c:pt>
                <c:pt idx="1069">
                  <c:v>5.545148134011462E-6</c:v>
                </c:pt>
                <c:pt idx="1070">
                  <c:v>5.4131207974873818E-6</c:v>
                </c:pt>
                <c:pt idx="1071">
                  <c:v>5.3801139633563496E-6</c:v>
                </c:pt>
                <c:pt idx="1072">
                  <c:v>5.248086626832271E-6</c:v>
                </c:pt>
                <c:pt idx="1073">
                  <c:v>5.1820729585702262E-6</c:v>
                </c:pt>
                <c:pt idx="1074">
                  <c:v>5.1490661244392178E-6</c:v>
                </c:pt>
                <c:pt idx="1075">
                  <c:v>5.1160592903081925E-6</c:v>
                </c:pt>
                <c:pt idx="1076">
                  <c:v>5.1160592903081925E-6</c:v>
                </c:pt>
                <c:pt idx="1077">
                  <c:v>5.0170387879151291E-6</c:v>
                </c:pt>
                <c:pt idx="1078">
                  <c:v>4.9510251196530961E-6</c:v>
                </c:pt>
                <c:pt idx="1079">
                  <c:v>4.8850114513910446E-6</c:v>
                </c:pt>
                <c:pt idx="1080">
                  <c:v>4.8189977831290006E-6</c:v>
                </c:pt>
                <c:pt idx="1081">
                  <c:v>4.8189977831290006E-6</c:v>
                </c:pt>
                <c:pt idx="1082">
                  <c:v>4.7859909489979795E-6</c:v>
                </c:pt>
                <c:pt idx="1083">
                  <c:v>4.653963612473906E-6</c:v>
                </c:pt>
                <c:pt idx="1084">
                  <c:v>4.6209567783428713E-6</c:v>
                </c:pt>
                <c:pt idx="1085">
                  <c:v>4.5879499442118646E-6</c:v>
                </c:pt>
                <c:pt idx="1086">
                  <c:v>4.5879499442118646E-6</c:v>
                </c:pt>
                <c:pt idx="1087">
                  <c:v>4.5219362759498113E-6</c:v>
                </c:pt>
                <c:pt idx="1088">
                  <c:v>4.4889294418188038E-6</c:v>
                </c:pt>
                <c:pt idx="1089">
                  <c:v>4.4559226076877776E-6</c:v>
                </c:pt>
                <c:pt idx="1090">
                  <c:v>4.4229157735567463E-6</c:v>
                </c:pt>
                <c:pt idx="1091">
                  <c:v>4.4229157735567463E-6</c:v>
                </c:pt>
                <c:pt idx="1092">
                  <c:v>4.4229157735567463E-6</c:v>
                </c:pt>
                <c:pt idx="1093">
                  <c:v>4.4229157735567463E-6</c:v>
                </c:pt>
                <c:pt idx="1094">
                  <c:v>4.356902105294726E-6</c:v>
                </c:pt>
                <c:pt idx="1095">
                  <c:v>4.3238952711636914E-6</c:v>
                </c:pt>
                <c:pt idx="1096">
                  <c:v>4.2248747687706314E-6</c:v>
                </c:pt>
                <c:pt idx="1097">
                  <c:v>4.1588611005085925E-6</c:v>
                </c:pt>
                <c:pt idx="1098">
                  <c:v>4.1258542663775485E-6</c:v>
                </c:pt>
                <c:pt idx="1099">
                  <c:v>4.1258542663775485E-6</c:v>
                </c:pt>
                <c:pt idx="1100">
                  <c:v>4.1258542663775485E-6</c:v>
                </c:pt>
                <c:pt idx="1101">
                  <c:v>4.0598405981155317E-6</c:v>
                </c:pt>
                <c:pt idx="1102">
                  <c:v>3.9608200957224751E-6</c:v>
                </c:pt>
                <c:pt idx="1103">
                  <c:v>3.9608200957224751E-6</c:v>
                </c:pt>
                <c:pt idx="1104">
                  <c:v>3.9608200957224751E-6</c:v>
                </c:pt>
                <c:pt idx="1105">
                  <c:v>3.894806427460426E-6</c:v>
                </c:pt>
                <c:pt idx="1106">
                  <c:v>3.894806427460426E-6</c:v>
                </c:pt>
                <c:pt idx="1107">
                  <c:v>3.8287927591983922E-6</c:v>
                </c:pt>
                <c:pt idx="1108">
                  <c:v>3.795785925067369E-6</c:v>
                </c:pt>
                <c:pt idx="1109">
                  <c:v>3.7627790909363517E-6</c:v>
                </c:pt>
                <c:pt idx="1110">
                  <c:v>3.6967654226743018E-6</c:v>
                </c:pt>
                <c:pt idx="1111">
                  <c:v>3.6307517544122684E-6</c:v>
                </c:pt>
                <c:pt idx="1112">
                  <c:v>3.5977449202812439E-6</c:v>
                </c:pt>
                <c:pt idx="1113">
                  <c:v>3.5647380861502258E-6</c:v>
                </c:pt>
                <c:pt idx="1114">
                  <c:v>3.5647380861502258E-6</c:v>
                </c:pt>
                <c:pt idx="1115">
                  <c:v>3.5317312520192085E-6</c:v>
                </c:pt>
                <c:pt idx="1116">
                  <c:v>3.4987244178881827E-6</c:v>
                </c:pt>
                <c:pt idx="1117">
                  <c:v>3.4987244178881827E-6</c:v>
                </c:pt>
                <c:pt idx="1118">
                  <c:v>3.4657175837571654E-6</c:v>
                </c:pt>
                <c:pt idx="1119">
                  <c:v>3.4327107496261438E-6</c:v>
                </c:pt>
                <c:pt idx="1120">
                  <c:v>3.4327107496261438E-6</c:v>
                </c:pt>
                <c:pt idx="1121">
                  <c:v>3.4327107496261438E-6</c:v>
                </c:pt>
                <c:pt idx="1122">
                  <c:v>3.4327107496261438E-6</c:v>
                </c:pt>
                <c:pt idx="1123">
                  <c:v>3.3997039154951167E-6</c:v>
                </c:pt>
                <c:pt idx="1124">
                  <c:v>3.333690247233083E-6</c:v>
                </c:pt>
                <c:pt idx="1125">
                  <c:v>3.333690247233083E-6</c:v>
                </c:pt>
                <c:pt idx="1126">
                  <c:v>3.3006834131020555E-6</c:v>
                </c:pt>
                <c:pt idx="1127">
                  <c:v>3.2676765789710466E-6</c:v>
                </c:pt>
                <c:pt idx="1128">
                  <c:v>3.2346697448400209E-6</c:v>
                </c:pt>
                <c:pt idx="1129">
                  <c:v>3.2346697448400209E-6</c:v>
                </c:pt>
                <c:pt idx="1130">
                  <c:v>3.2016629107089946E-6</c:v>
                </c:pt>
                <c:pt idx="1131">
                  <c:v>3.1686560765779807E-6</c:v>
                </c:pt>
                <c:pt idx="1132">
                  <c:v>3.1686560765779807E-6</c:v>
                </c:pt>
                <c:pt idx="1133">
                  <c:v>3.1356492424469613E-6</c:v>
                </c:pt>
                <c:pt idx="1134">
                  <c:v>3.1026424083159334E-6</c:v>
                </c:pt>
                <c:pt idx="1135">
                  <c:v>3.0366287400538856E-6</c:v>
                </c:pt>
                <c:pt idx="1136">
                  <c:v>3.0366287400538856E-6</c:v>
                </c:pt>
                <c:pt idx="1137">
                  <c:v>2.9706150717918489E-6</c:v>
                </c:pt>
                <c:pt idx="1138">
                  <c:v>2.9706150717918489E-6</c:v>
                </c:pt>
                <c:pt idx="1139">
                  <c:v>2.9376082376608252E-6</c:v>
                </c:pt>
                <c:pt idx="1140">
                  <c:v>2.8715945693987885E-6</c:v>
                </c:pt>
                <c:pt idx="1141">
                  <c:v>2.8385877352677716E-6</c:v>
                </c:pt>
                <c:pt idx="1142">
                  <c:v>2.8055809011367496E-6</c:v>
                </c:pt>
                <c:pt idx="1143">
                  <c:v>2.7725740670057314E-6</c:v>
                </c:pt>
                <c:pt idx="1144">
                  <c:v>2.7725740670057314E-6</c:v>
                </c:pt>
                <c:pt idx="1145">
                  <c:v>2.7395672328747099E-6</c:v>
                </c:pt>
                <c:pt idx="1146">
                  <c:v>2.7395672328747099E-6</c:v>
                </c:pt>
                <c:pt idx="1147">
                  <c:v>2.7065603987436888E-6</c:v>
                </c:pt>
                <c:pt idx="1148">
                  <c:v>2.6405467304816495E-6</c:v>
                </c:pt>
                <c:pt idx="1149">
                  <c:v>2.6075398963506305E-6</c:v>
                </c:pt>
                <c:pt idx="1150">
                  <c:v>2.5745330622196102E-6</c:v>
                </c:pt>
                <c:pt idx="1151">
                  <c:v>2.5745330622196102E-6</c:v>
                </c:pt>
                <c:pt idx="1152">
                  <c:v>2.5745330622196102E-6</c:v>
                </c:pt>
                <c:pt idx="1153">
                  <c:v>2.5745330622196102E-6</c:v>
                </c:pt>
                <c:pt idx="1154">
                  <c:v>2.5745330622196102E-6</c:v>
                </c:pt>
                <c:pt idx="1155">
                  <c:v>2.5415262280885882E-6</c:v>
                </c:pt>
                <c:pt idx="1156">
                  <c:v>2.5415262280885882E-6</c:v>
                </c:pt>
                <c:pt idx="1157">
                  <c:v>2.5415262280885882E-6</c:v>
                </c:pt>
                <c:pt idx="1158">
                  <c:v>2.4755125598265451E-6</c:v>
                </c:pt>
                <c:pt idx="1159">
                  <c:v>2.4755125598265451E-6</c:v>
                </c:pt>
                <c:pt idx="1160">
                  <c:v>2.4094988915645016E-6</c:v>
                </c:pt>
                <c:pt idx="1161">
                  <c:v>2.4094988915645016E-6</c:v>
                </c:pt>
                <c:pt idx="1162">
                  <c:v>2.4094988915645016E-6</c:v>
                </c:pt>
                <c:pt idx="1163">
                  <c:v>2.3764920574334805E-6</c:v>
                </c:pt>
                <c:pt idx="1164">
                  <c:v>2.3104783891714352E-6</c:v>
                </c:pt>
                <c:pt idx="1165">
                  <c:v>2.2444647209094057E-6</c:v>
                </c:pt>
                <c:pt idx="1166">
                  <c:v>2.2114578867783795E-6</c:v>
                </c:pt>
                <c:pt idx="1167">
                  <c:v>2.2114578867783795E-6</c:v>
                </c:pt>
                <c:pt idx="1168">
                  <c:v>2.2114578867783795E-6</c:v>
                </c:pt>
                <c:pt idx="1169">
                  <c:v>2.1454442185163444E-6</c:v>
                </c:pt>
                <c:pt idx="1170">
                  <c:v>2.1124373843853195E-6</c:v>
                </c:pt>
                <c:pt idx="1171">
                  <c:v>2.0134168819922582E-6</c:v>
                </c:pt>
                <c:pt idx="1172">
                  <c:v>2.0134168819922582E-6</c:v>
                </c:pt>
                <c:pt idx="1173">
                  <c:v>2.0134168819922582E-6</c:v>
                </c:pt>
                <c:pt idx="1174">
                  <c:v>2.0134168819922582E-6</c:v>
                </c:pt>
                <c:pt idx="1175">
                  <c:v>1.9474032137302147E-6</c:v>
                </c:pt>
                <c:pt idx="1176">
                  <c:v>1.9474032137302147E-6</c:v>
                </c:pt>
                <c:pt idx="1177">
                  <c:v>1.9474032137302147E-6</c:v>
                </c:pt>
                <c:pt idx="1178">
                  <c:v>1.9143963795991932E-6</c:v>
                </c:pt>
                <c:pt idx="1179">
                  <c:v>1.9143963795991932E-6</c:v>
                </c:pt>
                <c:pt idx="1180">
                  <c:v>1.9143963795991932E-6</c:v>
                </c:pt>
                <c:pt idx="1181">
                  <c:v>1.9143963795991932E-6</c:v>
                </c:pt>
                <c:pt idx="1182">
                  <c:v>1.8483827113371541E-6</c:v>
                </c:pt>
                <c:pt idx="1183">
                  <c:v>1.8153758772061325E-6</c:v>
                </c:pt>
                <c:pt idx="1184">
                  <c:v>1.8153758772061325E-6</c:v>
                </c:pt>
                <c:pt idx="1185">
                  <c:v>1.7823690430751106E-6</c:v>
                </c:pt>
                <c:pt idx="1186">
                  <c:v>1.7823690430751106E-6</c:v>
                </c:pt>
                <c:pt idx="1187">
                  <c:v>1.7163553748130732E-6</c:v>
                </c:pt>
                <c:pt idx="1188">
                  <c:v>1.5843280382889885E-6</c:v>
                </c:pt>
                <c:pt idx="1189">
                  <c:v>1.5843280382889885E-6</c:v>
                </c:pt>
                <c:pt idx="1190">
                  <c:v>1.5513212041579652E-6</c:v>
                </c:pt>
                <c:pt idx="1191">
                  <c:v>1.4853075358959272E-6</c:v>
                </c:pt>
                <c:pt idx="1192">
                  <c:v>1.4523007017649059E-6</c:v>
                </c:pt>
                <c:pt idx="1193">
                  <c:v>1.4523007017649059E-6</c:v>
                </c:pt>
                <c:pt idx="1194">
                  <c:v>1.4192938676338837E-6</c:v>
                </c:pt>
                <c:pt idx="1195">
                  <c:v>1.4192938676338837E-6</c:v>
                </c:pt>
                <c:pt idx="1196">
                  <c:v>1.3862870335028683E-6</c:v>
                </c:pt>
                <c:pt idx="1197">
                  <c:v>1.3862870335028683E-6</c:v>
                </c:pt>
                <c:pt idx="1198">
                  <c:v>1.3862870335028683E-6</c:v>
                </c:pt>
                <c:pt idx="1199">
                  <c:v>1.3862870335028683E-6</c:v>
                </c:pt>
                <c:pt idx="1200">
                  <c:v>1.3862870335028683E-6</c:v>
                </c:pt>
                <c:pt idx="1201">
                  <c:v>1.3862870335028683E-6</c:v>
                </c:pt>
                <c:pt idx="1202">
                  <c:v>1.3862870335028683E-6</c:v>
                </c:pt>
                <c:pt idx="1203">
                  <c:v>1.3862870335028683E-6</c:v>
                </c:pt>
                <c:pt idx="1204">
                  <c:v>1.3862870335028683E-6</c:v>
                </c:pt>
                <c:pt idx="1205">
                  <c:v>1.3862870335028683E-6</c:v>
                </c:pt>
                <c:pt idx="1206">
                  <c:v>1.3862870335028683E-6</c:v>
                </c:pt>
                <c:pt idx="1207">
                  <c:v>1.3862870335028683E-6</c:v>
                </c:pt>
                <c:pt idx="1208">
                  <c:v>1.3862870335028683E-6</c:v>
                </c:pt>
                <c:pt idx="1209">
                  <c:v>1.3532801993718467E-6</c:v>
                </c:pt>
                <c:pt idx="1210">
                  <c:v>1.3532801993718467E-6</c:v>
                </c:pt>
                <c:pt idx="1211">
                  <c:v>1.3532801993718467E-6</c:v>
                </c:pt>
                <c:pt idx="1212">
                  <c:v>1.3532801993718467E-6</c:v>
                </c:pt>
                <c:pt idx="1213">
                  <c:v>1.3532801993718467E-6</c:v>
                </c:pt>
                <c:pt idx="1214">
                  <c:v>1.3532801993718467E-6</c:v>
                </c:pt>
                <c:pt idx="1215">
                  <c:v>1.2872665311098028E-6</c:v>
                </c:pt>
                <c:pt idx="1216">
                  <c:v>1.2542596969787833E-6</c:v>
                </c:pt>
                <c:pt idx="1217">
                  <c:v>1.2542596969787833E-6</c:v>
                </c:pt>
                <c:pt idx="1218">
                  <c:v>1.2542596969787833E-6</c:v>
                </c:pt>
                <c:pt idx="1219">
                  <c:v>1.2542596969787833E-6</c:v>
                </c:pt>
                <c:pt idx="1220">
                  <c:v>1.2542596969787833E-6</c:v>
                </c:pt>
                <c:pt idx="1221">
                  <c:v>1.2542596969787833E-6</c:v>
                </c:pt>
                <c:pt idx="1222">
                  <c:v>1.2212528628477637E-6</c:v>
                </c:pt>
                <c:pt idx="1223">
                  <c:v>1.2212528628477637E-6</c:v>
                </c:pt>
                <c:pt idx="1224">
                  <c:v>1.2212528628477637E-6</c:v>
                </c:pt>
                <c:pt idx="1225">
                  <c:v>1.2212528628477637E-6</c:v>
                </c:pt>
                <c:pt idx="1226">
                  <c:v>1.2212528628477637E-6</c:v>
                </c:pt>
                <c:pt idx="1227">
                  <c:v>1.2212528628477637E-6</c:v>
                </c:pt>
                <c:pt idx="1228">
                  <c:v>1.2212528628477637E-6</c:v>
                </c:pt>
                <c:pt idx="1229">
                  <c:v>1.2212528628477637E-6</c:v>
                </c:pt>
                <c:pt idx="1230">
                  <c:v>1.2212528628477637E-6</c:v>
                </c:pt>
                <c:pt idx="1231">
                  <c:v>1.1882460287167457E-6</c:v>
                </c:pt>
                <c:pt idx="1232">
                  <c:v>1.1882460287167457E-6</c:v>
                </c:pt>
                <c:pt idx="1233">
                  <c:v>1.1882460287167457E-6</c:v>
                </c:pt>
                <c:pt idx="1234">
                  <c:v>1.1222323604547009E-6</c:v>
                </c:pt>
                <c:pt idx="1235">
                  <c:v>1.0562186921926561E-6</c:v>
                </c:pt>
                <c:pt idx="1236">
                  <c:v>1.0562186921926561E-6</c:v>
                </c:pt>
                <c:pt idx="1237">
                  <c:v>1.0562186921926561E-6</c:v>
                </c:pt>
                <c:pt idx="1238">
                  <c:v>1.0232118580616361E-6</c:v>
                </c:pt>
                <c:pt idx="1239">
                  <c:v>1.0232118580616361E-6</c:v>
                </c:pt>
                <c:pt idx="1240">
                  <c:v>1.0232118580616361E-6</c:v>
                </c:pt>
                <c:pt idx="1241">
                  <c:v>1.0232118580616361E-6</c:v>
                </c:pt>
                <c:pt idx="1242">
                  <c:v>1.0232118580616361E-6</c:v>
                </c:pt>
                <c:pt idx="1243">
                  <c:v>1.0232118580616361E-6</c:v>
                </c:pt>
                <c:pt idx="1244">
                  <c:v>1.0232118580616361E-6</c:v>
                </c:pt>
                <c:pt idx="1245">
                  <c:v>9.9020502393062088E-7</c:v>
                </c:pt>
                <c:pt idx="1246">
                  <c:v>9.9020502393062088E-7</c:v>
                </c:pt>
                <c:pt idx="1247">
                  <c:v>9.5719818979959827E-7</c:v>
                </c:pt>
                <c:pt idx="1248">
                  <c:v>9.5719818979959827E-7</c:v>
                </c:pt>
                <c:pt idx="1249">
                  <c:v>9.5719818979959827E-7</c:v>
                </c:pt>
                <c:pt idx="1250">
                  <c:v>9.2419135566857609E-7</c:v>
                </c:pt>
                <c:pt idx="1251">
                  <c:v>9.2419135566857609E-7</c:v>
                </c:pt>
                <c:pt idx="1252">
                  <c:v>9.2419135566857609E-7</c:v>
                </c:pt>
                <c:pt idx="1253">
                  <c:v>9.2419135566857609E-7</c:v>
                </c:pt>
                <c:pt idx="1254">
                  <c:v>8.2517085327551472E-7</c:v>
                </c:pt>
                <c:pt idx="1255">
                  <c:v>8.2517085327551472E-7</c:v>
                </c:pt>
                <c:pt idx="1256">
                  <c:v>8.2517085327551472E-7</c:v>
                </c:pt>
                <c:pt idx="1257">
                  <c:v>8.2517085327551472E-7</c:v>
                </c:pt>
                <c:pt idx="1258">
                  <c:v>8.2517085327551472E-7</c:v>
                </c:pt>
                <c:pt idx="1259">
                  <c:v>7.5915718501347384E-7</c:v>
                </c:pt>
                <c:pt idx="1260">
                  <c:v>7.5915718501347384E-7</c:v>
                </c:pt>
                <c:pt idx="1261">
                  <c:v>7.5915718501347384E-7</c:v>
                </c:pt>
                <c:pt idx="1262">
                  <c:v>7.5915718501347384E-7</c:v>
                </c:pt>
                <c:pt idx="1263">
                  <c:v>7.5915718501347384E-7</c:v>
                </c:pt>
                <c:pt idx="1264">
                  <c:v>7.5915718501347384E-7</c:v>
                </c:pt>
                <c:pt idx="1265">
                  <c:v>7.5915718501347384E-7</c:v>
                </c:pt>
                <c:pt idx="1266">
                  <c:v>7.2615035088245388E-7</c:v>
                </c:pt>
                <c:pt idx="1267">
                  <c:v>7.2615035088245388E-7</c:v>
                </c:pt>
                <c:pt idx="1268">
                  <c:v>7.2615035088245388E-7</c:v>
                </c:pt>
                <c:pt idx="1269">
                  <c:v>7.2615035088245388E-7</c:v>
                </c:pt>
                <c:pt idx="1270">
                  <c:v>7.2615035088245388E-7</c:v>
                </c:pt>
                <c:pt idx="1271">
                  <c:v>6.6013668262041237E-7</c:v>
                </c:pt>
                <c:pt idx="1272">
                  <c:v>6.6013668262041237E-7</c:v>
                </c:pt>
                <c:pt idx="1273">
                  <c:v>6.271298484893941E-7</c:v>
                </c:pt>
                <c:pt idx="1274">
                  <c:v>6.271298484893941E-7</c:v>
                </c:pt>
                <c:pt idx="1275">
                  <c:v>6.271298484893941E-7</c:v>
                </c:pt>
                <c:pt idx="1276">
                  <c:v>6.271298484893941E-7</c:v>
                </c:pt>
                <c:pt idx="1277">
                  <c:v>6.271298484893941E-7</c:v>
                </c:pt>
                <c:pt idx="1278">
                  <c:v>6.271298484893941E-7</c:v>
                </c:pt>
                <c:pt idx="1279">
                  <c:v>6.271298484893941E-7</c:v>
                </c:pt>
                <c:pt idx="1280">
                  <c:v>6.271298484893941E-7</c:v>
                </c:pt>
                <c:pt idx="1281">
                  <c:v>6.271298484893941E-7</c:v>
                </c:pt>
                <c:pt idx="1282">
                  <c:v>6.271298484893941E-7</c:v>
                </c:pt>
                <c:pt idx="1283">
                  <c:v>5.6111618022735005E-7</c:v>
                </c:pt>
                <c:pt idx="1284">
                  <c:v>5.6111618022735005E-7</c:v>
                </c:pt>
                <c:pt idx="1285">
                  <c:v>5.6111618022735005E-7</c:v>
                </c:pt>
                <c:pt idx="1286">
                  <c:v>5.2810934609633093E-7</c:v>
                </c:pt>
                <c:pt idx="1287">
                  <c:v>5.2810934609633093E-7</c:v>
                </c:pt>
                <c:pt idx="1288">
                  <c:v>5.2810934609633093E-7</c:v>
                </c:pt>
                <c:pt idx="1289">
                  <c:v>5.2810934609633093E-7</c:v>
                </c:pt>
                <c:pt idx="1290">
                  <c:v>5.2810934609633093E-7</c:v>
                </c:pt>
                <c:pt idx="1291">
                  <c:v>4.9510251196530991E-7</c:v>
                </c:pt>
                <c:pt idx="1292">
                  <c:v>4.9510251196530991E-7</c:v>
                </c:pt>
                <c:pt idx="1293">
                  <c:v>4.9510251196530991E-7</c:v>
                </c:pt>
                <c:pt idx="1294">
                  <c:v>4.9510251196530991E-7</c:v>
                </c:pt>
                <c:pt idx="1295">
                  <c:v>4.6209567783428714E-7</c:v>
                </c:pt>
                <c:pt idx="1296">
                  <c:v>4.6209567783428714E-7</c:v>
                </c:pt>
                <c:pt idx="1297">
                  <c:v>4.6209567783428714E-7</c:v>
                </c:pt>
                <c:pt idx="1298">
                  <c:v>4.6209567783428714E-7</c:v>
                </c:pt>
                <c:pt idx="1299">
                  <c:v>4.2908884370326824E-7</c:v>
                </c:pt>
                <c:pt idx="1300">
                  <c:v>4.2908884370326824E-7</c:v>
                </c:pt>
                <c:pt idx="1301">
                  <c:v>4.2908884370326824E-7</c:v>
                </c:pt>
                <c:pt idx="1302">
                  <c:v>4.2908884370326824E-7</c:v>
                </c:pt>
                <c:pt idx="1303">
                  <c:v>4.2908884370326824E-7</c:v>
                </c:pt>
                <c:pt idx="1304">
                  <c:v>4.2908884370326824E-7</c:v>
                </c:pt>
                <c:pt idx="1305">
                  <c:v>4.2908884370326824E-7</c:v>
                </c:pt>
                <c:pt idx="1306">
                  <c:v>4.2908884370326824E-7</c:v>
                </c:pt>
                <c:pt idx="1307">
                  <c:v>3.9608200957224764E-7</c:v>
                </c:pt>
                <c:pt idx="1308">
                  <c:v>3.9608200957224764E-7</c:v>
                </c:pt>
                <c:pt idx="1309">
                  <c:v>3.9608200957224764E-7</c:v>
                </c:pt>
                <c:pt idx="1310">
                  <c:v>3.9608200957224764E-7</c:v>
                </c:pt>
                <c:pt idx="1311">
                  <c:v>3.9608200957224764E-7</c:v>
                </c:pt>
                <c:pt idx="1312">
                  <c:v>3.9608200957224764E-7</c:v>
                </c:pt>
                <c:pt idx="1313">
                  <c:v>3.9608200957224764E-7</c:v>
                </c:pt>
                <c:pt idx="1314">
                  <c:v>3.9608200957224764E-7</c:v>
                </c:pt>
                <c:pt idx="1315">
                  <c:v>3.9608200957224764E-7</c:v>
                </c:pt>
                <c:pt idx="1316">
                  <c:v>3.9608200957224764E-7</c:v>
                </c:pt>
                <c:pt idx="1317">
                  <c:v>3.9608200957224764E-7</c:v>
                </c:pt>
                <c:pt idx="1318">
                  <c:v>3.9608200957224764E-7</c:v>
                </c:pt>
                <c:pt idx="1319">
                  <c:v>3.9608200957224764E-7</c:v>
                </c:pt>
                <c:pt idx="1320">
                  <c:v>3.9608200957224764E-7</c:v>
                </c:pt>
                <c:pt idx="1321">
                  <c:v>3.9608200957224764E-7</c:v>
                </c:pt>
                <c:pt idx="1322">
                  <c:v>3.9608200957224764E-7</c:v>
                </c:pt>
                <c:pt idx="1323">
                  <c:v>3.9608200957224764E-7</c:v>
                </c:pt>
                <c:pt idx="1324">
                  <c:v>3.9608200957224764E-7</c:v>
                </c:pt>
                <c:pt idx="1325">
                  <c:v>3.630751754412271E-7</c:v>
                </c:pt>
                <c:pt idx="1326">
                  <c:v>3.3006834131020592E-7</c:v>
                </c:pt>
                <c:pt idx="1327">
                  <c:v>3.3006834131020592E-7</c:v>
                </c:pt>
                <c:pt idx="1328">
                  <c:v>3.3006834131020592E-7</c:v>
                </c:pt>
                <c:pt idx="1329">
                  <c:v>3.3006834131020592E-7</c:v>
                </c:pt>
                <c:pt idx="1330">
                  <c:v>2.9706150717918516E-7</c:v>
                </c:pt>
                <c:pt idx="1331">
                  <c:v>2.9706150717918516E-7</c:v>
                </c:pt>
                <c:pt idx="1332">
                  <c:v>2.9706150717918516E-7</c:v>
                </c:pt>
                <c:pt idx="1333">
                  <c:v>2.9706150717918516E-7</c:v>
                </c:pt>
                <c:pt idx="1334">
                  <c:v>2.9706150717918516E-7</c:v>
                </c:pt>
                <c:pt idx="1335">
                  <c:v>2.6405467304816504E-7</c:v>
                </c:pt>
                <c:pt idx="1336">
                  <c:v>2.6405467304816504E-7</c:v>
                </c:pt>
                <c:pt idx="1337">
                  <c:v>2.6405467304816504E-7</c:v>
                </c:pt>
                <c:pt idx="1338">
                  <c:v>2.6405467304816504E-7</c:v>
                </c:pt>
                <c:pt idx="1339">
                  <c:v>2.6405467304816504E-7</c:v>
                </c:pt>
                <c:pt idx="1340">
                  <c:v>2.6405467304816504E-7</c:v>
                </c:pt>
                <c:pt idx="1341">
                  <c:v>2.6405467304816504E-7</c:v>
                </c:pt>
                <c:pt idx="1342">
                  <c:v>2.6405467304816504E-7</c:v>
                </c:pt>
                <c:pt idx="1343">
                  <c:v>2.6405467304816504E-7</c:v>
                </c:pt>
                <c:pt idx="1344">
                  <c:v>2.6405467304816504E-7</c:v>
                </c:pt>
                <c:pt idx="1345">
                  <c:v>2.6405467304816504E-7</c:v>
                </c:pt>
                <c:pt idx="1346">
                  <c:v>2.6405467304816504E-7</c:v>
                </c:pt>
                <c:pt idx="1347">
                  <c:v>2.6405467304816504E-7</c:v>
                </c:pt>
                <c:pt idx="1348">
                  <c:v>2.6405467304816504E-7</c:v>
                </c:pt>
                <c:pt idx="1349">
                  <c:v>2.6405467304816504E-7</c:v>
                </c:pt>
                <c:pt idx="1350">
                  <c:v>2.6405467304816504E-7</c:v>
                </c:pt>
                <c:pt idx="1351">
                  <c:v>2.6405467304816504E-7</c:v>
                </c:pt>
                <c:pt idx="1352">
                  <c:v>2.6405467304816504E-7</c:v>
                </c:pt>
                <c:pt idx="1353">
                  <c:v>2.6405467304816504E-7</c:v>
                </c:pt>
                <c:pt idx="1354">
                  <c:v>2.6405467304816504E-7</c:v>
                </c:pt>
                <c:pt idx="1355">
                  <c:v>2.3104783891714394E-7</c:v>
                </c:pt>
                <c:pt idx="1356">
                  <c:v>1.9804100478612401E-7</c:v>
                </c:pt>
                <c:pt idx="1357">
                  <c:v>1.9804100478612401E-7</c:v>
                </c:pt>
                <c:pt idx="1358">
                  <c:v>1.9804100478612401E-7</c:v>
                </c:pt>
                <c:pt idx="1359">
                  <c:v>1.9804100478612401E-7</c:v>
                </c:pt>
                <c:pt idx="1360">
                  <c:v>1.9804100478612401E-7</c:v>
                </c:pt>
                <c:pt idx="1361">
                  <c:v>1.9804100478612401E-7</c:v>
                </c:pt>
                <c:pt idx="1362">
                  <c:v>1.9804100478612401E-7</c:v>
                </c:pt>
                <c:pt idx="1363">
                  <c:v>1.9804100478612401E-7</c:v>
                </c:pt>
                <c:pt idx="1364">
                  <c:v>1.9804100478612401E-7</c:v>
                </c:pt>
                <c:pt idx="1365">
                  <c:v>1.9804100478612401E-7</c:v>
                </c:pt>
                <c:pt idx="1366">
                  <c:v>1.9804100478612401E-7</c:v>
                </c:pt>
                <c:pt idx="1367">
                  <c:v>1.9804100478612401E-7</c:v>
                </c:pt>
                <c:pt idx="1368">
                  <c:v>1.9804100478612401E-7</c:v>
                </c:pt>
                <c:pt idx="1369">
                  <c:v>1.6503417065510325E-7</c:v>
                </c:pt>
                <c:pt idx="1370">
                  <c:v>1.6503417065510325E-7</c:v>
                </c:pt>
                <c:pt idx="1371">
                  <c:v>1.6503417065510325E-7</c:v>
                </c:pt>
                <c:pt idx="1372">
                  <c:v>1.6503417065510325E-7</c:v>
                </c:pt>
                <c:pt idx="1373">
                  <c:v>1.320273365240826E-7</c:v>
                </c:pt>
                <c:pt idx="1374">
                  <c:v>1.320273365240826E-7</c:v>
                </c:pt>
                <c:pt idx="1375">
                  <c:v>1.320273365240826E-7</c:v>
                </c:pt>
                <c:pt idx="1376">
                  <c:v>1.320273365240826E-7</c:v>
                </c:pt>
                <c:pt idx="1377">
                  <c:v>1.320273365240826E-7</c:v>
                </c:pt>
                <c:pt idx="1378">
                  <c:v>9.9020502393062175E-8</c:v>
                </c:pt>
                <c:pt idx="1379">
                  <c:v>9.9020502393062175E-8</c:v>
                </c:pt>
                <c:pt idx="1380">
                  <c:v>6.6013668262041287E-8</c:v>
                </c:pt>
                <c:pt idx="1381">
                  <c:v>6.6013668262041287E-8</c:v>
                </c:pt>
                <c:pt idx="1382">
                  <c:v>6.6013668262041287E-8</c:v>
                </c:pt>
                <c:pt idx="1383">
                  <c:v>6.6013668262041287E-8</c:v>
                </c:pt>
                <c:pt idx="1384">
                  <c:v>6.6013668262041287E-8</c:v>
                </c:pt>
                <c:pt idx="1385">
                  <c:v>6.6013668262041287E-8</c:v>
                </c:pt>
                <c:pt idx="1386">
                  <c:v>6.6013668262041287E-8</c:v>
                </c:pt>
                <c:pt idx="1387">
                  <c:v>6.6013668262041287E-8</c:v>
                </c:pt>
                <c:pt idx="1388">
                  <c:v>6.6013668262041287E-8</c:v>
                </c:pt>
                <c:pt idx="1389">
                  <c:v>6.6013668262041287E-8</c:v>
                </c:pt>
                <c:pt idx="1390">
                  <c:v>6.6013668262041287E-8</c:v>
                </c:pt>
                <c:pt idx="1391">
                  <c:v>6.6013668262041287E-8</c:v>
                </c:pt>
                <c:pt idx="1392">
                  <c:v>6.6013668262041287E-8</c:v>
                </c:pt>
                <c:pt idx="1393">
                  <c:v>6.6013668262041287E-8</c:v>
                </c:pt>
                <c:pt idx="1394">
                  <c:v>6.6013668262041287E-8</c:v>
                </c:pt>
                <c:pt idx="1395">
                  <c:v>6.6013668262041287E-8</c:v>
                </c:pt>
                <c:pt idx="1396">
                  <c:v>6.6013668262041287E-8</c:v>
                </c:pt>
                <c:pt idx="1397">
                  <c:v>6.6013668262041287E-8</c:v>
                </c:pt>
                <c:pt idx="1398">
                  <c:v>6.6013668262041287E-8</c:v>
                </c:pt>
                <c:pt idx="1399">
                  <c:v>6.6013668262041287E-8</c:v>
                </c:pt>
                <c:pt idx="1400">
                  <c:v>6.6013668262041287E-8</c:v>
                </c:pt>
                <c:pt idx="1401">
                  <c:v>6.6013668262041287E-8</c:v>
                </c:pt>
                <c:pt idx="1402">
                  <c:v>6.6013668262041287E-8</c:v>
                </c:pt>
                <c:pt idx="1403">
                  <c:v>6.6013668262041287E-8</c:v>
                </c:pt>
                <c:pt idx="1404">
                  <c:v>6.6013668262041287E-8</c:v>
                </c:pt>
                <c:pt idx="1405">
                  <c:v>6.6013668262041287E-8</c:v>
                </c:pt>
                <c:pt idx="1406">
                  <c:v>6.6013668262041287E-8</c:v>
                </c:pt>
                <c:pt idx="1407">
                  <c:v>6.6013668262041287E-8</c:v>
                </c:pt>
                <c:pt idx="1408">
                  <c:v>6.6013668262041287E-8</c:v>
                </c:pt>
                <c:pt idx="1409">
                  <c:v>6.6013668262041287E-8</c:v>
                </c:pt>
                <c:pt idx="1410">
                  <c:v>6.6013668262041287E-8</c:v>
                </c:pt>
                <c:pt idx="1411">
                  <c:v>6.6013668262041287E-8</c:v>
                </c:pt>
                <c:pt idx="1412">
                  <c:v>6.6013668262041287E-8</c:v>
                </c:pt>
                <c:pt idx="1413">
                  <c:v>6.6013668262041287E-8</c:v>
                </c:pt>
                <c:pt idx="1414">
                  <c:v>6.6013668262041287E-8</c:v>
                </c:pt>
                <c:pt idx="1415">
                  <c:v>6.6013668262041287E-8</c:v>
                </c:pt>
                <c:pt idx="1416">
                  <c:v>6.6013668262041287E-8</c:v>
                </c:pt>
                <c:pt idx="1417">
                  <c:v>6.6013668262041287E-8</c:v>
                </c:pt>
                <c:pt idx="1418">
                  <c:v>6.6013668262041287E-8</c:v>
                </c:pt>
                <c:pt idx="1419">
                  <c:v>6.6013668262041287E-8</c:v>
                </c:pt>
                <c:pt idx="1420">
                  <c:v>6.6013668262041287E-8</c:v>
                </c:pt>
                <c:pt idx="1421">
                  <c:v>6.6013668262041287E-8</c:v>
                </c:pt>
                <c:pt idx="1422">
                  <c:v>6.6013668262041287E-8</c:v>
                </c:pt>
                <c:pt idx="1423">
                  <c:v>6.6013668262041287E-8</c:v>
                </c:pt>
                <c:pt idx="1424">
                  <c:v>6.6013668262041287E-8</c:v>
                </c:pt>
                <c:pt idx="1425">
                  <c:v>6.6013668262041287E-8</c:v>
                </c:pt>
                <c:pt idx="1426">
                  <c:v>6.6013668262041287E-8</c:v>
                </c:pt>
                <c:pt idx="1427">
                  <c:v>6.6013668262041287E-8</c:v>
                </c:pt>
                <c:pt idx="1428">
                  <c:v>6.6013668262041287E-8</c:v>
                </c:pt>
                <c:pt idx="1429">
                  <c:v>3.300683413102061E-8</c:v>
                </c:pt>
                <c:pt idx="1430">
                  <c:v>3.300683413102061E-8</c:v>
                </c:pt>
                <c:pt idx="1431">
                  <c:v>3.300683413102061E-8</c:v>
                </c:pt>
                <c:pt idx="1432">
                  <c:v>3.300683413102061E-8</c:v>
                </c:pt>
                <c:pt idx="1433">
                  <c:v>3.300683413102061E-8</c:v>
                </c:pt>
                <c:pt idx="1434">
                  <c:v>3.300683413102061E-8</c:v>
                </c:pt>
                <c:pt idx="1435">
                  <c:v>3.300683413102061E-8</c:v>
                </c:pt>
                <c:pt idx="1436">
                  <c:v>3.300683413102061E-8</c:v>
                </c:pt>
                <c:pt idx="1437">
                  <c:v>3.300683413102061E-8</c:v>
                </c:pt>
                <c:pt idx="1438">
                  <c:v>3.300683413102061E-8</c:v>
                </c:pt>
                <c:pt idx="1439">
                  <c:v>3.300683413102061E-8</c:v>
                </c:pt>
                <c:pt idx="1440">
                  <c:v>3.300683413102061E-8</c:v>
                </c:pt>
                <c:pt idx="1441">
                  <c:v>3.300683413102061E-8</c:v>
                </c:pt>
                <c:pt idx="1442">
                  <c:v>3.300683413102061E-8</c:v>
                </c:pt>
                <c:pt idx="1443">
                  <c:v>3.300683413102061E-8</c:v>
                </c:pt>
                <c:pt idx="1444">
                  <c:v>3.300683413102061E-8</c:v>
                </c:pt>
                <c:pt idx="1445">
                  <c:v>3.300683413102061E-8</c:v>
                </c:pt>
                <c:pt idx="1446">
                  <c:v>3.300683413102061E-8</c:v>
                </c:pt>
                <c:pt idx="1447">
                  <c:v>3.300683413102061E-8</c:v>
                </c:pt>
                <c:pt idx="1448">
                  <c:v>3.300683413102061E-8</c:v>
                </c:pt>
                <c:pt idx="1449">
                  <c:v>3.300683413102061E-8</c:v>
                </c:pt>
                <c:pt idx="1450">
                  <c:v>3.300683413102061E-8</c:v>
                </c:pt>
                <c:pt idx="1451">
                  <c:v>3.300683413102061E-8</c:v>
                </c:pt>
                <c:pt idx="1452">
                  <c:v>3.300683413102061E-8</c:v>
                </c:pt>
                <c:pt idx="1453">
                  <c:v>3.300683413102061E-8</c:v>
                </c:pt>
                <c:pt idx="1454">
                  <c:v>3.300683413102061E-8</c:v>
                </c:pt>
                <c:pt idx="1455">
                  <c:v>3.300683413102061E-8</c:v>
                </c:pt>
                <c:pt idx="1456">
                  <c:v>3.300683413102061E-8</c:v>
                </c:pt>
                <c:pt idx="1457">
                  <c:v>3.300683413102061E-8</c:v>
                </c:pt>
                <c:pt idx="1458">
                  <c:v>3.300683413102061E-8</c:v>
                </c:pt>
                <c:pt idx="1459">
                  <c:v>3.300683413102061E-8</c:v>
                </c:pt>
                <c:pt idx="1460">
                  <c:v>3.300683413102061E-8</c:v>
                </c:pt>
                <c:pt idx="1461">
                  <c:v>3.300683413102061E-8</c:v>
                </c:pt>
                <c:pt idx="1462">
                  <c:v>3.300683413102061E-8</c:v>
                </c:pt>
                <c:pt idx="1463">
                  <c:v>3.300683413102061E-8</c:v>
                </c:pt>
                <c:pt idx="1464">
                  <c:v>3.300683413102061E-8</c:v>
                </c:pt>
                <c:pt idx="1465">
                  <c:v>3.300683413102061E-8</c:v>
                </c:pt>
                <c:pt idx="1466">
                  <c:v>3.300683413102061E-8</c:v>
                </c:pt>
                <c:pt idx="1467">
                  <c:v>3.300683413102061E-8</c:v>
                </c:pt>
                <c:pt idx="1468">
                  <c:v>3.300683413102061E-8</c:v>
                </c:pt>
                <c:pt idx="1469">
                  <c:v>3.300683413102061E-8</c:v>
                </c:pt>
                <c:pt idx="1470">
                  <c:v>3.300683413102061E-8</c:v>
                </c:pt>
                <c:pt idx="1471">
                  <c:v>3.300683413102061E-8</c:v>
                </c:pt>
                <c:pt idx="1472">
                  <c:v>3.300683413102061E-8</c:v>
                </c:pt>
                <c:pt idx="1473">
                  <c:v>3.300683413102061E-8</c:v>
                </c:pt>
                <c:pt idx="1474">
                  <c:v>3.300683413102061E-8</c:v>
                </c:pt>
                <c:pt idx="1475">
                  <c:v>3.300683413102061E-8</c:v>
                </c:pt>
                <c:pt idx="1476">
                  <c:v>3.300683413102061E-8</c:v>
                </c:pt>
                <c:pt idx="1477">
                  <c:v>3.300683413102061E-8</c:v>
                </c:pt>
                <c:pt idx="1478">
                  <c:v>3.300683413102061E-8</c:v>
                </c:pt>
                <c:pt idx="1479">
                  <c:v>3.300683413102061E-8</c:v>
                </c:pt>
                <c:pt idx="1480">
                  <c:v>3.300683413102061E-8</c:v>
                </c:pt>
                <c:pt idx="1481">
                  <c:v>3.300683413102061E-8</c:v>
                </c:pt>
                <c:pt idx="1482">
                  <c:v>3.300683413102061E-8</c:v>
                </c:pt>
                <c:pt idx="1483">
                  <c:v>3.300683413102061E-8</c:v>
                </c:pt>
                <c:pt idx="1484">
                  <c:v>3.300683413102061E-8</c:v>
                </c:pt>
                <c:pt idx="1485">
                  <c:v>3.300683413102061E-8</c:v>
                </c:pt>
                <c:pt idx="1486">
                  <c:v>3.300683413102061E-8</c:v>
                </c:pt>
                <c:pt idx="1487">
                  <c:v>3.300683413102061E-8</c:v>
                </c:pt>
                <c:pt idx="1488">
                  <c:v>3.300683413102061E-8</c:v>
                </c:pt>
                <c:pt idx="1489">
                  <c:v>3.300683413102061E-8</c:v>
                </c:pt>
                <c:pt idx="1490">
                  <c:v>3.300683413102061E-8</c:v>
                </c:pt>
                <c:pt idx="1491">
                  <c:v>3.300683413102061E-8</c:v>
                </c:pt>
                <c:pt idx="1492">
                  <c:v>3.300683413102061E-8</c:v>
                </c:pt>
                <c:pt idx="1493">
                  <c:v>3.300683413102061E-8</c:v>
                </c:pt>
              </c:numCache>
            </c:numRef>
          </c:yVal>
        </c:ser>
        <c:axId val="249202944"/>
        <c:axId val="249205120"/>
      </c:scatterChart>
      <c:valAx>
        <c:axId val="249202944"/>
        <c:scaling>
          <c:logBase val="10"/>
          <c:orientation val="minMax"/>
        </c:scaling>
        <c:axPos val="b"/>
        <c:title>
          <c:tx>
            <c:rich>
              <a:bodyPr/>
              <a:lstStyle/>
              <a:p>
                <a:pPr>
                  <a:defRPr/>
                </a:pPr>
                <a:r>
                  <a:rPr lang="en-US"/>
                  <a:t>Wave Height (m)</a:t>
                </a:r>
              </a:p>
            </c:rich>
          </c:tx>
          <c:layout/>
        </c:title>
        <c:numFmt formatCode="General" sourceLinked="1"/>
        <c:tickLblPos val="nextTo"/>
        <c:crossAx val="249205120"/>
        <c:crossesAt val="1.0000000000000069E-9"/>
        <c:crossBetween val="midCat"/>
      </c:valAx>
      <c:valAx>
        <c:axId val="249205120"/>
        <c:scaling>
          <c:logBase val="10"/>
          <c:orientation val="minMax"/>
          <c:min val="1.0000000000000068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1.6532153124573002E-2"/>
              <c:y val="0.24901141717737171"/>
            </c:manualLayout>
          </c:layout>
        </c:title>
        <c:numFmt formatCode="General" sourceLinked="1"/>
        <c:tickLblPos val="nextTo"/>
        <c:crossAx val="249202944"/>
        <c:crossesAt val="1.0000000000000005E-2"/>
        <c:crossBetween val="midCat"/>
      </c:valAx>
    </c:plotArea>
    <c:legend>
      <c:legendPos val="r"/>
      <c:layout>
        <c:manualLayout>
          <c:xMode val="edge"/>
          <c:yMode val="edge"/>
          <c:x val="0.27863405459334029"/>
          <c:y val="0.44835086090429316"/>
          <c:w val="0.21904337891312051"/>
          <c:h val="0.23966135400791241"/>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xMode val="edge"/>
          <c:yMode val="edge"/>
          <c:x val="1.9987507807620316E-2"/>
          <c:y val="1.973684210526316E-2"/>
          <c:w val="0.96002498438475969"/>
          <c:h val="0.96052631578947367"/>
        </c:manualLayout>
      </c:layout>
      <c:scatterChart>
        <c:scatterStyle val="smoothMarker"/>
        <c:ser>
          <c:idx val="0"/>
          <c:order val="0"/>
          <c:tx>
            <c:v>Column 2</c:v>
          </c:tx>
          <c:spPr>
            <a:ln w="31680">
              <a:solidFill>
                <a:srgbClr val="004586"/>
              </a:solidFill>
            </a:ln>
          </c:spPr>
          <c:marker>
            <c:symbol val="none"/>
          </c:marker>
          <c:xVal>
            <c:numLit>
              <c:formatCode>General</c:formatCode>
              <c:ptCount val="8"/>
              <c:pt idx="0">
                <c:v>0</c:v>
              </c:pt>
              <c:pt idx="1">
                <c:v>1</c:v>
              </c:pt>
              <c:pt idx="2">
                <c:v>3</c:v>
              </c:pt>
              <c:pt idx="3">
                <c:v>5</c:v>
              </c:pt>
              <c:pt idx="4">
                <c:v>8</c:v>
              </c:pt>
              <c:pt idx="5">
                <c:v>12</c:v>
              </c:pt>
              <c:pt idx="6">
                <c:v>16</c:v>
              </c:pt>
              <c:pt idx="7">
                <c:v>20</c:v>
              </c:pt>
            </c:numLit>
          </c:xVal>
          <c:yVal>
            <c:numLit>
              <c:formatCode>General</c:formatCode>
              <c:ptCount val="8"/>
              <c:pt idx="0">
                <c:v>1</c:v>
              </c:pt>
              <c:pt idx="1">
                <c:v>0.82000000000000062</c:v>
              </c:pt>
              <c:pt idx="2">
                <c:v>0.55000000000000004</c:v>
              </c:pt>
              <c:pt idx="3">
                <c:v>0.36000000000000032</c:v>
              </c:pt>
              <c:pt idx="4">
                <c:v>0.2</c:v>
              </c:pt>
              <c:pt idx="5">
                <c:v>9.0000000000000024E-2</c:v>
              </c:pt>
              <c:pt idx="6">
                <c:v>4.0000000000000022E-2</c:v>
              </c:pt>
              <c:pt idx="7">
                <c:v>2.0000000000000011E-2</c:v>
              </c:pt>
            </c:numLit>
          </c:yVal>
          <c:smooth val="1"/>
        </c:ser>
        <c:axId val="249596928"/>
        <c:axId val="249595392"/>
      </c:scatterChart>
      <c:valAx>
        <c:axId val="249595392"/>
        <c:scaling>
          <c:orientation val="minMax"/>
          <c:max val="1"/>
        </c:scaling>
        <c:axPos val="l"/>
        <c:numFmt formatCode="General" sourceLinked="1"/>
        <c:majorTickMark val="none"/>
        <c:tickLblPos val="nextTo"/>
        <c:spPr>
          <a:ln>
            <a:solidFill>
              <a:srgbClr val="B3B3B3"/>
            </a:solidFill>
          </a:ln>
        </c:spPr>
        <c:txPr>
          <a:bodyPr/>
          <a:lstStyle/>
          <a:p>
            <a:pPr>
              <a:defRPr sz="800" b="0"/>
            </a:pPr>
            <a:endParaRPr lang="en-US"/>
          </a:p>
        </c:txPr>
        <c:crossAx val="249596928"/>
        <c:crosses val="autoZero"/>
        <c:crossBetween val="midCat"/>
        <c:majorUnit val="1"/>
      </c:valAx>
      <c:valAx>
        <c:axId val="249596928"/>
        <c:scaling>
          <c:orientation val="minMax"/>
          <c:max val="20"/>
        </c:scaling>
        <c:axPos val="b"/>
        <c:numFmt formatCode="General" sourceLinked="0"/>
        <c:majorTickMark val="none"/>
        <c:tickLblPos val="nextTo"/>
        <c:spPr>
          <a:ln>
            <a:solidFill>
              <a:srgbClr val="B3B3B3"/>
            </a:solidFill>
          </a:ln>
        </c:spPr>
        <c:txPr>
          <a:bodyPr/>
          <a:lstStyle/>
          <a:p>
            <a:pPr>
              <a:defRPr sz="800" b="0"/>
            </a:pPr>
            <a:endParaRPr lang="en-US"/>
          </a:p>
        </c:txPr>
        <c:crossAx val="249595392"/>
        <c:crosses val="autoZero"/>
        <c:crossBetween val="midCat"/>
        <c:majorUnit val="20"/>
      </c:valAx>
      <c:spPr>
        <a:solidFill>
          <a:srgbClr val="FFFFCC"/>
        </a:solidFill>
        <a:ln>
          <a:solidFill>
            <a:srgbClr val="B3B3B3"/>
          </a:solidFill>
          <a:prstDash val="solid"/>
        </a:ln>
      </c:spPr>
    </c:plotArea>
    <c:plotVisOnly val="1"/>
  </c:chart>
  <c:spPr>
    <a:noFill/>
    <a:ln>
      <a:noFill/>
    </a:ln>
  </c:spPr>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284A57-0F53-440E-9F9B-E35A1DDCA38B}" type="doc">
      <dgm:prSet loTypeId="urn:microsoft.com/office/officeart/2005/8/layout/chevron1" loCatId="process" qsTypeId="urn:microsoft.com/office/officeart/2005/8/quickstyle/simple1" qsCatId="simple" csTypeId="urn:microsoft.com/office/officeart/2005/8/colors/accent1_2" csCatId="accent1" phldr="1"/>
      <dgm:spPr/>
    </dgm:pt>
    <dgm:pt modelId="{3E03C37D-118E-45CF-BFC5-5FFED6D7F1B3}">
      <dgm:prSet phldrT="[Text]"/>
      <dgm:spPr/>
      <dgm:t>
        <a:bodyPr/>
        <a:lstStyle/>
        <a:p>
          <a:r>
            <a:rPr lang="en-US"/>
            <a:t>Observations</a:t>
          </a:r>
        </a:p>
      </dgm:t>
    </dgm:pt>
    <dgm:pt modelId="{F5F882A0-ED31-4531-AE18-8A9CC8283E3C}" type="parTrans" cxnId="{8A6B9C8A-78D8-464A-8E7F-D39F1623A914}">
      <dgm:prSet/>
      <dgm:spPr/>
      <dgm:t>
        <a:bodyPr/>
        <a:lstStyle/>
        <a:p>
          <a:endParaRPr lang="en-US"/>
        </a:p>
      </dgm:t>
    </dgm:pt>
    <dgm:pt modelId="{642A0DD4-48A7-4E55-A07F-E1F0A90DAD7D}" type="sibTrans" cxnId="{8A6B9C8A-78D8-464A-8E7F-D39F1623A914}">
      <dgm:prSet/>
      <dgm:spPr/>
      <dgm:t>
        <a:bodyPr/>
        <a:lstStyle/>
        <a:p>
          <a:endParaRPr lang="en-US"/>
        </a:p>
      </dgm:t>
    </dgm:pt>
    <dgm:pt modelId="{E95BB894-20EC-4D33-AA1C-BF13BBCE4CAA}">
      <dgm:prSet phldrT="[Text]"/>
      <dgm:spPr/>
      <dgm:t>
        <a:bodyPr/>
        <a:lstStyle/>
        <a:p>
          <a:r>
            <a:rPr lang="en-US"/>
            <a:t>Characterization</a:t>
          </a:r>
        </a:p>
      </dgm:t>
    </dgm:pt>
    <dgm:pt modelId="{A6129E4C-38CD-497F-BBFE-E61021E906F0}" type="parTrans" cxnId="{2A18AFC6-1D5F-4BC3-955A-33F3FEF8C87A}">
      <dgm:prSet/>
      <dgm:spPr/>
      <dgm:t>
        <a:bodyPr/>
        <a:lstStyle/>
        <a:p>
          <a:endParaRPr lang="en-US"/>
        </a:p>
      </dgm:t>
    </dgm:pt>
    <dgm:pt modelId="{23FC37B9-0BF5-4F8E-A51D-DCD58DC4C8B0}" type="sibTrans" cxnId="{2A18AFC6-1D5F-4BC3-955A-33F3FEF8C87A}">
      <dgm:prSet/>
      <dgm:spPr/>
      <dgm:t>
        <a:bodyPr/>
        <a:lstStyle/>
        <a:p>
          <a:endParaRPr lang="en-US"/>
        </a:p>
      </dgm:t>
    </dgm:pt>
    <dgm:pt modelId="{81CA581A-8B26-4A7F-B580-CFB5159935C6}">
      <dgm:prSet phldrT="[Text]"/>
      <dgm:spPr/>
      <dgm:t>
        <a:bodyPr/>
        <a:lstStyle/>
        <a:p>
          <a:r>
            <a:rPr lang="en-US"/>
            <a:t>Modeling</a:t>
          </a:r>
        </a:p>
      </dgm:t>
    </dgm:pt>
    <dgm:pt modelId="{A2CDC133-EDC7-4D05-BDCA-FBE784B24DE3}" type="parTrans" cxnId="{991401D2-640A-4420-86A2-4E6A548F7A28}">
      <dgm:prSet/>
      <dgm:spPr/>
      <dgm:t>
        <a:bodyPr/>
        <a:lstStyle/>
        <a:p>
          <a:endParaRPr lang="en-US"/>
        </a:p>
      </dgm:t>
    </dgm:pt>
    <dgm:pt modelId="{F2CCEB47-CAEB-4B3E-9645-993659B0BBB8}" type="sibTrans" cxnId="{991401D2-640A-4420-86A2-4E6A548F7A28}">
      <dgm:prSet/>
      <dgm:spPr/>
      <dgm:t>
        <a:bodyPr/>
        <a:lstStyle/>
        <a:p>
          <a:endParaRPr lang="en-US"/>
        </a:p>
      </dgm:t>
    </dgm:pt>
    <dgm:pt modelId="{431D5B22-3AD1-4705-8CA4-F1CE26A60A19}">
      <dgm:prSet phldrT="[Text]"/>
      <dgm:spPr/>
      <dgm:t>
        <a:bodyPr/>
        <a:lstStyle/>
        <a:p>
          <a:r>
            <a:rPr lang="en-US"/>
            <a:t>Obtain data</a:t>
          </a:r>
        </a:p>
      </dgm:t>
    </dgm:pt>
    <dgm:pt modelId="{441EA5D1-568C-4499-A000-AE23CD70BD59}" type="parTrans" cxnId="{7AAD625B-E122-4B29-B911-72262A94AA82}">
      <dgm:prSet/>
      <dgm:spPr/>
      <dgm:t>
        <a:bodyPr/>
        <a:lstStyle/>
        <a:p>
          <a:endParaRPr lang="en-US"/>
        </a:p>
      </dgm:t>
    </dgm:pt>
    <dgm:pt modelId="{212EFDF4-A2C4-4844-8CAC-10C6F69B2FA0}" type="sibTrans" cxnId="{7AAD625B-E122-4B29-B911-72262A94AA82}">
      <dgm:prSet/>
      <dgm:spPr/>
      <dgm:t>
        <a:bodyPr/>
        <a:lstStyle/>
        <a:p>
          <a:endParaRPr lang="en-US"/>
        </a:p>
      </dgm:t>
    </dgm:pt>
    <dgm:pt modelId="{3CE18CCA-A756-44A3-9CCD-62CEFB7544DA}">
      <dgm:prSet phldrT="[Text]"/>
      <dgm:spPr/>
      <dgm:t>
        <a:bodyPr/>
        <a:lstStyle/>
        <a:p>
          <a:r>
            <a:rPr lang="en-US"/>
            <a:t>Qualify, scale, bin</a:t>
          </a:r>
        </a:p>
      </dgm:t>
    </dgm:pt>
    <dgm:pt modelId="{7BEC35D7-959F-459D-8D2B-56D838C408E8}" type="parTrans" cxnId="{137F757D-BCEB-45ED-A37E-50A6FA3638FE}">
      <dgm:prSet/>
      <dgm:spPr/>
      <dgm:t>
        <a:bodyPr/>
        <a:lstStyle/>
        <a:p>
          <a:endParaRPr lang="en-US"/>
        </a:p>
      </dgm:t>
    </dgm:pt>
    <dgm:pt modelId="{17BE584F-EA66-4891-BBF1-BE1637489A8F}" type="sibTrans" cxnId="{137F757D-BCEB-45ED-A37E-50A6FA3638FE}">
      <dgm:prSet/>
      <dgm:spPr/>
      <dgm:t>
        <a:bodyPr/>
        <a:lstStyle/>
        <a:p>
          <a:endParaRPr lang="en-US"/>
        </a:p>
      </dgm:t>
    </dgm:pt>
    <dgm:pt modelId="{55E6197C-7320-4EB6-90AC-39840F63B0D3}">
      <dgm:prSet phldrT="[Text]"/>
      <dgm:spPr/>
      <dgm:t>
        <a:bodyPr/>
        <a:lstStyle/>
        <a:p>
          <a:r>
            <a:rPr lang="en-US"/>
            <a:t>Quantify, extrapolate</a:t>
          </a:r>
        </a:p>
      </dgm:t>
    </dgm:pt>
    <dgm:pt modelId="{13B66498-DBA6-4EE9-9AB1-3704DCC74F40}" type="parTrans" cxnId="{E051E25B-E1F3-488F-9125-9A7CE30A4714}">
      <dgm:prSet/>
      <dgm:spPr/>
      <dgm:t>
        <a:bodyPr/>
        <a:lstStyle/>
        <a:p>
          <a:endParaRPr lang="en-US"/>
        </a:p>
      </dgm:t>
    </dgm:pt>
    <dgm:pt modelId="{78DF732E-F8BD-4491-873D-3AFCB15DA4CA}" type="sibTrans" cxnId="{E051E25B-E1F3-488F-9125-9A7CE30A4714}">
      <dgm:prSet/>
      <dgm:spPr/>
      <dgm:t>
        <a:bodyPr/>
        <a:lstStyle/>
        <a:p>
          <a:endParaRPr lang="en-US"/>
        </a:p>
      </dgm:t>
    </dgm:pt>
    <dgm:pt modelId="{76894464-AAD6-46AA-BA24-B7AE9B8FE6EC}" type="pres">
      <dgm:prSet presAssocID="{5B284A57-0F53-440E-9F9B-E35A1DDCA38B}" presName="Name0" presStyleCnt="0">
        <dgm:presLayoutVars>
          <dgm:dir/>
          <dgm:animLvl val="lvl"/>
          <dgm:resizeHandles val="exact"/>
        </dgm:presLayoutVars>
      </dgm:prSet>
      <dgm:spPr/>
    </dgm:pt>
    <dgm:pt modelId="{53F43A4A-FF21-4A3F-B8A8-B8D97343993B}" type="pres">
      <dgm:prSet presAssocID="{3E03C37D-118E-45CF-BFC5-5FFED6D7F1B3}" presName="composite" presStyleCnt="0"/>
      <dgm:spPr/>
    </dgm:pt>
    <dgm:pt modelId="{AD593218-9023-43CF-AFD4-D6F66202AF67}" type="pres">
      <dgm:prSet presAssocID="{3E03C37D-118E-45CF-BFC5-5FFED6D7F1B3}" presName="parTx" presStyleLbl="node1" presStyleIdx="0" presStyleCnt="3">
        <dgm:presLayoutVars>
          <dgm:chMax val="0"/>
          <dgm:chPref val="0"/>
          <dgm:bulletEnabled val="1"/>
        </dgm:presLayoutVars>
      </dgm:prSet>
      <dgm:spPr/>
      <dgm:t>
        <a:bodyPr/>
        <a:lstStyle/>
        <a:p>
          <a:endParaRPr lang="en-US"/>
        </a:p>
      </dgm:t>
    </dgm:pt>
    <dgm:pt modelId="{56CF44B6-D181-4C98-908E-D2113020A727}" type="pres">
      <dgm:prSet presAssocID="{3E03C37D-118E-45CF-BFC5-5FFED6D7F1B3}" presName="desTx" presStyleLbl="revTx" presStyleIdx="0" presStyleCnt="3">
        <dgm:presLayoutVars>
          <dgm:bulletEnabled val="1"/>
        </dgm:presLayoutVars>
      </dgm:prSet>
      <dgm:spPr/>
      <dgm:t>
        <a:bodyPr/>
        <a:lstStyle/>
        <a:p>
          <a:endParaRPr lang="en-US"/>
        </a:p>
      </dgm:t>
    </dgm:pt>
    <dgm:pt modelId="{60C30A6C-1784-49D7-A9D7-8D0B5F766BC2}" type="pres">
      <dgm:prSet presAssocID="{642A0DD4-48A7-4E55-A07F-E1F0A90DAD7D}" presName="space" presStyleCnt="0"/>
      <dgm:spPr/>
    </dgm:pt>
    <dgm:pt modelId="{154F2230-D8BE-44FB-8509-1A2AC5FAA5C3}" type="pres">
      <dgm:prSet presAssocID="{E95BB894-20EC-4D33-AA1C-BF13BBCE4CAA}" presName="composite" presStyleCnt="0"/>
      <dgm:spPr/>
    </dgm:pt>
    <dgm:pt modelId="{332A57AD-1008-4724-86C0-B53EFED95273}" type="pres">
      <dgm:prSet presAssocID="{E95BB894-20EC-4D33-AA1C-BF13BBCE4CAA}" presName="parTx" presStyleLbl="node1" presStyleIdx="1" presStyleCnt="3">
        <dgm:presLayoutVars>
          <dgm:chMax val="0"/>
          <dgm:chPref val="0"/>
          <dgm:bulletEnabled val="1"/>
        </dgm:presLayoutVars>
      </dgm:prSet>
      <dgm:spPr/>
      <dgm:t>
        <a:bodyPr/>
        <a:lstStyle/>
        <a:p>
          <a:endParaRPr lang="en-US"/>
        </a:p>
      </dgm:t>
    </dgm:pt>
    <dgm:pt modelId="{DB8CE68A-0DAC-4AC8-BD7D-2BA4BF7FE648}" type="pres">
      <dgm:prSet presAssocID="{E95BB894-20EC-4D33-AA1C-BF13BBCE4CAA}" presName="desTx" presStyleLbl="revTx" presStyleIdx="1" presStyleCnt="3">
        <dgm:presLayoutVars>
          <dgm:bulletEnabled val="1"/>
        </dgm:presLayoutVars>
      </dgm:prSet>
      <dgm:spPr/>
      <dgm:t>
        <a:bodyPr/>
        <a:lstStyle/>
        <a:p>
          <a:endParaRPr lang="en-US"/>
        </a:p>
      </dgm:t>
    </dgm:pt>
    <dgm:pt modelId="{6603070D-5011-4C32-BE54-E7B3EACE62A9}" type="pres">
      <dgm:prSet presAssocID="{23FC37B9-0BF5-4F8E-A51D-DCD58DC4C8B0}" presName="space" presStyleCnt="0"/>
      <dgm:spPr/>
    </dgm:pt>
    <dgm:pt modelId="{4CFF1DA1-6750-4A26-8BE0-AE200628686F}" type="pres">
      <dgm:prSet presAssocID="{81CA581A-8B26-4A7F-B580-CFB5159935C6}" presName="composite" presStyleCnt="0"/>
      <dgm:spPr/>
    </dgm:pt>
    <dgm:pt modelId="{F30C4B6F-FAD6-4306-A29B-FA67B234C463}" type="pres">
      <dgm:prSet presAssocID="{81CA581A-8B26-4A7F-B580-CFB5159935C6}" presName="parTx" presStyleLbl="node1" presStyleIdx="2" presStyleCnt="3">
        <dgm:presLayoutVars>
          <dgm:chMax val="0"/>
          <dgm:chPref val="0"/>
          <dgm:bulletEnabled val="1"/>
        </dgm:presLayoutVars>
      </dgm:prSet>
      <dgm:spPr/>
      <dgm:t>
        <a:bodyPr/>
        <a:lstStyle/>
        <a:p>
          <a:endParaRPr lang="en-US"/>
        </a:p>
      </dgm:t>
    </dgm:pt>
    <dgm:pt modelId="{216B936A-AEB0-4D16-ABE0-FDA66D58D332}" type="pres">
      <dgm:prSet presAssocID="{81CA581A-8B26-4A7F-B580-CFB5159935C6}" presName="desTx" presStyleLbl="revTx" presStyleIdx="2" presStyleCnt="3">
        <dgm:presLayoutVars>
          <dgm:bulletEnabled val="1"/>
        </dgm:presLayoutVars>
      </dgm:prSet>
      <dgm:spPr/>
      <dgm:t>
        <a:bodyPr/>
        <a:lstStyle/>
        <a:p>
          <a:endParaRPr lang="en-US"/>
        </a:p>
      </dgm:t>
    </dgm:pt>
  </dgm:ptLst>
  <dgm:cxnLst>
    <dgm:cxn modelId="{818448D3-51DC-4778-A9A0-17D34F7BA2C2}" type="presOf" srcId="{55E6197C-7320-4EB6-90AC-39840F63B0D3}" destId="{216B936A-AEB0-4D16-ABE0-FDA66D58D332}" srcOrd="0" destOrd="0" presId="urn:microsoft.com/office/officeart/2005/8/layout/chevron1"/>
    <dgm:cxn modelId="{8A6B9C8A-78D8-464A-8E7F-D39F1623A914}" srcId="{5B284A57-0F53-440E-9F9B-E35A1DDCA38B}" destId="{3E03C37D-118E-45CF-BFC5-5FFED6D7F1B3}" srcOrd="0" destOrd="0" parTransId="{F5F882A0-ED31-4531-AE18-8A9CC8283E3C}" sibTransId="{642A0DD4-48A7-4E55-A07F-E1F0A90DAD7D}"/>
    <dgm:cxn modelId="{E051E25B-E1F3-488F-9125-9A7CE30A4714}" srcId="{81CA581A-8B26-4A7F-B580-CFB5159935C6}" destId="{55E6197C-7320-4EB6-90AC-39840F63B0D3}" srcOrd="0" destOrd="0" parTransId="{13B66498-DBA6-4EE9-9AB1-3704DCC74F40}" sibTransId="{78DF732E-F8BD-4491-873D-3AFCB15DA4CA}"/>
    <dgm:cxn modelId="{2A18AFC6-1D5F-4BC3-955A-33F3FEF8C87A}" srcId="{5B284A57-0F53-440E-9F9B-E35A1DDCA38B}" destId="{E95BB894-20EC-4D33-AA1C-BF13BBCE4CAA}" srcOrd="1" destOrd="0" parTransId="{A6129E4C-38CD-497F-BBFE-E61021E906F0}" sibTransId="{23FC37B9-0BF5-4F8E-A51D-DCD58DC4C8B0}"/>
    <dgm:cxn modelId="{38D3A0F5-05F0-44E8-A1B7-F61C834C5825}" type="presOf" srcId="{E95BB894-20EC-4D33-AA1C-BF13BBCE4CAA}" destId="{332A57AD-1008-4724-86C0-B53EFED95273}" srcOrd="0" destOrd="0" presId="urn:microsoft.com/office/officeart/2005/8/layout/chevron1"/>
    <dgm:cxn modelId="{6FD82894-9903-42BC-AF69-862003CE8F9D}" type="presOf" srcId="{81CA581A-8B26-4A7F-B580-CFB5159935C6}" destId="{F30C4B6F-FAD6-4306-A29B-FA67B234C463}" srcOrd="0" destOrd="0" presId="urn:microsoft.com/office/officeart/2005/8/layout/chevron1"/>
    <dgm:cxn modelId="{A3494FBD-9D1D-4906-97C1-19668760D157}" type="presOf" srcId="{3E03C37D-118E-45CF-BFC5-5FFED6D7F1B3}" destId="{AD593218-9023-43CF-AFD4-D6F66202AF67}" srcOrd="0" destOrd="0" presId="urn:microsoft.com/office/officeart/2005/8/layout/chevron1"/>
    <dgm:cxn modelId="{601CC51F-4C2F-42F2-B0BD-61F4ED4EE257}" type="presOf" srcId="{431D5B22-3AD1-4705-8CA4-F1CE26A60A19}" destId="{56CF44B6-D181-4C98-908E-D2113020A727}" srcOrd="0" destOrd="0" presId="urn:microsoft.com/office/officeart/2005/8/layout/chevron1"/>
    <dgm:cxn modelId="{6E0CDCC3-6EC7-410A-AF60-190CA593A169}" type="presOf" srcId="{3CE18CCA-A756-44A3-9CCD-62CEFB7544DA}" destId="{DB8CE68A-0DAC-4AC8-BD7D-2BA4BF7FE648}" srcOrd="0" destOrd="0" presId="urn:microsoft.com/office/officeart/2005/8/layout/chevron1"/>
    <dgm:cxn modelId="{7AAD625B-E122-4B29-B911-72262A94AA82}" srcId="{3E03C37D-118E-45CF-BFC5-5FFED6D7F1B3}" destId="{431D5B22-3AD1-4705-8CA4-F1CE26A60A19}" srcOrd="0" destOrd="0" parTransId="{441EA5D1-568C-4499-A000-AE23CD70BD59}" sibTransId="{212EFDF4-A2C4-4844-8CAC-10C6F69B2FA0}"/>
    <dgm:cxn modelId="{137F757D-BCEB-45ED-A37E-50A6FA3638FE}" srcId="{E95BB894-20EC-4D33-AA1C-BF13BBCE4CAA}" destId="{3CE18CCA-A756-44A3-9CCD-62CEFB7544DA}" srcOrd="0" destOrd="0" parTransId="{7BEC35D7-959F-459D-8D2B-56D838C408E8}" sibTransId="{17BE584F-EA66-4891-BBF1-BE1637489A8F}"/>
    <dgm:cxn modelId="{991401D2-640A-4420-86A2-4E6A548F7A28}" srcId="{5B284A57-0F53-440E-9F9B-E35A1DDCA38B}" destId="{81CA581A-8B26-4A7F-B580-CFB5159935C6}" srcOrd="2" destOrd="0" parTransId="{A2CDC133-EDC7-4D05-BDCA-FBE784B24DE3}" sibTransId="{F2CCEB47-CAEB-4B3E-9645-993659B0BBB8}"/>
    <dgm:cxn modelId="{52712135-D3F0-4AD1-A0C6-A0A765EBA4C0}" type="presOf" srcId="{5B284A57-0F53-440E-9F9B-E35A1DDCA38B}" destId="{76894464-AAD6-46AA-BA24-B7AE9B8FE6EC}" srcOrd="0" destOrd="0" presId="urn:microsoft.com/office/officeart/2005/8/layout/chevron1"/>
    <dgm:cxn modelId="{4508651C-5001-479D-B7B3-D28B90D3361A}" type="presParOf" srcId="{76894464-AAD6-46AA-BA24-B7AE9B8FE6EC}" destId="{53F43A4A-FF21-4A3F-B8A8-B8D97343993B}" srcOrd="0" destOrd="0" presId="urn:microsoft.com/office/officeart/2005/8/layout/chevron1"/>
    <dgm:cxn modelId="{3AAC3E00-6C30-477C-BECB-CCC215BBF458}" type="presParOf" srcId="{53F43A4A-FF21-4A3F-B8A8-B8D97343993B}" destId="{AD593218-9023-43CF-AFD4-D6F66202AF67}" srcOrd="0" destOrd="0" presId="urn:microsoft.com/office/officeart/2005/8/layout/chevron1"/>
    <dgm:cxn modelId="{8C057BAC-8294-46DB-84F2-BB888DF6F3F5}" type="presParOf" srcId="{53F43A4A-FF21-4A3F-B8A8-B8D97343993B}" destId="{56CF44B6-D181-4C98-908E-D2113020A727}" srcOrd="1" destOrd="0" presId="urn:microsoft.com/office/officeart/2005/8/layout/chevron1"/>
    <dgm:cxn modelId="{1EDF8E77-5A92-460A-8D5A-A4A5BAE593EB}" type="presParOf" srcId="{76894464-AAD6-46AA-BA24-B7AE9B8FE6EC}" destId="{60C30A6C-1784-49D7-A9D7-8D0B5F766BC2}" srcOrd="1" destOrd="0" presId="urn:microsoft.com/office/officeart/2005/8/layout/chevron1"/>
    <dgm:cxn modelId="{DBDD8B32-903C-47FC-A014-CB3533834C47}" type="presParOf" srcId="{76894464-AAD6-46AA-BA24-B7AE9B8FE6EC}" destId="{154F2230-D8BE-44FB-8509-1A2AC5FAA5C3}" srcOrd="2" destOrd="0" presId="urn:microsoft.com/office/officeart/2005/8/layout/chevron1"/>
    <dgm:cxn modelId="{0BB72657-AC85-42B9-82C2-B8196B1CA991}" type="presParOf" srcId="{154F2230-D8BE-44FB-8509-1A2AC5FAA5C3}" destId="{332A57AD-1008-4724-86C0-B53EFED95273}" srcOrd="0" destOrd="0" presId="urn:microsoft.com/office/officeart/2005/8/layout/chevron1"/>
    <dgm:cxn modelId="{2E9DD8AA-DEB1-415F-B3C5-0B8C20C5A9B7}" type="presParOf" srcId="{154F2230-D8BE-44FB-8509-1A2AC5FAA5C3}" destId="{DB8CE68A-0DAC-4AC8-BD7D-2BA4BF7FE648}" srcOrd="1" destOrd="0" presId="urn:microsoft.com/office/officeart/2005/8/layout/chevron1"/>
    <dgm:cxn modelId="{E3B602EB-4B82-4415-BD6B-ECDDA40A24AA}" type="presParOf" srcId="{76894464-AAD6-46AA-BA24-B7AE9B8FE6EC}" destId="{6603070D-5011-4C32-BE54-E7B3EACE62A9}" srcOrd="3" destOrd="0" presId="urn:microsoft.com/office/officeart/2005/8/layout/chevron1"/>
    <dgm:cxn modelId="{C1AEE783-1A9D-4117-9ECF-F221A33CE4A6}" type="presParOf" srcId="{76894464-AAD6-46AA-BA24-B7AE9B8FE6EC}" destId="{4CFF1DA1-6750-4A26-8BE0-AE200628686F}" srcOrd="4" destOrd="0" presId="urn:microsoft.com/office/officeart/2005/8/layout/chevron1"/>
    <dgm:cxn modelId="{C0F21C93-B3AA-4C9E-B953-10DE4EF7AB1E}" type="presParOf" srcId="{4CFF1DA1-6750-4A26-8BE0-AE200628686F}" destId="{F30C4B6F-FAD6-4306-A29B-FA67B234C463}" srcOrd="0" destOrd="0" presId="urn:microsoft.com/office/officeart/2005/8/layout/chevron1"/>
    <dgm:cxn modelId="{C380A679-40DA-404B-809B-18CC113A1FFE}" type="presParOf" srcId="{4CFF1DA1-6750-4A26-8BE0-AE200628686F}" destId="{216B936A-AEB0-4D16-ABE0-FDA66D58D332}" srcOrd="1" destOrd="0" presId="urn:microsoft.com/office/officeart/2005/8/layout/chevron1"/>
  </dgm:cxnLst>
  <dgm:bg/>
  <dgm:whole/>
  <dgm:extLst>
    <a:ext uri="http://schemas.microsoft.com/office/drawing/2008/diagram">
      <dsp:dataModelExt xmlns:dsp="http://schemas.microsoft.com/office/drawing/2008/diagram" xmlns="" relId="rId17"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AD593218-9023-43CF-AFD4-D6F66202AF67}">
      <dsp:nvSpPr>
        <dsp:cNvPr id="0" name=""/>
        <dsp:cNvSpPr/>
      </dsp:nvSpPr>
      <dsp:spPr>
        <a:xfrm>
          <a:off x="2895"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Observations</a:t>
          </a:r>
        </a:p>
      </dsp:txBody>
      <dsp:txXfrm>
        <a:off x="2895" y="7278"/>
        <a:ext cx="1804687" cy="648000"/>
      </dsp:txXfrm>
    </dsp:sp>
    <dsp:sp modelId="{56CF44B6-D181-4C98-908E-D2113020A727}">
      <dsp:nvSpPr>
        <dsp:cNvPr id="0" name=""/>
        <dsp:cNvSpPr/>
      </dsp:nvSpPr>
      <dsp:spPr>
        <a:xfrm>
          <a:off x="2895"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Obtain data</a:t>
          </a:r>
        </a:p>
      </dsp:txBody>
      <dsp:txXfrm>
        <a:off x="2895" y="736278"/>
        <a:ext cx="1443750" cy="216000"/>
      </dsp:txXfrm>
    </dsp:sp>
    <dsp:sp modelId="{332A57AD-1008-4724-86C0-B53EFED95273}">
      <dsp:nvSpPr>
        <dsp:cNvPr id="0" name=""/>
        <dsp:cNvSpPr/>
      </dsp:nvSpPr>
      <dsp:spPr>
        <a:xfrm>
          <a:off x="1591583"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Characterization</a:t>
          </a:r>
        </a:p>
      </dsp:txBody>
      <dsp:txXfrm>
        <a:off x="1591583" y="7278"/>
        <a:ext cx="1804687" cy="648000"/>
      </dsp:txXfrm>
    </dsp:sp>
    <dsp:sp modelId="{DB8CE68A-0DAC-4AC8-BD7D-2BA4BF7FE648}">
      <dsp:nvSpPr>
        <dsp:cNvPr id="0" name=""/>
        <dsp:cNvSpPr/>
      </dsp:nvSpPr>
      <dsp:spPr>
        <a:xfrm>
          <a:off x="1591583"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Qualify, scale, bin</a:t>
          </a:r>
        </a:p>
      </dsp:txBody>
      <dsp:txXfrm>
        <a:off x="1591583" y="736278"/>
        <a:ext cx="1443750" cy="216000"/>
      </dsp:txXfrm>
    </dsp:sp>
    <dsp:sp modelId="{F30C4B6F-FAD6-4306-A29B-FA67B234C463}">
      <dsp:nvSpPr>
        <dsp:cNvPr id="0" name=""/>
        <dsp:cNvSpPr/>
      </dsp:nvSpPr>
      <dsp:spPr>
        <a:xfrm>
          <a:off x="3180271"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Modeling</a:t>
          </a:r>
        </a:p>
      </dsp:txBody>
      <dsp:txXfrm>
        <a:off x="3180271" y="7278"/>
        <a:ext cx="1804687" cy="648000"/>
      </dsp:txXfrm>
    </dsp:sp>
    <dsp:sp modelId="{216B936A-AEB0-4D16-ABE0-FDA66D58D332}">
      <dsp:nvSpPr>
        <dsp:cNvPr id="0" name=""/>
        <dsp:cNvSpPr/>
      </dsp:nvSpPr>
      <dsp:spPr>
        <a:xfrm>
          <a:off x="3180271"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Quantify, extrapolate</a:t>
          </a:r>
        </a:p>
      </dsp:txBody>
      <dsp:txXfrm>
        <a:off x="3180271" y="736278"/>
        <a:ext cx="1443750" cy="2160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D6033AA91D745A0BEE372F0C2A151D0"/>
        <w:category>
          <w:name w:val="General"/>
          <w:gallery w:val="placeholder"/>
        </w:category>
        <w:types>
          <w:type w:val="bbPlcHdr"/>
        </w:types>
        <w:behaviors>
          <w:behavior w:val="content"/>
        </w:behaviors>
        <w:guid w:val="{1B30ECB0-FFC3-4859-BE2B-8814111FEF28}"/>
      </w:docPartPr>
      <w:docPartBody>
        <w:p w:rsidR="00197877" w:rsidRDefault="00197877" w:rsidP="00197877">
          <w:pPr>
            <w:pStyle w:val="BD6033AA91D745A0BEE372F0C2A151D0"/>
          </w:pPr>
          <w:r>
            <w:t>[Type the document title]</w:t>
          </w:r>
        </w:p>
      </w:docPartBody>
    </w:docPart>
    <w:docPart>
      <w:docPartPr>
        <w:name w:val="3CB3DDB81488426D87ACED4BCB87E772"/>
        <w:category>
          <w:name w:val="General"/>
          <w:gallery w:val="placeholder"/>
        </w:category>
        <w:types>
          <w:type w:val="bbPlcHdr"/>
        </w:types>
        <w:behaviors>
          <w:behavior w:val="content"/>
        </w:behaviors>
        <w:guid w:val="{AA063CBC-521F-4CDF-BFBA-065B93B9A835}"/>
      </w:docPartPr>
      <w:docPartBody>
        <w:p w:rsidR="00197877" w:rsidRDefault="00197877" w:rsidP="00197877">
          <w:pPr>
            <w:pStyle w:val="3CB3DDB81488426D87ACED4BCB87E772"/>
          </w:pPr>
          <w: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0000000000000000000"/>
    <w:charset w:val="80"/>
    <w:family w:val="auto"/>
    <w:notTrueType/>
    <w:pitch w:val="default"/>
    <w:sig w:usb0="00000000" w:usb1="08070000" w:usb2="00000010" w:usb3="00000000" w:csb0="00020000" w:csb1="00000000"/>
  </w:font>
  <w:font w:name="TimesNewRomanPSMT">
    <w:altName w:val="Times New Roman"/>
    <w:panose1 w:val="00000000000000000000"/>
    <w:charset w:val="00"/>
    <w:family w:val="auto"/>
    <w:notTrueType/>
    <w:pitch w:val="default"/>
    <w:sig w:usb0="00000003" w:usb1="0000008C" w:usb2="00000001" w:usb3="00000010" w:csb0="00000000" w:csb1="00000000"/>
  </w:font>
  <w:font w:name="TimesNewRomanPS-BoldItalic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97877"/>
    <w:rsid w:val="00076ACE"/>
    <w:rsid w:val="00197877"/>
    <w:rsid w:val="001E6A29"/>
    <w:rsid w:val="002137EE"/>
    <w:rsid w:val="00350B87"/>
    <w:rsid w:val="005E65E5"/>
    <w:rsid w:val="006966D2"/>
    <w:rsid w:val="006B13FF"/>
    <w:rsid w:val="006F1326"/>
    <w:rsid w:val="00A605F0"/>
    <w:rsid w:val="00EF5257"/>
    <w:rsid w:val="00F92F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6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65E5"/>
    <w:rPr>
      <w:color w:val="808080"/>
    </w:rPr>
  </w:style>
  <w:style w:type="paragraph" w:customStyle="1" w:styleId="BD6033AA91D745A0BEE372F0C2A151D0">
    <w:name w:val="BD6033AA91D745A0BEE372F0C2A151D0"/>
    <w:rsid w:val="00197877"/>
  </w:style>
  <w:style w:type="paragraph" w:customStyle="1" w:styleId="3CB3DDB81488426D87ACED4BCB87E772">
    <w:name w:val="3CB3DDB81488426D87ACED4BCB87E772"/>
    <w:rsid w:val="0019787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ECB642-32D6-488A-BB3C-48FF64602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37</Pages>
  <Words>10963</Words>
  <Characters>62492</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Volume 1: Stochastic Environmental Modeling</vt:lpstr>
    </vt:vector>
  </TitlesOfParts>
  <Company>Customer Solutions BAE Systems</Company>
  <LinksUpToDate>false</LinksUpToDate>
  <CharactersWithSpaces>73309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1: Stochastic Environmental Modeling</dc:title>
  <dc:creator>pukitepa</dc:creator>
  <cp:lastModifiedBy>pukitepa</cp:lastModifiedBy>
  <cp:revision>40</cp:revision>
  <cp:lastPrinted>2012-05-31T16:44:00Z</cp:lastPrinted>
  <dcterms:created xsi:type="dcterms:W3CDTF">2012-12-13T22:12:00Z</dcterms:created>
  <dcterms:modified xsi:type="dcterms:W3CDTF">2013-01-15T16:15:00Z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zotero-version="3.0.7"&gt;&lt;session id="qSTQOWF8"/&gt;&lt;style id="http://www.zotero.org/styles/chicago-fullnote-bibliography" hasBibliography="1" bibliographyStyleHasBeenSet="0"/&gt;&lt;prefs&gt;&lt;pref name="fieldType" value="Field"/&gt;&lt;pref name="stor</vt:lpwstr>
  </property>
  <property fmtid="{D5CDD505-2E9C-101B-9397-08002B2CF9AE}" pid="3" name="ZOTERO_PREF_2">
    <vt:lpwstr>eReferences" value="true"/&gt;&lt;pref name="noteType" value="2"/&gt;&lt;/prefs&gt;&lt;/data&gt;</vt:lpwstr>
  </property>
</Properties>
</file>