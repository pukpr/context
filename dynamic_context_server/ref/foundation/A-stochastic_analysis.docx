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customXml/itemProps1.xml" ContentType="application/vnd.openxmlformats-officedocument.customXmlProperties+xml"/>
  <Override PartName="/word/diagrams/data1.xml" ContentType="application/vnd.openxmlformats-officedocument.drawingml.diagramData+xml"/>
  <Override PartName="/word/comments.xml" ContentType="application/vnd.openxmlformats-officedocument.wordprocessingml.comments+xml"/>
  <Default Extension="emf" ContentType="image/x-emf"/>
  <Override PartName="/word/diagrams/colors1.xml" ContentType="application/vnd.openxmlformats-officedocument.drawingml.diagramColor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charts/chart6.xml" ContentType="application/vnd.openxmlformats-officedocument.drawingml.chart+xml"/>
  <Override PartName="/word/charts/chart7.xml" ContentType="application/vnd.openxmlformats-officedocument.drawingml.chart+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Default Extension="sldx" ContentType="application/vnd.openxmlformats-officedocument.presentationml.slide"/>
  <Override PartName="/word/diagrams/layout1.xml" ContentType="application/vnd.openxmlformats-officedocument.drawingml.diagramLayout+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EFD" w:rsidRPr="00671EFD" w:rsidRDefault="00E26E08" w:rsidP="00F84056">
      <w:pPr>
        <w:pStyle w:val="ChapterTitle"/>
      </w:pPr>
      <w:bookmarkStart w:id="0" w:name="X88286"/>
      <w:bookmarkStart w:id="1" w:name="OLE_LINK1"/>
      <w:bookmarkStart w:id="2" w:name="OLE_LINK2"/>
      <w:del w:id="3" w:author="pukitepa" w:date="2013-02-08T11:26:00Z">
        <w:r>
          <w:pict>
            <v:shapetype id="_x0000_t202" coordsize="21600,21600" o:spt="202" path="m,l,21600r21600,l21600,xe">
              <v:stroke joinstyle="miter"/>
              <v:path gradientshapeok="t" o:connecttype="rect"/>
            </v:shapetype>
            <v:shape id="_x0000_s1027" type="#_x0000_t202" style="position:absolute;left:0;text-align:left;margin-left:-39.4pt;margin-top:-70.85pt;width:135.6pt;height:37.5pt;z-index:251661824;mso-width-relative:margin;mso-height-relative:margin" fillcolor="#d8d8d8 [2732]">
              <v:textbox>
                <w:txbxContent>
                  <w:p w:rsidR="000430B4" w:rsidRDefault="000430B4" w:rsidP="00CD64EC">
                    <w:r w:rsidRPr="00FA1095">
                      <w:t xml:space="preserve">Draft version: </w:t>
                    </w:r>
                    <w:r w:rsidRPr="00FA1095">
                      <w:br/>
                      <w:t>see Final Report</w:t>
                    </w:r>
                  </w:p>
                </w:txbxContent>
              </v:textbox>
            </v:shape>
          </w:pict>
        </w:r>
      </w:del>
      <w:r w:rsidR="00D8091B" w:rsidRPr="00D8091B">
        <w:t>Stochastic Analysis for Context Modeling</w:t>
      </w:r>
    </w:p>
    <w:p w:rsidR="00D8091B" w:rsidRDefault="00671EFD" w:rsidP="00D8091B">
      <w:pPr>
        <w:pStyle w:val="Authoraffiliation"/>
        <w:rPr>
          <w:rStyle w:val="ChapterNumber"/>
        </w:rPr>
      </w:pPr>
      <w:r>
        <w:rPr>
          <w:rStyle w:val="ChapterNumber"/>
        </w:rPr>
        <w:t xml:space="preserve">Paul Pukite, Steve Bankes, Dan </w:t>
      </w:r>
      <w:r w:rsidR="00D8091B" w:rsidRPr="00D8091B">
        <w:t>Challou</w:t>
      </w:r>
    </w:p>
    <w:p w:rsidR="00D8091B" w:rsidRDefault="00671EFD" w:rsidP="00D8091B">
      <w:pPr>
        <w:pStyle w:val="Authoraffiliation"/>
        <w:rPr>
          <w:rStyle w:val="ChapterNumber"/>
        </w:rPr>
      </w:pPr>
      <w:r>
        <w:rPr>
          <w:rStyle w:val="ChapterNumber"/>
        </w:rPr>
        <w:t xml:space="preserve">BAE </w:t>
      </w:r>
      <w:r w:rsidR="00D8091B" w:rsidRPr="00D8091B">
        <w:t>Systems</w:t>
      </w:r>
      <w:r w:rsidR="006879C2" w:rsidRPr="006879C2">
        <w:rPr>
          <w:rStyle w:val="ChapterNumber"/>
        </w:rPr>
        <w:t xml:space="preserve"> </w:t>
      </w:r>
      <w:bookmarkEnd w:id="0"/>
      <w:r w:rsidR="0017519E">
        <w:rPr>
          <w:rStyle w:val="ChapterNumber"/>
        </w:rPr>
        <w:t xml:space="preserve">  </w:t>
      </w:r>
    </w:p>
    <w:p w:rsidR="00D8091B" w:rsidRPr="00D8091B" w:rsidRDefault="00D8091B" w:rsidP="00D8091B"/>
    <w:bookmarkEnd w:id="1"/>
    <w:bookmarkEnd w:id="2"/>
    <w:p w:rsidR="009A7260" w:rsidRDefault="009A7260" w:rsidP="009A7260">
      <w:pPr>
        <w:pStyle w:val="Extract"/>
        <w:rPr>
          <w:noProof/>
        </w:rPr>
      </w:pPr>
      <w:r w:rsidRPr="001920F0">
        <w:rPr>
          <w:b/>
          <w:noProof/>
        </w:rPr>
        <w:t xml:space="preserve">Abstract: </w:t>
      </w:r>
      <w:r w:rsidR="00D8091B" w:rsidRPr="00D8091B">
        <w:rPr>
          <w:noProof/>
        </w:rPr>
        <w:t xml:space="preserve">Models of the physical environment play an important role </w:t>
      </w:r>
      <w:ins w:id="4" w:author="pukitepa" w:date="2013-02-08T16:01:00Z">
        <w:r w:rsidR="007317D4">
          <w:rPr>
            <w:noProof/>
          </w:rPr>
          <w:t xml:space="preserve">in </w:t>
        </w:r>
      </w:ins>
      <w:r w:rsidR="00D8091B" w:rsidRPr="00D8091B">
        <w:rPr>
          <w:noProof/>
        </w:rPr>
        <w:t>supporting Model Based Engineering (MBE).</w:t>
      </w:r>
      <w:r w:rsidR="0017519E">
        <w:rPr>
          <w:b/>
          <w:noProof/>
        </w:rPr>
        <w:t xml:space="preserve"> </w:t>
      </w:r>
      <w:r w:rsidR="0017519E">
        <w:rPr>
          <w:noProof/>
        </w:rPr>
        <w:t>This paper describes how</w:t>
      </w:r>
      <w:r w:rsidR="00F80F91">
        <w:rPr>
          <w:noProof/>
        </w:rPr>
        <w:t xml:space="preserve"> fundamental principles</w:t>
      </w:r>
      <w:r w:rsidR="004A6B3A">
        <w:rPr>
          <w:noProof/>
        </w:rPr>
        <w:t xml:space="preserve"> of thermodynamics and statistical physics</w:t>
      </w:r>
      <w:r w:rsidR="0017519E">
        <w:rPr>
          <w:noProof/>
        </w:rPr>
        <w:t xml:space="preserve"> can be </w:t>
      </w:r>
      <w:r w:rsidR="00A96E40">
        <w:rPr>
          <w:noProof/>
        </w:rPr>
        <w:t>applied</w:t>
      </w:r>
      <w:r w:rsidR="0017519E">
        <w:rPr>
          <w:noProof/>
        </w:rPr>
        <w:t xml:space="preserve"> to create compact parameterized models capable </w:t>
      </w:r>
      <w:r w:rsidR="00A96E40">
        <w:rPr>
          <w:noProof/>
        </w:rPr>
        <w:t xml:space="preserve">of </w:t>
      </w:r>
      <w:r w:rsidR="0017519E">
        <w:rPr>
          <w:noProof/>
        </w:rPr>
        <w:t>statistically capturing the patterns exhibited in wide range of environmental contexts</w:t>
      </w:r>
      <w:r w:rsidR="00F80F91">
        <w:rPr>
          <w:noProof/>
        </w:rPr>
        <w:t>.</w:t>
      </w:r>
      <w:r w:rsidR="00405352">
        <w:rPr>
          <w:noProof/>
        </w:rPr>
        <w:t xml:space="preserve"> </w:t>
      </w:r>
      <w:r w:rsidR="0017519E">
        <w:rPr>
          <w:noProof/>
        </w:rPr>
        <w:t>Such models will allow more efficient and systematic assessment of the strengths and weaknesses of candidate designs than is possible using benchmark datasets or test tracks, and this can play an important role in</w:t>
      </w:r>
      <w:r w:rsidR="005A60A2">
        <w:rPr>
          <w:noProof/>
        </w:rPr>
        <w:t xml:space="preserve"> u</w:t>
      </w:r>
      <w:r w:rsidR="00A96E40">
        <w:rPr>
          <w:noProof/>
        </w:rPr>
        <w:t>s</w:t>
      </w:r>
      <w:r w:rsidR="005A60A2">
        <w:rPr>
          <w:noProof/>
        </w:rPr>
        <w:t xml:space="preserve">ing computer simulation to produce better designs of complex cyber-physical systems more quickly, affordably, and reliably.  </w:t>
      </w:r>
      <w:r w:rsidR="00405352">
        <w:rPr>
          <w:noProof/>
        </w:rPr>
        <w:t xml:space="preserve">This </w:t>
      </w:r>
      <w:r w:rsidR="005A60A2">
        <w:rPr>
          <w:noProof/>
        </w:rPr>
        <w:t xml:space="preserve">is the first in a </w:t>
      </w:r>
      <w:r w:rsidR="00405352">
        <w:rPr>
          <w:noProof/>
        </w:rPr>
        <w:t>series of papers</w:t>
      </w:r>
      <w:r w:rsidR="004A6B3A">
        <w:rPr>
          <w:noProof/>
        </w:rPr>
        <w:t xml:space="preserve"> </w:t>
      </w:r>
      <w:r w:rsidR="00A91DAE">
        <w:rPr>
          <w:noProof/>
        </w:rPr>
        <w:t xml:space="preserve"> on the statistical description of </w:t>
      </w:r>
      <w:r w:rsidR="004A6B3A">
        <w:rPr>
          <w:noProof/>
        </w:rPr>
        <w:t>natural processes.</w:t>
      </w:r>
      <w:r w:rsidR="00A91DAE">
        <w:rPr>
          <w:noProof/>
        </w:rPr>
        <w:t xml:space="preserve"> Subsequent papers in this series will treat specific examples in greater detail than provided in this overview.</w:t>
      </w:r>
    </w:p>
    <w:p w:rsidR="009A7260" w:rsidRPr="00552B1E" w:rsidRDefault="00021FFF" w:rsidP="009A7260">
      <w:pPr>
        <w:pStyle w:val="HeadingRunIn"/>
        <w:outlineLvl w:val="0"/>
      </w:pPr>
      <w:r>
        <w:t>Preface</w:t>
      </w:r>
    </w:p>
    <w:p w:rsidR="006A0DFD" w:rsidRDefault="006A0DFD" w:rsidP="001A4F42">
      <w:pPr>
        <w:pStyle w:val="BodyAfterHead"/>
      </w:pPr>
      <w:r>
        <w:t>Models of natural and man-made environmental contexts are important for a variety of purposes, in particular to support computational assessment of the performance of candidate designs for engineered systems. Vehicles perform on roads or other terrain, and both mobile and static engineered structures must contend with wind, waves, precipitation, and corrosion. Much of the value of engineered systems comes from their performance in the context of the environments in which they operate. Consequently, reliable assessment of candidate engineering designs requires models of potential operational contexts that accurately capture both the variability and overarching patterns presented by these environments.</w:t>
      </w:r>
    </w:p>
    <w:p w:rsidR="009F381A" w:rsidRDefault="00F150C4" w:rsidP="001A4F42">
      <w:pPr>
        <w:pStyle w:val="BodyAfterHead"/>
      </w:pPr>
      <w:r>
        <w:t xml:space="preserve">Without computer simulation, candidate designs must be physically tested on sample deployed environments, for example test tracks. One aspiration for Model Based Engineering (MBE) is to achieve cost and other savings by replacing physical testing with testing through simulation.  This requires validated models of the context environment that perform at least as well as a physical test in revealing design problems. However, </w:t>
      </w:r>
      <w:r w:rsidR="000249CD">
        <w:t>simulation based testing can provide value beyond the elimination of physical testing.</w:t>
      </w:r>
      <w:r w:rsidR="006A0DFD">
        <w:t xml:space="preserve"> </w:t>
      </w:r>
      <w:r w:rsidR="000E319E">
        <w:t>A</w:t>
      </w:r>
      <w:r w:rsidR="00F80F91">
        <w:t xml:space="preserve"> significant cause of design </w:t>
      </w:r>
      <w:r w:rsidR="00D4125D">
        <w:t xml:space="preserve">failure </w:t>
      </w:r>
      <w:r w:rsidR="000E319E">
        <w:t xml:space="preserve">often </w:t>
      </w:r>
      <w:r w:rsidR="00D4125D">
        <w:t xml:space="preserve">relates to providing an insufficient </w:t>
      </w:r>
      <w:r w:rsidR="00D4125D" w:rsidRPr="00221201">
        <w:t xml:space="preserve">safety </w:t>
      </w:r>
      <w:r w:rsidR="00CC6060" w:rsidRPr="00221201">
        <w:t xml:space="preserve">margin to </w:t>
      </w:r>
      <w:r w:rsidR="00405352" w:rsidRPr="00221201">
        <w:t xml:space="preserve">deleterious </w:t>
      </w:r>
      <w:r w:rsidR="00CC6060" w:rsidRPr="00221201">
        <w:t>environmental factors</w:t>
      </w:r>
      <w:r w:rsidR="00A91808">
        <w:t xml:space="preserve"> and contextual variables</w:t>
      </w:r>
      <w:r w:rsidR="00405352" w:rsidRPr="00221201">
        <w:t xml:space="preserve">, such as </w:t>
      </w:r>
      <w:r w:rsidR="00A91808">
        <w:t xml:space="preserve">an exceedingly </w:t>
      </w:r>
      <w:r w:rsidR="00405352" w:rsidRPr="00221201">
        <w:t xml:space="preserve">rough terrain </w:t>
      </w:r>
      <w:r w:rsidR="00B77891" w:rsidRPr="00221201">
        <w:t xml:space="preserve">or </w:t>
      </w:r>
      <w:r w:rsidR="00A91808">
        <w:t xml:space="preserve">corrosive </w:t>
      </w:r>
      <w:r w:rsidR="00405352" w:rsidRPr="00221201">
        <w:t xml:space="preserve">atmospheric elements. </w:t>
      </w:r>
      <w:r w:rsidR="000249CD">
        <w:t>Environmental context models that parametrically span the range of possible environmental challenges can provide a means for establishing the level of challenge at which a design will fail, generating considerably more information than produc</w:t>
      </w:r>
      <w:r w:rsidR="00A96E40">
        <w:t>ed</w:t>
      </w:r>
      <w:r w:rsidR="000249CD">
        <w:t xml:space="preserve"> by benchmark tests.</w:t>
      </w:r>
      <w:r w:rsidR="009F381A">
        <w:t xml:space="preserve"> </w:t>
      </w:r>
    </w:p>
    <w:p w:rsidR="00CC6060" w:rsidRDefault="009F381A" w:rsidP="00D106E1">
      <w:pPr>
        <w:pStyle w:val="BodyAfterHead"/>
      </w:pPr>
      <w:r>
        <w:t>Environmental models that can replicate data derived from a wide range of actual environments are highly valuable, both through potential reuse across many design activities, and by supporting the creation of more robust and adaptable systems. M</w:t>
      </w:r>
      <w:r w:rsidR="00405352">
        <w:t xml:space="preserve">any of the </w:t>
      </w:r>
      <w:r>
        <w:t xml:space="preserve">patterns observable in contextual </w:t>
      </w:r>
      <w:r w:rsidR="00405352">
        <w:t>environment</w:t>
      </w:r>
      <w:r>
        <w:t>s</w:t>
      </w:r>
      <w:r w:rsidR="00405352">
        <w:t xml:space="preserve"> stem from fundamental</w:t>
      </w:r>
      <w:r w:rsidR="00AC4C68">
        <w:t xml:space="preserve"> processes deriv</w:t>
      </w:r>
      <w:r>
        <w:t>ed</w:t>
      </w:r>
      <w:r w:rsidR="00AC4C68">
        <w:t xml:space="preserve"> from statistical mechanics and thermodynamics</w:t>
      </w:r>
      <w:r>
        <w:t>.</w:t>
      </w:r>
      <w:r w:rsidR="00AC4C68">
        <w:t xml:space="preserve"> </w:t>
      </w:r>
      <w:r w:rsidR="00F5193E">
        <w:t xml:space="preserve">Consequently, </w:t>
      </w:r>
      <w:r w:rsidR="00AC4C68">
        <w:t xml:space="preserve">significant insight </w:t>
      </w:r>
      <w:r w:rsidR="00F5193E">
        <w:t xml:space="preserve">can be gained by </w:t>
      </w:r>
      <w:r w:rsidR="00AC4C68">
        <w:t>approaching the patterns from first-principles physics.</w:t>
      </w:r>
      <w:r w:rsidR="00D4125D">
        <w:t xml:space="preserve"> </w:t>
      </w:r>
      <w:r w:rsidR="00F5193E">
        <w:t>A combination of data and physical theory can result in models that</w:t>
      </w:r>
      <w:r w:rsidR="00D4125D">
        <w:t xml:space="preserve"> extrapolate and </w:t>
      </w:r>
      <w:r w:rsidR="00F5193E">
        <w:t xml:space="preserve">accurately </w:t>
      </w:r>
      <w:r w:rsidR="00D4125D">
        <w:t xml:space="preserve">infer behavior </w:t>
      </w:r>
      <w:r w:rsidR="00151773">
        <w:t>outside of the data set</w:t>
      </w:r>
      <w:r w:rsidR="00F5193E">
        <w:t>s used for modeling.</w:t>
      </w:r>
      <w:r w:rsidR="00151773">
        <w:t xml:space="preserve"> </w:t>
      </w:r>
      <w:r w:rsidR="00D31F8F">
        <w:t xml:space="preserve">This </w:t>
      </w:r>
      <w:r w:rsidR="00F5193E">
        <w:t xml:space="preserve">approach results in models that are much more reliable </w:t>
      </w:r>
      <w:r w:rsidR="00D31F8F">
        <w:t>for prediction and verification tasks</w:t>
      </w:r>
      <w:r w:rsidR="00F5193E">
        <w:t xml:space="preserve"> than can be achieved through generic statistical modeling uninformed by physical considerations</w:t>
      </w:r>
    </w:p>
    <w:p w:rsidR="00FF193D" w:rsidRDefault="00CC6060" w:rsidP="00D106E1">
      <w:pPr>
        <w:pStyle w:val="Body"/>
      </w:pPr>
      <w:r>
        <w:t xml:space="preserve">This </w:t>
      </w:r>
      <w:r w:rsidR="00CC2EC2">
        <w:t xml:space="preserve">paper </w:t>
      </w:r>
      <w:r>
        <w:t>introduc</w:t>
      </w:r>
      <w:r w:rsidR="00CC2EC2">
        <w:t>es</w:t>
      </w:r>
      <w:r>
        <w:t xml:space="preserve"> a set of research </w:t>
      </w:r>
      <w:r w:rsidR="00FF193D">
        <w:t>results</w:t>
      </w:r>
      <w:r>
        <w:t xml:space="preserve"> relating to stochastic modeling of environmental contexts. </w:t>
      </w:r>
      <w:r w:rsidR="003D6508">
        <w:t>W</w:t>
      </w:r>
      <w:r w:rsidR="00CC2EC2">
        <w:t xml:space="preserve">e </w:t>
      </w:r>
      <w:r w:rsidR="003D6508">
        <w:t xml:space="preserve">first </w:t>
      </w:r>
      <w:r>
        <w:t xml:space="preserve">provide </w:t>
      </w:r>
      <w:r w:rsidR="00CC2EC2">
        <w:t>some</w:t>
      </w:r>
      <w:r>
        <w:t xml:space="preserve"> background to probability theory and </w:t>
      </w:r>
      <w:r w:rsidR="003D6508">
        <w:t xml:space="preserve">for formulating </w:t>
      </w:r>
      <w:r>
        <w:t xml:space="preserve">the building blocks for stochastic analysis — </w:t>
      </w:r>
      <w:r w:rsidR="00CC2EC2">
        <w:t xml:space="preserve">in particular, </w:t>
      </w:r>
      <w:r>
        <w:t xml:space="preserve">that of </w:t>
      </w:r>
      <w:r w:rsidRPr="00CC6060">
        <w:rPr>
          <w:i/>
        </w:rPr>
        <w:t>probability density functions</w:t>
      </w:r>
      <w:r>
        <w:t xml:space="preserve"> and Markov and semi-Markov processes.</w:t>
      </w:r>
      <w:r w:rsidR="00FC4190">
        <w:t xml:space="preserve">  </w:t>
      </w:r>
      <w:r w:rsidR="00FF193D">
        <w:t>The</w:t>
      </w:r>
      <w:r w:rsidR="00B22095">
        <w:t>se</w:t>
      </w:r>
      <w:r w:rsidR="00FF193D">
        <w:t xml:space="preserve"> building blocks comprise the core fundamentals of stochastic modeling, </w:t>
      </w:r>
      <w:r w:rsidR="00B77891">
        <w:t>whereby</w:t>
      </w:r>
      <w:r w:rsidR="00FF193D">
        <w:t xml:space="preserve"> we can reason about probabilities, sampling, and uncertainty.  The more sophisticated techniques of </w:t>
      </w:r>
      <w:r w:rsidR="00FF193D">
        <w:lastRenderedPageBreak/>
        <w:t>autocorrelation and power spect</w:t>
      </w:r>
      <w:r w:rsidR="00CC2EC2">
        <w:t>rum densities are elaborated in a</w:t>
      </w:r>
      <w:r w:rsidR="00B22095">
        <w:t>n associated</w:t>
      </w:r>
      <w:r w:rsidR="00EB2BDE">
        <w:t xml:space="preserve"> </w:t>
      </w:r>
      <w:r w:rsidR="00CC2EC2">
        <w:t>report</w:t>
      </w:r>
      <w:r w:rsidR="00FF193D">
        <w:t xml:space="preserve"> on terrain characterization, and </w:t>
      </w:r>
      <w:r w:rsidR="00CC2EC2">
        <w:t>models</w:t>
      </w:r>
      <w:r w:rsidR="00FF193D">
        <w:t xml:space="preserve"> of dispersive growth and uncertainty propagation </w:t>
      </w:r>
      <w:r w:rsidR="00CC2EC2">
        <w:t>are described within a</w:t>
      </w:r>
      <w:r w:rsidR="00B22095">
        <w:t>n associated report on</w:t>
      </w:r>
      <w:r w:rsidR="00CC2EC2">
        <w:t xml:space="preserve"> </w:t>
      </w:r>
      <w:r w:rsidR="00FF193D">
        <w:t>diffusion</w:t>
      </w:r>
      <w:r w:rsidR="00CC2EC2">
        <w:t xml:space="preserve"> </w:t>
      </w:r>
      <w:r w:rsidR="00B22095">
        <w:t xml:space="preserve">process </w:t>
      </w:r>
      <w:r w:rsidR="00CC2EC2">
        <w:t>context</w:t>
      </w:r>
      <w:r w:rsidR="00B22095">
        <w:t xml:space="preserve"> models</w:t>
      </w:r>
      <w:r w:rsidR="00FF193D">
        <w:t xml:space="preserve">.  </w:t>
      </w:r>
    </w:p>
    <w:p w:rsidR="00CC2EC2" w:rsidRPr="00552B1E" w:rsidRDefault="007711DA" w:rsidP="00CC2EC2">
      <w:pPr>
        <w:pStyle w:val="HeadingRunIn"/>
        <w:outlineLvl w:val="0"/>
      </w:pPr>
      <w:r>
        <w:rPr>
          <w:rStyle w:val="CommentReference"/>
          <w:color w:val="auto"/>
        </w:rPr>
        <w:commentReference w:id="5"/>
      </w:r>
      <w:r w:rsidR="002D27FA">
        <w:t>Ba</w:t>
      </w:r>
      <w:r w:rsidR="00792FFB">
        <w:t>c</w:t>
      </w:r>
      <w:r w:rsidR="002D27FA">
        <w:t>kground</w:t>
      </w:r>
      <w:r w:rsidR="0001383D" w:rsidRPr="00CF024C">
        <w:t>:</w:t>
      </w:r>
      <w:r w:rsidR="00EB2BDE">
        <w:t xml:space="preserve"> </w:t>
      </w:r>
      <w:r w:rsidR="00A91AD1">
        <w:t>E</w:t>
      </w:r>
      <w:r w:rsidR="0001383D" w:rsidRPr="00CF024C">
        <w:t>nvironment</w:t>
      </w:r>
      <w:r w:rsidR="00A91AD1">
        <w:t>al models for</w:t>
      </w:r>
      <w:r w:rsidR="002D27FA">
        <w:t xml:space="preserve"> cyber-physical systems</w:t>
      </w:r>
    </w:p>
    <w:p w:rsidR="00C85645" w:rsidRDefault="006A6E47" w:rsidP="00D106E1">
      <w:pPr>
        <w:pStyle w:val="BodyAfterHead"/>
      </w:pPr>
      <w:r>
        <w:t>T</w:t>
      </w:r>
      <w:r w:rsidR="00FC4190">
        <w:t xml:space="preserve">wo </w:t>
      </w:r>
      <w:r w:rsidR="00815648">
        <w:t>criteria</w:t>
      </w:r>
      <w:r w:rsidR="00FC4190">
        <w:t xml:space="preserve"> </w:t>
      </w:r>
      <w:r>
        <w:t>are central in crafting probabilistic models for</w:t>
      </w:r>
      <w:r w:rsidR="00815648">
        <w:t xml:space="preserve"> observed behavior</w:t>
      </w:r>
      <w:r w:rsidR="00FC4190">
        <w:t xml:space="preserve">: (1) the importance or impact of </w:t>
      </w:r>
      <w:r w:rsidR="00AD7B5D">
        <w:t>observed</w:t>
      </w:r>
      <w:r w:rsidR="00FC4190">
        <w:t xml:space="preserve"> event</w:t>
      </w:r>
      <w:r w:rsidR="00AD7B5D">
        <w:t>s</w:t>
      </w:r>
      <w:r w:rsidR="00FC4190">
        <w:t xml:space="preserve"> and (2) the </w:t>
      </w:r>
      <w:r w:rsidR="00AD7B5D">
        <w:t xml:space="preserve">associated </w:t>
      </w:r>
      <w:r w:rsidR="00FC4190">
        <w:t xml:space="preserve">likelihood of the event. </w:t>
      </w:r>
      <w:r w:rsidR="00AD7B5D">
        <w:t>For MBE,</w:t>
      </w:r>
      <w:r w:rsidR="00FC4190">
        <w:t xml:space="preserve"> context</w:t>
      </w:r>
      <w:r w:rsidR="008116D7">
        <w:t xml:space="preserve"> model</w:t>
      </w:r>
      <w:r w:rsidR="00FC4190">
        <w:t xml:space="preserve">s </w:t>
      </w:r>
      <w:r w:rsidR="008116D7">
        <w:t xml:space="preserve">are needed for phenomena </w:t>
      </w:r>
      <w:r w:rsidR="00FC4190">
        <w:t xml:space="preserve">that play a significant </w:t>
      </w:r>
      <w:r w:rsidR="000F7D0F">
        <w:t xml:space="preserve">role either through their frequency of occurrence or </w:t>
      </w:r>
      <w:r w:rsidR="00D44EF5">
        <w:t xml:space="preserve">the </w:t>
      </w:r>
      <w:r w:rsidR="000F7D0F">
        <w:t>severity of their impact.</w:t>
      </w:r>
      <w:r w:rsidR="00815648">
        <w:t xml:space="preserve">  </w:t>
      </w:r>
      <w:r w:rsidR="008116D7">
        <w:t>Context models portray the distribution of a metric of the phenomenon of interest. Metrics must</w:t>
      </w:r>
      <w:r w:rsidR="00815648">
        <w:t xml:space="preserve"> be measurable or countable</w:t>
      </w:r>
      <w:r w:rsidR="008116D7">
        <w:t xml:space="preserve"> and</w:t>
      </w:r>
      <w:r w:rsidR="00815648">
        <w:t xml:space="preserve"> could involve extensive </w:t>
      </w:r>
      <w:r w:rsidR="00C409DA">
        <w:t>variables such as volumes or consist of ratios such as rate (i.e. volume over time).</w:t>
      </w:r>
    </w:p>
    <w:p w:rsidR="00B90551" w:rsidRDefault="00B90551" w:rsidP="00B90551">
      <w:pPr>
        <w:pStyle w:val="Caption"/>
        <w:keepNext/>
      </w:pPr>
      <w:r>
        <w:t xml:space="preserve">Table </w:t>
      </w:r>
      <w:fldSimple w:instr=" SEQ Table \* ARABIC ">
        <w:r w:rsidR="0009321A">
          <w:rPr>
            <w:noProof/>
          </w:rPr>
          <w:t>1</w:t>
        </w:r>
      </w:fldSimple>
      <w:r>
        <w:rPr>
          <w:noProof/>
        </w:rPr>
        <w:t xml:space="preserve"> : The use of probabilities </w:t>
      </w:r>
      <w:r w:rsidR="001A4F42">
        <w:rPr>
          <w:noProof/>
        </w:rPr>
        <w:t>can</w:t>
      </w:r>
      <w:r>
        <w:rPr>
          <w:noProof/>
        </w:rPr>
        <w:t xml:space="preserve"> describe high likelihood and high impact events.</w:t>
      </w:r>
    </w:p>
    <w:tbl>
      <w:tblPr>
        <w:tblStyle w:val="ColorfulShading-Accent5"/>
        <w:tblW w:w="0" w:type="auto"/>
        <w:tblInd w:w="918" w:type="dxa"/>
        <w:tblLook w:val="04A0"/>
      </w:tblPr>
      <w:tblGrid>
        <w:gridCol w:w="1150"/>
        <w:gridCol w:w="2705"/>
        <w:gridCol w:w="2970"/>
      </w:tblGrid>
      <w:tr w:rsidR="00C85645" w:rsidTr="00B90551">
        <w:trPr>
          <w:cnfStyle w:val="100000000000"/>
        </w:trPr>
        <w:tc>
          <w:tcPr>
            <w:cnfStyle w:val="001000000100"/>
            <w:tcW w:w="1150" w:type="dxa"/>
          </w:tcPr>
          <w:p w:rsidR="00C85645" w:rsidRDefault="00C85645" w:rsidP="00F2796F"/>
        </w:tc>
        <w:tc>
          <w:tcPr>
            <w:tcW w:w="2705" w:type="dxa"/>
          </w:tcPr>
          <w:p w:rsidR="00C85645" w:rsidRDefault="00C85645" w:rsidP="00F2796F">
            <w:pPr>
              <w:cnfStyle w:val="100000000000"/>
            </w:pPr>
            <w:r>
              <w:t>High Likelihood</w:t>
            </w:r>
          </w:p>
        </w:tc>
        <w:tc>
          <w:tcPr>
            <w:tcW w:w="2970" w:type="dxa"/>
          </w:tcPr>
          <w:p w:rsidR="00C85645" w:rsidRDefault="00C85645" w:rsidP="00F2796F">
            <w:pPr>
              <w:cnfStyle w:val="100000000000"/>
            </w:pPr>
            <w:r>
              <w:t>High Impact</w:t>
            </w:r>
          </w:p>
        </w:tc>
      </w:tr>
      <w:tr w:rsidR="00C85645" w:rsidTr="00B90551">
        <w:trPr>
          <w:cnfStyle w:val="000000100000"/>
        </w:trPr>
        <w:tc>
          <w:tcPr>
            <w:cnfStyle w:val="001000000000"/>
            <w:tcW w:w="1150" w:type="dxa"/>
          </w:tcPr>
          <w:p w:rsidR="00C85645" w:rsidRDefault="00C85645" w:rsidP="00F2796F">
            <w:r>
              <w:t>Terrain</w:t>
            </w:r>
          </w:p>
        </w:tc>
        <w:tc>
          <w:tcPr>
            <w:tcW w:w="2705" w:type="dxa"/>
          </w:tcPr>
          <w:p w:rsidR="00C85645" w:rsidRDefault="00C85645" w:rsidP="00F2796F">
            <w:pPr>
              <w:cnfStyle w:val="000000100000"/>
            </w:pPr>
            <w:r>
              <w:t>RMS roughness</w:t>
            </w:r>
          </w:p>
        </w:tc>
        <w:tc>
          <w:tcPr>
            <w:tcW w:w="2970" w:type="dxa"/>
          </w:tcPr>
          <w:p w:rsidR="00C85645" w:rsidRDefault="00C85645" w:rsidP="00F2796F">
            <w:pPr>
              <w:cnfStyle w:val="000000100000"/>
            </w:pPr>
            <w:r>
              <w:t>Steep slopes</w:t>
            </w:r>
          </w:p>
        </w:tc>
      </w:tr>
      <w:tr w:rsidR="00C85645" w:rsidTr="00B90551">
        <w:tc>
          <w:tcPr>
            <w:cnfStyle w:val="001000000000"/>
            <w:tcW w:w="1150" w:type="dxa"/>
          </w:tcPr>
          <w:p w:rsidR="00C85645" w:rsidRDefault="00C85645" w:rsidP="00F2796F">
            <w:r>
              <w:t>Rainfall</w:t>
            </w:r>
          </w:p>
        </w:tc>
        <w:tc>
          <w:tcPr>
            <w:tcW w:w="2705" w:type="dxa"/>
          </w:tcPr>
          <w:p w:rsidR="00C85645" w:rsidRDefault="00C85645" w:rsidP="00F2796F">
            <w:pPr>
              <w:cnfStyle w:val="000000000000"/>
            </w:pPr>
            <w:r>
              <w:t>Humid climates</w:t>
            </w:r>
          </w:p>
        </w:tc>
        <w:tc>
          <w:tcPr>
            <w:tcW w:w="2970" w:type="dxa"/>
          </w:tcPr>
          <w:p w:rsidR="00C85645" w:rsidRDefault="00C85645" w:rsidP="00F2796F">
            <w:pPr>
              <w:cnfStyle w:val="000000000000"/>
            </w:pPr>
            <w:r>
              <w:t>Heavy downpours</w:t>
            </w:r>
          </w:p>
        </w:tc>
      </w:tr>
      <w:tr w:rsidR="00C85645" w:rsidTr="00B90551">
        <w:trPr>
          <w:cnfStyle w:val="000000100000"/>
        </w:trPr>
        <w:tc>
          <w:tcPr>
            <w:cnfStyle w:val="001000000000"/>
            <w:tcW w:w="1150" w:type="dxa"/>
          </w:tcPr>
          <w:p w:rsidR="00C85645" w:rsidRDefault="00C85645" w:rsidP="00F2796F">
            <w:r>
              <w:t>Wind</w:t>
            </w:r>
          </w:p>
        </w:tc>
        <w:tc>
          <w:tcPr>
            <w:tcW w:w="2705" w:type="dxa"/>
          </w:tcPr>
          <w:p w:rsidR="00C85645" w:rsidRDefault="00C85645" w:rsidP="00F2796F">
            <w:pPr>
              <w:cnfStyle w:val="000000100000"/>
            </w:pPr>
            <w:r>
              <w:t>Prevailing winds</w:t>
            </w:r>
          </w:p>
        </w:tc>
        <w:tc>
          <w:tcPr>
            <w:tcW w:w="2970" w:type="dxa"/>
          </w:tcPr>
          <w:p w:rsidR="00C85645" w:rsidRDefault="00C85645" w:rsidP="00F2796F">
            <w:pPr>
              <w:cnfStyle w:val="000000100000"/>
            </w:pPr>
            <w:r>
              <w:t>Gusts</w:t>
            </w:r>
          </w:p>
        </w:tc>
      </w:tr>
      <w:tr w:rsidR="00C85645" w:rsidTr="00B90551">
        <w:tc>
          <w:tcPr>
            <w:cnfStyle w:val="001000000000"/>
            <w:tcW w:w="1150" w:type="dxa"/>
          </w:tcPr>
          <w:p w:rsidR="00C85645" w:rsidRDefault="00C85645" w:rsidP="00F2796F">
            <w:r>
              <w:t>Waves</w:t>
            </w:r>
          </w:p>
        </w:tc>
        <w:tc>
          <w:tcPr>
            <w:tcW w:w="2705" w:type="dxa"/>
          </w:tcPr>
          <w:p w:rsidR="00C85645" w:rsidRDefault="00C85645" w:rsidP="00F2796F">
            <w:pPr>
              <w:cnfStyle w:val="000000000000"/>
            </w:pPr>
            <w:r>
              <w:t>Chop</w:t>
            </w:r>
            <w:r w:rsidR="00FA61F6">
              <w:t xml:space="preserve"> and swell</w:t>
            </w:r>
          </w:p>
        </w:tc>
        <w:tc>
          <w:tcPr>
            <w:tcW w:w="2970" w:type="dxa"/>
          </w:tcPr>
          <w:p w:rsidR="00C85645" w:rsidRDefault="00C85645" w:rsidP="00F2796F">
            <w:pPr>
              <w:cnfStyle w:val="000000000000"/>
            </w:pPr>
            <w:r>
              <w:t>Rogue waves</w:t>
            </w:r>
          </w:p>
        </w:tc>
      </w:tr>
      <w:tr w:rsidR="00C85645" w:rsidTr="00B90551">
        <w:trPr>
          <w:cnfStyle w:val="000000100000"/>
        </w:trPr>
        <w:tc>
          <w:tcPr>
            <w:cnfStyle w:val="001000000000"/>
            <w:tcW w:w="1150" w:type="dxa"/>
          </w:tcPr>
          <w:p w:rsidR="00C85645" w:rsidRDefault="00C85645" w:rsidP="00F2796F">
            <w:r>
              <w:t>Particulates</w:t>
            </w:r>
          </w:p>
        </w:tc>
        <w:tc>
          <w:tcPr>
            <w:tcW w:w="2705" w:type="dxa"/>
          </w:tcPr>
          <w:p w:rsidR="00C85645" w:rsidRDefault="00C85645" w:rsidP="00F2796F">
            <w:pPr>
              <w:cnfStyle w:val="000000100000"/>
            </w:pPr>
            <w:r>
              <w:t>Aerosols</w:t>
            </w:r>
          </w:p>
        </w:tc>
        <w:tc>
          <w:tcPr>
            <w:tcW w:w="2970" w:type="dxa"/>
          </w:tcPr>
          <w:p w:rsidR="00C85645" w:rsidRDefault="00A91808" w:rsidP="00A91808">
            <w:pPr>
              <w:cnfStyle w:val="000000100000"/>
            </w:pPr>
            <w:r>
              <w:t>High density v</w:t>
            </w:r>
            <w:r w:rsidR="00C85645">
              <w:t>olcanic dust</w:t>
            </w:r>
          </w:p>
        </w:tc>
      </w:tr>
    </w:tbl>
    <w:p w:rsidR="00C409DA" w:rsidRDefault="00C409DA" w:rsidP="00CB677C">
      <w:pPr>
        <w:pStyle w:val="Body"/>
      </w:pPr>
      <w:r>
        <w:t xml:space="preserve">The fundamental building block </w:t>
      </w:r>
      <w:r w:rsidR="00831817">
        <w:t xml:space="preserve">in the creation of context models </w:t>
      </w:r>
      <w:r>
        <w:t>is t</w:t>
      </w:r>
      <w:r w:rsidR="00FC4190">
        <w:t xml:space="preserve">he use of </w:t>
      </w:r>
      <w:r>
        <w:t>probability density functions (PDF)</w:t>
      </w:r>
      <w:r w:rsidR="00FC4190">
        <w:t xml:space="preserve"> to model sample spaces. These facilitate the characterization and modeling of natural phenomena that are prevalent in </w:t>
      </w:r>
      <w:r>
        <w:t xml:space="preserve">human </w:t>
      </w:r>
      <w:r w:rsidR="00EC0D5E">
        <w:t xml:space="preserve">environmental </w:t>
      </w:r>
      <w:r w:rsidR="00FC4190">
        <w:t>context</w:t>
      </w:r>
      <w:r>
        <w:t>s</w:t>
      </w:r>
      <w:r w:rsidR="00FC4190">
        <w:t xml:space="preserve">, </w:t>
      </w:r>
      <w:r w:rsidR="003E71DF">
        <w:t>including distribution</w:t>
      </w:r>
      <w:r w:rsidR="00831817">
        <w:t xml:space="preserve"> of terrain slopes</w:t>
      </w:r>
      <w:r w:rsidR="00FC4190">
        <w:t>, wind</w:t>
      </w:r>
      <w:r w:rsidR="00831817">
        <w:t xml:space="preserve"> velocities</w:t>
      </w:r>
      <w:r w:rsidR="00FC4190">
        <w:t>, rainfall</w:t>
      </w:r>
      <w:r w:rsidR="00831817">
        <w:t xml:space="preserve"> amounts</w:t>
      </w:r>
      <w:r w:rsidR="00FC4190">
        <w:t xml:space="preserve">, etc. </w:t>
      </w:r>
      <w:r w:rsidR="00C85645">
        <w:t xml:space="preserve">These can both model the high likelihood events through sampling of the meat of the distribution curves, but also provide for the rare cases through the concept of </w:t>
      </w:r>
      <w:commentRangeStart w:id="6"/>
      <w:r w:rsidR="00C85645">
        <w:t>exceedance probabilities</w:t>
      </w:r>
      <w:commentRangeEnd w:id="6"/>
      <w:r w:rsidR="009B7A45">
        <w:t xml:space="preserve"> </w:t>
      </w:r>
      <w:r w:rsidR="00E26E08">
        <w:fldChar w:fldCharType="begin"/>
      </w:r>
      <w:r w:rsidR="009B7A45">
        <w:instrText xml:space="preserve"> ADDIN ZOTERO_ITEM CSL_CITATION {"citationID":"2442kmqno3","properties":{"formattedCitation":"[1]","plainCitation":"[1]"},"citationItems":[{"id":1131,"uris":["http://zotero.org/users/954774/items/8963PXXD"],"uri":["http://zotero.org/users/954774/items/8963PXXD"],"itemData":{"id":1131,"type":"report","title":"Spectral and Exceedance Probability Models of Atmospheric Turbulence for Use in Aircraft Design and Operation","publisher":"DTIC Document","author":[{"family":"Pritchard","given":"F.E."},{"family":"Easterbrook","given":"C.C."},{"family":"McVehil","given":"G.E."}],"issued":{"year":1965}}}],"schema":"https://github.com/citation-style-language/schema/raw/master/csl-citation.json"} </w:instrText>
      </w:r>
      <w:r w:rsidR="00E26E08">
        <w:fldChar w:fldCharType="separate"/>
      </w:r>
      <w:r w:rsidR="00092A4F">
        <w:t>[1]</w:t>
      </w:r>
      <w:r w:rsidR="00E26E08">
        <w:fldChar w:fldCharType="end"/>
      </w:r>
      <w:r w:rsidR="009B7A45" w:rsidDel="00112D29">
        <w:t xml:space="preserve"> </w:t>
      </w:r>
      <w:r w:rsidR="00831817">
        <w:rPr>
          <w:rStyle w:val="CommentReference"/>
          <w:color w:val="auto"/>
        </w:rPr>
        <w:commentReference w:id="6"/>
      </w:r>
      <w:r w:rsidR="00B90551">
        <w:t xml:space="preserve">. </w:t>
      </w:r>
      <w:r w:rsidR="003E71DF">
        <w:t>Models that</w:t>
      </w:r>
      <w:r w:rsidR="00831817">
        <w:t xml:space="preserve"> can be expressed as</w:t>
      </w:r>
      <w:r w:rsidR="00FC4190">
        <w:t xml:space="preserve"> fairly simple analytical forms</w:t>
      </w:r>
      <w:r w:rsidR="00831817">
        <w:t xml:space="preserve"> will be more broadly useful</w:t>
      </w:r>
      <w:r w:rsidR="00FC4190">
        <w:t xml:space="preserve">. For disordered systems and data containing uncertainty, techniques such as the </w:t>
      </w:r>
      <w:r w:rsidRPr="00C409DA">
        <w:rPr>
          <w:i/>
        </w:rPr>
        <w:t>m</w:t>
      </w:r>
      <w:r w:rsidR="00FC4190" w:rsidRPr="00C409DA">
        <w:rPr>
          <w:i/>
        </w:rPr>
        <w:t xml:space="preserve">aximum </w:t>
      </w:r>
      <w:r w:rsidRPr="00C409DA">
        <w:rPr>
          <w:i/>
        </w:rPr>
        <w:t>e</w:t>
      </w:r>
      <w:r w:rsidR="00FC4190" w:rsidRPr="00C409DA">
        <w:rPr>
          <w:i/>
        </w:rPr>
        <w:t xml:space="preserve">ntropy </w:t>
      </w:r>
      <w:r w:rsidRPr="00C409DA">
        <w:rPr>
          <w:i/>
        </w:rPr>
        <w:t>p</w:t>
      </w:r>
      <w:r w:rsidR="00FC4190" w:rsidRPr="00C409DA">
        <w:rPr>
          <w:i/>
        </w:rPr>
        <w:t>rinciple</w:t>
      </w:r>
      <w:r w:rsidR="00FC4190">
        <w:t xml:space="preserve"> </w:t>
      </w:r>
      <w:r>
        <w:t>(MaxEnt)</w:t>
      </w:r>
      <w:r w:rsidR="00E26E08">
        <w:fldChar w:fldCharType="begin"/>
      </w:r>
      <w:r w:rsidR="009B7A45">
        <w:instrText xml:space="preserve"> ADDIN ZOTERO_ITEM CSL_CITATION {"citationID":"1lleugb64b","properties":{"formattedCitation":"[2]","plainCitation":"[2]"},"citationItems":[{"id":262,"uris":["http://zotero.org/users/954774/items/B27TNRST"],"uri":["http://zotero.org/users/954774/items/B27TNRST"],"itemData":{"id":262,"type":"book","title":"Probability theory: the logic of science","publisher":"Cambridge Univ Pr","author":[{"family":"Jaynes","given":"E.T."},{"family":"Bretthorst","given":"G.L."}],"issued":{"year":2003}}}],"schema":"https://github.com/citation-style-language/schema/raw/master/csl-citation.json"} </w:instrText>
      </w:r>
      <w:r w:rsidR="00E26E08">
        <w:fldChar w:fldCharType="separate"/>
      </w:r>
      <w:r w:rsidR="00092A4F">
        <w:t>[2]</w:t>
      </w:r>
      <w:r w:rsidR="00E26E08">
        <w:fldChar w:fldCharType="end"/>
      </w:r>
      <w:r w:rsidR="009B7A45" w:rsidDel="00112D29">
        <w:t xml:space="preserve"> </w:t>
      </w:r>
      <w:r>
        <w:t xml:space="preserve"> </w:t>
      </w:r>
      <w:r w:rsidR="00FC4190">
        <w:t xml:space="preserve">and </w:t>
      </w:r>
      <w:commentRangeStart w:id="7"/>
      <w:r w:rsidR="00FC4190" w:rsidRPr="00C409DA">
        <w:rPr>
          <w:i/>
        </w:rPr>
        <w:t>superstatistics</w:t>
      </w:r>
      <w:r w:rsidR="00E26E08">
        <w:rPr>
          <w:i/>
        </w:rPr>
        <w:fldChar w:fldCharType="begin"/>
      </w:r>
      <w:r w:rsidR="009B7A45">
        <w:rPr>
          <w:i/>
        </w:rPr>
        <w:instrText xml:space="preserve"> ADDIN ZOTERO_ITEM CSL_CITATION {"citationID":"1g9b0car1s","properties":{"formattedCitation":"[3]","plainCitation":"[3]"},"citationItems":[{"id":395,"uris":["http://zotero.org/users/954774/items/P4QWMT8X"],"uri":["http://zotero.org/users/954774/items/P4QWMT8X"],"itemData":{"id":395,"type":"article-journal","title":"Superstatistics","container-title":"Physica A: Statistical Mechanics and its Applications","page":"267-275","volume":"322","author":[{"family":"Beck","given":"C."},{"family":"Cohen","given":"EGD"}],"issued":{"year":2003},"page-first":"267"}}],"schema":"https://github.com/citation-style-language/schema/raw/master/csl-citation.json"} </w:instrText>
      </w:r>
      <w:r w:rsidR="00E26E08">
        <w:rPr>
          <w:i/>
        </w:rPr>
        <w:fldChar w:fldCharType="separate"/>
      </w:r>
      <w:r w:rsidR="00092A4F">
        <w:t>[3]</w:t>
      </w:r>
      <w:r w:rsidR="00E26E08">
        <w:rPr>
          <w:i/>
        </w:rPr>
        <w:fldChar w:fldCharType="end"/>
      </w:r>
      <w:r w:rsidR="00AD4EDE" w:rsidRPr="00AD4EDE">
        <w:t xml:space="preserve"> </w:t>
      </w:r>
      <w:commentRangeEnd w:id="7"/>
      <w:r w:rsidR="00831817">
        <w:rPr>
          <w:rStyle w:val="CommentReference"/>
          <w:color w:val="auto"/>
        </w:rPr>
        <w:commentReference w:id="7"/>
      </w:r>
      <w:r w:rsidR="00FC4190">
        <w:t xml:space="preserve">will be </w:t>
      </w:r>
      <w:r w:rsidR="00A96E40">
        <w:t>appli</w:t>
      </w:r>
      <w:r w:rsidR="00831817">
        <w:t>ed</w:t>
      </w:r>
      <w:r w:rsidR="00B90551">
        <w:t>;</w:t>
      </w:r>
      <w:r w:rsidR="00FC4190">
        <w:t xml:space="preserve"> </w:t>
      </w:r>
      <w:r w:rsidR="00B90551">
        <w:t>these often</w:t>
      </w:r>
      <w:r w:rsidR="00FC4190">
        <w:t xml:space="preserve"> have a more formal basis than the </w:t>
      </w:r>
      <w:commentRangeStart w:id="8"/>
      <w:r w:rsidR="00FC4190">
        <w:t>heuristic fractal models</w:t>
      </w:r>
      <w:r w:rsidR="00E26E08">
        <w:fldChar w:fldCharType="begin"/>
      </w:r>
      <w:r w:rsidR="009B7A45">
        <w:instrText xml:space="preserve"> ADDIN ZOTERO_ITEM CSL_CITATION {"citationID":"n8ivkvie1","properties":{"formattedCitation":"[4]","plainCitation":"[4]"},"citationItems":[{"id":365,"uris":["http://zotero.org/users/954774/items/Z8Z2BNDC"],"uri":["http://zotero.org/users/954774/items/Z8Z2BNDC"],"itemData":{"id":365,"type":"article-journal","title":"A brief history of generative models for power law and lognormal distributions","container-title":"Internet mathematics","page":"226-251","volume":"1","issue":"2","author":[{"family":"Mitzenmacher","given":"M."}],"issued":{"year":2004},"page-first":"226"}}],"schema":"https://github.com/citation-style-language/schema/raw/master/csl-citation.json"} </w:instrText>
      </w:r>
      <w:r w:rsidR="00E26E08">
        <w:fldChar w:fldCharType="separate"/>
      </w:r>
      <w:r w:rsidR="00092A4F">
        <w:t>[4]</w:t>
      </w:r>
      <w:r w:rsidR="00E26E08">
        <w:fldChar w:fldCharType="end"/>
      </w:r>
      <w:r w:rsidR="009B7A45" w:rsidDel="00112D29">
        <w:t xml:space="preserve"> </w:t>
      </w:r>
      <w:r w:rsidR="00FC4190">
        <w:t xml:space="preserve"> </w:t>
      </w:r>
      <w:commentRangeEnd w:id="8"/>
      <w:r w:rsidR="00831817">
        <w:rPr>
          <w:rStyle w:val="CommentReference"/>
          <w:color w:val="auto"/>
        </w:rPr>
        <w:commentReference w:id="8"/>
      </w:r>
      <w:r w:rsidR="00EC0D5E">
        <w:t>often</w:t>
      </w:r>
      <w:r w:rsidR="00FC4190">
        <w:t xml:space="preserve"> </w:t>
      </w:r>
      <w:r>
        <w:t>employe</w:t>
      </w:r>
      <w:r w:rsidR="00FC4190">
        <w:t>d.</w:t>
      </w:r>
      <w:r>
        <w:t xml:space="preserve"> </w:t>
      </w:r>
    </w:p>
    <w:p w:rsidR="00133061" w:rsidRDefault="00133061" w:rsidP="00D106E1">
      <w:pPr>
        <w:pStyle w:val="Body"/>
      </w:pPr>
      <w:r>
        <w:t>To discover patterns in data, data analysis techniques such as rank histogram plots</w:t>
      </w:r>
      <w:r w:rsidR="0080316D">
        <w:t xml:space="preserve"> are useful</w:t>
      </w:r>
      <w:r>
        <w:t>.  A set of data, binned according to frequency of occurrence for the parameter of interest</w:t>
      </w:r>
      <w:r w:rsidR="00B90551">
        <w:t xml:space="preserve"> reveals most of the structure of the probability density. These views can be manipulated or marginalized against conditional or joint probabilities.</w:t>
      </w:r>
    </w:p>
    <w:p w:rsidR="0001383D" w:rsidRDefault="00D31F8F" w:rsidP="00D106E1">
      <w:pPr>
        <w:pStyle w:val="Body"/>
      </w:pPr>
      <w:r>
        <w:t>One of the significant observations that one can make about typical environmental parameters is in the extent of their randomness. On occasion an environmental parameter, such as temperature, can exist within a narrow range of values and thus become well-suited for a normal Gaussian distribution model, but more commonly, skewed (i.e. asymmetric) and fat-tail distributions are much more applicable.</w:t>
      </w:r>
      <w:r w:rsidR="00CE7204">
        <w:t xml:space="preserve"> </w:t>
      </w:r>
      <w:r w:rsidR="00F72A6B">
        <w:t>In these cases, t</w:t>
      </w:r>
      <w:r w:rsidR="00CE7204">
        <w:t>he data along with some physical reasoning will direct the model</w:t>
      </w:r>
      <w:r w:rsidR="00F72A6B">
        <w:t>er</w:t>
      </w:r>
      <w:r w:rsidR="00CE7204">
        <w:t xml:space="preserve"> away from a normal distribution</w:t>
      </w:r>
      <w:r w:rsidR="00A91808">
        <w:t xml:space="preserve"> toward a higher variance distribution</w:t>
      </w:r>
      <w:r w:rsidR="00CE7204">
        <w:t>.</w:t>
      </w:r>
      <w:r w:rsidR="0001383D">
        <w:t xml:space="preserve"> </w:t>
      </w:r>
    </w:p>
    <w:p w:rsidR="00FA61F6" w:rsidRDefault="0001383D" w:rsidP="00CE7204">
      <w:pPr>
        <w:pStyle w:val="Body"/>
      </w:pPr>
      <w:r>
        <w:t xml:space="preserve">Environmental context modeling relies on knowledge of exogenous behavior – that behavior </w:t>
      </w:r>
      <w:r w:rsidR="00A91808">
        <w:t xml:space="preserve">that exists </w:t>
      </w:r>
      <w:r>
        <w:t xml:space="preserve">outside the confines of the vehicle </w:t>
      </w:r>
      <w:r w:rsidR="00F72A6B">
        <w:t xml:space="preserve">or other engineered system </w:t>
      </w:r>
      <w:r>
        <w:t xml:space="preserve">we are designing. </w:t>
      </w:r>
      <w:r w:rsidR="006F6E64">
        <w:t>A</w:t>
      </w:r>
      <w:r>
        <w:t xml:space="preserve">ny behavior that we have little control over </w:t>
      </w:r>
      <w:r w:rsidR="006F6E64">
        <w:t>needs to be regarded as uncertain, and will in general require stochastic models</w:t>
      </w:r>
      <w:r>
        <w:t xml:space="preserve">. </w:t>
      </w:r>
      <w:commentRangeStart w:id="9"/>
      <w:r w:rsidR="006F6E64">
        <w:rPr>
          <w:rStyle w:val="CommentReference"/>
          <w:color w:val="auto"/>
        </w:rPr>
        <w:commentReference w:id="10"/>
      </w:r>
      <w:commentRangeEnd w:id="9"/>
      <w:r w:rsidR="006F6E64">
        <w:rPr>
          <w:rStyle w:val="CommentReference"/>
          <w:color w:val="auto"/>
        </w:rPr>
        <w:commentReference w:id="9"/>
      </w:r>
      <w:r w:rsidR="005F7975">
        <w:t>R</w:t>
      </w:r>
      <w:r w:rsidR="002D27FA" w:rsidRPr="002D27FA">
        <w:t>ecent advances in our understanding of stochastic phenomena have benefited greatly from the availability of data from a variety of sources. In the past, model</w:t>
      </w:r>
      <w:r w:rsidR="002D27FA">
        <w:t>ing</w:t>
      </w:r>
      <w:r w:rsidR="002D27FA" w:rsidRPr="002D27FA">
        <w:t xml:space="preserve"> </w:t>
      </w:r>
      <w:r w:rsidR="002D27FA">
        <w:t>of</w:t>
      </w:r>
      <w:r w:rsidR="002D27FA" w:rsidRPr="002D27FA">
        <w:t xml:space="preserve"> physical behavior </w:t>
      </w:r>
      <w:r w:rsidR="007F7B07">
        <w:t>ha</w:t>
      </w:r>
      <w:r w:rsidR="002D27FA">
        <w:t>s often</w:t>
      </w:r>
      <w:r w:rsidR="002D27FA" w:rsidRPr="002D27FA">
        <w:t xml:space="preserve"> </w:t>
      </w:r>
      <w:r w:rsidR="007F7B07">
        <w:t xml:space="preserve">been </w:t>
      </w:r>
      <w:r w:rsidR="002D27FA" w:rsidRPr="002D27FA">
        <w:t xml:space="preserve">hampered by the lack of sufficient statistics to substantiate the original </w:t>
      </w:r>
      <w:r w:rsidR="00DB65DF">
        <w:t>formulation</w:t>
      </w:r>
      <w:r w:rsidR="002D27FA">
        <w:t xml:space="preserve">. </w:t>
      </w:r>
      <w:r w:rsidR="00FA61F6">
        <w:t>In c</w:t>
      </w:r>
      <w:r w:rsidR="00CE7204">
        <w:t xml:space="preserve">ombining </w:t>
      </w:r>
      <w:r w:rsidR="00FA61F6">
        <w:t>stochastics and information e</w:t>
      </w:r>
      <w:r w:rsidR="00CE7204">
        <w:t xml:space="preserve">lements </w:t>
      </w:r>
      <w:r w:rsidR="00FA61F6">
        <w:t>for m</w:t>
      </w:r>
      <w:r w:rsidR="00CE7204">
        <w:t>odeling</w:t>
      </w:r>
      <w:r w:rsidR="00FA61F6">
        <w:t xml:space="preserve">, we </w:t>
      </w:r>
      <w:r w:rsidR="007F7B07">
        <w:t xml:space="preserve">can </w:t>
      </w:r>
      <w:r w:rsidR="00FA61F6">
        <w:t>incorporate p</w:t>
      </w:r>
      <w:r w:rsidR="00CE7204">
        <w:t>robability</w:t>
      </w:r>
      <w:r w:rsidR="00EC0D5E">
        <w:t xml:space="preserve"> and information</w:t>
      </w:r>
      <w:r w:rsidR="00CE7204">
        <w:t xml:space="preserve"> </w:t>
      </w:r>
      <w:r w:rsidR="00FA61F6">
        <w:t>t</w:t>
      </w:r>
      <w:r w:rsidR="00CE7204">
        <w:t xml:space="preserve">heory </w:t>
      </w:r>
      <w:commentRangeStart w:id="11"/>
      <w:r w:rsidR="00CE7204">
        <w:t>(Jaynes</w:t>
      </w:r>
      <w:r w:rsidR="00E26E08">
        <w:fldChar w:fldCharType="begin"/>
      </w:r>
      <w:r w:rsidR="009B7A45">
        <w:instrText xml:space="preserve"> ADDIN ZOTERO_ITEM CSL_CITATION {"citationID":"j3jd2pqfr","properties":{"formattedCitation":"[2]","plainCitation":"[2]"},"citationItems":[{"id":262,"uris":["http://zotero.org/users/954774/items/B27TNRST"],"uri":["http://zotero.org/users/954774/items/B27TNRST"],"itemData":{"id":262,"type":"book","title":"Probability theory: the logic of science","publisher":"Cambridge Univ Pr","author":[{"family":"Jaynes","given":"E.T."},{"family":"Bretthorst","given":"G.L."}],"issued":{"year":2003}}}],"schema":"https://github.com/citation-style-language/schema/raw/master/csl-citation.json"} </w:instrText>
      </w:r>
      <w:r w:rsidR="00E26E08">
        <w:fldChar w:fldCharType="separate"/>
      </w:r>
      <w:r w:rsidR="00092A4F">
        <w:t>[2]</w:t>
      </w:r>
      <w:r w:rsidR="00E26E08">
        <w:fldChar w:fldCharType="end"/>
      </w:r>
      <w:r w:rsidR="00CE7204">
        <w:t>, Shannon</w:t>
      </w:r>
      <w:r w:rsidR="00E26E08">
        <w:fldChar w:fldCharType="begin"/>
      </w:r>
      <w:r w:rsidR="009B7A45">
        <w:instrText xml:space="preserve"> ADDIN ZOTERO_ITEM CSL_CITATION {"citationID":"1s3815aej0","properties":{"formattedCitation":"[5]","plainCitation":"[5]"},"citationItems":[{"id":1132,"uris":["http://zotero.org/users/954774/items/W37GGGZI"],"uri":["http://zotero.org/users/954774/items/W37GGGZI"],"itemData":{"id":1132,"type":"book","title":"The mathematical theory of communication","publisher":"University of Illinois press Urbana","volume":"117","author":[{"family":"Shannon","given":"C.E."},{"family":"Weaver","given":"W."},{"family":"Blahut","given":"R.E."},{"family":"Hajek","given":"B."}],"issued":{"year":1949}}}],"schema":"https://github.com/citation-style-language/schema/raw/master/csl-citation.json"} </w:instrText>
      </w:r>
      <w:r w:rsidR="00E26E08">
        <w:fldChar w:fldCharType="separate"/>
      </w:r>
      <w:r w:rsidR="00092A4F">
        <w:t>[5]</w:t>
      </w:r>
      <w:r w:rsidR="00E26E08">
        <w:fldChar w:fldCharType="end"/>
      </w:r>
      <w:r w:rsidR="00CE7204">
        <w:t>)</w:t>
      </w:r>
      <w:r w:rsidR="00FA61F6">
        <w:t>, p</w:t>
      </w:r>
      <w:r w:rsidR="00CE7204">
        <w:t xml:space="preserve">attern </w:t>
      </w:r>
      <w:r w:rsidR="00FA61F6">
        <w:t>t</w:t>
      </w:r>
      <w:r w:rsidR="00CE7204">
        <w:t>heory (Mumford</w:t>
      </w:r>
      <w:r w:rsidR="00E26E08">
        <w:fldChar w:fldCharType="begin"/>
      </w:r>
      <w:r w:rsidR="009B7A45">
        <w:instrText xml:space="preserve"> ADDIN ZOTERO_ITEM CSL_CITATION {"citationID":"1bfejtkr7a","properties":{"formattedCitation":"[6]","plainCitation":"[6]"},"citationItems":[{"id":259,"uris":["http://zotero.org/users/954774/items/7NGQ9UMN"],"uri":["http://zotero.org/users/954774/items/7NGQ9UMN"],"itemData":{"id":259,"type":"book","title":"Pattern Theory: The Stochastic Analysis Of Real-World Signals","publisher":"A K Peters, Ltd.","number-of-pages":"375","URL":"http://www.dam.brown.edu/ptg/MDbook/index.html","ISBN":"978-1-56881-579-4","author":[{"family":"Mumford","given":"D."},{"family":"Desolneux","given":"A."}],"issued":{"year":2010}}}],"schema":"https://github.com/citation-style-language/schema/raw/master/csl-citation.json"} </w:instrText>
      </w:r>
      <w:r w:rsidR="00E26E08">
        <w:fldChar w:fldCharType="separate"/>
      </w:r>
      <w:r w:rsidR="00092A4F">
        <w:t>[6]</w:t>
      </w:r>
      <w:r w:rsidR="00E26E08">
        <w:fldChar w:fldCharType="end"/>
      </w:r>
      <w:r w:rsidR="00CE7204">
        <w:t>, Grenander</w:t>
      </w:r>
      <w:r w:rsidR="00E26E08">
        <w:fldChar w:fldCharType="begin"/>
      </w:r>
      <w:r w:rsidR="009B7A45">
        <w:instrText xml:space="preserve"> ADDIN ZOTERO_ITEM CSL_CITATION {"citationID":"53tp3h24f","properties":{"formattedCitation":"[7]","plainCitation":"[7]"},"citationItems":[{"id":3,"uris":["http://zotero.org/users/954774/items/9FHH9TXW"],"uri":["http://zotero.org/users/954774/items/9FHH9TXW"],"itemData":{"id":3,"type":"article-journal","title":"Probability models for clutter in natural images","container-title":"Pattern Analysis and Machine Intelligence, IEEE Transactions on","page":"424-429","volume":"23","issue":"4","author":[{"family":"Grenander","given":"U."},{"family":"Srivastava","given":"A."}],"issued":{"year":2001},"page-first":"424"}}],"schema":"https://github.com/citation-style-language/schema/raw/master/csl-citation.json"} </w:instrText>
      </w:r>
      <w:r w:rsidR="00E26E08">
        <w:fldChar w:fldCharType="separate"/>
      </w:r>
      <w:r w:rsidR="00092A4F">
        <w:t>[7]</w:t>
      </w:r>
      <w:r w:rsidR="00E26E08">
        <w:fldChar w:fldCharType="end"/>
      </w:r>
      <w:r w:rsidR="00CE7204">
        <w:t>)</w:t>
      </w:r>
      <w:r w:rsidR="00FA61F6">
        <w:t>, f</w:t>
      </w:r>
      <w:r w:rsidR="00CE7204">
        <w:t>at-</w:t>
      </w:r>
      <w:r w:rsidR="00FA61F6">
        <w:t>t</w:t>
      </w:r>
      <w:r w:rsidR="00CE7204">
        <w:t xml:space="preserve">ail </w:t>
      </w:r>
      <w:r w:rsidR="00FA61F6">
        <w:t>s</w:t>
      </w:r>
      <w:r w:rsidR="00CE7204">
        <w:t>tatistics (Mandelbrot</w:t>
      </w:r>
      <w:r w:rsidR="00E26E08">
        <w:fldChar w:fldCharType="begin"/>
      </w:r>
      <w:r w:rsidR="009B7A45">
        <w:instrText xml:space="preserve"> ADDIN ZOTERO_ITEM CSL_CITATION {"citationID":"179gm503n3","properties":{"formattedCitation":"[8]","plainCitation":"[8]"},"citationItems":[{"id":385,"uris":["http://zotero.org/users/954774/items/BSK8X9ID"],"uri":["http://zotero.org/users/954774/items/BSK8X9ID"],"itemData":{"id":385,"type":"article-journal","title":"Maximum entropy formalism, fractals, scaling phenomena, and 1/f noise: a tale of tails","container-title":"Journal of Statistical Physics","page":"209-230","volume":"32","issue":"2","author":[{"family":"Montroll","given":"E.W."},{"family":"Shlesinger","given":"M.F."}],"issued":{"year":1983},"page-first":"209"}}],"schema":"https://github.com/citation-style-language/schema/raw/master/csl-citation.json"} </w:instrText>
      </w:r>
      <w:r w:rsidR="00E26E08">
        <w:fldChar w:fldCharType="separate"/>
      </w:r>
      <w:r w:rsidR="00092A4F">
        <w:t>[8]</w:t>
      </w:r>
      <w:r w:rsidR="00E26E08">
        <w:fldChar w:fldCharType="end"/>
      </w:r>
      <w:r w:rsidR="00CE7204">
        <w:t xml:space="preserve">, </w:t>
      </w:r>
      <w:r w:rsidR="00CE7204">
        <w:lastRenderedPageBreak/>
        <w:t>Taleb</w:t>
      </w:r>
      <w:r w:rsidR="00E26E08">
        <w:fldChar w:fldCharType="begin"/>
      </w:r>
      <w:r w:rsidR="009B7A45">
        <w:instrText xml:space="preserve"> ADDIN ZOTERO_ITEM CSL_CITATION {"citationID":"2negk28k6u","properties":{"formattedCitation":"[9]","plainCitation":"[9]"},"citationItems":[{"id":391,"uris":["http://zotero.org/users/954774/items/JTUHBCEE"],"uri":["http://zotero.org/users/954774/items/JTUHBCEE"],"itemData":{"id":391,"type":"book","title":"The black swan: The impact of the highly improbable","publisher":"Random House Inc","ISBN":"081297381X","author":[{"family":"Taleb","given":"N.N."}],"issued":{"year":2010}}}],"schema":"https://github.com/citation-style-language/schema/raw/master/csl-citation.json"} </w:instrText>
      </w:r>
      <w:r w:rsidR="00E26E08">
        <w:fldChar w:fldCharType="separate"/>
      </w:r>
      <w:r w:rsidR="00092A4F">
        <w:t>[9]</w:t>
      </w:r>
      <w:r w:rsidR="00E26E08">
        <w:fldChar w:fldCharType="end"/>
      </w:r>
      <w:r w:rsidR="00CE7204">
        <w:t>, Sornette</w:t>
      </w:r>
      <w:r w:rsidR="00E26E08">
        <w:fldChar w:fldCharType="begin"/>
      </w:r>
      <w:r w:rsidR="009B7A45">
        <w:instrText xml:space="preserve"> ADDIN ZOTERO_ITEM CSL_CITATION {"citationID":"16iol9cqi5","properties":{"formattedCitation":"[10]","plainCitation":"[10]"},"citationItems":[{"id":378,"uris":["http://zotero.org/users/954774/items/WMU4BJ2R"],"uri":["http://zotero.org/users/954774/items/WMU4BJ2R"],"itemData":{"id":378,"type":"book","title":"Critical phenomena in natural sciences: chaos, fractals, selforganization, and disorder: concepts and tools","publisher":"Springer Verlag","ISBN":"3540407545","author":[{"family":"Sornette","given":"D."}],"issued":{"year":2004}}}],"schema":"https://github.com/citation-style-language/schema/raw/master/csl-citation.json"} </w:instrText>
      </w:r>
      <w:r w:rsidR="00E26E08">
        <w:fldChar w:fldCharType="separate"/>
      </w:r>
      <w:r w:rsidR="00092A4F">
        <w:t>[10]</w:t>
      </w:r>
      <w:r w:rsidR="00E26E08">
        <w:fldChar w:fldCharType="end"/>
      </w:r>
      <w:r w:rsidR="009B7A45" w:rsidDel="00112D29">
        <w:t xml:space="preserve"> </w:t>
      </w:r>
      <w:r w:rsidR="00CE7204">
        <w:t>)</w:t>
      </w:r>
      <w:commentRangeEnd w:id="11"/>
      <w:r w:rsidR="005F7975">
        <w:rPr>
          <w:rStyle w:val="CommentReference"/>
          <w:color w:val="auto"/>
        </w:rPr>
        <w:commentReference w:id="11"/>
      </w:r>
      <w:r w:rsidR="00FA61F6">
        <w:t xml:space="preserve">, and </w:t>
      </w:r>
      <w:r w:rsidR="00CB2EE4">
        <w:t xml:space="preserve">superstatistics and </w:t>
      </w:r>
      <w:r w:rsidR="00FA61F6">
        <w:t>c</w:t>
      </w:r>
      <w:r w:rsidR="00CE7204">
        <w:t xml:space="preserve">omplexity </w:t>
      </w:r>
      <w:r w:rsidR="00FA61F6">
        <w:t>t</w:t>
      </w:r>
      <w:r w:rsidR="00CE7204">
        <w:t>heory (</w:t>
      </w:r>
      <w:r w:rsidR="00CB2EE4">
        <w:t>Beck</w:t>
      </w:r>
      <w:r w:rsidR="00E26E08">
        <w:fldChar w:fldCharType="begin"/>
      </w:r>
      <w:r w:rsidR="009B7A45">
        <w:instrText xml:space="preserve"> ADDIN ZOTERO_ITEM CSL_CITATION {"citationID":"1k84c79q7m","properties":{"formattedCitation":"[3]","plainCitation":"[3]"},"citationItems":[{"id":395,"uris":["http://zotero.org/users/954774/items/P4QWMT8X"],"uri":["http://zotero.org/users/954774/items/P4QWMT8X"],"itemData":{"id":395,"type":"article-journal","title":"Superstatistics","container-title":"Physica A: Statistical Mechanics and its Applications","page":"267-275","volume":"322","author":[{"family":"Beck","given":"C."},{"family":"Cohen","given":"EGD"}],"issued":{"year":2003},"page-first":"267"}}],"schema":"https://github.com/citation-style-language/schema/raw/master/csl-citation.json"} </w:instrText>
      </w:r>
      <w:r w:rsidR="00E26E08">
        <w:fldChar w:fldCharType="separate"/>
      </w:r>
      <w:r w:rsidR="00092A4F">
        <w:t>[3]</w:t>
      </w:r>
      <w:r w:rsidR="00E26E08">
        <w:fldChar w:fldCharType="end"/>
      </w:r>
      <w:r w:rsidR="00CB2EE4">
        <w:t xml:space="preserve">, </w:t>
      </w:r>
      <w:r w:rsidR="00CE7204">
        <w:t>Gell-Mann</w:t>
      </w:r>
      <w:r w:rsidR="00E26E08">
        <w:fldChar w:fldCharType="begin"/>
      </w:r>
      <w:r w:rsidR="009B7A45">
        <w:instrText xml:space="preserve"> ADDIN ZOTERO_ITEM CSL_CITATION {"citationID":"2kn5h6j1r8","properties":{"formattedCitation":"[11]","plainCitation":"[11]"},"citationItems":[{"id":387,"uris":["http://zotero.org/users/954774/items/EBIFGTWN"],"uri":["http://zotero.org/users/954774/items/EBIFGTWN"],"itemData":{"id":387,"type":"book","title":"The Quark and the Jaguar: Adventures in the Simple and the Complex","publisher":"St. Martin's Griffin","ISBN":"0805072535","author":[{"family":"Gell-Mann","given":"M."}],"issued":{"year":1995}}}],"schema":"https://github.com/citation-style-language/schema/raw/master/csl-citation.json"} </w:instrText>
      </w:r>
      <w:r w:rsidR="00E26E08">
        <w:fldChar w:fldCharType="separate"/>
      </w:r>
      <w:r w:rsidR="00092A4F">
        <w:t>[11]</w:t>
      </w:r>
      <w:r w:rsidR="00E26E08">
        <w:fldChar w:fldCharType="end"/>
      </w:r>
      <w:r w:rsidR="00CE7204">
        <w:t>)</w:t>
      </w:r>
      <w:r w:rsidR="007F7B07">
        <w:t xml:space="preserve"> and then apply </w:t>
      </w:r>
      <w:r w:rsidR="00810888">
        <w:t>these contemporary ideas</w:t>
      </w:r>
      <w:r w:rsidR="007F7B07">
        <w:t xml:space="preserve"> to the characterization of environmental contexts</w:t>
      </w:r>
      <w:r w:rsidR="00FA61F6">
        <w:t xml:space="preserve">. </w:t>
      </w:r>
    </w:p>
    <w:p w:rsidR="00CE7204" w:rsidRDefault="00FA61F6" w:rsidP="00CE7204">
      <w:pPr>
        <w:pStyle w:val="Body"/>
      </w:pPr>
      <w:r w:rsidRPr="00FA61F6">
        <w:t>P</w:t>
      </w:r>
      <w:r w:rsidR="00CE7204" w:rsidRPr="00FA61F6">
        <w:t xml:space="preserve">robability </w:t>
      </w:r>
      <w:r w:rsidRPr="00FA61F6">
        <w:t>t</w:t>
      </w:r>
      <w:r w:rsidR="00CE7204" w:rsidRPr="00FA61F6">
        <w:t xml:space="preserve">heory as advanced by </w:t>
      </w:r>
      <w:commentRangeStart w:id="12"/>
      <w:r w:rsidR="00CE7204" w:rsidRPr="00FA61F6">
        <w:t>E.T. Jaynes</w:t>
      </w:r>
      <w:r w:rsidR="00E26E08">
        <w:fldChar w:fldCharType="begin"/>
      </w:r>
      <w:r w:rsidR="009B7A45">
        <w:instrText xml:space="preserve"> ADDIN ZOTERO_ITEM CSL_CITATION {"citationID":"lt19d96b5","properties":{"formattedCitation":"[2]","plainCitation":"[2]"},"citationItems":[{"id":262,"uris":["http://zotero.org/users/954774/items/B27TNRST"],"uri":["http://zotero.org/users/954774/items/B27TNRST"],"itemData":{"id":262,"type":"book","title":"Probability theory: the logic of science","publisher":"Cambridge Univ Pr","author":[{"family":"Jaynes","given":"E.T."},{"family":"Bretthorst","given":"G.L."}],"issued":{"year":2003}}}],"schema":"https://github.com/citation-style-language/schema/raw/master/csl-citation.json"} </w:instrText>
      </w:r>
      <w:r w:rsidR="00E26E08">
        <w:fldChar w:fldCharType="separate"/>
      </w:r>
      <w:r w:rsidR="00092A4F">
        <w:t>[2]</w:t>
      </w:r>
      <w:r w:rsidR="00E26E08">
        <w:fldChar w:fldCharType="end"/>
      </w:r>
      <w:r w:rsidRPr="00FA61F6">
        <w:t xml:space="preserve"> </w:t>
      </w:r>
      <w:commentRangeEnd w:id="12"/>
      <w:r w:rsidR="0012487D">
        <w:rPr>
          <w:rStyle w:val="CommentReference"/>
          <w:color w:val="auto"/>
        </w:rPr>
        <w:commentReference w:id="12"/>
      </w:r>
      <w:r w:rsidRPr="00FA61F6">
        <w:t>suggests using probability</w:t>
      </w:r>
      <w:r w:rsidR="00CE7204" w:rsidRPr="00FA61F6">
        <w:t xml:space="preserve"> as </w:t>
      </w:r>
      <w:r w:rsidRPr="00FA61F6">
        <w:t xml:space="preserve">an </w:t>
      </w:r>
      <w:r w:rsidR="00CE7204" w:rsidRPr="00FA61F6">
        <w:t>extended logic</w:t>
      </w:r>
      <w:r w:rsidRPr="00FA61F6">
        <w:t>, and we should co</w:t>
      </w:r>
      <w:r w:rsidR="00CE7204" w:rsidRPr="00FA61F6">
        <w:t>nsider inference and plausible reasoning under various levels of uncertainty</w:t>
      </w:r>
      <w:r w:rsidRPr="00FA61F6">
        <w:t xml:space="preserve">. The key </w:t>
      </w:r>
      <w:r w:rsidR="00CB677C">
        <w:t>idea</w:t>
      </w:r>
      <w:r w:rsidRPr="00FA61F6">
        <w:t xml:space="preserve"> of Jaynes is to meld</w:t>
      </w:r>
      <w:r w:rsidR="00CE7204" w:rsidRPr="00FA61F6">
        <w:t xml:space="preserve"> </w:t>
      </w:r>
      <w:r w:rsidRPr="00FA61F6">
        <w:t>Shannon’s i</w:t>
      </w:r>
      <w:r w:rsidR="00CE7204" w:rsidRPr="00FA61F6">
        <w:t xml:space="preserve">nformation </w:t>
      </w:r>
      <w:r w:rsidRPr="00FA61F6">
        <w:t>t</w:t>
      </w:r>
      <w:r w:rsidR="00CE7204" w:rsidRPr="00FA61F6">
        <w:t xml:space="preserve">heory concept </w:t>
      </w:r>
      <w:r w:rsidRPr="00FA61F6">
        <w:t>of</w:t>
      </w:r>
      <w:r w:rsidR="00CE7204" w:rsidRPr="00FA61F6">
        <w:t xml:space="preserve"> entropy </w:t>
      </w:r>
      <w:r w:rsidRPr="00FA61F6">
        <w:t>together with the</w:t>
      </w:r>
      <w:r w:rsidR="00CE7204" w:rsidRPr="00FA61F6">
        <w:t xml:space="preserve"> statistical mechanics</w:t>
      </w:r>
      <w:r w:rsidRPr="00FA61F6">
        <w:t xml:space="preserve"> definition of entropy.  M</w:t>
      </w:r>
      <w:r w:rsidR="00CE7204" w:rsidRPr="00FA61F6">
        <w:t xml:space="preserve">any important and non-trivial applications </w:t>
      </w:r>
      <w:r w:rsidR="00CB677C">
        <w:t xml:space="preserve">exist </w:t>
      </w:r>
      <w:r w:rsidR="00CE7204" w:rsidRPr="00FA61F6">
        <w:t xml:space="preserve">where </w:t>
      </w:r>
      <w:r w:rsidRPr="00FA61F6">
        <w:t>Jaynes’ m</w:t>
      </w:r>
      <w:r w:rsidR="00CE7204" w:rsidRPr="00FA61F6">
        <w:t xml:space="preserve">aximum </w:t>
      </w:r>
      <w:r w:rsidRPr="00FA61F6">
        <w:t>e</w:t>
      </w:r>
      <w:r w:rsidR="00CE7204" w:rsidRPr="00FA61F6">
        <w:t xml:space="preserve">ntropy </w:t>
      </w:r>
      <w:r w:rsidRPr="00FA61F6">
        <w:t xml:space="preserve">principle </w:t>
      </w:r>
      <w:r w:rsidR="00CE7204" w:rsidRPr="00FA61F6">
        <w:t>is the only tool we may need</w:t>
      </w:r>
      <w:r w:rsidRPr="00FA61F6">
        <w:t>, as it d</w:t>
      </w:r>
      <w:r w:rsidR="00CE7204" w:rsidRPr="00FA61F6">
        <w:t xml:space="preserve">escribes the </w:t>
      </w:r>
      <w:r w:rsidRPr="00FA61F6">
        <w:t>minimal application</w:t>
      </w:r>
      <w:r w:rsidR="00CE7204" w:rsidRPr="00FA61F6">
        <w:t xml:space="preserve"> of prior knowledge when appropriate</w:t>
      </w:r>
      <w:r w:rsidR="00DB65DF">
        <w:t xml:space="preserve"> </w:t>
      </w:r>
      <w:r w:rsidR="00EC0D5E">
        <w:t>—</w:t>
      </w:r>
      <w:r w:rsidR="00DB65DF">
        <w:t xml:space="preserve"> </w:t>
      </w:r>
      <w:r w:rsidRPr="00FA61F6">
        <w:t>often a mean value is all that is required.</w:t>
      </w:r>
      <w:r w:rsidR="00D25571">
        <w:t xml:space="preserve"> </w:t>
      </w:r>
    </w:p>
    <w:p w:rsidR="00FA61F6" w:rsidRDefault="00FA61F6" w:rsidP="00FA61F6">
      <w:pPr>
        <w:pStyle w:val="Body"/>
      </w:pPr>
      <w:r>
        <w:t xml:space="preserve">Pattern </w:t>
      </w:r>
      <w:r w:rsidR="00CB677C">
        <w:t>t</w:t>
      </w:r>
      <w:r>
        <w:t>heory as advanced by Mumford</w:t>
      </w:r>
      <w:r w:rsidR="00E26E08">
        <w:fldChar w:fldCharType="begin"/>
      </w:r>
      <w:r w:rsidR="009B7A45">
        <w:instrText xml:space="preserve"> ADDIN ZOTERO_ITEM CSL_CITATION {"citationID":"e8vn6sgek","properties":{"formattedCitation":"[6]","plainCitation":"[6]"},"citationItems":[{"id":259,"uris":["http://zotero.org/users/954774/items/7NGQ9UMN"],"uri":["http://zotero.org/users/954774/items/7NGQ9UMN"],"itemData":{"id":259,"type":"book","title":"Pattern Theory: The Stochastic Analysis Of Real-World Signals","publisher":"A K Peters, Ltd.","number-of-pages":"375","URL":"http://www.dam.brown.edu/ptg/MDbook/index.html","ISBN":"978-1-56881-579-4","author":[{"family":"Mumford","given":"D."},{"family":"Desolneux","given":"A."}],"issued":{"year":2010}}}],"schema":"https://github.com/citation-style-language/schema/raw/master/csl-citation.json"} </w:instrText>
      </w:r>
      <w:r w:rsidR="00E26E08">
        <w:fldChar w:fldCharType="separate"/>
      </w:r>
      <w:r w:rsidR="00092A4F">
        <w:t>[6]</w:t>
      </w:r>
      <w:r w:rsidR="00E26E08">
        <w:fldChar w:fldCharType="end"/>
      </w:r>
      <w:r w:rsidR="00D25571">
        <w:t xml:space="preserve"> </w:t>
      </w:r>
      <w:r>
        <w:t>and Grenander</w:t>
      </w:r>
      <w:r w:rsidR="00E26E08">
        <w:fldChar w:fldCharType="begin"/>
      </w:r>
      <w:r w:rsidR="009B7A45">
        <w:instrText xml:space="preserve"> ADDIN ZOTERO_ITEM CSL_CITATION {"citationID":"1fp78c09sf","properties":{"formattedCitation":"[7]","plainCitation":"[7]"},"citationItems":[{"id":3,"uris":["http://zotero.org/users/954774/items/9FHH9TXW"],"uri":["http://zotero.org/users/954774/items/9FHH9TXW"],"itemData":{"id":3,"type":"article-journal","title":"Probability models for clutter in natural images","container-title":"Pattern Analysis and Machine Intelligence, IEEE Transactions on","page":"424-429","volume":"23","issue":"4","author":[{"family":"Grenander","given":"U."},{"family":"Srivastava","given":"A."}],"issued":{"year":2001},"page-first":"424"}}],"schema":"https://github.com/citation-style-language/schema/raw/master/csl-citation.json"} </w:instrText>
      </w:r>
      <w:r w:rsidR="00E26E08">
        <w:fldChar w:fldCharType="separate"/>
      </w:r>
      <w:r w:rsidR="00092A4F">
        <w:t>[7]</w:t>
      </w:r>
      <w:r w:rsidR="00E26E08">
        <w:fldChar w:fldCharType="end"/>
      </w:r>
      <w:r w:rsidR="00CB677C">
        <w:t xml:space="preserve"> seeks to i</w:t>
      </w:r>
      <w:r>
        <w:t>dentify the hidden variables of a data set</w:t>
      </w:r>
      <w:r w:rsidR="00CB677C">
        <w:t>, c</w:t>
      </w:r>
      <w:r>
        <w:t>haracteriz</w:t>
      </w:r>
      <w:r w:rsidR="00EC0D5E">
        <w:t>ing</w:t>
      </w:r>
      <w:r>
        <w:t xml:space="preserve"> real world observations as patterns</w:t>
      </w:r>
      <w:r w:rsidR="00CB677C">
        <w:t>.  The approach uses</w:t>
      </w:r>
      <w:r>
        <w:t xml:space="preserve"> the </w:t>
      </w:r>
      <w:r w:rsidR="00CB2EE4">
        <w:t xml:space="preserve">observed </w:t>
      </w:r>
      <w:r>
        <w:t>patterns to infer information about the unobservable factors</w:t>
      </w:r>
      <w:r w:rsidR="00CB677C">
        <w:t>, f</w:t>
      </w:r>
      <w:r>
        <w:t>ormulat</w:t>
      </w:r>
      <w:r w:rsidR="00EC0D5E">
        <w:t>ing</w:t>
      </w:r>
      <w:r>
        <w:t xml:space="preserve"> prior distributions for those too complex or difficult to observe</w:t>
      </w:r>
      <w:r w:rsidR="00CB677C">
        <w:t xml:space="preserve">. If we can </w:t>
      </w:r>
      <w:r w:rsidR="00EC0D5E">
        <w:t xml:space="preserve">determine </w:t>
      </w:r>
      <w:r>
        <w:t>efficient inferential models for the observed variables</w:t>
      </w:r>
      <w:r w:rsidR="00CB677C">
        <w:t xml:space="preserve"> by m</w:t>
      </w:r>
      <w:r>
        <w:t>odel</w:t>
      </w:r>
      <w:r w:rsidR="00CB677C">
        <w:t>ing</w:t>
      </w:r>
      <w:r>
        <w:t xml:space="preserve"> observations as partly stochastic and partly deterministic</w:t>
      </w:r>
      <w:r w:rsidR="00CB677C">
        <w:t>, and apply</w:t>
      </w:r>
      <w:r>
        <w:t xml:space="preserve"> the randomness and variability of these distributions</w:t>
      </w:r>
      <w:r w:rsidR="00CB677C">
        <w:t xml:space="preserve"> along with considering</w:t>
      </w:r>
      <w:r>
        <w:t xml:space="preserve"> their natural structures and constraints </w:t>
      </w:r>
      <w:r>
        <w:br/>
      </w:r>
      <w:r w:rsidR="00CB677C">
        <w:t>(</w:t>
      </w:r>
      <w:r>
        <w:t>i.e. symmetries, independences of parts, and marginals on key statistics</w:t>
      </w:r>
      <w:r w:rsidR="00CB677C">
        <w:t>) we can c</w:t>
      </w:r>
      <w:r>
        <w:t>reate classes of stochastic models by applying transformations to patterns</w:t>
      </w:r>
      <w:r w:rsidR="00CB677C">
        <w:t>.</w:t>
      </w:r>
      <w:r w:rsidR="00AB6762">
        <w:t xml:space="preserve">  We can then s</w:t>
      </w:r>
      <w:r>
        <w:t>ynt</w:t>
      </w:r>
      <w:r w:rsidR="00AB6762">
        <w:t>hesize (sample) from the models, and the s</w:t>
      </w:r>
      <w:r>
        <w:t>tochastic factors affecting an observation exhibit strong conditional independence, making it easily decomposable</w:t>
      </w:r>
      <w:r w:rsidR="00AB6762">
        <w:t>.  We will see th</w:t>
      </w:r>
      <w:r w:rsidR="00EC0D5E">
        <w:t>is</w:t>
      </w:r>
      <w:r w:rsidR="00AB6762">
        <w:t xml:space="preserve"> </w:t>
      </w:r>
      <w:r w:rsidR="00DB65DF">
        <w:t xml:space="preserve">approach </w:t>
      </w:r>
      <w:r w:rsidR="00EC0D5E">
        <w:t xml:space="preserve">demonstrated </w:t>
      </w:r>
      <w:r w:rsidR="00DB65DF">
        <w:t xml:space="preserve">when we consider </w:t>
      </w:r>
      <w:r w:rsidR="00AB6762">
        <w:t>terrain characterization.</w:t>
      </w:r>
    </w:p>
    <w:p w:rsidR="00D25571" w:rsidRDefault="00CB2EE4" w:rsidP="00FA61F6">
      <w:pPr>
        <w:pStyle w:val="Body"/>
      </w:pPr>
      <w:r>
        <w:t>The analysis of f</w:t>
      </w:r>
      <w:r w:rsidR="00FA61F6">
        <w:t>at-</w:t>
      </w:r>
      <w:r>
        <w:t>t</w:t>
      </w:r>
      <w:r w:rsidR="00FA61F6">
        <w:t xml:space="preserve">ail </w:t>
      </w:r>
      <w:r>
        <w:t>s</w:t>
      </w:r>
      <w:r w:rsidR="00FA61F6">
        <w:t>tatistics as advanced by Sornette</w:t>
      </w:r>
      <w:r w:rsidR="00E26E08">
        <w:fldChar w:fldCharType="begin"/>
      </w:r>
      <w:r w:rsidR="009B7A45">
        <w:instrText xml:space="preserve"> ADDIN ZOTERO_ITEM CSL_CITATION {"citationID":"70g43gu9j","properties":{"formattedCitation":"[10]","plainCitation":"[10]"},"citationItems":[{"id":378,"uris":["http://zotero.org/users/954774/items/WMU4BJ2R"],"uri":["http://zotero.org/users/954774/items/WMU4BJ2R"],"itemData":{"id":378,"type":"book","title":"Critical phenomena in natural sciences: chaos, fractals, selforganization, and disorder: concepts and tools","publisher":"Springer Verlag","ISBN":"3540407545","author":[{"family":"Sornette","given":"D."}],"issued":{"year":2004}}}],"schema":"https://github.com/citation-style-language/schema/raw/master/csl-citation.json"} </w:instrText>
      </w:r>
      <w:r w:rsidR="00E26E08">
        <w:fldChar w:fldCharType="separate"/>
      </w:r>
      <w:r w:rsidR="00092A4F">
        <w:t>[10]</w:t>
      </w:r>
      <w:r w:rsidR="00E26E08">
        <w:fldChar w:fldCharType="end"/>
      </w:r>
      <w:r w:rsidR="00D25571">
        <w:t xml:space="preserve"> and Taleb</w:t>
      </w:r>
      <w:r w:rsidR="00E26E08">
        <w:fldChar w:fldCharType="begin"/>
      </w:r>
      <w:r w:rsidR="00D25571">
        <w:instrText xml:space="preserve"> ADDIN ZOTERO_ITEM CSL_CITATION {"citationID":"1n0pbb21ek","properties":{"formattedCitation":"[9]","plainCitation":"[9]"},"citationItems":[{"id":391,"uris":["http://zotero.org/users/954774/items/JTUHBCEE"],"uri":["http://zotero.org/users/954774/items/JTUHBCEE"],"itemData":{"id":391,"type":"book","title":"The black swan: The impact of the highly improbable","publisher":"Random House Inc","ISBN":"081297381X","author":[{"family":"Taleb","given":"N.N."}],"issued":{"year":2010}}}],"schema":"https://github.com/citation-style-language/schema/raw/master/csl-citation.json"} </w:instrText>
      </w:r>
      <w:r w:rsidR="00E26E08">
        <w:fldChar w:fldCharType="separate"/>
      </w:r>
      <w:r w:rsidR="00092A4F">
        <w:t>[9]</w:t>
      </w:r>
      <w:r w:rsidR="00E26E08">
        <w:fldChar w:fldCharType="end"/>
      </w:r>
      <w:r w:rsidR="00D25571">
        <w:t xml:space="preserve"> has shown promise for the prediction of crises and extreme events in complex systems and risk management, both for social</w:t>
      </w:r>
      <w:r w:rsidR="00E26E08">
        <w:fldChar w:fldCharType="begin"/>
      </w:r>
      <w:r w:rsidR="00D25571">
        <w:instrText xml:space="preserve"> ADDIN ZOTERO_ITEM CSL_CITATION {"citationID":"2qtk9fm272","properties":{"formattedCitation":"[12]","plainCitation":"[12]"},"citationItems":[{"id":358,"uris":["http://zotero.org/users/954774/items/FCFTGSKH"],"uri":["http://zotero.org/users/954774/items/FCFTGSKH"],"itemData":{"id":358,"type":"book","title":"Fooled by randomness: The hidden role of chance in life and in the markets","publisher":"Random House Inc","ISBN":"0812975219","author":[{"family":"Taleb","given":"N."}],"issued":{"year":2005}}}],"schema":"https://github.com/citation-style-language/schema/raw/master/csl-citation.json"} </w:instrText>
      </w:r>
      <w:r w:rsidR="00E26E08">
        <w:fldChar w:fldCharType="separate"/>
      </w:r>
      <w:r w:rsidR="00092A4F">
        <w:t>[12]</w:t>
      </w:r>
      <w:r w:rsidR="00E26E08">
        <w:fldChar w:fldCharType="end"/>
      </w:r>
      <w:r w:rsidR="00D25571">
        <w:t xml:space="preserve"> and natural systems. The general theory encompasses scale-free properties, fractals, and power-laws, and provides an alternative to normal or Gaussian statistics.   This introduces black and gray swan terminology and the idea of rare dragon-kings which relates to </w:t>
      </w:r>
      <w:commentRangeStart w:id="13"/>
      <w:r w:rsidR="00D25571">
        <w:t>extreme value analysis (EVA)</w:t>
      </w:r>
      <w:r w:rsidR="00E26E08">
        <w:fldChar w:fldCharType="begin"/>
      </w:r>
      <w:r w:rsidR="00D25571">
        <w:instrText xml:space="preserve"> ADDIN ZOTERO_ITEM CSL_CITATION {"citationID":"2edlpe4e36","properties":{"formattedCitation":"[13]","plainCitation":"[13]"},"citationItems":[{"id":1133,"uris":["http://zotero.org/users/954774/items/FJRSEGPB"],"uri":["http://zotero.org/users/954774/items/FJRSEGPB"],"itemData":{"id":1133,"type":"article-journal","title":"Some applications of extreme-value methods","container-title":"The American Statistician","page":"14-17","volume":"8","issue":"5","author":[{"family":"Gumbel","given":"E.J."},{"family":"Lieblein","given":"J."}],"issued":{"year":1954},"page-first":"14"}}],"schema":"https://github.com/citation-style-language/schema/raw/master/csl-citation.json"} </w:instrText>
      </w:r>
      <w:r w:rsidR="00E26E08">
        <w:fldChar w:fldCharType="separate"/>
      </w:r>
      <w:r w:rsidR="00092A4F">
        <w:t>[13]</w:t>
      </w:r>
      <w:r w:rsidR="00E26E08">
        <w:fldChar w:fldCharType="end"/>
      </w:r>
      <w:r w:rsidR="00D25571" w:rsidDel="00112D29">
        <w:t xml:space="preserve"> </w:t>
      </w:r>
      <w:r w:rsidR="00D25571">
        <w:t xml:space="preserve">, </w:t>
      </w:r>
      <w:commentRangeEnd w:id="13"/>
      <w:r w:rsidR="00D25571">
        <w:rPr>
          <w:rStyle w:val="CommentReference"/>
          <w:color w:val="auto"/>
        </w:rPr>
        <w:commentReference w:id="13"/>
      </w:r>
      <w:r w:rsidR="00D25571">
        <w:t xml:space="preserve">and </w:t>
      </w:r>
      <w:r w:rsidR="00A96E40">
        <w:t xml:space="preserve">evidenced </w:t>
      </w:r>
      <w:r w:rsidR="00D25571">
        <w:t>via</w:t>
      </w:r>
      <w:r w:rsidR="00A96E40">
        <w:t xml:space="preserve"> the scarcity of</w:t>
      </w:r>
      <w:r w:rsidR="00D25571">
        <w:t xml:space="preserve"> 100-year events.  </w:t>
      </w:r>
    </w:p>
    <w:p w:rsidR="00D25571" w:rsidRDefault="00D25571" w:rsidP="00FA61F6">
      <w:pPr>
        <w:pStyle w:val="Body"/>
      </w:pPr>
      <w:r>
        <w:t>Considerations of complexity theory as advanced by Gell-Mann</w:t>
      </w:r>
      <w:r w:rsidR="00E26E08">
        <w:fldChar w:fldCharType="begin"/>
      </w:r>
      <w:r>
        <w:instrText xml:space="preserve"> ADDIN ZOTERO_ITEM CSL_CITATION {"citationID":"1ge2q320h6","properties":{"formattedCitation":"[11]","plainCitation":"[11]"},"citationItems":[{"id":387,"uris":["http://zotero.org/users/954774/items/EBIFGTWN"],"uri":["http://zotero.org/users/954774/items/EBIFGTWN"],"itemData":{"id":387,"type":"book","title":"The Quark and the Jaguar: Adventures in the Simple and the Complex","publisher":"St. Martin's Griffin","ISBN":"0805072535","author":[{"family":"Gell-Mann","given":"M."}],"issued":{"year":1995}}}],"schema":"https://github.com/citation-style-language/schema/raw/master/csl-citation.json"} </w:instrText>
      </w:r>
      <w:r w:rsidR="00E26E08">
        <w:fldChar w:fldCharType="separate"/>
      </w:r>
      <w:r w:rsidR="00092A4F">
        <w:t>[11]</w:t>
      </w:r>
      <w:r w:rsidR="00E26E08">
        <w:fldChar w:fldCharType="end"/>
      </w:r>
      <w:r>
        <w:t xml:space="preserve"> leads to the idea that :</w:t>
      </w:r>
      <w:r w:rsidRPr="00CB2EE4">
        <w:rPr>
          <w:i/>
        </w:rPr>
        <w:t>“when defining complexity</w:t>
      </w:r>
      <w:r>
        <w:rPr>
          <w:i/>
        </w:rPr>
        <w:t>,</w:t>
      </w:r>
      <w:r w:rsidRPr="00CB2EE4">
        <w:rPr>
          <w:i/>
        </w:rPr>
        <w:t xml:space="preserve"> it is always necessary to specify a level of detail up to which the system is described, with finer details being ignored”</w:t>
      </w:r>
      <w:r>
        <w:t>. Seemingly complex representations can often be represented by rather concise descriptions and we can apply concepts such as dispersion and coarse graining to simplify the complexity. One such idea is that of superstatistics</w:t>
      </w:r>
      <w:r w:rsidR="00E26E08">
        <w:fldChar w:fldCharType="begin"/>
      </w:r>
      <w:r>
        <w:instrText xml:space="preserve"> ADDIN ZOTERO_ITEM CSL_CITATION {"citationID":"h9rm1blng","properties":{"formattedCitation":"[3]","plainCitation":"[3]"},"citationItems":[{"id":395,"uris":["http://zotero.org/users/954774/items/P4QWMT8X"],"uri":["http://zotero.org/users/954774/items/P4QWMT8X"],"itemData":{"id":395,"type":"article-journal","title":"Superstatistics","container-title":"Physica A: Statistical Mechanics and its Applications","page":"267-275","volume":"322","author":[{"family":"Beck","given":"C."},{"family":"Cohen","given":"EGD"}],"issued":{"year":2003},"page-first":"267"}}],"schema":"https://github.com/citation-style-language/schema/raw/master/csl-citation.json"} </w:instrText>
      </w:r>
      <w:r w:rsidR="00E26E08">
        <w:fldChar w:fldCharType="separate"/>
      </w:r>
      <w:r w:rsidR="00092A4F">
        <w:t>[3]</w:t>
      </w:r>
      <w:r w:rsidR="00E26E08">
        <w:fldChar w:fldCharType="end"/>
      </w:r>
      <w:r>
        <w:t xml:space="preserve">, which ties in closely to the ideas of maximum entropy </w:t>
      </w:r>
      <w:r w:rsidR="00E26E08">
        <w:fldChar w:fldCharType="begin"/>
      </w:r>
      <w:r>
        <w:instrText xml:space="preserve"> ADDIN ZOTERO_ITEM CSL_CITATION {"citationID":"8tni8433l","properties":{"formattedCitation":"[14]","plainCitation":"[14]"},"citationItems":[{"id":54,"uris":["http://zotero.org/users/954774/items/V52IZCUE"],"uri":["http://zotero.org/users/954774/items/V52IZCUE"],"itemData":{"id":54,"type":"webpage","title":"Generalized entropies and the transformation group of superstatistics","URL":"http://www.pnas.org/content/108/16/6390.full","author":[{"family":"Hanel","given":"Rudolf"},{"family":"Thurner","given":""},{"family":"Gell-Mann","given":"Murray"}],"accessed":{"year":2012,"month":3,"day":15}}}],"schema":"https://github.com/citation-style-language/schema/raw/master/csl-citation.json"} </w:instrText>
      </w:r>
      <w:r w:rsidR="00E26E08">
        <w:fldChar w:fldCharType="separate"/>
      </w:r>
      <w:r w:rsidR="00092A4F">
        <w:t>[14]</w:t>
      </w:r>
      <w:r w:rsidR="00E26E08">
        <w:fldChar w:fldCharType="end"/>
      </w:r>
      <w:r>
        <w:t>. The essential approach here is to admit that randomness can exist on different scales and by combining these scales, the underlying real-world statistical distributions are revealed.</w:t>
      </w:r>
    </w:p>
    <w:p w:rsidR="00D25571" w:rsidRDefault="00D25571" w:rsidP="00FA61F6">
      <w:pPr>
        <w:pStyle w:val="Body"/>
      </w:pPr>
      <w:commentRangeStart w:id="14"/>
      <w:r>
        <w:t>The awareness that we can indeed use probability to characterize larger scale phenomena has often been fought tooth-and-nail by opposing schools of thought. For example, Mumford</w:t>
      </w:r>
      <w:r w:rsidR="00E26E08">
        <w:fldChar w:fldCharType="begin"/>
      </w:r>
      <w:r w:rsidR="004432CC">
        <w:instrText xml:space="preserve"> ADDIN ZOTERO_ITEM CSL_CITATION {"citationID":"67iqa46c1","properties":{"formattedCitation":"[15]","plainCitation":"[15]"},"citationItems":[{"id":326,"uris":["http://zotero.org/users/954774/items/454T9N5H"],"uri":["http://zotero.org/users/954774/items/454T9N5H"],"itemData":{"id":326,"type":"article-journal","title":"The dawning of the age of stochasticity","container-title":"Mathematics: Frontiers and Perspectives","page":"197–218","author":[{"family":"Mumford","given":"D."}],"issued":{"year":2000},"page-first":"197–218"}}],"schema":"https://github.com/citation-style-language/schema/raw/master/csl-citation.json"} </w:instrText>
      </w:r>
      <w:r w:rsidR="00E26E08">
        <w:fldChar w:fldCharType="separate"/>
      </w:r>
      <w:r w:rsidR="00431715">
        <w:t>[15]</w:t>
      </w:r>
      <w:r w:rsidR="00E26E08">
        <w:fldChar w:fldCharType="end"/>
      </w:r>
      <w:r>
        <w:t xml:space="preserve"> describes how classical statisticians opposed contextual Bayesian modeling when they claimed that </w:t>
      </w:r>
      <w:r w:rsidRPr="00F05B6D">
        <w:rPr>
          <w:i/>
        </w:rPr>
        <w:t>“this approach denies that statistical inference can have anything to do with real thought because real-life situations are always buried in contextual variabl</w:t>
      </w:r>
      <w:r>
        <w:rPr>
          <w:i/>
        </w:rPr>
        <w:t>es</w:t>
      </w:r>
      <w:r w:rsidRPr="00F05B6D">
        <w:rPr>
          <w:i/>
        </w:rPr>
        <w:t xml:space="preserve"> and cannot be repeated.”</w:t>
      </w:r>
      <w:r>
        <w:rPr>
          <w:i/>
        </w:rPr>
        <w:t xml:space="preserve"> </w:t>
      </w:r>
      <w:r>
        <w:t xml:space="preserve">In this case, the contextual variables appear to get in the way of our understanding of the desired effect, whereas they should become part of the understanding of the </w:t>
      </w:r>
      <w:r w:rsidRPr="00810888">
        <w:rPr>
          <w:i/>
        </w:rPr>
        <w:t>system</w:t>
      </w:r>
      <w:r>
        <w:t>: i.e. the context of the vehicle within the environment. In reality, we can and have created very useful models by incorporating prior contextual knowledge to infer possible and potential behaviors.  The key is that many of the contextual variables are governed by properties of nature that repeatedly occur under conditions of the thermodynamic arrow of time, which always leads to greater amounts of entropy. In this sense, nature can perhaps be more predictable than we think, and at worst, we can expect that it remain predictable in its unpredictability, and thus we can make progress by applying a stochastic characterization to the empirical observations.</w:t>
      </w:r>
      <w:commentRangeEnd w:id="14"/>
      <w:r>
        <w:rPr>
          <w:rStyle w:val="CommentReference"/>
          <w:color w:val="auto"/>
        </w:rPr>
        <w:commentReference w:id="14"/>
      </w:r>
    </w:p>
    <w:p w:rsidR="00D25571" w:rsidRDefault="00D25571" w:rsidP="00856D0A">
      <w:pPr>
        <w:pStyle w:val="HeadingRunIn"/>
      </w:pPr>
      <w:r>
        <w:lastRenderedPageBreak/>
        <w:t>Maximum Entropy Principle Modeling</w:t>
      </w:r>
    </w:p>
    <w:p w:rsidR="00D25571" w:rsidRDefault="00D25571" w:rsidP="001B0F5B">
      <w:pPr>
        <w:pStyle w:val="BodyAfterHead"/>
      </w:pPr>
      <w:r>
        <w:t xml:space="preserve">To apply context modeling effectively one has to approach the environmental domains pragmatically. We want to find solutions with the minimal amount of complexity that conversely generates the most general benefit.  A model with a very detailed representation will typically apply only in specific cases and be of little use. So we first seek the simplest possible approach and find out if that has general applicability. </w:t>
      </w:r>
    </w:p>
    <w:p w:rsidR="00A96E40" w:rsidRDefault="00D25571" w:rsidP="001B0F5B">
      <w:pPr>
        <w:pStyle w:val="Body"/>
      </w:pPr>
      <w:r>
        <w:t xml:space="preserve">Fortunately, nature helps us out with the bookkeeping, through its implicit use of information theory, or as it is known in the physical sciences </w:t>
      </w:r>
      <w:r w:rsidRPr="0001383D">
        <w:t>world</w:t>
      </w:r>
      <w:r>
        <w:t xml:space="preserve"> – statistical mechanics. Thermodynamics and the essential notion of entropy both derive from statistical physics. The essential idea behind information theory is to try to describe an observed phenomenon with the least amount of words as possible.  </w:t>
      </w:r>
    </w:p>
    <w:p w:rsidR="00D25571" w:rsidRPr="0042427E" w:rsidRDefault="00D25571" w:rsidP="001B0F5B">
      <w:pPr>
        <w:pStyle w:val="Body"/>
      </w:pPr>
      <w:r>
        <w:t xml:space="preserve">A simple example of connectivity patterns drawn from </w:t>
      </w:r>
      <w:commentRangeStart w:id="15"/>
      <w:r>
        <w:t>Gell-Mann</w:t>
      </w:r>
      <w:r w:rsidR="00E26E08">
        <w:fldChar w:fldCharType="begin"/>
      </w:r>
      <w:r>
        <w:instrText xml:space="preserve"> ADDIN ZOTERO_ITEM CSL_CITATION {"citationID":"1msmu5jge0","properties":{"formattedCitation":"[11]","plainCitation":"[11]"},"citationItems":[{"id":387,"uris":["http://zotero.org/users/954774/items/EBIFGTWN"],"uri":["http://zotero.org/users/954774/items/EBIFGTWN"],"itemData":{"id":387,"type":"book","title":"The Quark and the Jaguar: Adventures in the Simple and the Complex","publisher":"St. Martin's Griffin","ISBN":"0805072535","author":[{"family":"Gell-Mann","given":"M."}],"issued":{"year":1995}}}],"schema":"https://github.com/citation-style-language/schema/raw/master/csl-citation.json"} </w:instrText>
      </w:r>
      <w:r w:rsidR="00E26E08">
        <w:fldChar w:fldCharType="separate"/>
      </w:r>
      <w:r w:rsidR="00092A4F">
        <w:t>[11]</w:t>
      </w:r>
      <w:r w:rsidR="00E26E08">
        <w:fldChar w:fldCharType="end"/>
      </w:r>
      <w:r w:rsidDel="00E93D79">
        <w:t xml:space="preserve"> </w:t>
      </w:r>
      <w:commentRangeEnd w:id="15"/>
      <w:r>
        <w:rPr>
          <w:rStyle w:val="CommentReference"/>
          <w:color w:val="auto"/>
        </w:rPr>
        <w:commentReference w:id="15"/>
      </w:r>
      <w:r>
        <w:t xml:space="preserve">demonstrates this point. Consider </w:t>
      </w:r>
      <w:r w:rsidR="00E26E08">
        <w:fldChar w:fldCharType="begin"/>
      </w:r>
      <w:r>
        <w:instrText xml:space="preserve"> REF _Ref325620608 \h </w:instrText>
      </w:r>
      <w:r w:rsidR="00E26E08">
        <w:fldChar w:fldCharType="separate"/>
      </w:r>
      <w:r>
        <w:t xml:space="preserve">Figure </w:t>
      </w:r>
      <w:r>
        <w:rPr>
          <w:noProof/>
        </w:rPr>
        <w:t>1</w:t>
      </w:r>
      <w:r w:rsidR="00E26E08">
        <w:fldChar w:fldCharType="end"/>
      </w:r>
      <w:r>
        <w:t xml:space="preserve"> below, a series of networks showing increasing levels of seeming complexity. Graph </w:t>
      </w:r>
      <w:r w:rsidRPr="00F618E7">
        <w:rPr>
          <w:b/>
        </w:rPr>
        <w:t>A</w:t>
      </w:r>
      <w:r>
        <w:t xml:space="preserve"> seems the least complex as it has no connections, while Graph </w:t>
      </w:r>
      <w:r w:rsidRPr="00F618E7">
        <w:rPr>
          <w:b/>
        </w:rPr>
        <w:t>F</w:t>
      </w:r>
      <w:r>
        <w:t xml:space="preserve"> seemingly shows the most amount of complexity as it has all nodes interconnected. </w:t>
      </w:r>
    </w:p>
    <w:p w:rsidR="00D25571" w:rsidRDefault="00D25571" w:rsidP="00786ACC">
      <w:pPr>
        <w:keepNext/>
        <w:jc w:val="center"/>
      </w:pPr>
      <w:r w:rsidRPr="00B55C51">
        <w:object w:dxaOrig="7202"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97pt" o:ole="">
            <v:imagedata r:id="rId10" o:title="" croptop="8755f" cropbottom="8755f"/>
          </v:shape>
          <o:OLEObject Type="Embed" ProgID="PowerPoint.Slide.12" ShapeID="_x0000_i1025" DrawAspect="Content" ObjectID="_1421844767" r:id="rId11"/>
        </w:object>
      </w:r>
    </w:p>
    <w:p w:rsidR="00D25571" w:rsidRDefault="00D25571" w:rsidP="00786ACC">
      <w:pPr>
        <w:pStyle w:val="Caption"/>
      </w:pPr>
      <w:bookmarkStart w:id="16" w:name="_Ref325620608"/>
      <w:r>
        <w:t xml:space="preserve">Figure </w:t>
      </w:r>
      <w:fldSimple w:instr=" SEQ Figure \* ARABIC ">
        <w:r w:rsidR="00CF2D22">
          <w:rPr>
            <w:noProof/>
          </w:rPr>
          <w:t>1</w:t>
        </w:r>
      </w:fldSimple>
      <w:bookmarkEnd w:id="16"/>
      <w:r>
        <w:t>: Gell-Mann’s connectivity patterns. Increasing levels of complexity shown as an interconnected graph.</w:t>
      </w:r>
    </w:p>
    <w:p w:rsidR="00D25571" w:rsidRDefault="00D25571" w:rsidP="001B0F5B">
      <w:pPr>
        <w:pStyle w:val="Body"/>
      </w:pPr>
      <w:r>
        <w:t xml:space="preserve">Using information theory, we can estimate the actual complexity by algorithmically describing each of the connectivity arrangements. Graph </w:t>
      </w:r>
      <w:r w:rsidRPr="00B55C51">
        <w:rPr>
          <w:b/>
        </w:rPr>
        <w:t>A</w:t>
      </w:r>
      <w:r>
        <w:t xml:space="preserve"> can be described as </w:t>
      </w:r>
      <w:r w:rsidRPr="00B55C51">
        <w:rPr>
          <w:i/>
        </w:rPr>
        <w:t>“no nodes connected”</w:t>
      </w:r>
      <w:r>
        <w:t xml:space="preserve">, while Graph </w:t>
      </w:r>
      <w:r w:rsidRPr="00B55C51">
        <w:rPr>
          <w:b/>
        </w:rPr>
        <w:t>F</w:t>
      </w:r>
      <w:r>
        <w:t xml:space="preserve"> can be described as </w:t>
      </w:r>
      <w:r w:rsidRPr="00B55C51">
        <w:rPr>
          <w:i/>
        </w:rPr>
        <w:t>“all nodes connected”</w:t>
      </w:r>
      <w:r>
        <w:t xml:space="preserve">.  These therefore have very close to the same information content, because they can be reduced to an equally concise description. The graphs in between these end-points have higher complexity because they will require a more elaborate description. </w:t>
      </w:r>
    </w:p>
    <w:p w:rsidR="00D25571" w:rsidRDefault="00D25571" w:rsidP="001B0F5B">
      <w:pPr>
        <w:pStyle w:val="Body"/>
      </w:pPr>
      <w:r>
        <w:t xml:space="preserve">In physics, this approach has long been applied to describe topics such as the ideal gas law, which stems from seminal ideas of statistical mechanics. Ensembles of particles, though complex at a micro-scale, can be described more concisely at the macro-scale, with the connecting thread elegantly applied from entropy and information theory. </w:t>
      </w:r>
    </w:p>
    <w:p w:rsidR="00D25571" w:rsidRDefault="00D25571" w:rsidP="001A4F42">
      <w:pPr>
        <w:pStyle w:val="Body"/>
      </w:pPr>
      <w:r>
        <w:t xml:space="preserve">These ideas can be applied to other natural phenomena. The key idea that we propose to apply is that of </w:t>
      </w:r>
      <w:commentRangeStart w:id="17"/>
      <w:r>
        <w:t>the Maximum Entropy Principle (MaxEnt)</w:t>
      </w:r>
      <w:commentRangeEnd w:id="17"/>
      <w:r>
        <w:rPr>
          <w:rStyle w:val="CommentReference"/>
          <w:color w:val="auto"/>
        </w:rPr>
        <w:commentReference w:id="17"/>
      </w:r>
      <w:r w:rsidR="00E26E08">
        <w:fldChar w:fldCharType="begin"/>
      </w:r>
      <w:r>
        <w:instrText xml:space="preserve"> ADDIN ZOTERO_ITEM CSL_CITATION {"citationID":"2lgen188b7","properties":{"formattedCitation":"[2]","plainCitation":"[2]"},"citationItems":[{"id":262,"uris":["http://zotero.org/users/954774/items/B27TNRST"],"uri":["http://zotero.org/users/954774/items/B27TNRST"],"itemData":{"id":262,"type":"book","title":"Probability theory: the logic of science","publisher":"Cambridge Univ Pr","author":[{"family":"Jaynes","given":"E.T."},{"family":"Bretthorst","given":"G.L."}],"issued":{"year":2003}}}],"schema":"https://github.com/citation-style-language/schema/raw/master/csl-citation.json"} </w:instrText>
      </w:r>
      <w:r w:rsidR="00E26E08">
        <w:fldChar w:fldCharType="separate"/>
      </w:r>
      <w:r w:rsidR="00092A4F">
        <w:t>[2]</w:t>
      </w:r>
      <w:r w:rsidR="00E26E08">
        <w:fldChar w:fldCharType="end"/>
      </w:r>
      <w:r w:rsidDel="00E93D79">
        <w:t xml:space="preserve"> </w:t>
      </w:r>
      <w:r>
        <w:t xml:space="preserve">. The principle of maximum entropy states that those configurations described by the least amount of constraints and moments (such as mean, variance, and higher-order moments) will tend toward probability density functions that maximize entropy.  The MaxEnt solution is essentially to maximize </w:t>
      </w:r>
      <w:r w:rsidRPr="001A4F42">
        <w:rPr>
          <w:b/>
        </w:rPr>
        <w:t>S</w:t>
      </w:r>
      <w:r>
        <w:t xml:space="preserve"> = entropy </w:t>
      </w:r>
      <w:r>
        <w:rPr>
          <w:rFonts w:eastAsiaTheme="minorEastAsia"/>
        </w:rPr>
        <w:t xml:space="preserve">subject to constraints of probability, </w:t>
      </w:r>
      <w:r w:rsidRPr="001A4F42">
        <w:rPr>
          <w:rFonts w:eastAsiaTheme="minorEastAsia"/>
          <w:i/>
        </w:rPr>
        <w:t>f</w:t>
      </w:r>
      <w:r>
        <w:rPr>
          <w:rFonts w:eastAsiaTheme="minorEastAsia"/>
          <w:i/>
        </w:rPr>
        <w:t xml:space="preserve"> </w:t>
      </w:r>
      <w:r>
        <w:rPr>
          <w:rFonts w:eastAsiaTheme="minorEastAsia"/>
        </w:rPr>
        <w:t>(</w:t>
      </w:r>
      <w:r w:rsidRPr="001A4F42">
        <w:rPr>
          <w:rFonts w:eastAsiaTheme="minorEastAsia"/>
          <w:i/>
        </w:rPr>
        <w:t>p</w:t>
      </w:r>
      <w:r w:rsidRPr="001A4F42">
        <w:rPr>
          <w:rFonts w:eastAsiaTheme="minorEastAsia"/>
          <w:i/>
          <w:vertAlign w:val="subscript"/>
        </w:rPr>
        <w:t>i</w:t>
      </w:r>
      <w:r>
        <w:rPr>
          <w:rFonts w:eastAsiaTheme="minorEastAsia"/>
        </w:rPr>
        <w:t>).</w:t>
      </w:r>
    </w:p>
    <w:p w:rsidR="00D25571" w:rsidRPr="001A4F42" w:rsidRDefault="00E26E08" w:rsidP="00786ACC">
      <w:pPr>
        <w:pStyle w:val="Equation"/>
        <w:rPr>
          <w:rFonts w:eastAsiaTheme="minorEastAsia"/>
          <w:sz w:val="24"/>
          <w:szCs w:val="24"/>
        </w:rPr>
      </w:pP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e>
              <m:lim>
                <m:r>
                  <w:rPr>
                    <w:rFonts w:ascii="Cambria Math" w:hAnsi="Cambria Math"/>
                    <w:sz w:val="24"/>
                    <w:szCs w:val="24"/>
                  </w:rPr>
                  <m:t xml:space="preserve"> f(</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lim>
            </m:limLow>
          </m:fName>
          <m:e>
            <m:r>
              <w:rPr>
                <w:rFonts w:ascii="Cambria Math" w:hAnsi="Cambria Math"/>
                <w:sz w:val="24"/>
                <w:szCs w:val="24"/>
              </w:rPr>
              <m:t>S</m:t>
            </m:r>
          </m:e>
        </m:func>
        <m:r>
          <m:rPr>
            <m:sty m:val="p"/>
          </m:rPr>
          <w:rPr>
            <w:rFonts w:ascii="Cambria Math" w:hAnsi="Cambria Math"/>
            <w:sz w:val="24"/>
            <w:szCs w:val="24"/>
          </w:rPr>
          <m:t>=-</m:t>
        </m:r>
        <m:nary>
          <m:naryPr>
            <m:chr m:val="∑"/>
            <m:limLoc m:val="undOvr"/>
            <m:subHide m:val="on"/>
            <m:supHide m:val="on"/>
            <m:ctrlPr>
              <w:rPr>
                <w:rFonts w:ascii="Cambria Math" w:hAnsi="Cambria Math"/>
                <w:sz w:val="24"/>
                <w:szCs w:val="24"/>
              </w:rPr>
            </m:ctrlPr>
          </m:naryPr>
          <m:sub/>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m:rPr>
                <m:sty m:val="p"/>
              </m:rP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ln</m:t>
                </m:r>
              </m:fName>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func>
          </m:e>
        </m:nary>
      </m:oMath>
      <w:r w:rsidR="00D25571" w:rsidRPr="001A4F42">
        <w:rPr>
          <w:rFonts w:eastAsiaTheme="minorEastAsia"/>
          <w:sz w:val="24"/>
          <w:szCs w:val="24"/>
        </w:rPr>
        <w:t xml:space="preserve"> </w:t>
      </w:r>
    </w:p>
    <w:p w:rsidR="00D25571" w:rsidRPr="00786ACC" w:rsidRDefault="00D25571" w:rsidP="00786ACC">
      <w:pPr>
        <w:pStyle w:val="EquationNumber"/>
      </w:pPr>
      <w:r>
        <w:t>(1)</w:t>
      </w:r>
    </w:p>
    <w:p w:rsidR="00D25571" w:rsidRDefault="00D25571" w:rsidP="001B0F5B">
      <w:pPr>
        <w:pStyle w:val="Body"/>
      </w:pPr>
      <w:r>
        <w:t>In practice, MaxEnt gets routinely applied, even without the knowledge of the practitioners. For example, with the assumption of only a mean and a standard deviation in a set of empirical observations, the conventional approach is to apply the standard Gaussian or normal statistical distribution. That indeed coincides with the MaxEnt derived probability distribution for that particular set of moments.  The canonical example of this is a manufactured component with a tight tolerance; this would routinely show a Normal distribution in the measurements of the produced parts. (A description of this example for an RLC</w:t>
      </w:r>
      <w:r w:rsidR="00A96E40" w:rsidRPr="007B11C1">
        <w:rPr>
          <w:rStyle w:val="FootnoteReference"/>
        </w:rPr>
        <w:footnoteReference w:id="1"/>
      </w:r>
      <w:r>
        <w:t xml:space="preserve"> circuit using ratio distributions can be found in a report from DARPA’s Adaptive Vehicle Make META program</w:t>
      </w:r>
      <w:r w:rsidR="00E26E08">
        <w:fldChar w:fldCharType="begin"/>
      </w:r>
      <w:r w:rsidR="004432CC">
        <w:instrText xml:space="preserve"> ADDIN ZOTERO_ITEM CSL_CITATION {"citationID":"17v19busqs","properties":{"formattedCitation":"[16]","plainCitation":"[16]"},"citationItems":[{"id":279,"uris":["http://zotero.org/users/954774/items/J6DD69T9"],"uri":["http://zotero.org/users/954774/items/J6DD69T9"],"itemData":{"id":279,"type":"report","title":"META Adaptive, Reflective, Robust Workflow (ARRoW)","collection-title":"Phase 1B","publisher":"BAE Systems","page":"591","genre":"Final Report","archive":"DARPA TTO","archive_location":"http://www.darpa.mil/Our_Work/TTO/Programs/AVM/AVM_Meta_Final_Deliverables.aspx","URL":"http://www.darpa.mil/WorkArea/DownloadAsset.aspx?id=2147485441","number":"TR-2742","author":[{"family":"Bankes","given":"S."},{"family":"Challou","given":"D."},{"family":"Haynes","given":"T."},{"family":"Holloway","given":"H."},{"family":"Tierno","given":"J."},{"family":"Wentland","given":"C."}],"issued":{"year":2011},"accessed":{"year":2012,"month":3,"day":29},"page-first":"591"}}],"schema":"https://github.com/citation-style-language/schema/raw/master/csl-citation.json"} </w:instrText>
      </w:r>
      <w:r w:rsidR="00E26E08">
        <w:fldChar w:fldCharType="separate"/>
      </w:r>
      <w:r w:rsidR="00431715">
        <w:t>[16]</w:t>
      </w:r>
      <w:r w:rsidR="00E26E08">
        <w:fldChar w:fldCharType="end"/>
      </w:r>
      <w:r>
        <w:t>).</w:t>
      </w:r>
    </w:p>
    <w:p w:rsidR="00D25571" w:rsidRDefault="00D25571" w:rsidP="001B0F5B">
      <w:pPr>
        <w:pStyle w:val="Body"/>
      </w:pPr>
      <w:r>
        <w:t>Another simple example is that of a dye mixing in a glass of water. The eventual spatial distribution of the dye in the volume will approach a uniform level over time. This is straightforwardly modeled as a MaxEnt calculation given the boundary conditions of the volume.  There is no preference for the dye occupying one subvolume over another so that we can only apply the known physical constraints.</w:t>
      </w:r>
      <w:r w:rsidRPr="00433DA4">
        <w:t xml:space="preserve"> </w:t>
      </w:r>
      <w:r>
        <w:t>The barometric pressure law with altitude is one of the simplest examples of adding an energy constraint to Jaynes’ formulation; and this gives the characteristic damped exponential decrease of pressure with altitude.</w:t>
      </w:r>
    </w:p>
    <w:p w:rsidR="00D25571" w:rsidRDefault="00D25571" w:rsidP="001B0F5B">
      <w:pPr>
        <w:pStyle w:val="Body"/>
      </w:pPr>
      <w:r>
        <w:t>In addition, countless other phenomena, especially those showing great amounts of disorder, do not follow either a Normal distribution, or the uniform distribution or exponential just described. This includes many of the so-called “fat-tail” distributions, popularized by recent events</w:t>
      </w:r>
      <w:r w:rsidR="00E26E08">
        <w:fldChar w:fldCharType="begin"/>
      </w:r>
      <w:r>
        <w:instrText xml:space="preserve"> ADDIN ZOTERO_ITEM CSL_CITATION {"citationID":"2o66khh58o","properties":{"formattedCitation":"[9]","plainCitation":"[9]"},"citationItems":[{"id":391,"uris":["http://zotero.org/users/954774/items/JTUHBCEE"],"uri":["http://zotero.org/users/954774/items/JTUHBCEE"],"itemData":{"id":391,"type":"book","title":"The black swan: The impact of the highly improbable","publisher":"Random House Inc","ISBN":"081297381X","author":[{"family":"Taleb","given":"N.N."}],"issued":{"year":2010}}}],"schema":"https://github.com/citation-style-language/schema/raw/master/csl-citation.json"} </w:instrText>
      </w:r>
      <w:r w:rsidR="00E26E08">
        <w:fldChar w:fldCharType="separate"/>
      </w:r>
      <w:r w:rsidR="00092A4F">
        <w:t>[9]</w:t>
      </w:r>
      <w:r w:rsidR="00E26E08">
        <w:fldChar w:fldCharType="end"/>
      </w:r>
      <w:r>
        <w:t>. Further, some of the fat-tails come about not from any intrinsic physical property, but from a derived property of the measure space</w:t>
      </w:r>
      <w:r w:rsidR="00A96E40">
        <w:t xml:space="preserve"> (such as the ratio distribution mentioned parenthetically above)</w:t>
      </w:r>
      <w:r>
        <w:t xml:space="preserve">. </w:t>
      </w:r>
    </w:p>
    <w:p w:rsidR="00D25571" w:rsidRDefault="00D25571" w:rsidP="004B1F14">
      <w:pPr>
        <w:pStyle w:val="HeadingRunIn"/>
      </w:pPr>
      <w:r>
        <w:t>Uncertainty Quantification</w:t>
      </w:r>
    </w:p>
    <w:p w:rsidR="00D25571" w:rsidRDefault="00D25571" w:rsidP="00D8091B">
      <w:pPr>
        <w:pStyle w:val="BodyAfterHead"/>
      </w:pPr>
      <w:r>
        <w:t>In addition to the natural random variation in the values of a particular environmental observable (</w:t>
      </w:r>
      <w:r w:rsidRPr="00433DA4">
        <w:rPr>
          <w:b/>
        </w:rPr>
        <w:t>Type 1</w:t>
      </w:r>
      <w:r>
        <w:t>: aleatoric uncertainties), our limited abilities to quantify the numbers can lead to a further uncertainty spread (</w:t>
      </w:r>
      <w:r w:rsidRPr="00433DA4">
        <w:rPr>
          <w:b/>
        </w:rPr>
        <w:t>Type 2</w:t>
      </w:r>
      <w:r>
        <w:t xml:space="preserve">: epistemic or systemic uncertainties). Whether the epistemic uncertainties allow us to capture the underlying randomness depends on the strength of the characterization and modeling. For example, we can have uncertainty in the actual measurements due to calibration or precision errors, uncertainty due to counting statistics, and uncertainty in the applicability of a model. </w:t>
      </w:r>
    </w:p>
    <w:p w:rsidR="00D25571" w:rsidRDefault="00D25571" w:rsidP="004B1F14">
      <w:pPr>
        <w:pStyle w:val="Body"/>
      </w:pPr>
      <w:r>
        <w:t>If the observable has a wide dynamic range and is readily quantified, the uncertainty in measurement is often absorbed in the natural randomness and has minimal impact on the data characterization. For counting statistics, uncertainty is minimized by drawing from a sufficient sample size that represents the complete dynamic range of the observable. By accumulating data over time, using approaches such as Bayes rule via additional prior knowledge, the additional evidence will reduce this uncertainty.</w:t>
      </w:r>
    </w:p>
    <w:p w:rsidR="00D25571" w:rsidRDefault="00D25571" w:rsidP="004B1F14">
      <w:pPr>
        <w:pStyle w:val="Body"/>
      </w:pPr>
      <w:r>
        <w:t xml:space="preserve">The applicability of the model for describing a natural phenomenon is referred to as the </w:t>
      </w:r>
      <w:r w:rsidRPr="00433DA4">
        <w:rPr>
          <w:i/>
        </w:rPr>
        <w:t>likelihood</w:t>
      </w:r>
      <w:r>
        <w:t xml:space="preserve"> of the model and of its parameters. The certainty or confidence we have in a particular model is ultimately best gauged by comparison to an alternative model in which we can apply standard inference metrics such as conditional entropy, maximum likelihood, log-likelihood, and information entropy criteria such as Akaike Information Criterion (AIC) or Bayes Information Criterion (BIC)</w:t>
      </w:r>
      <w:r w:rsidR="00A96E40">
        <w:t xml:space="preserve"> </w:t>
      </w:r>
      <w:r w:rsidR="00E26E08">
        <w:fldChar w:fldCharType="begin"/>
      </w:r>
      <w:r w:rsidR="004432CC">
        <w:instrText xml:space="preserve"> ADDIN ZOTERO_ITEM CSL_CITATION {"citationID":"2a844ibieg","properties":{"formattedCitation":"[17]","plainCitation":"[17]"},"citationItems":[{"id":1168,"uris":["http://zotero.org/users/954774/items/ZBEUB4D9"],"uri":["http://zotero.org/users/954774/items/ZBEUB4D9"],"itemData":{"id":1168,"type":"article-journal","title":"Forecasting monthly riverflow time series","container-title":"International Journal of Forecasting","page":"179-190","volume":"1","issue":"2","author":[{"family":"Noakes","given":"D.J."},{"family":"McLeod","given":"A.I."},{"family":"Hipel","given":"K.W."}],"issued":{"year":1985},"page-first":"179"}}],"schema":"https://github.com/citation-style-language/schema/raw/master/csl-citation.json"} </w:instrText>
      </w:r>
      <w:r w:rsidR="00E26E08">
        <w:fldChar w:fldCharType="separate"/>
      </w:r>
      <w:r w:rsidR="00431715">
        <w:t>[17]</w:t>
      </w:r>
      <w:r w:rsidR="00E26E08">
        <w:fldChar w:fldCharType="end"/>
      </w:r>
      <w:r>
        <w:t xml:space="preserve">. The information criteria techniques are valuable because they penalize models that contain too many fitting parameters. Models based on first-principles with minimal parameterization (such as those derived from the Maximum </w:t>
      </w:r>
      <w:r>
        <w:lastRenderedPageBreak/>
        <w:t>Entropy Principle) will always score higher than, for example, a naïve high-order polynomial fit that contains many adjustable parameters.</w:t>
      </w:r>
    </w:p>
    <w:p w:rsidR="00D25571" w:rsidRDefault="00D25571" w:rsidP="00F767B9">
      <w:pPr>
        <w:pStyle w:val="Body"/>
      </w:pPr>
      <w:r>
        <w:t xml:space="preserve">The goal of context modeling is to converge to only </w:t>
      </w:r>
      <w:r w:rsidRPr="00433DA4">
        <w:rPr>
          <w:b/>
        </w:rPr>
        <w:t>Type 1</w:t>
      </w:r>
      <w:r>
        <w:t xml:space="preserve"> uncertaint</w:t>
      </w:r>
      <w:r w:rsidR="007B11C1">
        <w:t>y</w:t>
      </w:r>
      <w:r>
        <w:t>, where we can apply what we consider the most likely model and use its probability distribution function to provide Monte Carlo or importance sampling for design verification.  In previous work</w:t>
      </w:r>
      <w:r w:rsidR="00E26E08">
        <w:fldChar w:fldCharType="begin"/>
      </w:r>
      <w:r w:rsidR="004432CC">
        <w:instrText xml:space="preserve"> ADDIN ZOTERO_ITEM CSL_CITATION {"citationID":"864cd1rsk","properties":{"formattedCitation":"[16]","plainCitation":"[16]"},"citationItems":[{"id":279,"uris":["http://zotero.org/users/954774/items/J6DD69T9"],"uri":["http://zotero.org/users/954774/items/J6DD69T9"],"itemData":{"id":279,"type":"report","title":"META Adaptive, Reflective, Robust Workflow (ARRoW)","collection-title":"Phase 1B","publisher":"BAE Systems","page":"591","genre":"Final Report","archive":"DARPA TTO","archive_location":"http://www.darpa.mil/Our_Work/TTO/Programs/AVM/AVM_Meta_Final_Deliverables.aspx","URL":"http://www.darpa.mil/WorkArea/DownloadAsset.aspx?id=2147485441","number":"TR-2742","author":[{"family":"Bankes","given":"S."},{"family":"Challou","given":"D."},{"family":"Haynes","given":"T."},{"family":"Holloway","given":"H."},{"family":"Tierno","given":"J."},{"family":"Wentland","given":"C."}],"issued":{"year":2011},"accessed":{"year":2012,"month":3,"day":29},"page-first":"591"}}],"schema":"https://github.com/citation-style-language/schema/raw/master/csl-citation.json"} </w:instrText>
      </w:r>
      <w:r w:rsidR="00E26E08">
        <w:fldChar w:fldCharType="separate"/>
      </w:r>
      <w:r w:rsidR="00431715">
        <w:t>[16]</w:t>
      </w:r>
      <w:r w:rsidR="00E26E08">
        <w:fldChar w:fldCharType="end"/>
      </w:r>
      <w:r>
        <w:t xml:space="preserve">  we applied propagation of uncertainty in combination with various physical and information-entropy-based models to arrive at estimates of a probabilistic certificate of correctness (PCC) for a given design. This included exogenous artificial effects and sets of metrics dealing specifically with exogenous variables, those variables whose value is determined outside the model in which it is used:</w:t>
      </w:r>
    </w:p>
    <w:p w:rsidR="00D25571" w:rsidRDefault="00D25571" w:rsidP="00F767B9">
      <w:pPr>
        <w:pStyle w:val="ListBullet2"/>
      </w:pPr>
      <w:r>
        <w:t>Manufacturing variance (the RLC example)</w:t>
      </w:r>
    </w:p>
    <w:p w:rsidR="00D25571" w:rsidRDefault="00D25571" w:rsidP="00F767B9">
      <w:pPr>
        <w:pStyle w:val="ListBullet2"/>
      </w:pPr>
      <w:r>
        <w:t>Semantic network links</w:t>
      </w:r>
    </w:p>
    <w:p w:rsidR="00D25571" w:rsidRDefault="00D25571" w:rsidP="00F767B9">
      <w:pPr>
        <w:pStyle w:val="ListBullet2"/>
      </w:pPr>
      <w:r>
        <w:t>Travel dispersion</w:t>
      </w:r>
    </w:p>
    <w:p w:rsidR="00D25571" w:rsidRDefault="00D25571" w:rsidP="00F767B9">
      <w:pPr>
        <w:pStyle w:val="ListBullet2"/>
      </w:pPr>
      <w:r>
        <w:t>Wireless signal latency</w:t>
      </w:r>
    </w:p>
    <w:p w:rsidR="00D25571" w:rsidRDefault="00D25571" w:rsidP="004B1F14">
      <w:pPr>
        <w:pStyle w:val="ListBullet2"/>
      </w:pPr>
      <w:r>
        <w:t>Human reaction times</w:t>
      </w:r>
    </w:p>
    <w:p w:rsidR="00D25571" w:rsidRPr="007F2371" w:rsidRDefault="00D25571" w:rsidP="007F2371">
      <w:pPr>
        <w:pStyle w:val="Body"/>
      </w:pPr>
      <w:r>
        <w:t>This approach is based upon application of the maximum entropy formulation and a careful consideration of the measure space</w:t>
      </w:r>
      <w:r w:rsidRPr="007B11C1">
        <w:rPr>
          <w:rStyle w:val="FootnoteReference"/>
        </w:rPr>
        <w:footnoteReference w:id="2"/>
      </w:r>
      <w:r>
        <w:t>.  By applying minimal information to stochastic models of various behaviors, that we can infer the essential probability distributions, and therefore concisely model contextual behaviors suitable for conversion (in reverse) to uncertainty bounds — necessary for tasks such as verifying vehicle or system environmental suitability.  Th</w:t>
      </w:r>
      <w:r w:rsidR="00A24F4E">
        <w:t xml:space="preserve">is </w:t>
      </w:r>
      <w:r w:rsidR="007B11C1">
        <w:t xml:space="preserve">choice </w:t>
      </w:r>
      <w:r w:rsidR="00A24F4E">
        <w:t>results in a</w:t>
      </w:r>
      <w:r w:rsidRPr="007F2371">
        <w:t xml:space="preserve"> modeling approach for disordered systems and data containing uncertainty, using techniques such as the maximum entropy principle and superstatistics, has a more formal basis than the heuristic or fractal models conventionally used</w:t>
      </w:r>
      <w:r w:rsidR="00A24F4E">
        <w:t xml:space="preserve"> to empirically fit data.</w:t>
      </w:r>
    </w:p>
    <w:p w:rsidR="00D25571" w:rsidRPr="007F2371" w:rsidRDefault="00D25571" w:rsidP="007F2371">
      <w:pPr>
        <w:pStyle w:val="Body"/>
      </w:pPr>
      <w:r>
        <w:t>In the following sections</w:t>
      </w:r>
      <w:r w:rsidR="00A24F4E">
        <w:t>, we</w:t>
      </w:r>
      <w:r>
        <w:t xml:space="preserve"> describe t</w:t>
      </w:r>
      <w:r w:rsidRPr="007F2371">
        <w:t xml:space="preserve">he basics </w:t>
      </w:r>
      <w:r>
        <w:t>of this approach.  M</w:t>
      </w:r>
      <w:r w:rsidRPr="007F2371">
        <w:t>ore sophisticated analyses</w:t>
      </w:r>
      <w:r>
        <w:t xml:space="preserve"> can be developed on this foundation, for example:</w:t>
      </w:r>
    </w:p>
    <w:p w:rsidR="00D25571" w:rsidRDefault="00D25571" w:rsidP="00D8091B">
      <w:pPr>
        <w:pStyle w:val="ListParagraph"/>
        <w:numPr>
          <w:ilvl w:val="0"/>
          <w:numId w:val="34"/>
        </w:numPr>
      </w:pPr>
      <w:r w:rsidRPr="00A71D46">
        <w:t>Growth curves</w:t>
      </w:r>
    </w:p>
    <w:p w:rsidR="00D25571" w:rsidRDefault="00D25571" w:rsidP="00D8091B">
      <w:pPr>
        <w:pStyle w:val="ListParagraph"/>
        <w:numPr>
          <w:ilvl w:val="0"/>
          <w:numId w:val="34"/>
        </w:numPr>
      </w:pPr>
      <w:r>
        <w:t>Generalized c</w:t>
      </w:r>
      <w:r w:rsidRPr="00A71D46">
        <w:t xml:space="preserve">orrelation functions in the real-space domain </w:t>
      </w:r>
    </w:p>
    <w:p w:rsidR="00D25571" w:rsidRDefault="00D25571" w:rsidP="00D8091B">
      <w:pPr>
        <w:pStyle w:val="ListParagraph"/>
        <w:numPr>
          <w:ilvl w:val="0"/>
          <w:numId w:val="34"/>
        </w:numPr>
      </w:pPr>
      <w:r w:rsidRPr="00A71D46">
        <w:t>Combining correlation functions with spectral representations</w:t>
      </w:r>
      <w:r>
        <w:t>, both in</w:t>
      </w:r>
      <w:r w:rsidRPr="00A71D46">
        <w:t xml:space="preserve"> </w:t>
      </w:r>
      <w:r>
        <w:t xml:space="preserve">the </w:t>
      </w:r>
      <w:r w:rsidRPr="00A71D46">
        <w:t>spatial and temporal domains of system context.</w:t>
      </w:r>
    </w:p>
    <w:p w:rsidR="00AD4EDE" w:rsidRDefault="00A24F4E" w:rsidP="00AD4EDE">
      <w:pPr>
        <w:pStyle w:val="Body"/>
      </w:pPr>
      <w:r>
        <w:t>These analyses will be covered in subsequent volumes</w:t>
      </w:r>
      <w:r w:rsidR="00B50D55">
        <w:t xml:space="preserve"> (see Appendices B,</w:t>
      </w:r>
      <w:ins w:id="18" w:author="pukitepa" w:date="2013-02-08T16:02:00Z">
        <w:r w:rsidR="007317D4">
          <w:t xml:space="preserve"> </w:t>
        </w:r>
      </w:ins>
      <w:r w:rsidR="00B50D55">
        <w:t>C,</w:t>
      </w:r>
      <w:ins w:id="19" w:author="pukitepa" w:date="2013-02-08T16:02:00Z">
        <w:r w:rsidR="007317D4">
          <w:t xml:space="preserve"> </w:t>
        </w:r>
      </w:ins>
      <w:r w:rsidR="00B50D55">
        <w:t>D)</w:t>
      </w:r>
      <w:r>
        <w:t>.</w:t>
      </w:r>
    </w:p>
    <w:p w:rsidR="00D25571" w:rsidRDefault="00D25571" w:rsidP="00792FFB">
      <w:pPr>
        <w:pStyle w:val="HeadingRunIn"/>
      </w:pPr>
      <w:r>
        <w:t xml:space="preserve">Characterization to Modeling </w:t>
      </w:r>
    </w:p>
    <w:p w:rsidR="00D25571" w:rsidRDefault="00D25571" w:rsidP="00792FFB">
      <w:pPr>
        <w:pStyle w:val="BodyAfterHead"/>
      </w:pPr>
      <w:r>
        <w:t>Fundamentally,</w:t>
      </w:r>
      <w:r w:rsidRPr="00792FFB">
        <w:t xml:space="preserve"> context modeling </w:t>
      </w:r>
      <w:r>
        <w:t>involves</w:t>
      </w:r>
      <w:r w:rsidRPr="00792FFB">
        <w:t xml:space="preserve"> applying the scientific method to describe the physical world. </w:t>
      </w:r>
      <w:r>
        <w:t xml:space="preserve"> </w:t>
      </w:r>
      <w:r w:rsidR="00E26E08">
        <w:fldChar w:fldCharType="begin"/>
      </w:r>
      <w:r>
        <w:instrText xml:space="preserve"> REF _Ref325636596 \h </w:instrText>
      </w:r>
      <w:r w:rsidR="00E26E08">
        <w:fldChar w:fldCharType="separate"/>
      </w:r>
      <w:r>
        <w:t xml:space="preserve">Figure </w:t>
      </w:r>
      <w:r>
        <w:rPr>
          <w:noProof/>
        </w:rPr>
        <w:t>2</w:t>
      </w:r>
      <w:r w:rsidR="00E26E08">
        <w:fldChar w:fldCharType="end"/>
      </w:r>
      <w:r>
        <w:t xml:space="preserve"> below shows the process going from (1) initial observations, to (2) characterization, and then to (3) modeling. </w:t>
      </w:r>
    </w:p>
    <w:p w:rsidR="00D25571" w:rsidRDefault="00D25571" w:rsidP="00914B0D">
      <w:pPr>
        <w:pStyle w:val="Body"/>
        <w:keepNext/>
        <w:jc w:val="center"/>
      </w:pPr>
      <w:r>
        <w:rPr>
          <w:noProof/>
        </w:rPr>
        <w:lastRenderedPageBreak/>
        <w:drawing>
          <wp:inline distT="0" distB="0" distL="0" distR="0">
            <wp:extent cx="4987855" cy="959556"/>
            <wp:effectExtent l="38100" t="0" r="22295" b="0"/>
            <wp:docPr id="35"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D25571" w:rsidRDefault="00D25571" w:rsidP="00914B0D">
      <w:pPr>
        <w:pStyle w:val="Caption"/>
      </w:pPr>
      <w:bookmarkStart w:id="20" w:name="_Ref325636596"/>
      <w:r>
        <w:t xml:space="preserve">Figure </w:t>
      </w:r>
      <w:fldSimple w:instr=" SEQ Figure \* ARABIC ">
        <w:r w:rsidR="00CF2D22">
          <w:rPr>
            <w:noProof/>
          </w:rPr>
          <w:t>2</w:t>
        </w:r>
      </w:fldSimple>
      <w:bookmarkEnd w:id="20"/>
      <w:r>
        <w:t>: Process of Modeling</w:t>
      </w:r>
    </w:p>
    <w:p w:rsidR="00D25571" w:rsidRDefault="00D25571" w:rsidP="001B0F5B">
      <w:pPr>
        <w:pStyle w:val="Body"/>
      </w:pPr>
      <w:r>
        <w:t xml:space="preserve">Stage 1 represents gathering the initial data from observations and measurements. </w:t>
      </w:r>
    </w:p>
    <w:p w:rsidR="00D25571" w:rsidRDefault="00D25571" w:rsidP="001B0F5B">
      <w:pPr>
        <w:pStyle w:val="Body"/>
      </w:pPr>
      <w:r>
        <w:t xml:space="preserve">Stage 2 transforms the raw data to usable information —characterization imparts deeper categorical qualities and meaning to the data. In characterizing the initial data, we may not yet know the process or theory explaining how the data was generated, but inferences can be made from information made available, through for example a graphical form or as a lookup table. Such characterization of categorized data will allow the differentiation from other sets of data. For example, by charting the frequency of slopes in an environmental terrain data set, we can tell if one region is on average steeper than another region. </w:t>
      </w:r>
    </w:p>
    <w:p w:rsidR="00D25571" w:rsidRDefault="00D25571" w:rsidP="001B0F5B">
      <w:pPr>
        <w:pStyle w:val="Body"/>
      </w:pPr>
      <w:r>
        <w:t>Stage 3 transforms the information to real knowledge via scientific modeling. By modeling we can bring a much deeper understanding to the information at hand than someone who only has lookup tables. To provide one benefit, we can extrapolate to regions outside the scope of our data ranges. Then, we can not only say how much steeper one area is than another but we can explain the reason and thus have additional knowledge to infer from.</w:t>
      </w:r>
      <w:r w:rsidR="0085591B">
        <w:t xml:space="preserve"> In other words, we can extend our reasoning capability.</w:t>
      </w:r>
    </w:p>
    <w:p w:rsidR="00D25571" w:rsidRPr="00685ACA" w:rsidRDefault="00D25571" w:rsidP="00685ACA">
      <w:pPr>
        <w:pStyle w:val="Body"/>
      </w:pPr>
      <w:r w:rsidRPr="00685ACA">
        <w:t xml:space="preserve">We will treat these models in as concise a formulation as </w:t>
      </w:r>
      <w:r>
        <w:t>possible to</w:t>
      </w:r>
      <w:r w:rsidRPr="00685ACA">
        <w:t xml:space="preserve"> avoid undue complexity, and we apply physical first principles to justify their description </w:t>
      </w:r>
    </w:p>
    <w:p w:rsidR="00D25571" w:rsidRDefault="00D25571" w:rsidP="00123FD2">
      <w:pPr>
        <w:pStyle w:val="HeadingRunIn"/>
      </w:pPr>
      <w:r>
        <w:t>Context Modeling of Environmental Domains</w:t>
      </w:r>
    </w:p>
    <w:p w:rsidR="00D25571" w:rsidRDefault="00D25571" w:rsidP="00F45D6F">
      <w:pPr>
        <w:pStyle w:val="Body"/>
      </w:pPr>
      <w:r>
        <w:t>To better convey how this final modeling step is performed, we now provide examples applying maximum entropy principles and superstatistics to several practical examples: (1) wind speed, (2) terrain slopes, (3) rainfall intensity, (4) wave crest heights, and (5) electro-magnetic signal clutter. These all share a common foundation, as each draws from energy from the environment to give a range in intensity of some measure. In each case, the intensity is a readily measured observable, with the general trend of higher intensity values occurring less frequently than the low intensity values. The zero energy state is indeed the most common in all these measures.</w:t>
      </w:r>
    </w:p>
    <w:p w:rsidR="00D25571" w:rsidRDefault="00D25571" w:rsidP="00F45D6F">
      <w:pPr>
        <w:pStyle w:val="Body"/>
      </w:pPr>
      <w:r>
        <w:t>An initial set of questions to consider from a context modeling perspective is what general characterization can we make from these observables, and then what universal modeling approaches can we apply?</w:t>
      </w:r>
    </w:p>
    <w:p w:rsidR="00D25571" w:rsidRDefault="00D25571" w:rsidP="00F45D6F">
      <w:pPr>
        <w:pStyle w:val="Body"/>
      </w:pPr>
      <w:r>
        <w:t>Drawing from the perspective of maximum entropy, we first consider that the probability of a high energy configuration is typically treated as a variation of a Boltzmann factor:</w:t>
      </w:r>
    </w:p>
    <w:p w:rsidR="00D25571" w:rsidRDefault="00E26E08" w:rsidP="00F45D6F">
      <w:pPr>
        <w:pStyle w:val="Body"/>
      </w:pPr>
      <m:oMathPara>
        <m:oMath>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A</m:t>
                  </m:r>
                </m:sub>
              </m:sSub>
            </m:sup>
          </m:sSup>
        </m:oMath>
      </m:oMathPara>
    </w:p>
    <w:p w:rsidR="00D25571" w:rsidRDefault="00D25571" w:rsidP="00F45D6F">
      <w:pPr>
        <w:pStyle w:val="Body"/>
      </w:pPr>
      <w:r>
        <w:t xml:space="preserve">where </w:t>
      </w:r>
      <w:r w:rsidRPr="007F2371">
        <w:rPr>
          <w:i/>
        </w:rPr>
        <w:t>E</w:t>
      </w:r>
      <w:r w:rsidRPr="007F2371">
        <w:rPr>
          <w:i/>
          <w:vertAlign w:val="subscript"/>
        </w:rPr>
        <w:t>A</w:t>
      </w:r>
      <w:r>
        <w:t xml:space="preserve"> is the activation energy for occurrence. In this approach, the likelihood of higher energies becomes exponentially damped, scaled by the activation energy constant.  The connection to maximum entropy is that we can treat this factor as a probability and then apply it as a probability density function of the measure of interest:</w:t>
      </w:r>
    </w:p>
    <w:p w:rsidR="00D25571" w:rsidRDefault="00D25571" w:rsidP="00F45D6F">
      <w:pPr>
        <w:pStyle w:val="Body"/>
      </w:pPr>
      <m:oMathPara>
        <m:oMath>
          <m:r>
            <w:rPr>
              <w:rFonts w:ascii="Cambria Math" w:hAnsi="Cambria Math"/>
            </w:rPr>
            <w:lastRenderedPageBreak/>
            <m:t>p</m:t>
          </m:r>
          <m:d>
            <m:dPr>
              <m:ctrlPr>
                <w:rPr>
                  <w:rFonts w:ascii="Cambria Math" w:hAnsi="Cambria Math"/>
                  <w:i/>
                </w:rPr>
              </m:ctrlPr>
            </m:dPr>
            <m:e>
              <m:r>
                <w:rPr>
                  <w:rFonts w:ascii="Cambria Math" w:hAnsi="Cambria Math"/>
                </w:rPr>
                <m:t>E</m:t>
              </m:r>
            </m:e>
          </m:d>
          <m:r>
            <w:rPr>
              <w:rFonts w:ascii="Cambria Math" w:hAnsi="Cambria Math"/>
            </w:rPr>
            <m:t>dE=</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A</m:t>
                  </m:r>
                </m:sub>
              </m:sSub>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A</m:t>
                  </m:r>
                </m:sub>
              </m:sSub>
            </m:sup>
          </m:sSup>
          <m:r>
            <w:rPr>
              <w:rFonts w:ascii="Cambria Math" w:hAnsi="Cambria Math"/>
            </w:rPr>
            <m:t xml:space="preserve"> dE</m:t>
          </m:r>
        </m:oMath>
      </m:oMathPara>
    </w:p>
    <w:p w:rsidR="00D25571" w:rsidRDefault="00D25571" w:rsidP="00F45D6F">
      <w:pPr>
        <w:pStyle w:val="Body"/>
      </w:pPr>
      <w:r>
        <w:t xml:space="preserve">The choice of the exponential in terms of MaxEnt is that it is the least biased estimator considering that </w:t>
      </w:r>
      <w:r w:rsidRPr="007F2371">
        <w:rPr>
          <w:i/>
        </w:rPr>
        <w:t>E</w:t>
      </w:r>
      <w:r w:rsidRPr="007F2371">
        <w:rPr>
          <w:i/>
          <w:vertAlign w:val="subscript"/>
        </w:rPr>
        <w:t>A</w:t>
      </w:r>
      <w:r>
        <w:t xml:space="preserve"> is the </w:t>
      </w:r>
      <w:r w:rsidRPr="00AA34E5">
        <w:rPr>
          <w:b/>
        </w:rPr>
        <w:t>average</w:t>
      </w:r>
      <w:r>
        <w:t xml:space="preserve"> energy of the configuration. If we happened to know the variance of the ensemble configuration, this would lead to a normal, Gaussian PDF.  Yet, since we in general lack this knowledge, we need to rely on the least amount of information available, and this is the exponential, or Boltzmann factor.</w:t>
      </w:r>
    </w:p>
    <w:p w:rsidR="00D25571" w:rsidRDefault="00D25571" w:rsidP="00F45D6F">
      <w:pPr>
        <w:pStyle w:val="Body"/>
      </w:pPr>
      <w:r>
        <w:t xml:space="preserve"> Next we consider the application of the activation energy for the individual cases.  For wind distributions, the kinetic energy is related to the square of the wind speed, </w:t>
      </w:r>
      <w:r w:rsidRPr="00AA34E5">
        <w:rPr>
          <w:i/>
        </w:rPr>
        <w:t>v</w:t>
      </w:r>
      <w:r>
        <w:t>. This turns into the Rayleigh distribution.</w:t>
      </w:r>
    </w:p>
    <w:p w:rsidR="00D25571" w:rsidRDefault="00E26E08" w:rsidP="00F45D6F">
      <w:pPr>
        <w:pStyle w:val="Body"/>
      </w:pPr>
      <m:oMathPara>
        <m:oMath>
          <m:m>
            <m:mPr>
              <m:mcs>
                <m:mc>
                  <m:mcPr>
                    <m:count m:val="1"/>
                    <m:mcJc m:val="center"/>
                  </m:mcPr>
                </m:mc>
              </m:mcs>
              <m:ctrlPr>
                <w:rPr>
                  <w:rFonts w:ascii="Cambria Math" w:hAnsi="Cambria Math"/>
                  <w:i/>
                </w:rPr>
              </m:ctrlPr>
            </m:mPr>
            <m:mr>
              <m:e>
                <m:r>
                  <w:rPr>
                    <w:rFonts w:ascii="Cambria Math" w:hAnsi="Cambria Math"/>
                  </w:rPr>
                  <m:t>E ~ k</m:t>
                </m:r>
                <m:sSup>
                  <m:sSupPr>
                    <m:ctrlPr>
                      <w:rPr>
                        <w:rFonts w:ascii="Cambria Math" w:hAnsi="Cambria Math"/>
                        <w:i/>
                      </w:rPr>
                    </m:ctrlPr>
                  </m:sSupPr>
                  <m:e>
                    <m:r>
                      <w:rPr>
                        <w:rFonts w:ascii="Cambria Math" w:hAnsi="Cambria Math"/>
                      </w:rPr>
                      <m:t>v</m:t>
                    </m:r>
                  </m:e>
                  <m:sup>
                    <m:r>
                      <w:rPr>
                        <w:rFonts w:ascii="Cambria Math" w:hAnsi="Cambria Math"/>
                      </w:rPr>
                      <m:t>2</m:t>
                    </m:r>
                  </m:sup>
                </m:sSup>
              </m:e>
            </m:mr>
            <m:mr>
              <m:e>
                <m:r>
                  <w:rPr>
                    <w:rFonts w:ascii="Cambria Math" w:hAnsi="Cambria Math"/>
                  </w:rPr>
                  <m:t>dE= 2 k dv</m:t>
                </m:r>
              </m:e>
            </m:mr>
            <m:mr>
              <m:e>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 xml:space="preserve"> ~ 2kv </m:t>
                </m:r>
                <m:sSup>
                  <m:sSupPr>
                    <m:ctrlPr>
                      <w:rPr>
                        <w:rFonts w:ascii="Cambria Math" w:hAnsi="Cambria Math"/>
                        <w:i/>
                      </w:rPr>
                    </m:ctrlPr>
                  </m:sSupPr>
                  <m:e>
                    <m:r>
                      <w:rPr>
                        <w:rFonts w:ascii="Cambria Math" w:hAnsi="Cambria Math"/>
                      </w:rPr>
                      <m:t>e</m:t>
                    </m:r>
                  </m:e>
                  <m:sup>
                    <m:r>
                      <w:rPr>
                        <w:rFonts w:ascii="Cambria Math" w:hAnsi="Cambria Math"/>
                      </w:rPr>
                      <m:t>-k</m:t>
                    </m:r>
                    <m:sSup>
                      <m:sSupPr>
                        <m:ctrlPr>
                          <w:rPr>
                            <w:rFonts w:ascii="Cambria Math" w:hAnsi="Cambria Math"/>
                            <w:i/>
                          </w:rPr>
                        </m:ctrlPr>
                      </m:sSupPr>
                      <m:e>
                        <m:r>
                          <w:rPr>
                            <w:rFonts w:ascii="Cambria Math" w:hAnsi="Cambria Math"/>
                          </w:rPr>
                          <m:t>v</m:t>
                        </m:r>
                      </m:e>
                      <m:sup>
                        <m:r>
                          <w:rPr>
                            <w:rFonts w:ascii="Cambria Math" w:hAnsi="Cambria Math"/>
                          </w:rPr>
                          <m:t>2</m:t>
                        </m:r>
                      </m:sup>
                    </m:sSup>
                  </m:sup>
                </m:sSup>
              </m:e>
            </m:mr>
          </m:m>
        </m:oMath>
      </m:oMathPara>
    </w:p>
    <w:p w:rsidR="00D25571" w:rsidRDefault="00D25571" w:rsidP="00F45D6F">
      <w:pPr>
        <w:pStyle w:val="Body"/>
      </w:pPr>
      <w:r>
        <w:t>Electromagnetic signal clutter follows a similar derivation as the energy is the square of the amplitude of the electric signal.</w:t>
      </w:r>
    </w:p>
    <w:p w:rsidR="00D25571" w:rsidRDefault="00D25571" w:rsidP="00F45D6F">
      <w:pPr>
        <w:pStyle w:val="Body"/>
      </w:pPr>
      <w:r>
        <w:t xml:space="preserve">For terrain distributions, we can to first order suggest that a potential energy is directly proportional to the terrain slope. </w:t>
      </w:r>
      <w:r>
        <w:rPr>
          <w:rFonts w:ascii="Cambria Math" w:hAnsi="Cambria Math"/>
        </w:rPr>
        <w:br/>
      </w: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-ks</m:t>
              </m:r>
            </m:sup>
          </m:sSup>
        </m:oMath>
      </m:oMathPara>
    </w:p>
    <w:p w:rsidR="00D25571" w:rsidRDefault="00D25571" w:rsidP="00F45D6F">
      <w:pPr>
        <w:pStyle w:val="Body"/>
      </w:pPr>
      <w:r>
        <w:t>For rainfall intensity, we consider the potential energy associated with a volume of water under gravitational forces. The larger the volume, the greater the encapsulated energy, which gets released scaled to the rate intensity of the rainfall.</w:t>
      </w:r>
    </w:p>
    <w:p w:rsidR="00D25571" w:rsidRDefault="00D25571" w:rsidP="00F45D6F">
      <w:pPr>
        <w:pStyle w:val="Body"/>
      </w:pPr>
      <w:r>
        <w:t xml:space="preserve">Finally, for aquatic wave crests, the energy of the waves is proportional to square of the crest height. This works only to some level, as shoaling and non-linear fluid mechanics can prevent or attenuate taller waves. </w:t>
      </w:r>
    </w:p>
    <w:p w:rsidR="00D25571" w:rsidRDefault="00D25571" w:rsidP="00F45D6F">
      <w:pPr>
        <w:pStyle w:val="Body"/>
      </w:pPr>
      <w:r>
        <w:t xml:space="preserve">Now consider that in each of these cases, the value of the activation energy can vary depending on regional or environmental conditions.  For the case of rainfall, the intensity of the rainfall can be predicated on other conditions besides the volume of the water vapor alone. This leads to the idea of a super-statistical distribution.  Here we not only apply the exponential PDF to the measures of interest, but we grant that probability an extra layer of uncertainty. That uncertainty would commonly apply to the value of </w:t>
      </w:r>
      <w:r w:rsidRPr="007F2371">
        <w:rPr>
          <w:i/>
        </w:rPr>
        <w:t>E</w:t>
      </w:r>
      <w:r w:rsidRPr="007F2371">
        <w:rPr>
          <w:i/>
          <w:vertAlign w:val="subscript"/>
        </w:rPr>
        <w:t>A</w:t>
      </w:r>
      <w:r>
        <w:t xml:space="preserve"> or to some other constant of proportionality.</w:t>
      </w:r>
    </w:p>
    <w:p w:rsidR="00D25571" w:rsidRDefault="00D25571" w:rsidP="00F45D6F">
      <w:pPr>
        <w:pStyle w:val="Body"/>
      </w:pPr>
      <w:r>
        <w:t>Based upon activation energy proportionality or some other variant measure, different kinds of statistical distributions can be derived. For example, by considering variations in capacity and growth time, such phenomena as cloud sizes, lake sizes, and particulate sizes can be modeled. These become fat-tail distributions due to the weighting of the rate calculation, as a strong variant situated in the denominator of a stochastic ratio turns into a heavy weighting in the tail of a distribution.</w:t>
      </w:r>
    </w:p>
    <w:p w:rsidR="00D25571" w:rsidRDefault="00D25571" w:rsidP="004B1F14">
      <w:pPr>
        <w:pStyle w:val="Body"/>
      </w:pPr>
      <w:r>
        <w:t xml:space="preserve">The foregoing are exemplars of the general superstatistical approach we apply to natural context domains. The table below describes several of the practical examples. For many of these natural phenomena, empirical data sets can be used as samples from the observational space. By inferring information from a model that more accurately represents the underlying behavior than can a generic statistical distribution </w:t>
      </w:r>
      <w:r>
        <w:lastRenderedPageBreak/>
        <w:t>more fundamental insights may be inferred. This has a number of benefits, including conciseness of representation and potentially better estimation of rare events.</w:t>
      </w:r>
    </w:p>
    <w:p w:rsidR="00D25571" w:rsidRDefault="00D25571" w:rsidP="00DA20FB">
      <w:pPr>
        <w:pStyle w:val="Caption"/>
        <w:keepNext/>
      </w:pPr>
      <w:r>
        <w:t xml:space="preserve">Table </w:t>
      </w:r>
      <w:fldSimple w:instr=" SEQ Table \* ARABIC ">
        <w:r>
          <w:rPr>
            <w:noProof/>
          </w:rPr>
          <w:t>2</w:t>
        </w:r>
      </w:fldSimple>
      <w:r>
        <w:t>: List of stochastic models</w:t>
      </w:r>
    </w:p>
    <w:tbl>
      <w:tblPr>
        <w:tblStyle w:val="LightShading1"/>
        <w:tblW w:w="9738" w:type="dxa"/>
        <w:tblLook w:val="04A0"/>
      </w:tblPr>
      <w:tblGrid>
        <w:gridCol w:w="1458"/>
        <w:gridCol w:w="1481"/>
        <w:gridCol w:w="2309"/>
        <w:gridCol w:w="4490"/>
      </w:tblGrid>
      <w:tr w:rsidR="00D25571" w:rsidTr="009B1247">
        <w:trPr>
          <w:cnfStyle w:val="100000000000"/>
        </w:trPr>
        <w:tc>
          <w:tcPr>
            <w:cnfStyle w:val="001000000000"/>
            <w:tcW w:w="1458" w:type="dxa"/>
          </w:tcPr>
          <w:p w:rsidR="00D25571" w:rsidRDefault="00D25571" w:rsidP="00DA20FB">
            <w:r>
              <w:t>Stochastic Metric</w:t>
            </w:r>
          </w:p>
        </w:tc>
        <w:tc>
          <w:tcPr>
            <w:tcW w:w="1481" w:type="dxa"/>
          </w:tcPr>
          <w:p w:rsidR="00D25571" w:rsidRDefault="00D25571" w:rsidP="00DA20FB">
            <w:pPr>
              <w:cnfStyle w:val="100000000000"/>
            </w:pPr>
            <w:r>
              <w:t>Elements</w:t>
            </w:r>
          </w:p>
        </w:tc>
        <w:tc>
          <w:tcPr>
            <w:tcW w:w="0" w:type="auto"/>
          </w:tcPr>
          <w:p w:rsidR="00D25571" w:rsidRDefault="00D25571" w:rsidP="00DA20FB">
            <w:pPr>
              <w:cnfStyle w:val="100000000000"/>
            </w:pPr>
            <w:r>
              <w:t>Description</w:t>
            </w:r>
          </w:p>
        </w:tc>
        <w:tc>
          <w:tcPr>
            <w:tcW w:w="4490" w:type="dxa"/>
          </w:tcPr>
          <w:p w:rsidR="00D25571" w:rsidRDefault="00D25571" w:rsidP="00DA20FB">
            <w:pPr>
              <w:cnfStyle w:val="100000000000"/>
            </w:pPr>
            <w:r>
              <w:t>Data</w:t>
            </w:r>
          </w:p>
        </w:tc>
      </w:tr>
      <w:tr w:rsidR="00D25571" w:rsidTr="009B1247">
        <w:trPr>
          <w:cnfStyle w:val="000000100000"/>
        </w:trPr>
        <w:tc>
          <w:tcPr>
            <w:cnfStyle w:val="001000000000"/>
            <w:tcW w:w="1458" w:type="dxa"/>
          </w:tcPr>
          <w:p w:rsidR="00D25571" w:rsidRDefault="00D25571" w:rsidP="00DA20FB">
            <w:r>
              <w:t>Wind</w:t>
            </w:r>
          </w:p>
        </w:tc>
        <w:tc>
          <w:tcPr>
            <w:tcW w:w="1481" w:type="dxa"/>
          </w:tcPr>
          <w:p w:rsidR="00D25571" w:rsidRDefault="00D25571">
            <w:pPr>
              <w:cnfStyle w:val="000000100000"/>
            </w:pPr>
            <w:r w:rsidRPr="00465891">
              <w:t>PDF</w:t>
            </w:r>
            <w:r>
              <w:t>, ME, SS</w:t>
            </w:r>
          </w:p>
        </w:tc>
        <w:tc>
          <w:tcPr>
            <w:tcW w:w="0" w:type="auto"/>
          </w:tcPr>
          <w:p w:rsidR="00D25571" w:rsidRDefault="00D25571" w:rsidP="00AA2EE1">
            <w:pPr>
              <w:cnfStyle w:val="000000100000"/>
            </w:pPr>
            <w:r>
              <w:t>Model of wind speeds</w:t>
            </w:r>
          </w:p>
        </w:tc>
        <w:tc>
          <w:tcPr>
            <w:tcW w:w="4490" w:type="dxa"/>
          </w:tcPr>
          <w:p w:rsidR="006E267A" w:rsidRDefault="00D25571">
            <w:pPr>
              <w:cnfStyle w:val="000000100000"/>
              <w:rPr>
                <w:color w:val="auto"/>
              </w:rPr>
            </w:pPr>
            <w:r>
              <w:t>Bonneville Power Authority</w:t>
            </w:r>
            <w:r w:rsidR="00E26E08">
              <w:fldChar w:fldCharType="begin"/>
            </w:r>
            <w:r w:rsidR="004432CC">
              <w:instrText xml:space="preserve"> ADDIN ZOTERO_ITEM CSL_CITATION {"citationID":"22ofuomldg","properties":{"formattedCitation":"[18]","plainCitation":"[18]"},"citationItems":[{"id":41,"uris":["http://zotero.org/users/954774/items/PGSWPEPE"],"uri":["http://zotero.org/users/954774/items/PGSWPEPE"],"itemData":{"id":41,"type":"webpage","title":"BPA Meteorological Information","container-title":"Meteorological Information from BPA Weather Sites","URL":"http://transmission.bpa.gov/business/operations/wind/MetData.aspx","author":[{"family":"BPA","given":""}],"accessed":{"year":2012,"month":5,"day":31}}}],"schema":"https://github.com/citation-style-language/schema/raw/master/csl-citation.json"} </w:instrText>
            </w:r>
            <w:r w:rsidR="00E26E08">
              <w:fldChar w:fldCharType="separate"/>
            </w:r>
            <w:r w:rsidR="00431715">
              <w:t>[18]</w:t>
            </w:r>
            <w:r w:rsidR="00E26E08">
              <w:fldChar w:fldCharType="end"/>
            </w:r>
          </w:p>
        </w:tc>
      </w:tr>
      <w:tr w:rsidR="00D25571" w:rsidTr="009B1247">
        <w:tc>
          <w:tcPr>
            <w:cnfStyle w:val="001000000000"/>
            <w:tcW w:w="1458" w:type="dxa"/>
          </w:tcPr>
          <w:p w:rsidR="00D25571" w:rsidRDefault="00D25571" w:rsidP="00DA20FB">
            <w:r>
              <w:t>Rainfall</w:t>
            </w:r>
          </w:p>
        </w:tc>
        <w:tc>
          <w:tcPr>
            <w:tcW w:w="1481" w:type="dxa"/>
          </w:tcPr>
          <w:p w:rsidR="00D25571" w:rsidRDefault="00D25571">
            <w:pPr>
              <w:cnfStyle w:val="000000000000"/>
            </w:pPr>
            <w:r w:rsidRPr="00465891">
              <w:t>PDF</w:t>
            </w:r>
            <w:r>
              <w:t>, ME, SS</w:t>
            </w:r>
          </w:p>
        </w:tc>
        <w:tc>
          <w:tcPr>
            <w:tcW w:w="0" w:type="auto"/>
          </w:tcPr>
          <w:p w:rsidR="00D25571" w:rsidRDefault="00D25571" w:rsidP="00AA2EE1">
            <w:pPr>
              <w:cnfStyle w:val="000000000000"/>
            </w:pPr>
            <w:r>
              <w:t>Model of rainfall amount</w:t>
            </w:r>
          </w:p>
        </w:tc>
        <w:tc>
          <w:tcPr>
            <w:tcW w:w="4490" w:type="dxa"/>
          </w:tcPr>
          <w:p w:rsidR="006E267A" w:rsidRDefault="00D25571">
            <w:pPr>
              <w:cnfStyle w:val="000000000000"/>
              <w:rPr>
                <w:color w:val="auto"/>
              </w:rPr>
            </w:pPr>
            <w:r w:rsidRPr="00DA20FB">
              <w:rPr>
                <w:rFonts w:eastAsia="TimesNewRoman"/>
              </w:rPr>
              <w:t>Hydrometeorology</w:t>
            </w:r>
            <w:r>
              <w:rPr>
                <w:rFonts w:eastAsia="TimesNewRoman"/>
              </w:rPr>
              <w:t xml:space="preserve"> </w:t>
            </w:r>
            <w:r w:rsidRPr="00DA20FB">
              <w:rPr>
                <w:rFonts w:eastAsia="TimesNewRoman"/>
              </w:rPr>
              <w:t>Lab University</w:t>
            </w:r>
            <w:r>
              <w:rPr>
                <w:rFonts w:eastAsia="TimesNewRoman"/>
              </w:rPr>
              <w:t xml:space="preserve"> of Iowa</w:t>
            </w:r>
            <w:r w:rsidR="00E26E08">
              <w:rPr>
                <w:rFonts w:eastAsia="TimesNewRoman"/>
              </w:rPr>
              <w:fldChar w:fldCharType="begin"/>
            </w:r>
            <w:r w:rsidR="004432CC">
              <w:rPr>
                <w:rFonts w:eastAsia="TimesNewRoman"/>
              </w:rPr>
              <w:instrText xml:space="preserve"> ADDIN ZOTERO_ITEM CSL_CITATION {"citationID":"248ecrtigu","properties":{"formattedCitation":"[19]","plainCitation":"[19]"},"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rsidR="00E26E08">
              <w:rPr>
                <w:rFonts w:eastAsia="TimesNewRoman"/>
              </w:rPr>
              <w:fldChar w:fldCharType="separate"/>
            </w:r>
            <w:r w:rsidR="00431715">
              <w:rPr>
                <w:rFonts w:eastAsia="TimesNewRoman"/>
              </w:rPr>
              <w:t>[19]</w:t>
            </w:r>
            <w:r w:rsidR="00E26E08">
              <w:rPr>
                <w:rFonts w:eastAsia="TimesNewRoman"/>
              </w:rPr>
              <w:fldChar w:fldCharType="end"/>
            </w:r>
          </w:p>
        </w:tc>
      </w:tr>
      <w:tr w:rsidR="00D25571" w:rsidTr="009B1247">
        <w:trPr>
          <w:cnfStyle w:val="000000100000"/>
        </w:trPr>
        <w:tc>
          <w:tcPr>
            <w:cnfStyle w:val="001000000000"/>
            <w:tcW w:w="1458" w:type="dxa"/>
          </w:tcPr>
          <w:p w:rsidR="00D25571" w:rsidRDefault="00D25571" w:rsidP="00DA20FB">
            <w:r>
              <w:t>Clutter</w:t>
            </w:r>
          </w:p>
        </w:tc>
        <w:tc>
          <w:tcPr>
            <w:tcW w:w="1481" w:type="dxa"/>
          </w:tcPr>
          <w:p w:rsidR="00D25571" w:rsidRDefault="00D25571">
            <w:pPr>
              <w:cnfStyle w:val="000000100000"/>
            </w:pPr>
            <w:r w:rsidRPr="00465891">
              <w:t>PDF</w:t>
            </w:r>
            <w:r>
              <w:t>, ME, SS</w:t>
            </w:r>
          </w:p>
        </w:tc>
        <w:tc>
          <w:tcPr>
            <w:tcW w:w="0" w:type="auto"/>
          </w:tcPr>
          <w:p w:rsidR="00D25571" w:rsidRDefault="00D25571" w:rsidP="00DA20FB">
            <w:pPr>
              <w:cnfStyle w:val="000000100000"/>
            </w:pPr>
            <w:r>
              <w:t>Model of EMI</w:t>
            </w:r>
          </w:p>
        </w:tc>
        <w:tc>
          <w:tcPr>
            <w:tcW w:w="4490" w:type="dxa"/>
          </w:tcPr>
          <w:p w:rsidR="00D25571" w:rsidRPr="00B76B4D" w:rsidRDefault="00D25571" w:rsidP="00DA20FB">
            <w:pPr>
              <w:cnfStyle w:val="000000100000"/>
              <w:rPr>
                <w:b/>
              </w:rPr>
            </w:pPr>
          </w:p>
        </w:tc>
      </w:tr>
      <w:tr w:rsidR="00D25571" w:rsidTr="009B1247">
        <w:tc>
          <w:tcPr>
            <w:cnfStyle w:val="001000000000"/>
            <w:tcW w:w="1458" w:type="dxa"/>
          </w:tcPr>
          <w:p w:rsidR="00D25571" w:rsidRDefault="00D25571" w:rsidP="00DA20FB">
            <w:r>
              <w:t>Clouds</w:t>
            </w:r>
          </w:p>
        </w:tc>
        <w:tc>
          <w:tcPr>
            <w:tcW w:w="1481" w:type="dxa"/>
          </w:tcPr>
          <w:p w:rsidR="00D25571" w:rsidRDefault="00D25571">
            <w:pPr>
              <w:cnfStyle w:val="000000000000"/>
            </w:pPr>
            <w:r w:rsidRPr="00465891">
              <w:t>PDF</w:t>
            </w:r>
            <w:r>
              <w:t>, ME</w:t>
            </w:r>
          </w:p>
        </w:tc>
        <w:tc>
          <w:tcPr>
            <w:tcW w:w="0" w:type="auto"/>
          </w:tcPr>
          <w:p w:rsidR="00D25571" w:rsidRDefault="00D25571" w:rsidP="00DA20FB">
            <w:pPr>
              <w:cnfStyle w:val="000000000000"/>
            </w:pPr>
            <w:r>
              <w:t>Model of cloud sizes</w:t>
            </w:r>
          </w:p>
        </w:tc>
        <w:tc>
          <w:tcPr>
            <w:tcW w:w="4490" w:type="dxa"/>
          </w:tcPr>
          <w:p w:rsidR="006E267A" w:rsidRDefault="00D25571">
            <w:pPr>
              <w:cnfStyle w:val="000000000000"/>
              <w:rPr>
                <w:color w:val="auto"/>
              </w:rPr>
            </w:pPr>
            <w:r>
              <w:t>NASA Goddard</w:t>
            </w:r>
            <w:r w:rsidR="00E26E08">
              <w:fldChar w:fldCharType="begin"/>
            </w:r>
            <w:r w:rsidR="004432CC">
              <w:instrText xml:space="preserve"> ADDIN ZOTERO_ITEM CSL_CITATION {"citationID":"1ispmuk8rb","properties":{"formattedCitation":"[20]","plainCitation":"[20]"},"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rsidR="00E26E08">
              <w:fldChar w:fldCharType="separate"/>
            </w:r>
            <w:r w:rsidR="00431715">
              <w:t>[20]</w:t>
            </w:r>
            <w:r w:rsidR="00E26E08">
              <w:fldChar w:fldCharType="end"/>
            </w:r>
          </w:p>
        </w:tc>
      </w:tr>
      <w:tr w:rsidR="00D25571" w:rsidTr="009B1247">
        <w:trPr>
          <w:cnfStyle w:val="000000100000"/>
        </w:trPr>
        <w:tc>
          <w:tcPr>
            <w:cnfStyle w:val="001000000000"/>
            <w:tcW w:w="1458" w:type="dxa"/>
          </w:tcPr>
          <w:p w:rsidR="00D25571" w:rsidRDefault="00D25571" w:rsidP="00DA20FB">
            <w:r>
              <w:t>Lakes</w:t>
            </w:r>
          </w:p>
        </w:tc>
        <w:tc>
          <w:tcPr>
            <w:tcW w:w="1481" w:type="dxa"/>
          </w:tcPr>
          <w:p w:rsidR="00D25571" w:rsidRPr="00465891" w:rsidRDefault="00D25571">
            <w:pPr>
              <w:cnfStyle w:val="000000100000"/>
            </w:pPr>
            <w:r>
              <w:t>PDF, ME</w:t>
            </w:r>
          </w:p>
        </w:tc>
        <w:tc>
          <w:tcPr>
            <w:tcW w:w="0" w:type="auto"/>
          </w:tcPr>
          <w:p w:rsidR="00D25571" w:rsidRDefault="00D25571" w:rsidP="00AA2EE1">
            <w:pPr>
              <w:cnfStyle w:val="000000100000"/>
            </w:pPr>
            <w:r>
              <w:t>Model of lake sizes</w:t>
            </w:r>
          </w:p>
        </w:tc>
        <w:tc>
          <w:tcPr>
            <w:tcW w:w="4490" w:type="dxa"/>
          </w:tcPr>
          <w:p w:rsidR="006E267A" w:rsidRDefault="00D25571">
            <w:pPr>
              <w:suppressAutoHyphens w:val="0"/>
              <w:overflowPunct/>
              <w:textAlignment w:val="auto"/>
              <w:cnfStyle w:val="000000100000"/>
              <w:rPr>
                <w:color w:val="auto"/>
              </w:rPr>
            </w:pPr>
            <w:r>
              <w:rPr>
                <w:rFonts w:ascii="TimesNewRomanPSMT" w:eastAsiaTheme="minorHAnsi" w:hAnsi="TimesNewRomanPSMT" w:cs="TimesNewRomanPSMT"/>
              </w:rPr>
              <w:t>Global Lakes and Wetlands Database</w:t>
            </w:r>
            <w:r w:rsidR="00E26E08">
              <w:rPr>
                <w:rFonts w:ascii="TimesNewRomanPSMT" w:eastAsiaTheme="minorHAnsi" w:hAnsi="TimesNewRomanPSMT" w:cs="TimesNewRomanPSMT"/>
              </w:rPr>
              <w:fldChar w:fldCharType="begin"/>
            </w:r>
            <w:r w:rsidR="004432CC">
              <w:rPr>
                <w:rFonts w:ascii="TimesNewRomanPSMT" w:eastAsiaTheme="minorHAnsi" w:hAnsi="TimesNewRomanPSMT" w:cs="TimesNewRomanPSMT"/>
              </w:rPr>
              <w:instrText xml:space="preserve"> ADDIN ZOTERO_ITEM CSL_CITATION {"citationID":"7k9cnajul","properties":{"formattedCitation":"[21]","plainCitation":"[21]"},"citationItems":[{"id":285,"uris":["http://zotero.org/users/954774/items/8H5TEKSA"],"uri":["http://zotero.org/users/954774/items/8H5TEKSA"],"itemData":{"id":285,"type":"article-journal","title":"The global abundance and size distribution of lakes, ponds, and impoundments","container-title":"Limnology and Oceanography","page":"2388–2397","author":[{"family":"Downing","given":"J. A."},{"family":"Prairie","given":"Y. T."},{"family":"Cole","given":"J. J."},{"family":"Duarte","given":"C. M."},{"family":"Tranvik","given":"L. J."},{"family":"Striegl","given":"R. G."},{"family":"McDowell","given":"W. H."},{"family":"Kortelainen","given":"P."},{"family":"Caraco","given":"N. F."},{"family":"Melack","given":"J. M."},{"family":"others","given":""}],"issued":{"year":2006},"page-first":"2388–2397"}}],"schema":"https://github.com/citation-style-language/schema/raw/master/csl-citation.json"} </w:instrText>
            </w:r>
            <w:r w:rsidR="00E26E08">
              <w:rPr>
                <w:rFonts w:ascii="TimesNewRomanPSMT" w:eastAsiaTheme="minorHAnsi" w:hAnsi="TimesNewRomanPSMT" w:cs="TimesNewRomanPSMT"/>
              </w:rPr>
              <w:fldChar w:fldCharType="separate"/>
            </w:r>
            <w:r w:rsidR="00431715">
              <w:rPr>
                <w:rFonts w:eastAsiaTheme="minorHAnsi"/>
              </w:rPr>
              <w:t>[21]</w:t>
            </w:r>
            <w:r w:rsidR="00E26E08">
              <w:rPr>
                <w:rFonts w:ascii="TimesNewRomanPSMT" w:eastAsiaTheme="minorHAnsi" w:hAnsi="TimesNewRomanPSMT" w:cs="TimesNewRomanPSMT"/>
              </w:rPr>
              <w:fldChar w:fldCharType="end"/>
            </w:r>
          </w:p>
        </w:tc>
      </w:tr>
      <w:tr w:rsidR="00D25571" w:rsidTr="009B1247">
        <w:tc>
          <w:tcPr>
            <w:cnfStyle w:val="001000000000"/>
            <w:tcW w:w="1458" w:type="dxa"/>
          </w:tcPr>
          <w:p w:rsidR="00D25571" w:rsidRDefault="00D25571" w:rsidP="00DA20FB">
            <w:r>
              <w:t>Particles</w:t>
            </w:r>
          </w:p>
        </w:tc>
        <w:tc>
          <w:tcPr>
            <w:tcW w:w="1481" w:type="dxa"/>
          </w:tcPr>
          <w:p w:rsidR="00D25571" w:rsidRDefault="00D25571">
            <w:pPr>
              <w:cnfStyle w:val="000000000000"/>
            </w:pPr>
            <w:r w:rsidRPr="00465891">
              <w:t>PDF</w:t>
            </w:r>
            <w:r>
              <w:t>, ME</w:t>
            </w:r>
          </w:p>
        </w:tc>
        <w:tc>
          <w:tcPr>
            <w:tcW w:w="0" w:type="auto"/>
          </w:tcPr>
          <w:p w:rsidR="00D25571" w:rsidRDefault="00D25571" w:rsidP="00AA2EE1">
            <w:pPr>
              <w:cnfStyle w:val="000000000000"/>
            </w:pPr>
            <w:r>
              <w:t>Model of particle sizes</w:t>
            </w:r>
          </w:p>
        </w:tc>
        <w:tc>
          <w:tcPr>
            <w:tcW w:w="4490" w:type="dxa"/>
          </w:tcPr>
          <w:p w:rsidR="006E267A" w:rsidRDefault="00D25571">
            <w:pPr>
              <w:cnfStyle w:val="000000000000"/>
              <w:rPr>
                <w:color w:val="auto"/>
              </w:rPr>
            </w:pPr>
            <w:r>
              <w:t xml:space="preserve">NASA JPL </w:t>
            </w:r>
            <w:r w:rsidR="00E26E08">
              <w:fldChar w:fldCharType="begin"/>
            </w:r>
            <w:r w:rsidR="004432CC">
              <w:instrText xml:space="preserve"> ADDIN ZOTERO_ITEM CSL_CITATION {"citationID":"4qrhreti6","properties":{"formattedCitation":"[22]","plainCitation":"[22]"},"citationItems":[{"id":364,"uris":["http://zotero.org/users/954774/items/EETCFFBR"],"uri":["http://zotero.org/users/954774/items/EETCFFBR"],"itemData":{"id":364,"type":"webpage","title":"MLS Cloud Ice Measurements","URL":"http://mls.jpl.nasa.gov/dwu/cloud/index.html","author":[{"family":"Wu","given":"Dong L."}],"accessed":{"year":2012,"month":4,"day":27}}}],"schema":"https://github.com/citation-style-language/schema/raw/master/csl-citation.json"} </w:instrText>
            </w:r>
            <w:r w:rsidR="00E26E08">
              <w:fldChar w:fldCharType="separate"/>
            </w:r>
            <w:r w:rsidR="00431715">
              <w:t>[22]</w:t>
            </w:r>
            <w:r w:rsidR="00E26E08">
              <w:fldChar w:fldCharType="end"/>
            </w:r>
          </w:p>
        </w:tc>
      </w:tr>
      <w:tr w:rsidR="00D25571" w:rsidTr="009B1247">
        <w:trPr>
          <w:cnfStyle w:val="000000100000"/>
        </w:trPr>
        <w:tc>
          <w:tcPr>
            <w:cnfStyle w:val="001000000000"/>
            <w:tcW w:w="1458" w:type="dxa"/>
          </w:tcPr>
          <w:p w:rsidR="00D25571" w:rsidRDefault="00D25571" w:rsidP="00DA20FB">
            <w:r>
              <w:t>Waves</w:t>
            </w:r>
          </w:p>
        </w:tc>
        <w:tc>
          <w:tcPr>
            <w:tcW w:w="1481" w:type="dxa"/>
          </w:tcPr>
          <w:p w:rsidR="00D25571" w:rsidRDefault="00D25571">
            <w:pPr>
              <w:cnfStyle w:val="000000100000"/>
            </w:pPr>
            <w:r w:rsidRPr="00465891">
              <w:t>PDF</w:t>
            </w:r>
            <w:r>
              <w:t>, ME</w:t>
            </w:r>
          </w:p>
        </w:tc>
        <w:tc>
          <w:tcPr>
            <w:tcW w:w="0" w:type="auto"/>
          </w:tcPr>
          <w:p w:rsidR="00D25571" w:rsidRDefault="00D25571" w:rsidP="00DA20FB">
            <w:pPr>
              <w:cnfStyle w:val="000000100000"/>
            </w:pPr>
            <w:r>
              <w:t>Model of crest heights</w:t>
            </w:r>
          </w:p>
        </w:tc>
        <w:tc>
          <w:tcPr>
            <w:tcW w:w="4490" w:type="dxa"/>
          </w:tcPr>
          <w:p w:rsidR="006E267A" w:rsidRDefault="00D25571">
            <w:pPr>
              <w:cnfStyle w:val="000000100000"/>
              <w:rPr>
                <w:color w:val="auto"/>
              </w:rPr>
            </w:pPr>
            <w:r>
              <w:t>CDIP</w:t>
            </w:r>
            <w:r w:rsidR="00E26E08">
              <w:fldChar w:fldCharType="begin"/>
            </w:r>
            <w:r w:rsidR="004432CC">
              <w:instrText xml:space="preserve"> ADDIN ZOTERO_ITEM CSL_CITATION {"citationID":"1dd77p8tcc","properties":{"formattedCitation":"[23]","plainCitation":"[23]"},"citationItems":[{"id":40,"uris":["http://zotero.org/users/954774/items/D8T7TWM3"],"uri":["http://zotero.org/users/954774/items/D8T7TWM3"],"itemData":{"id":40,"type":"webpage","title":"CDIP Homepage","URL":"http://cdip.ucsd.edu/?units=metric&amp;tz=UTC&amp;pub=public&amp;map_stati=1,2,3","author":[{"family":"CDIP","given":""}],"accessed":{"year":2012,"month":4,"day":24}}}],"schema":"https://github.com/citation-style-language/schema/raw/master/csl-citation.json"} </w:instrText>
            </w:r>
            <w:r w:rsidR="00E26E08">
              <w:fldChar w:fldCharType="separate"/>
            </w:r>
            <w:r w:rsidR="00431715">
              <w:t>[23]</w:t>
            </w:r>
            <w:r w:rsidR="00E26E08">
              <w:fldChar w:fldCharType="end"/>
            </w:r>
            <w:r>
              <w:t xml:space="preserve"> and US Army Corps of Engineers</w:t>
            </w:r>
            <w:r w:rsidR="00E26E08">
              <w:fldChar w:fldCharType="begin"/>
            </w:r>
            <w:r w:rsidR="004432CC">
              <w:instrText xml:space="preserve"> ADDIN ZOTERO_ITEM CSL_CITATION {"citationID":"ipsvoect5","properties":{"formattedCitation":"[24]","plainCitation":"[24]"},"citationItems":[{"id":46,"uris":["http://zotero.org/users/954774/items/V9P2PTBT"],"uri":["http://zotero.org/users/954774/items/V9P2PTBT"],"itemData":{"id":46,"type":"webpage","title":"Wave Information Studies","URL":"http://wis.usace.army.mil/hindcasts.shtml","author":[{"family":"US Army","given":"Corps of Engineers"}],"accessed":{"year":2012,"month":5,"day":31}}}],"schema":"https://github.com/citation-style-language/schema/raw/master/csl-citation.json"} </w:instrText>
            </w:r>
            <w:r w:rsidR="00E26E08">
              <w:fldChar w:fldCharType="separate"/>
            </w:r>
            <w:r w:rsidR="00431715">
              <w:t>[24]</w:t>
            </w:r>
            <w:r w:rsidR="00E26E08">
              <w:fldChar w:fldCharType="end"/>
            </w:r>
          </w:p>
        </w:tc>
      </w:tr>
      <w:tr w:rsidR="00D25571" w:rsidTr="009B1247">
        <w:tc>
          <w:tcPr>
            <w:cnfStyle w:val="001000000000"/>
            <w:tcW w:w="1458" w:type="dxa"/>
          </w:tcPr>
          <w:p w:rsidR="00D25571" w:rsidRDefault="00D25571" w:rsidP="006C31ED">
            <w:r>
              <w:t>Terrain slopes</w:t>
            </w:r>
          </w:p>
        </w:tc>
        <w:tc>
          <w:tcPr>
            <w:tcW w:w="1481" w:type="dxa"/>
          </w:tcPr>
          <w:p w:rsidR="00D25571" w:rsidRDefault="00D25571" w:rsidP="006C31ED">
            <w:pPr>
              <w:cnfStyle w:val="000000000000"/>
            </w:pPr>
            <w:r>
              <w:t>PDF, ME, SS</w:t>
            </w:r>
          </w:p>
        </w:tc>
        <w:tc>
          <w:tcPr>
            <w:tcW w:w="0" w:type="auto"/>
          </w:tcPr>
          <w:p w:rsidR="00D25571" w:rsidRDefault="00D25571" w:rsidP="006C31ED">
            <w:pPr>
              <w:cnfStyle w:val="000000000000"/>
            </w:pPr>
            <w:r>
              <w:t xml:space="preserve">Model of inclination </w:t>
            </w:r>
          </w:p>
        </w:tc>
        <w:tc>
          <w:tcPr>
            <w:tcW w:w="4490" w:type="dxa"/>
          </w:tcPr>
          <w:p w:rsidR="006E267A" w:rsidRDefault="00D25571">
            <w:pPr>
              <w:cnfStyle w:val="000000000000"/>
              <w:rPr>
                <w:color w:val="auto"/>
              </w:rPr>
            </w:pPr>
            <w:r>
              <w:t xml:space="preserve">USGS DEM </w:t>
            </w:r>
            <w:r w:rsidR="00E26E08">
              <w:fldChar w:fldCharType="begin"/>
            </w:r>
            <w:r w:rsidR="004432CC">
              <w:instrText xml:space="preserve"> ADDIN ZOTERO_ITEM CSL_CITATION {"citationID":"2j1d7cd2c2","properties":{"formattedCitation":"[25]","plainCitation":"[25]"},"citationItems":[{"id":232,"uris":["http://zotero.org/users/954774/items/FT4ET9CQ"],"uri":["http://zotero.org/users/954774/items/FT4ET9CQ"],"itemData":{"id":232,"type":"webpage","title":"USGS/EROS Find Data/Products and Data Available/DEMs","URL":"http://eros.usgs.gov/#/Find_Data/Products_and_Data_Available/DEMs","author":[{"family":"USGS","given":""}],"accessed":{"year":2012,"month":4,"day":24}}}],"schema":"https://github.com/citation-style-language/schema/raw/master/csl-citation.json"} </w:instrText>
            </w:r>
            <w:r w:rsidR="00E26E08">
              <w:fldChar w:fldCharType="separate"/>
            </w:r>
            <w:r w:rsidR="00431715">
              <w:t>[25]</w:t>
            </w:r>
            <w:r w:rsidR="00E26E08">
              <w:fldChar w:fldCharType="end"/>
            </w:r>
          </w:p>
        </w:tc>
      </w:tr>
    </w:tbl>
    <w:p w:rsidR="00D25571" w:rsidRPr="003B5823" w:rsidRDefault="00D25571" w:rsidP="00253836">
      <w:pPr>
        <w:pStyle w:val="HeadingRunIn"/>
      </w:pPr>
      <w:r w:rsidRPr="003B5823">
        <w:t xml:space="preserve">Examples </w:t>
      </w:r>
    </w:p>
    <w:p w:rsidR="00D25571" w:rsidRDefault="00D25571" w:rsidP="00253836">
      <w:pPr>
        <w:pStyle w:val="Body"/>
      </w:pPr>
      <w:r>
        <w:t>We now provide examples of almost predictable unpredictability that can arise in many natural environmental contexts, such as variability in terrain slopes, as well as in artificially man-made situations, such as a large highly-interconnected</w:t>
      </w:r>
      <w:r w:rsidR="004432CC">
        <w:t xml:space="preserve"> network </w:t>
      </w:r>
      <w:r w:rsidR="00E26E08">
        <w:fldChar w:fldCharType="begin"/>
      </w:r>
      <w:r w:rsidR="004432CC">
        <w:instrText xml:space="preserve"> ADDIN ZOTERO_ITEM CSL_CITATION {"citationID":"1tis73cdb2","properties":{"formattedCitation":"[26]","plainCitation":"[26]"},"citationItems":[{"id":267,"uris":["http://zotero.org/users/954774/items/WVNX9KQP"],"uri":["http://zotero.org/users/954774/items/WVNX9KQP"],"itemData":{"id":267,"type":"book","title":"The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year":2011}}}],"schema":"https://github.com/citation-style-language/schema/raw/master/csl-citation.json"} </w:instrText>
      </w:r>
      <w:r w:rsidR="00E26E08">
        <w:fldChar w:fldCharType="separate"/>
      </w:r>
      <w:r w:rsidR="00431715">
        <w:t>[26]</w:t>
      </w:r>
      <w:r w:rsidR="00E26E08">
        <w:fldChar w:fldCharType="end"/>
      </w:r>
      <w:r>
        <w:t>. These models can be applied in either analytic form or in a form suitable for Monte Carlo-type simulations.</w:t>
      </w:r>
    </w:p>
    <w:p w:rsidR="00D25571" w:rsidRPr="00163B3E" w:rsidRDefault="00D25571" w:rsidP="00B76B4D">
      <w:pPr>
        <w:pStyle w:val="IntenseQuote"/>
      </w:pPr>
      <w:r>
        <w:rPr>
          <w:noProof/>
        </w:rPr>
        <w:drawing>
          <wp:inline distT="0" distB="0" distL="0" distR="0">
            <wp:extent cx="541655" cy="530860"/>
            <wp:effectExtent l="19050" t="0" r="0" b="0"/>
            <wp:docPr id="37" name="Picture 76" descr="T:\prog\shared\modsim\public_html\context\svn\trunk\Ontology\library\foundation\gems\gross_terrain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prog\shared\modsim\public_html\context\svn\trunk\Ontology\library\foundation\gems\gross_terrain_icon.png"/>
                    <pic:cNvPicPr>
                      <a:picLocks noChangeAspect="1" noChangeArrowheads="1"/>
                    </pic:cNvPicPr>
                  </pic:nvPicPr>
                  <pic:blipFill>
                    <a:blip r:embed="rId17" cstate="print"/>
                    <a:srcRect/>
                    <a:stretch>
                      <a:fillRect/>
                    </a:stretch>
                  </pic:blipFill>
                  <pic:spPr bwMode="auto">
                    <a:xfrm>
                      <a:off x="0" y="0"/>
                      <a:ext cx="541655" cy="530860"/>
                    </a:xfrm>
                    <a:prstGeom prst="rect">
                      <a:avLst/>
                    </a:prstGeom>
                    <a:noFill/>
                    <a:ln w="9525">
                      <a:noFill/>
                      <a:miter lim="800000"/>
                      <a:headEnd/>
                      <a:tailEnd/>
                    </a:ln>
                  </pic:spPr>
                </pic:pic>
              </a:graphicData>
            </a:graphic>
          </wp:inline>
        </w:drawing>
      </w:r>
      <w:r>
        <w:t xml:space="preserve"> </w:t>
      </w:r>
      <w:r w:rsidRPr="00163B3E">
        <w:t>Slope modeling and Topography</w:t>
      </w:r>
    </w:p>
    <w:p w:rsidR="00D25571" w:rsidRDefault="00D25571" w:rsidP="00EB04D9">
      <w:pPr>
        <w:pStyle w:val="Body"/>
      </w:pPr>
      <w:r>
        <w:t>The first example</w:t>
      </w:r>
      <w:r w:rsidRPr="00E26181">
        <w:t xml:space="preserve"> </w:t>
      </w:r>
      <w:r>
        <w:t xml:space="preserve">is </w:t>
      </w:r>
      <w:r w:rsidRPr="00E26181">
        <w:t xml:space="preserve">of </w:t>
      </w:r>
      <w:r>
        <w:t xml:space="preserve">a longitudinal slope context distribution. </w:t>
      </w:r>
      <w:r w:rsidRPr="00E26181">
        <w:t>The macroscopic slope model of USA terrain follows closely that described by the Maximum Entropy Principle</w:t>
      </w:r>
      <w:r>
        <w:t xml:space="preserve"> </w:t>
      </w:r>
      <w:r w:rsidRPr="00E26181">
        <w:t xml:space="preserve">(MaxEnt). </w:t>
      </w:r>
    </w:p>
    <w:p w:rsidR="00D25571" w:rsidRDefault="00D25571" w:rsidP="00EB04D9">
      <w:pPr>
        <w:pStyle w:val="Body"/>
      </w:pPr>
      <w:r>
        <w:rPr>
          <w:noProof/>
        </w:rPr>
        <w:drawing>
          <wp:anchor distT="0" distB="0" distL="114300" distR="114300" simplePos="0" relativeHeight="251663872" behindDoc="0" locked="0" layoutInCell="1" allowOverlap="1">
            <wp:simplePos x="0" y="0"/>
            <wp:positionH relativeFrom="column">
              <wp:posOffset>3834130</wp:posOffset>
            </wp:positionH>
            <wp:positionV relativeFrom="paragraph">
              <wp:posOffset>503555</wp:posOffset>
            </wp:positionV>
            <wp:extent cx="2385060" cy="936625"/>
            <wp:effectExtent l="19050" t="0" r="0" b="0"/>
            <wp:wrapSquare wrapText="bothSides"/>
            <wp:docPr id="38" name="Picture 2" descr="http://2.bp.blogspot.com/_csV48ElUsZQ/TSZUeWsI9rI/AAAAAAAAAe4/CBVJChKOpF4/s1600/rise-ru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_csV48ElUsZQ/TSZUeWsI9rI/AAAAAAAAAe4/CBVJChKOpF4/s1600/rise-run.gif"/>
                    <pic:cNvPicPr>
                      <a:picLocks noChangeAspect="1" noChangeArrowheads="1"/>
                    </pic:cNvPicPr>
                  </pic:nvPicPr>
                  <pic:blipFill>
                    <a:blip r:embed="rId18" cstate="print"/>
                    <a:srcRect/>
                    <a:stretch>
                      <a:fillRect/>
                    </a:stretch>
                  </pic:blipFill>
                  <pic:spPr bwMode="auto">
                    <a:xfrm>
                      <a:off x="0" y="0"/>
                      <a:ext cx="2385060" cy="936625"/>
                    </a:xfrm>
                    <a:prstGeom prst="rect">
                      <a:avLst/>
                    </a:prstGeom>
                    <a:noFill/>
                    <a:ln w="9525">
                      <a:noFill/>
                      <a:miter lim="800000"/>
                      <a:headEnd/>
                      <a:tailEnd/>
                    </a:ln>
                  </pic:spPr>
                </pic:pic>
              </a:graphicData>
            </a:graphic>
          </wp:anchor>
        </w:drawing>
      </w:r>
      <w:r>
        <w:t xml:space="preserve">How do we model and thus characterize disorder in the earth's terrain? Can we actually understand the extreme variability we see? If we consider that immense forces cause upheaval in the crust then we can reason that the energy can also vary slope topography widely. The process that transfers potential energy into kinetic energy to first order has to contain elements of randomness. To the huge internal forces within the earth, generating relief textures equates to a kind of Brownian motion in relative terms — over geological time, the terrain amounts to nothing more than inconsequential particles to the earth's powerful internal engine. </w:t>
      </w:r>
    </w:p>
    <w:p w:rsidR="00D25571" w:rsidRDefault="00D25571" w:rsidP="00EB04D9">
      <w:pPr>
        <w:pStyle w:val="Body"/>
      </w:pPr>
      <w:r>
        <w:t xml:space="preserve">We take the terrain slope </w:t>
      </w:r>
      <w:r w:rsidRPr="00D051AB">
        <w:rPr>
          <w:i/>
        </w:rPr>
        <w:t>S</w:t>
      </w:r>
      <w:r>
        <w:t xml:space="preserve"> as our random variable (defined as rise/run). </w:t>
      </w:r>
    </w:p>
    <w:p w:rsidR="00D25571" w:rsidRDefault="00D25571" w:rsidP="00EB04D9">
      <w:pPr>
        <w:pStyle w:val="Body"/>
      </w:pPr>
      <w:r>
        <w:t xml:space="preserve">The initial premise is the higher the slope, the more energetic the terrain. Applying the Maximum Entropy Principle to a section of terrain, we can approximate the local variations as a MaxEnt conditional probability density function, where E is the local mean energy and c is a constant of proportionality. But we also assume that the mean E varies over a larger area that we are interested in, as in the superstatistical sense of applying a prior distribution, where k is another MaxEnt measure of our uncertainty in the energy spread over a larger area. </w:t>
      </w:r>
    </w:p>
    <w:p w:rsidR="00D25571" w:rsidRDefault="00D25571" w:rsidP="00EB04D9">
      <w:pPr>
        <w:pStyle w:val="Body"/>
      </w:pPr>
      <w:r>
        <w:t xml:space="preserve">The final probability is an integral over the marginal distribution consisting of the conditional multiplied by the prior. This integrates as a modified </w:t>
      </w:r>
      <w:r w:rsidRPr="00753260">
        <w:rPr>
          <w:rStyle w:val="CodeChar"/>
        </w:rPr>
        <w:t>BesselK</w:t>
      </w:r>
      <w:r>
        <w:t xml:space="preserve"> function of the zero order, </w:t>
      </w:r>
      <w:r w:rsidRPr="00753260">
        <w:rPr>
          <w:i/>
        </w:rPr>
        <w:t>K</w:t>
      </w:r>
      <w:r w:rsidRPr="00753260">
        <w:rPr>
          <w:i/>
          <w:vertAlign w:val="subscript"/>
        </w:rPr>
        <w:t>0</w:t>
      </w:r>
      <w:r>
        <w:t>.</w:t>
      </w:r>
      <w:r w:rsidRPr="00E26181">
        <w:t xml:space="preserve"> </w:t>
      </w:r>
      <w:r>
        <w:t xml:space="preserve"> </w:t>
      </w:r>
    </w:p>
    <w:p w:rsidR="00D25571" w:rsidRDefault="00D25571" w:rsidP="00B173F9">
      <w:pPr>
        <w:pStyle w:val="Equation"/>
      </w:pPr>
    </w:p>
    <w:p w:rsidR="00D25571" w:rsidRDefault="00D25571" w:rsidP="00B173F9">
      <w:pPr>
        <w:pStyle w:val="Equation"/>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S</m:t>
                  </m:r>
                </m:e>
                <m:sub>
                  <m:r>
                    <w:rPr>
                      <w:rFonts w:ascii="Cambria Math" w:hAnsi="Cambria Math"/>
                    </w:rPr>
                    <m:t>0</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(2</m:t>
          </m:r>
          <m:rad>
            <m:radPr>
              <m:degHide m:val="on"/>
              <m:ctrlPr>
                <w:rPr>
                  <w:rFonts w:ascii="Cambria Math" w:hAnsi="Cambria Math"/>
                  <w:i/>
                </w:rPr>
              </m:ctrlPr>
            </m:radPr>
            <m:deg/>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e>
          </m:rad>
          <m:r>
            <w:rPr>
              <w:rFonts w:ascii="Cambria Math" w:hAnsi="Cambria Math"/>
            </w:rPr>
            <m:t>)</m:t>
          </m:r>
        </m:oMath>
      </m:oMathPara>
    </w:p>
    <w:p w:rsidR="00D25571" w:rsidRDefault="00D25571" w:rsidP="00EB04D9">
      <w:pPr>
        <w:pStyle w:val="Body"/>
      </w:pPr>
      <w:r>
        <w:t xml:space="preserve">The average value of the terrain slope for this distribution is simply the value </w:t>
      </w:r>
      <w:r w:rsidRPr="00753260">
        <w:rPr>
          <w:i/>
        </w:rPr>
        <w:t>S</w:t>
      </w:r>
      <w:r w:rsidRPr="00753260">
        <w:rPr>
          <w:i/>
          <w:vertAlign w:val="subscript"/>
        </w:rPr>
        <w:t>0</w:t>
      </w:r>
      <w:r>
        <w:t xml:space="preserve">. </w:t>
      </w:r>
    </w:p>
    <w:p w:rsidR="00D25571" w:rsidRDefault="00D25571" w:rsidP="00D5759D">
      <w:pPr>
        <w:pStyle w:val="Body"/>
      </w:pPr>
      <w:r>
        <w:t>The validity of the model thus derived can be assessed by comparing to a large set of data. The digital elevation model (DEM) data for the 1 degree quadrangles (aka blocks/tiles) in the USA from the USGS web site was characterized. This consists of post data at approximately 9</w:t>
      </w:r>
      <w:r w:rsidR="0085591B">
        <w:t>0</w:t>
      </w:r>
      <w:r>
        <w:t xml:space="preserve"> meter intervals (i.e. a fixed value of run) at 1:250,000 scale for the lower 48 USA and some spillover into Canada. From individual DEM files, we calculate the slopes between adjacent posts yielding an average slope (rise/run) of 0.039, approximately a 4% grade or 2.2 degrees pitch. The characterization takes the absolute values of all slopes so that the average is not zero. </w:t>
      </w:r>
    </w:p>
    <w:p w:rsidR="00D25571" w:rsidRDefault="00D25571" w:rsidP="00D5759D">
      <w:pPr>
        <w:pStyle w:val="Body"/>
      </w:pPr>
      <w:r>
        <w:t>The cumulative plot of terrain slopes for all 5 billion calculated slope points appears on the following chart</w:t>
      </w:r>
      <w:r w:rsidR="00E26E08">
        <w:fldChar w:fldCharType="begin"/>
      </w:r>
      <w:r w:rsidR="004432CC">
        <w:instrText xml:space="preserve"> ADDIN ZOTERO_ITEM CSL_CITATION {"citationID":"13q5o1j4fi","properties":{"formattedCitation":"[26]","plainCitation":"[26]"},"citationItems":[{"id":267,"uris":["http://zotero.org/users/954774/items/WVNX9KQP"],"uri":["http://zotero.org/users/954774/items/WVNX9KQP"],"itemData":{"id":267,"type":"book","title":"The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year":2011}}}],"schema":"https://github.com/citation-style-language/schema/raw/master/csl-citation.json"} </w:instrText>
      </w:r>
      <w:r w:rsidR="00E26E08">
        <w:fldChar w:fldCharType="separate"/>
      </w:r>
      <w:r w:rsidR="00431715">
        <w:t>[26]</w:t>
      </w:r>
      <w:r w:rsidR="00E26E08">
        <w:fldChar w:fldCharType="end"/>
      </w:r>
      <w:r>
        <w:t xml:space="preserve">. The cumulative probability distribution of the </w:t>
      </w:r>
      <w:r w:rsidRPr="009B665A">
        <w:rPr>
          <w:rStyle w:val="CodeChar"/>
        </w:rPr>
        <w:t>BesselK</w:t>
      </w:r>
      <w:r>
        <w:t xml:space="preserve"> model is plotted with the calculated average slope as the single adjustable parameter. </w:t>
      </w:r>
    </w:p>
    <w:p w:rsidR="00D25571" w:rsidRDefault="00D25571" w:rsidP="00B173F9">
      <w:pPr>
        <w:pStyle w:val="Figure"/>
        <w:keepNext/>
      </w:pPr>
      <w:r w:rsidRPr="00B173F9">
        <w:rPr>
          <w:noProof/>
        </w:rPr>
        <w:drawing>
          <wp:inline distT="0" distB="0" distL="0" distR="0">
            <wp:extent cx="3660775" cy="2212340"/>
            <wp:effectExtent l="57150" t="19050" r="111125" b="73660"/>
            <wp:docPr id="39" name="Picture 0" descr="dem_cumulative_k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_cumulative_k0.gif"/>
                    <pic:cNvPicPr/>
                  </pic:nvPicPr>
                  <pic:blipFill>
                    <a:blip r:embed="rId19" cstate="print"/>
                    <a:stretch>
                      <a:fillRect/>
                    </a:stretch>
                  </pic:blipFill>
                  <pic:spPr>
                    <a:xfrm>
                      <a:off x="0" y="0"/>
                      <a:ext cx="3660775" cy="221234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rsidR="00D25571" w:rsidRPr="00B173F9" w:rsidRDefault="00D25571" w:rsidP="00B173F9">
      <w:pPr>
        <w:pStyle w:val="Caption"/>
      </w:pPr>
      <w:r>
        <w:t xml:space="preserve">Figure </w:t>
      </w:r>
      <w:fldSimple w:instr=" SEQ Figure \* ARABIC ">
        <w:r w:rsidR="00CF2D22">
          <w:rPr>
            <w:noProof/>
          </w:rPr>
          <w:t>3</w:t>
        </w:r>
      </w:fldSimple>
      <w:r>
        <w:t xml:space="preserve">: </w:t>
      </w:r>
      <w:r w:rsidRPr="00621FBA">
        <w:t>Longitudinal slope cumulative distribution function for the USA. The BesselK model with a small variation in S0 (+/-4% about the average 0.037 rise/run) demonstrates sensitivity to the fit.</w:t>
      </w:r>
    </w:p>
    <w:p w:rsidR="00D25571" w:rsidRDefault="00D25571" w:rsidP="00D5759D">
      <w:pPr>
        <w:pStyle w:val="Body"/>
      </w:pPr>
      <w:r>
        <w:t xml:space="preserve">The good agreement occurs because random forces contribute to maximizing the entropy of the topography. Enough variability exists for the terrain to reach an ergodic limit in filling the energy-constrained state space. As supporting evidence, we can generate a distribution that maps well to the prior by estimating the average slope from the conditional PDF of each of the 922 quadrangle blocks and then plotting this aggregate data set as another histogram. </w:t>
      </w:r>
    </w:p>
    <w:p w:rsidR="00D25571" w:rsidRDefault="00D25571" w:rsidP="00D5759D">
      <w:pPr>
        <w:pStyle w:val="Body"/>
      </w:pPr>
      <w:r w:rsidRPr="00E26181">
        <w:t xml:space="preserve">For context modeling, a library function </w:t>
      </w:r>
      <w:r>
        <w:t>is used to</w:t>
      </w:r>
      <w:r w:rsidRPr="00E26181">
        <w:t xml:space="preserve"> generate Monte</w:t>
      </w:r>
      <w:r>
        <w:t xml:space="preserve"> </w:t>
      </w:r>
      <w:r w:rsidRPr="00E26181">
        <w:t>Carlo sample draws for the BesselK model without requiring a probability</w:t>
      </w:r>
      <w:r>
        <w:t xml:space="preserve"> </w:t>
      </w:r>
      <w:r w:rsidRPr="00E26181">
        <w:t xml:space="preserve">inversion. The </w:t>
      </w:r>
      <w:r>
        <w:t xml:space="preserve">resulting </w:t>
      </w:r>
      <w:r w:rsidRPr="00E26181">
        <w:t xml:space="preserve">algorithm turns out surprisingly simple. </w:t>
      </w:r>
      <w:r>
        <w:t>First, d</w:t>
      </w:r>
      <w:r w:rsidRPr="00E26181">
        <w:t>raw two</w:t>
      </w:r>
      <w:r>
        <w:t xml:space="preserve"> </w:t>
      </w:r>
      <w:r w:rsidRPr="00E26181">
        <w:t xml:space="preserve">independent random samples from a uniform [0.0 .. 1.0] interval, </w:t>
      </w:r>
      <w:r>
        <w:t xml:space="preserve">then </w:t>
      </w:r>
      <w:r w:rsidRPr="00E26181">
        <w:t>apply the</w:t>
      </w:r>
      <w:r>
        <w:t xml:space="preserve"> </w:t>
      </w:r>
      <w:r w:rsidRPr="00E26181">
        <w:t>natural log to each, multiply them together, and then multiply by the</w:t>
      </w:r>
      <w:r>
        <w:t xml:space="preserve"> </w:t>
      </w:r>
      <w:r w:rsidRPr="00E26181">
        <w:t xml:space="preserve">BesselK </w:t>
      </w:r>
      <w:r w:rsidRPr="009B665A">
        <w:rPr>
          <w:i/>
        </w:rPr>
        <w:t>S</w:t>
      </w:r>
      <w:r w:rsidRPr="009B665A">
        <w:rPr>
          <w:i/>
          <w:vertAlign w:val="subscript"/>
        </w:rPr>
        <w:t>0</w:t>
      </w:r>
      <w:r w:rsidRPr="00E26181">
        <w:t xml:space="preserve"> scaling constant.</w:t>
      </w:r>
    </w:p>
    <w:p w:rsidR="00D25571" w:rsidRPr="006D08DF" w:rsidRDefault="00D25571" w:rsidP="00FC64B2">
      <w:pPr>
        <w:pStyle w:val="Body"/>
        <w:rPr>
          <w:vertAlign w:val="superscript"/>
        </w:rPr>
      </w:pPr>
      <w:r w:rsidRPr="00E26181">
        <w:t>This random draw algorithm will give the</w:t>
      </w:r>
      <w:r>
        <w:t xml:space="preserve"> </w:t>
      </w:r>
      <w:r w:rsidRPr="00E26181">
        <w:t xml:space="preserve">following cumulative if done 5 billion times, which is the same </w:t>
      </w:r>
      <w:r>
        <w:t xml:space="preserve">sample </w:t>
      </w:r>
      <w:r w:rsidRPr="00E26181">
        <w:t>size as the</w:t>
      </w:r>
      <w:r>
        <w:t xml:space="preserve"> </w:t>
      </w:r>
      <w:r w:rsidRPr="00E26181">
        <w:t>real USA DEM da</w:t>
      </w:r>
      <w:r>
        <w:t xml:space="preserve">ta sample (see </w:t>
      </w:r>
      <w:r w:rsidR="00E26E08">
        <w:fldChar w:fldCharType="begin"/>
      </w:r>
      <w:r>
        <w:instrText xml:space="preserve"> REF _Ref326153636 \h </w:instrText>
      </w:r>
      <w:r w:rsidR="00E26E08">
        <w:fldChar w:fldCharType="separate"/>
      </w:r>
      <w:r>
        <w:t xml:space="preserve">Figure </w:t>
      </w:r>
      <w:r>
        <w:rPr>
          <w:noProof/>
        </w:rPr>
        <w:t>4</w:t>
      </w:r>
      <w:r w:rsidR="00E26E08">
        <w:fldChar w:fldCharType="end"/>
      </w:r>
      <w:r>
        <w:t>)</w:t>
      </w:r>
      <w:r w:rsidRPr="00E26181">
        <w:t>. The only statistical noise</w:t>
      </w:r>
      <w:r>
        <w:t xml:space="preserve"> </w:t>
      </w:r>
      <w:r w:rsidRPr="00E26181">
        <w:t xml:space="preserve">is at the </w:t>
      </w:r>
      <w:r>
        <w:t>10</w:t>
      </w:r>
      <w:r w:rsidRPr="00E26181">
        <w:t xml:space="preserve"> </w:t>
      </w:r>
      <w:r>
        <w:rPr>
          <w:vertAlign w:val="superscript"/>
        </w:rPr>
        <w:t xml:space="preserve">-9 </w:t>
      </w:r>
      <w:r>
        <w:t>level</w:t>
      </w:r>
      <w:r w:rsidRPr="00E26181">
        <w:t xml:space="preserve">, </w:t>
      </w:r>
      <w:r>
        <w:t xml:space="preserve">which is roughly the </w:t>
      </w:r>
      <w:r w:rsidRPr="00E26181">
        <w:t>same as in the DEM data set.</w:t>
      </w:r>
    </w:p>
    <w:p w:rsidR="00D25571" w:rsidRDefault="00D25571" w:rsidP="00B173F9">
      <w:pPr>
        <w:pStyle w:val="Figure"/>
        <w:keepNext/>
      </w:pPr>
      <w:r>
        <w:rPr>
          <w:noProof/>
        </w:rPr>
        <w:lastRenderedPageBreak/>
        <w:drawing>
          <wp:inline distT="0" distB="0" distL="0" distR="0">
            <wp:extent cx="2645127" cy="1987152"/>
            <wp:effectExtent l="19050" t="0" r="2823" b="0"/>
            <wp:docPr id="40" name="Picture 1" descr="bessel-ver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sel-verif.gif"/>
                    <pic:cNvPicPr/>
                  </pic:nvPicPr>
                  <pic:blipFill>
                    <a:blip r:embed="rId20" cstate="print"/>
                    <a:stretch>
                      <a:fillRect/>
                    </a:stretch>
                  </pic:blipFill>
                  <pic:spPr>
                    <a:xfrm>
                      <a:off x="0" y="0"/>
                      <a:ext cx="2656072" cy="1995374"/>
                    </a:xfrm>
                    <a:prstGeom prst="rect">
                      <a:avLst/>
                    </a:prstGeom>
                  </pic:spPr>
                </pic:pic>
              </a:graphicData>
            </a:graphic>
          </wp:inline>
        </w:drawing>
      </w:r>
    </w:p>
    <w:p w:rsidR="00D25571" w:rsidRPr="00E26181" w:rsidRDefault="00D25571" w:rsidP="00B173F9">
      <w:pPr>
        <w:pStyle w:val="Caption"/>
      </w:pPr>
      <w:bookmarkStart w:id="21" w:name="_Ref326153636"/>
      <w:r>
        <w:t xml:space="preserve">Figure </w:t>
      </w:r>
      <w:fldSimple w:instr=" SEQ Figure \* ARABIC ">
        <w:r w:rsidR="00CF2D22">
          <w:rPr>
            <w:noProof/>
          </w:rPr>
          <w:t>4</w:t>
        </w:r>
      </w:fldSimple>
      <w:bookmarkEnd w:id="21"/>
      <w:r>
        <w:t xml:space="preserve">: </w:t>
      </w:r>
      <w:r w:rsidRPr="00DC2B2F">
        <w:t xml:space="preserve"> Drawing random samples to approximate slope distribution</w:t>
      </w:r>
    </w:p>
    <w:p w:rsidR="00D25571" w:rsidRDefault="00D25571" w:rsidP="00A03864">
      <w:pPr>
        <w:pStyle w:val="Body"/>
      </w:pPr>
      <w:r>
        <w:t xml:space="preserve">Practically speaking, we see the variability in slopes expressed at the two different levels: the entire USA at the integrated (BesselK model) level and the aggregated regions at the localized (exponential prior) level. These remain consistent as they agree on the single adjustable parameter </w:t>
      </w:r>
      <w:r w:rsidRPr="009B665A">
        <w:rPr>
          <w:i/>
        </w:rPr>
        <w:t>S</w:t>
      </w:r>
      <w:r w:rsidRPr="009B665A">
        <w:rPr>
          <w:i/>
          <w:vertAlign w:val="subscript"/>
        </w:rPr>
        <w:t>0</w:t>
      </w:r>
      <w:r>
        <w:t xml:space="preserve">. </w:t>
      </w:r>
    </w:p>
    <w:p w:rsidR="00D25571" w:rsidRDefault="00D25571" w:rsidP="00397942">
      <w:pPr>
        <w:pStyle w:val="Figure"/>
        <w:keepNext/>
      </w:pPr>
      <w:r>
        <w:rPr>
          <w:noProof/>
        </w:rPr>
        <w:drawing>
          <wp:inline distT="0" distB="0" distL="0" distR="0">
            <wp:extent cx="3128640" cy="2381955"/>
            <wp:effectExtent l="19050" t="0" r="0" b="0"/>
            <wp:docPr id="42" name="Picture 5" descr="http://2.bp.blogspot.com/_csV48ElUsZQ/TSZXwvt3XII/AAAAAAAAAfA/6BaGPw1WImU/s1600/dem_aggreg_k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_csV48ElUsZQ/TSZXwvt3XII/AAAAAAAAAfA/6BaGPw1WImU/s1600/dem_aggreg_k0.gif"/>
                    <pic:cNvPicPr>
                      <a:picLocks noChangeAspect="1" noChangeArrowheads="1"/>
                    </pic:cNvPicPr>
                  </pic:nvPicPr>
                  <pic:blipFill>
                    <a:blip r:embed="rId21" cstate="print"/>
                    <a:srcRect/>
                    <a:stretch>
                      <a:fillRect/>
                    </a:stretch>
                  </pic:blipFill>
                  <pic:spPr bwMode="auto">
                    <a:xfrm>
                      <a:off x="0" y="0"/>
                      <a:ext cx="3132469" cy="2384870"/>
                    </a:xfrm>
                    <a:prstGeom prst="rect">
                      <a:avLst/>
                    </a:prstGeom>
                    <a:noFill/>
                    <a:ln w="9525">
                      <a:noFill/>
                      <a:miter lim="800000"/>
                      <a:headEnd/>
                      <a:tailEnd/>
                    </a:ln>
                  </pic:spPr>
                </pic:pic>
              </a:graphicData>
            </a:graphic>
          </wp:inline>
        </w:drawing>
      </w:r>
    </w:p>
    <w:p w:rsidR="00D25571" w:rsidRDefault="00D25571" w:rsidP="00397942">
      <w:pPr>
        <w:pStyle w:val="Caption"/>
      </w:pPr>
      <w:r>
        <w:t xml:space="preserve">Figure </w:t>
      </w:r>
      <w:fldSimple w:instr=" SEQ Figure \* ARABIC ">
        <w:r w:rsidR="00CF2D22">
          <w:rPr>
            <w:noProof/>
          </w:rPr>
          <w:t>5</w:t>
        </w:r>
      </w:fldSimple>
      <w:r>
        <w:t xml:space="preserve">: </w:t>
      </w:r>
      <w:r w:rsidRPr="0077730F">
        <w:t>Generation of the prior distribution by taking the average slope of each of nearly 1000 quadrangles. The best fit generates a value of S</w:t>
      </w:r>
      <w:r w:rsidRPr="001920B4">
        <w:rPr>
          <w:vertAlign w:val="subscript"/>
        </w:rPr>
        <w:t>0</w:t>
      </w:r>
      <w:r w:rsidRPr="0077730F">
        <w:t xml:space="preserve"> (1/ 27=0.037) close to that used in the previous figure.</w:t>
      </w:r>
    </w:p>
    <w:p w:rsidR="00D25571" w:rsidRDefault="00D25571" w:rsidP="00A03864">
      <w:pPr>
        <w:pStyle w:val="Body"/>
      </w:pPr>
      <w:r>
        <w:t>The modeled distribution has many practical uses for analysis, including mobility studies and fuel efficiency planning</w:t>
      </w:r>
      <w:r w:rsidR="0085591B">
        <w:t xml:space="preserve"> </w:t>
      </w:r>
      <w:r w:rsidR="00A95F18">
        <w:t>(</w:t>
      </w:r>
      <w:r w:rsidR="0085591B">
        <w:t xml:space="preserve">see Appendix </w:t>
      </w:r>
      <w:r w:rsidR="00A95F18">
        <w:t>F)</w:t>
      </w:r>
      <w:r>
        <w:t>. Obviously, vehicles traveling up slopes use a significant amount of energy and a context modeler would need a model to base an analysis on without having to rely on the raw data by itself. Further, spatial correlations also exist and will prove useful as well. A survey of recent research gives no indication that others have discovered this rather simple model (See further Vico</w:t>
      </w:r>
      <w:r w:rsidR="00E26E08">
        <w:fldChar w:fldCharType="begin"/>
      </w:r>
      <w:r w:rsidR="004432CC">
        <w:instrText xml:space="preserve"> ADDIN ZOTERO_ITEM CSL_CITATION {"citationID":"mv25gebsg","properties":{"formattedCitation":"[27]","plainCitation":"[27]"},"citationItems":[{"id":319,"uris":["http://zotero.org/users/954774/items/TM3JAK93"],"uri":["http://zotero.org/users/954774/items/TM3JAK93"],"itemData":{"id":319,"type":"article-journal","title":"Probabilistic description of topographic slope and aspect","container-title":"J. Geophys. Res","page":"F01011","volume":"114","author":[{"family":"Vico","given":"G."},{"family":"Porporato","given":"A."}],"issued":{"year":2009},"page-first":"F01011"}}],"schema":"https://github.com/citation-style-language/schema/raw/master/csl-citation.json"} </w:instrText>
      </w:r>
      <w:r w:rsidR="00E26E08">
        <w:fldChar w:fldCharType="separate"/>
      </w:r>
      <w:r w:rsidR="00431715">
        <w:t>[27]</w:t>
      </w:r>
      <w:r w:rsidR="00E26E08">
        <w:fldChar w:fldCharType="end"/>
      </w:r>
      <w:r>
        <w:t xml:space="preserve"> Gagnon</w:t>
      </w:r>
      <w:r w:rsidR="00E26E08">
        <w:fldChar w:fldCharType="begin"/>
      </w:r>
      <w:r w:rsidR="004432CC">
        <w:instrText xml:space="preserve"> ADDIN ZOTERO_ITEM CSL_CITATION {"citationID":"sl4c2eiuh","properties":{"formattedCitation":"[28]","plainCitation":"[28]"},"citationItems":[{"id":317,"uris":["http://zotero.org/users/954774/items/NVM5RTU8"],"uri":["http://zotero.org/users/954774/items/NVM5RTU8"],"itemData":{"id":317,"type":"article-journal","title":"Multifractal earth topography","container-title":"Nonlinear Processes in Geophysics","page":"541–570","volume":"13","issue":"5","author":[{"family":"Gagnon","given":"J.S."},{"family":"Lovejoy","given":"S."},{"family":"Schertzer","given":"D."},{"family":"others","given":""}],"issued":{"year":2006},"page-first":"541–570"}}],"schema":"https://github.com/citation-style-language/schema/raw/master/csl-citation.json"} </w:instrText>
      </w:r>
      <w:r w:rsidR="00E26E08">
        <w:fldChar w:fldCharType="separate"/>
      </w:r>
      <w:r w:rsidR="00431715">
        <w:t>[28]</w:t>
      </w:r>
      <w:r w:rsidR="00E26E08">
        <w:fldChar w:fldCharType="end"/>
      </w:r>
      <w:r>
        <w:t>, Gonçalves</w:t>
      </w:r>
      <w:r w:rsidR="00E26E08">
        <w:fldChar w:fldCharType="begin"/>
      </w:r>
      <w:r w:rsidR="004432CC">
        <w:instrText xml:space="preserve"> ADDIN ZOTERO_ITEM CSL_CITATION {"citationID":"2cuf6oblhi","properties":{"formattedCitation":"[29]","plainCitation":"[29]"},"citationItems":[{"id":318,"uris":["http://zotero.org/users/954774/items/QHKUTPZG"],"uri":["http://zotero.org/users/954774/items/QHKUTPZG"],"itemData":{"id":318,"type":"paper-conference","title":"Propagation of Dem Uncertainty: An Interval Arithmetic Approach.","container-title":"XXII International Cartographic Conference, Spain","author":[{"family":"Gonçalves","given":"G."},{"family":"Santos","given":"J."}],"issued":{"year":2005}}}],"schema":"https://github.com/citation-style-language/schema/raw/master/csl-citation.json"} </w:instrText>
      </w:r>
      <w:r w:rsidR="00E26E08">
        <w:fldChar w:fldCharType="separate"/>
      </w:r>
      <w:r w:rsidR="00431715">
        <w:t>[29]</w:t>
      </w:r>
      <w:r w:rsidR="00E26E08">
        <w:fldChar w:fldCharType="end"/>
      </w:r>
      <w:r>
        <w:t>, Guarnieri</w:t>
      </w:r>
      <w:r w:rsidR="00E26E08">
        <w:fldChar w:fldCharType="begin"/>
      </w:r>
      <w:r w:rsidR="004432CC">
        <w:instrText xml:space="preserve"> ADDIN ZOTERO_ITEM CSL_CITATION {"citationID":"tht9qdd84","properties":{"formattedCitation":"[30]","plainCitation":"[30]"},"citationItems":[{"id":316,"uris":["http://zotero.org/users/954774/items/TBIH92FP"],"uri":["http://zotero.org/users/954774/items/TBIH92FP"],"itemData":{"id":316,"type":"article-journal","title":"SAR interferometry and statistical topography","container-title":"Geoscience and Remote Sensing, IEEE Transactions on","page":"2567–2581","volume":"40","issue":"12","author":[{"family":"Guarnieri","given":"A.M."}],"issued":{"year":2002},"page-first":"2567–2581"}}],"schema":"https://github.com/citation-style-language/schema/raw/master/csl-citation.json"} </w:instrText>
      </w:r>
      <w:r w:rsidR="00E26E08">
        <w:fldChar w:fldCharType="separate"/>
      </w:r>
      <w:r w:rsidR="00431715">
        <w:t>[30]</w:t>
      </w:r>
      <w:r w:rsidR="00E26E08">
        <w:fldChar w:fldCharType="end"/>
      </w:r>
      <w:r>
        <w:t xml:space="preserve">   </w:t>
      </w:r>
    </w:p>
    <w:p w:rsidR="00D25571" w:rsidRPr="00163B3E" w:rsidRDefault="00D25571" w:rsidP="002474FD">
      <w:pPr>
        <w:pStyle w:val="IntenseQuote"/>
      </w:pPr>
      <w:r>
        <w:rPr>
          <w:noProof/>
        </w:rPr>
        <w:drawing>
          <wp:inline distT="0" distB="0" distL="0" distR="0">
            <wp:extent cx="541655" cy="485140"/>
            <wp:effectExtent l="19050" t="0" r="0" b="0"/>
            <wp:docPr id="44" name="Picture 77" descr="T:\prog\shared\modsim\public_html\context\svn\trunk\Ontology\library\foundation\gems\wind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prog\shared\modsim\public_html\context\svn\trunk\Ontology\library\foundation\gems\wind_statistics_icon.png"/>
                    <pic:cNvPicPr>
                      <a:picLocks noChangeAspect="1" noChangeArrowheads="1"/>
                    </pic:cNvPicPr>
                  </pic:nvPicPr>
                  <pic:blipFill>
                    <a:blip r:embed="rId22" cstate="print"/>
                    <a:srcRect/>
                    <a:stretch>
                      <a:fillRect/>
                    </a:stretch>
                  </pic:blipFill>
                  <pic:spPr bwMode="auto">
                    <a:xfrm>
                      <a:off x="0" y="0"/>
                      <a:ext cx="541655" cy="485140"/>
                    </a:xfrm>
                    <a:prstGeom prst="rect">
                      <a:avLst/>
                    </a:prstGeom>
                    <a:noFill/>
                    <a:ln w="9525">
                      <a:noFill/>
                      <a:miter lim="800000"/>
                      <a:headEnd/>
                      <a:tailEnd/>
                    </a:ln>
                  </pic:spPr>
                </pic:pic>
              </a:graphicData>
            </a:graphic>
          </wp:inline>
        </w:drawing>
      </w:r>
      <w:r>
        <w:t xml:space="preserve"> </w:t>
      </w:r>
      <w:r w:rsidRPr="00163B3E">
        <w:t>Wind Distribution</w:t>
      </w:r>
    </w:p>
    <w:p w:rsidR="00D25571" w:rsidRDefault="00D25571" w:rsidP="00397942">
      <w:pPr>
        <w:pStyle w:val="Body"/>
      </w:pPr>
      <w:r>
        <w:lastRenderedPageBreak/>
        <w:t>Wind velocities demonstrate a wide dynamic variability, ranging from calm to gale force. However intuitive the concept of “windiness”, we may often miss the underlying mathematical simplicity behind wind speed variability. The complexity of the earth’s climate and environment actually contributes to this simplicity as it generates more states for the system to exist within</w:t>
      </w:r>
      <w:r w:rsidR="003A6FC8">
        <w:t xml:space="preserve"> (see the Gell-Mann argument)</w:t>
      </w:r>
      <w:r>
        <w:t xml:space="preserve">, which </w:t>
      </w:r>
      <w:r w:rsidR="003A6FC8">
        <w:t xml:space="preserve">can also </w:t>
      </w:r>
      <w:r>
        <w:t xml:space="preserve">increase the likelihood of variability. </w:t>
      </w:r>
      <w:r w:rsidR="0085591B">
        <w:t>With minimal knowledge as to the origin of the wind variance, we can apply the maximum entropy principle to its energy content.</w:t>
      </w:r>
    </w:p>
    <w:p w:rsidR="0085591B" w:rsidRDefault="00D25571" w:rsidP="0085591B">
      <w:pPr>
        <w:pStyle w:val="Body"/>
      </w:pPr>
      <w:r>
        <w:t xml:space="preserve">The derivation of wind dispersion follows a few </w:t>
      </w:r>
      <w:r w:rsidR="0085591B">
        <w:t xml:space="preserve">straightforward </w:t>
      </w:r>
      <w:r>
        <w:t xml:space="preserve">steps. We start with the premise that every location on Earth has a mean or average wind speed. This speed has a prevailing direction but assume that it can blow in any direction. Next we safely assume that the kinetic energy contained in the aggregate speed goes as the square of its velocity. </w:t>
      </w:r>
      <w:r w:rsidR="0085591B">
        <w:t xml:space="preserve">If we assume only temporally-averaged mean wind energy and then relate the energy, </w:t>
      </w:r>
      <w:r w:rsidR="0085591B" w:rsidRPr="00B2021E">
        <w:rPr>
          <w:b/>
          <w:i/>
        </w:rPr>
        <w:t>E</w:t>
      </w:r>
      <w:r w:rsidR="0085591B">
        <w:t xml:space="preserve">, as the square of the wind speed, </w:t>
      </w:r>
      <w:r w:rsidR="0085591B" w:rsidRPr="009B665A">
        <w:rPr>
          <w:b/>
          <w:i/>
        </w:rPr>
        <w:t>ν</w:t>
      </w:r>
      <w:r w:rsidR="0085591B" w:rsidRPr="00B2021E">
        <w:rPr>
          <w:b/>
          <w:vertAlign w:val="superscript"/>
        </w:rPr>
        <w:t>2</w:t>
      </w:r>
      <w:r w:rsidR="0085591B">
        <w:t xml:space="preserve">, the resultant maximum entropy probability distribution matches the Rayleigh distribution.  </w:t>
      </w:r>
    </w:p>
    <w:p w:rsidR="00AD4EDE" w:rsidRDefault="0085591B" w:rsidP="00AD4EDE">
      <w:pPr>
        <w:pStyle w:val="Equation"/>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dE</m:t>
              </m:r>
            </m:num>
            <m:den>
              <m:r>
                <w:rPr>
                  <w:rFonts w:ascii="Cambria Math" w:hAnsi="Cambria Math"/>
                </w:rPr>
                <m:t>dv</m:t>
              </m:r>
            </m:den>
          </m:f>
          <m:r>
            <w:rPr>
              <w:rFonts w:ascii="Cambria Math" w:hAnsi="Cambria Math"/>
            </w:rPr>
            <m:t>=2cv∙</m:t>
          </m:r>
          <m:sSup>
            <m:sSupPr>
              <m:ctrlPr>
                <w:rPr>
                  <w:rFonts w:ascii="Cambria Math" w:hAnsi="Cambria Math"/>
                  <w:i/>
                </w:rPr>
              </m:ctrlPr>
            </m:sSupPr>
            <m:e>
              <m:r>
                <w:rPr>
                  <w:rFonts w:ascii="Cambria Math" w:hAnsi="Cambria Math"/>
                </w:rPr>
                <m:t>e</m:t>
              </m:r>
            </m:e>
            <m:sup>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sup>
          </m:sSup>
        </m:oMath>
      </m:oMathPara>
    </w:p>
    <w:p w:rsidR="00D25571" w:rsidRDefault="00D25571" w:rsidP="00397942">
      <w:pPr>
        <w:pStyle w:val="Body"/>
      </w:pPr>
      <w:r>
        <w:t>This comes about from the Newtonian kinetic energy law ½</w:t>
      </w:r>
      <w:r w:rsidRPr="001920B4">
        <w:rPr>
          <w:i/>
        </w:rPr>
        <w:t>mv</w:t>
      </w:r>
      <w:r>
        <w:rPr>
          <w:vertAlign w:val="superscript"/>
        </w:rPr>
        <w:t>2</w:t>
      </w:r>
      <w:r>
        <w:t xml:space="preserve"> and it shows up empirically as the aeronautical drag law (i.e. wind resistance) which also goes as the square of the speed.</w:t>
      </w:r>
      <w:r w:rsidR="003A6FC8" w:rsidRPr="007B11C1">
        <w:rPr>
          <w:rStyle w:val="FootnoteReference"/>
        </w:rPr>
        <w:footnoteReference w:id="3"/>
      </w:r>
      <w:r>
        <w:t xml:space="preserve">  Then apply the principle of maximum entropy to the possible states of energy that exist and come up with a probability density function that has no constraints other than a mean value (with negative speeds forbidden).  In the equation above </w:t>
      </w:r>
      <w:r w:rsidRPr="00FE6E5B">
        <w:rPr>
          <w:i/>
        </w:rPr>
        <w:t>c</w:t>
      </w:r>
      <w:r>
        <w:t xml:space="preserve"> is a constant and 1/</w:t>
      </w:r>
      <w:r w:rsidRPr="00FE6E5B">
        <w:rPr>
          <w:i/>
        </w:rPr>
        <w:t>c</w:t>
      </w:r>
      <w:r>
        <w:t xml:space="preserve"> defines the mean energy (i.e. essentially acting as the Boltzmann activation energy). This describes a declining probability profile, with low energies much more probable than high energies. To convert to a wind dispersion PDF we substitute velocity for energy and simplify. </w:t>
      </w:r>
    </w:p>
    <w:p w:rsidR="00D25571" w:rsidRPr="008D5BE9" w:rsidRDefault="00E26E08" w:rsidP="00397942">
      <w:pPr>
        <w:pStyle w:val="Body"/>
      </w:pPr>
      <w:r>
        <w:fldChar w:fldCharType="begin"/>
      </w:r>
      <w:r w:rsidR="00D25571">
        <w:instrText xml:space="preserve"> REF _Ref328474339 \h </w:instrText>
      </w:r>
      <w:r>
        <w:fldChar w:fldCharType="separate"/>
      </w:r>
      <w:r w:rsidR="00D25571">
        <w:t xml:space="preserve">Figure </w:t>
      </w:r>
      <w:r w:rsidR="00D25571">
        <w:rPr>
          <w:noProof/>
        </w:rPr>
        <w:t>6</w:t>
      </w:r>
      <w:r>
        <w:fldChar w:fldCharType="end"/>
      </w:r>
      <w:r w:rsidR="00D25571">
        <w:t xml:space="preserve"> shows an empirically observed wind speed distribution, showing a peak away from zero wind speeds and a rapid decline of frequency at higher velocity. Heuristically, many scientists refer to </w:t>
      </w:r>
      <w:r w:rsidR="003A6FC8">
        <w:t xml:space="preserve">the model </w:t>
      </w:r>
      <w:r w:rsidR="00D25571">
        <w:t xml:space="preserve">as </w:t>
      </w:r>
      <w:r w:rsidR="003A6FC8">
        <w:t xml:space="preserve">following </w:t>
      </w:r>
      <w:r w:rsidR="00D25571">
        <w:t xml:space="preserve">a Rayleigh or Weibull distribution. The Rayleigh comes out as the simpler model because it derives from first principles and any deviation from the quadratic exponent works as a refinement.  The first data set shown consisted of about 36,000 sequential hourly measurements in terms of energy (kilowatt-hours) for Ontario.  </w:t>
      </w:r>
    </w:p>
    <w:p w:rsidR="00D25571" w:rsidRDefault="00D25571" w:rsidP="00FE6E5B">
      <w:pPr>
        <w:pStyle w:val="AABAEProposal"/>
        <w:keepNext/>
        <w:jc w:val="center"/>
      </w:pPr>
      <w:r>
        <w:rPr>
          <w:noProof/>
        </w:rPr>
        <w:drawing>
          <wp:inline distT="0" distB="0" distL="0" distR="0">
            <wp:extent cx="3474648" cy="2354672"/>
            <wp:effectExtent l="19050" t="0" r="0" b="0"/>
            <wp:docPr id="46" name="Picture 6" descr="wind-energ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energy.gif"/>
                    <pic:cNvPicPr/>
                  </pic:nvPicPr>
                  <pic:blipFill>
                    <a:blip r:embed="rId23" cstate="print"/>
                    <a:stretch>
                      <a:fillRect/>
                    </a:stretch>
                  </pic:blipFill>
                  <pic:spPr>
                    <a:xfrm>
                      <a:off x="0" y="0"/>
                      <a:ext cx="3474648" cy="2354672"/>
                    </a:xfrm>
                    <a:prstGeom prst="rect">
                      <a:avLst/>
                    </a:prstGeom>
                  </pic:spPr>
                </pic:pic>
              </a:graphicData>
            </a:graphic>
          </wp:inline>
        </w:drawing>
      </w:r>
    </w:p>
    <w:p w:rsidR="00D25571" w:rsidRDefault="00D25571" w:rsidP="00FE6E5B">
      <w:pPr>
        <w:pStyle w:val="Caption"/>
      </w:pPr>
      <w:bookmarkStart w:id="22" w:name="_Ref328474339"/>
      <w:r>
        <w:t xml:space="preserve">Figure </w:t>
      </w:r>
      <w:fldSimple w:instr=" SEQ Figure \* ARABIC ">
        <w:r w:rsidR="00CF2D22">
          <w:rPr>
            <w:noProof/>
          </w:rPr>
          <w:t>6</w:t>
        </w:r>
      </w:fldSimple>
      <w:bookmarkEnd w:id="22"/>
      <w:r>
        <w:t xml:space="preserve">: </w:t>
      </w:r>
      <w:r w:rsidRPr="001D3880">
        <w:t>Wind distribution follows Rayleigh distribution closely. This data was collected from an archive of wind energy statistics collected in Ontario. The upper level cut-out is due to turbine governor regulation at high wind speeds.</w:t>
      </w:r>
    </w:p>
    <w:p w:rsidR="00D25571" w:rsidRDefault="00D25571" w:rsidP="004551A0">
      <w:pPr>
        <w:pStyle w:val="Body"/>
      </w:pPr>
      <w:r>
        <w:lastRenderedPageBreak/>
        <w:t>By adding more data to our knowledge on wind dispersion, we can observe how dispersion in wind speeds has a universal character. The second data set (</w:t>
      </w:r>
      <w:r w:rsidR="00E26E08">
        <w:fldChar w:fldCharType="begin"/>
      </w:r>
      <w:r>
        <w:instrText xml:space="preserve"> REF _Ref328474288 \h </w:instrText>
      </w:r>
      <w:r w:rsidR="00E26E08">
        <w:fldChar w:fldCharType="separate"/>
      </w:r>
      <w:r>
        <w:t xml:space="preserve">Figure </w:t>
      </w:r>
      <w:r>
        <w:rPr>
          <w:noProof/>
        </w:rPr>
        <w:t>7</w:t>
      </w:r>
      <w:r w:rsidR="00E26E08">
        <w:fldChar w:fldCharType="end"/>
      </w:r>
      <w:r>
        <w:t>) comes from northwest Germany and consists of wind power collected at 15 minute intervals.</w:t>
      </w:r>
    </w:p>
    <w:p w:rsidR="00D25571" w:rsidRDefault="00D25571" w:rsidP="005E54EB">
      <w:pPr>
        <w:pStyle w:val="Equation"/>
        <w:keepNext/>
      </w:pPr>
      <w:r>
        <w:rPr>
          <w:noProof/>
        </w:rPr>
        <w:drawing>
          <wp:inline distT="0" distB="0" distL="0" distR="0">
            <wp:extent cx="3480506" cy="3438008"/>
            <wp:effectExtent l="19050" t="0" r="5644" b="0"/>
            <wp:docPr id="48" name="Picture 12" descr="http://3.bp.blogspot.com/_csV48ElUsZQ/TAWyBQrOqQI/AAAAAAAAAYA/g09lT-7-hfI/s1600/nw-germ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3.bp.blogspot.com/_csV48ElUsZQ/TAWyBQrOqQI/AAAAAAAAAYA/g09lT-7-hfI/s1600/nw-german.gif"/>
                    <pic:cNvPicPr>
                      <a:picLocks noChangeAspect="1" noChangeArrowheads="1"/>
                    </pic:cNvPicPr>
                  </pic:nvPicPr>
                  <pic:blipFill>
                    <a:blip r:embed="rId24" cstate="print"/>
                    <a:srcRect/>
                    <a:stretch>
                      <a:fillRect/>
                    </a:stretch>
                  </pic:blipFill>
                  <pic:spPr bwMode="auto">
                    <a:xfrm>
                      <a:off x="0" y="0"/>
                      <a:ext cx="3480506" cy="3438008"/>
                    </a:xfrm>
                    <a:prstGeom prst="rect">
                      <a:avLst/>
                    </a:prstGeom>
                    <a:noFill/>
                    <a:ln w="9525">
                      <a:noFill/>
                      <a:miter lim="800000"/>
                      <a:headEnd/>
                      <a:tailEnd/>
                    </a:ln>
                  </pic:spPr>
                </pic:pic>
              </a:graphicData>
            </a:graphic>
          </wp:inline>
        </w:drawing>
      </w:r>
    </w:p>
    <w:p w:rsidR="00D25571" w:rsidRDefault="00D25571" w:rsidP="00610B80">
      <w:pPr>
        <w:pStyle w:val="Caption"/>
      </w:pPr>
      <w:bookmarkStart w:id="23" w:name="_Ref328474288"/>
      <w:r>
        <w:t xml:space="preserve">Figure </w:t>
      </w:r>
      <w:fldSimple w:instr=" SEQ Figure \* ARABIC ">
        <w:r w:rsidR="00CF2D22">
          <w:rPr>
            <w:noProof/>
          </w:rPr>
          <w:t>7</w:t>
        </w:r>
      </w:fldSimple>
      <w:bookmarkEnd w:id="23"/>
      <w:r>
        <w:t xml:space="preserve">: Wind variations for Germany. The curve has all the same characteristics as that for Ontario, demonstrating the universal behavior in wind speed variability. </w:t>
      </w:r>
    </w:p>
    <w:p w:rsidR="00D25571" w:rsidRDefault="00D25571" w:rsidP="000A4624">
      <w:pPr>
        <w:pStyle w:val="Body"/>
      </w:pPr>
      <w:r>
        <w:t xml:space="preserve">Note that the same wind dispersion holds as for Ontario. Both curves display the same damped exponential probability distribution function for frequency of wind power (derived from wind speed). We also see the same qualitative cut-out above a certain power or wind energy level. </w:t>
      </w:r>
    </w:p>
    <w:p w:rsidR="00D25571" w:rsidRDefault="00AD4EDE" w:rsidP="005E54EB">
      <w:pPr>
        <w:pStyle w:val="Body"/>
      </w:pPr>
      <w:r w:rsidRPr="00AD4EDE">
        <w:rPr>
          <w:b/>
        </w:rPr>
        <w:t xml:space="preserve">Adding More Variability. </w:t>
      </w:r>
      <w:r w:rsidR="00D25571">
        <w:t>Since</w:t>
      </w:r>
      <w:r w:rsidR="00D25571" w:rsidRPr="005E54EB">
        <w:t xml:space="preserve"> </w:t>
      </w:r>
      <w:r w:rsidR="00D25571" w:rsidRPr="005E54EB">
        <w:rPr>
          <w:i/>
        </w:rPr>
        <w:t>E</w:t>
      </w:r>
      <w:r w:rsidR="00D25571" w:rsidRPr="005E54EB">
        <w:rPr>
          <w:i/>
          <w:vertAlign w:val="subscript"/>
        </w:rPr>
        <w:t>A</w:t>
      </w:r>
      <w:r w:rsidR="00D25571" w:rsidRPr="005E54EB">
        <w:t xml:space="preserve"> can vary from region to region, we leave it as a conditional, and then set that as a maximal entropy estimator as well</w:t>
      </w:r>
    </w:p>
    <w:p w:rsidR="00D25571" w:rsidRPr="005E54EB" w:rsidRDefault="00D25571" w:rsidP="005E54EB">
      <w:pPr>
        <w:pStyle w:val="Body"/>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α∙</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D25571" w:rsidRDefault="00D25571" w:rsidP="005E54EB">
      <w:pPr>
        <w:pStyle w:val="Body"/>
      </w:pPr>
      <w:r>
        <w:t>then we integrate over the conditional's range according to standard practice and arrive at a cumulative.</w:t>
      </w:r>
    </w:p>
    <w:p w:rsidR="00D25571" w:rsidRDefault="00D25571" w:rsidP="00FE6E5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i</m:t>
                  </m:r>
                </m:sub>
              </m:sSub>
            </m:e>
          </m:nary>
        </m:oMath>
      </m:oMathPara>
    </w:p>
    <w:p w:rsidR="00D25571" w:rsidRDefault="00D25571" w:rsidP="005E54EB">
      <w:pPr>
        <w:pStyle w:val="Body"/>
      </w:pPr>
      <w:r>
        <w:t xml:space="preserve">This results in a simple lookup in your favorite comprehensive table of cataloged integration formulas, which leads to the following solution: </w:t>
      </w:r>
    </w:p>
    <w:p w:rsidR="00D25571" w:rsidRDefault="00D25571" w:rsidP="00FE6E5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e>
          </m:d>
        </m:oMath>
      </m:oMathPara>
    </w:p>
    <w:p w:rsidR="00D25571" w:rsidRDefault="00D25571" w:rsidP="005E54EB">
      <w:pPr>
        <w:pStyle w:val="Body"/>
      </w:pPr>
      <w:r>
        <w:t xml:space="preserve">where </w:t>
      </w:r>
      <w:r w:rsidRPr="00BC78D2">
        <w:rPr>
          <w:i/>
        </w:rPr>
        <w:t>K</w:t>
      </w:r>
      <w:r w:rsidRPr="00BC78D2">
        <w:rPr>
          <w:i/>
          <w:vertAlign w:val="subscript"/>
        </w:rPr>
        <w:t>1</w:t>
      </w:r>
      <w:r>
        <w:t xml:space="preserve"> is the </w:t>
      </w:r>
      <w:r w:rsidRPr="005E54EB">
        <w:t>modified BesselK</w:t>
      </w:r>
      <w:r>
        <w:t xml:space="preserve"> function of the second kind, in this case of order 1, which is found in any spreadsheet program (such as Excel). Note that this is the same function that we used for the </w:t>
      </w:r>
      <w:r>
        <w:lastRenderedPageBreak/>
        <w:t xml:space="preserve">distribution of terrain slopes.  The order 1 is the variant used for the </w:t>
      </w:r>
      <w:r w:rsidRPr="00BC78D2">
        <w:rPr>
          <w:i/>
        </w:rPr>
        <w:t>cumulative</w:t>
      </w:r>
      <w:r>
        <w:t xml:space="preserve"> distribution function</w:t>
      </w:r>
      <w:r>
        <w:br/>
      </w:r>
      <w:r>
        <w:br/>
        <w:t xml:space="preserve">We tested this formulation against wind data from </w:t>
      </w:r>
      <w:hyperlink r:id="rId25" w:tgtFrame="_blank" w:history="1">
        <w:r>
          <w:rPr>
            <w:rStyle w:val="Hyperlink"/>
          </w:rPr>
          <w:t>Bonneville Power Administration</w:t>
        </w:r>
      </w:hyperlink>
      <w:r>
        <w:t xml:space="preserve">,which has over 20 meteorological stations set up around northern Oregon. The download consisted of over 2.5 million data points collected at 5 minute intervals, archived over the span of a little less than 2 years. </w:t>
      </w:r>
      <w:r>
        <w:br/>
      </w:r>
    </w:p>
    <w:tbl>
      <w:tblPr>
        <w:tblW w:w="0" w:type="auto"/>
        <w:jc w:val="center"/>
        <w:tblCellSpacing w:w="0" w:type="dxa"/>
        <w:tblCellMar>
          <w:left w:w="0" w:type="dxa"/>
          <w:right w:w="0" w:type="dxa"/>
        </w:tblCellMar>
        <w:tblLook w:val="04A0"/>
      </w:tblPr>
      <w:tblGrid>
        <w:gridCol w:w="8818"/>
      </w:tblGrid>
      <w:tr w:rsidR="00D25571" w:rsidTr="00FE6E5B">
        <w:trPr>
          <w:tblCellSpacing w:w="0" w:type="dxa"/>
          <w:jc w:val="center"/>
        </w:trPr>
        <w:tc>
          <w:tcPr>
            <w:tcW w:w="0" w:type="auto"/>
            <w:vAlign w:val="center"/>
            <w:hideMark/>
          </w:tcPr>
          <w:p w:rsidR="00D25571" w:rsidRDefault="00D25571" w:rsidP="005E54EB">
            <w:pPr>
              <w:keepNext/>
              <w:jc w:val="center"/>
            </w:pPr>
            <w:r>
              <w:rPr>
                <w:noProof/>
                <w:color w:val="0000FF"/>
              </w:rPr>
              <w:drawing>
                <wp:inline distT="0" distB="0" distL="0" distR="0">
                  <wp:extent cx="3900508" cy="2596445"/>
                  <wp:effectExtent l="19050" t="0" r="4742" b="0"/>
                  <wp:docPr id="51" name="Picture 8" descr="http://1.bp.blogspot.com/-yPtFex5vI1w/TzWsB_ZLQUI/AAAAAAAAA84/lOAPPxYKB_E/s400/bpa_wind_all_semilog.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yPtFex5vI1w/TzWsB_ZLQUI/AAAAAAAAA84/lOAPPxYKB_E/s400/bpa_wind_all_semilog.gif">
                            <a:hlinkClick r:id="rId26"/>
                          </pic:cNvPr>
                          <pic:cNvPicPr>
                            <a:picLocks noChangeAspect="1" noChangeArrowheads="1"/>
                          </pic:cNvPicPr>
                        </pic:nvPicPr>
                        <pic:blipFill>
                          <a:blip r:embed="rId27" cstate="print"/>
                          <a:srcRect/>
                          <a:stretch>
                            <a:fillRect/>
                          </a:stretch>
                        </pic:blipFill>
                        <pic:spPr bwMode="auto">
                          <a:xfrm>
                            <a:off x="0" y="0"/>
                            <a:ext cx="3895739" cy="2593270"/>
                          </a:xfrm>
                          <a:prstGeom prst="rect">
                            <a:avLst/>
                          </a:prstGeom>
                          <a:noFill/>
                          <a:ln w="9525">
                            <a:noFill/>
                            <a:miter lim="800000"/>
                            <a:headEnd/>
                            <a:tailEnd/>
                          </a:ln>
                        </pic:spPr>
                      </pic:pic>
                    </a:graphicData>
                  </a:graphic>
                </wp:inline>
              </w:drawing>
            </w:r>
          </w:p>
          <w:p w:rsidR="00D25571" w:rsidRDefault="00D25571" w:rsidP="005E54EB">
            <w:pPr>
              <w:pStyle w:val="Caption"/>
              <w:rPr>
                <w:sz w:val="24"/>
                <w:szCs w:val="24"/>
              </w:rPr>
            </w:pPr>
            <w:r>
              <w:t xml:space="preserve">Figure </w:t>
            </w:r>
            <w:fldSimple w:instr=" SEQ Figure \* ARABIC ">
              <w:r w:rsidR="00CF2D22">
                <w:rPr>
                  <w:noProof/>
                </w:rPr>
                <w:t>8</w:t>
              </w:r>
            </w:fldSimple>
            <w:r>
              <w:t xml:space="preserve">: </w:t>
            </w:r>
            <w:r w:rsidRPr="00C27139">
              <w:t xml:space="preserve"> Cumulative distribution function of wind energies from Bonneville with model fit.</w:t>
            </w:r>
          </w:p>
        </w:tc>
      </w:tr>
      <w:tr w:rsidR="00D25571" w:rsidTr="00FE6E5B">
        <w:trPr>
          <w:tblCellSpacing w:w="0" w:type="dxa"/>
          <w:jc w:val="center"/>
        </w:trPr>
        <w:tc>
          <w:tcPr>
            <w:tcW w:w="0" w:type="auto"/>
            <w:vAlign w:val="center"/>
            <w:hideMark/>
          </w:tcPr>
          <w:p w:rsidR="00D25571" w:rsidRDefault="00D25571" w:rsidP="005E54EB">
            <w:pPr>
              <w:rPr>
                <w:sz w:val="24"/>
                <w:szCs w:val="24"/>
              </w:rPr>
            </w:pPr>
          </w:p>
        </w:tc>
      </w:tr>
    </w:tbl>
    <w:p w:rsidR="00D25571" w:rsidRDefault="00D25571" w:rsidP="005E54EB">
      <w:pPr>
        <w:pStyle w:val="Body"/>
      </w:pPr>
      <w:r>
        <w:t>For the fit of this curve, the average energy was derived directly by computing the mean over the entire set of data separately. This corresponded to a value of 12.4 MPH, and placed a pair of positive and negative tolerances to give an idea of the sensitivity of the fit.</w:t>
      </w:r>
      <w:r>
        <w:br/>
      </w:r>
      <w:r>
        <w:br/>
        <w:t>As this is a single parameter model, the only leeway we have is in shifting the curve horizontally along the energy axis, and since this is locked by an average, the fit becomes essentially automatic with no room for tweaking and little for argument. The probabilities are automatically normalized.</w:t>
      </w:r>
      <w:r>
        <w:br/>
      </w:r>
      <w:r>
        <w:br/>
      </w:r>
      <w:r w:rsidR="00E26E08">
        <w:fldChar w:fldCharType="begin"/>
      </w:r>
      <w:r>
        <w:instrText xml:space="preserve"> REF _Ref326155644 \h </w:instrText>
      </w:r>
      <w:r w:rsidR="00E26E08">
        <w:fldChar w:fldCharType="separate"/>
      </w:r>
      <w:r>
        <w:t xml:space="preserve">Figure </w:t>
      </w:r>
      <w:r>
        <w:rPr>
          <w:noProof/>
        </w:rPr>
        <w:t>9</w:t>
      </w:r>
      <w:r w:rsidR="00E26E08">
        <w:fldChar w:fldCharType="end"/>
      </w:r>
      <w:r>
        <w:t xml:space="preserve"> shows the log-log plot, which reveals a departure at high wind speeds. This shows that excessive gale force winds (greater than 60 MPH) did not occur over the extended region during the span of two years data collection.  </w:t>
      </w:r>
    </w:p>
    <w:p w:rsidR="00D25571" w:rsidRDefault="00D25571" w:rsidP="005E54EB">
      <w:pPr>
        <w:pStyle w:val="Body"/>
      </w:pPr>
      <w:r>
        <w:t>Wind dispersion analysis has obvious applications for context modeling. Fuel efficiency is impacted by aerodynamics and drag goes up as the square of the wind speed. Vehicle cooling also is impacted by convection due to local winds.  Applying this approach for context modeling has the benefit of allowing simple sampled data generation for verification and PCC bounding, similar to that applied for terrain slopes.</w:t>
      </w:r>
    </w:p>
    <w:tbl>
      <w:tblPr>
        <w:tblW w:w="0" w:type="auto"/>
        <w:jc w:val="center"/>
        <w:tblCellSpacing w:w="0" w:type="dxa"/>
        <w:tblCellMar>
          <w:left w:w="0" w:type="dxa"/>
          <w:right w:w="0" w:type="dxa"/>
        </w:tblCellMar>
        <w:tblLook w:val="04A0"/>
      </w:tblPr>
      <w:tblGrid>
        <w:gridCol w:w="7770"/>
      </w:tblGrid>
      <w:tr w:rsidR="00D25571" w:rsidTr="00FE6E5B">
        <w:trPr>
          <w:tblCellSpacing w:w="0" w:type="dxa"/>
          <w:jc w:val="center"/>
        </w:trPr>
        <w:tc>
          <w:tcPr>
            <w:tcW w:w="0" w:type="auto"/>
            <w:vAlign w:val="center"/>
            <w:hideMark/>
          </w:tcPr>
          <w:p w:rsidR="00D25571" w:rsidRDefault="00D25571" w:rsidP="005E54EB">
            <w:pPr>
              <w:keepNext/>
              <w:jc w:val="center"/>
            </w:pPr>
            <w:r>
              <w:rPr>
                <w:noProof/>
                <w:color w:val="0000FF"/>
              </w:rPr>
              <w:lastRenderedPageBreak/>
              <w:drawing>
                <wp:inline distT="0" distB="0" distL="0" distR="0">
                  <wp:extent cx="4906108" cy="3614468"/>
                  <wp:effectExtent l="19050" t="0" r="8792" b="0"/>
                  <wp:docPr id="52" name="Picture 9" descr="http://2.bp.blogspot.com/-J9DijugJnqc/TzWsBu4qBbI/AAAAAAAAA8w/TDgxdZgEFb0/s400/bpa_wind_all_loglog.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2.bp.blogspot.com/-J9DijugJnqc/TzWsBu4qBbI/AAAAAAAAA8w/TDgxdZgEFb0/s400/bpa_wind_all_loglog.gif">
                            <a:hlinkClick r:id="rId28"/>
                          </pic:cNvPr>
                          <pic:cNvPicPr>
                            <a:picLocks noChangeAspect="1" noChangeArrowheads="1"/>
                          </pic:cNvPicPr>
                        </pic:nvPicPr>
                        <pic:blipFill>
                          <a:blip r:embed="rId29" cstate="print"/>
                          <a:srcRect/>
                          <a:stretch>
                            <a:fillRect/>
                          </a:stretch>
                        </pic:blipFill>
                        <pic:spPr bwMode="auto">
                          <a:xfrm>
                            <a:off x="0" y="0"/>
                            <a:ext cx="4911414" cy="3618377"/>
                          </a:xfrm>
                          <a:prstGeom prst="rect">
                            <a:avLst/>
                          </a:prstGeom>
                          <a:noFill/>
                          <a:ln w="9525">
                            <a:noFill/>
                            <a:miter lim="800000"/>
                            <a:headEnd/>
                            <a:tailEnd/>
                          </a:ln>
                        </pic:spPr>
                      </pic:pic>
                    </a:graphicData>
                  </a:graphic>
                </wp:inline>
              </w:drawing>
            </w:r>
          </w:p>
          <w:p w:rsidR="00D25571" w:rsidRDefault="00D25571" w:rsidP="005E54EB">
            <w:pPr>
              <w:pStyle w:val="Caption"/>
              <w:rPr>
                <w:sz w:val="24"/>
                <w:szCs w:val="24"/>
              </w:rPr>
            </w:pPr>
            <w:bookmarkStart w:id="24" w:name="_Ref326155644"/>
            <w:r>
              <w:t xml:space="preserve">Figure </w:t>
            </w:r>
            <w:fldSimple w:instr=" SEQ Figure \* ARABIC ">
              <w:r w:rsidR="00CF2D22">
                <w:rPr>
                  <w:noProof/>
                </w:rPr>
                <w:t>9</w:t>
              </w:r>
            </w:fldSimple>
            <w:bookmarkEnd w:id="24"/>
            <w:r>
              <w:t>: Cumulative distribution function of wind energies on a log-log plot.</w:t>
            </w:r>
          </w:p>
        </w:tc>
      </w:tr>
      <w:tr w:rsidR="00D25571" w:rsidTr="00FE6E5B">
        <w:trPr>
          <w:tblCellSpacing w:w="0" w:type="dxa"/>
          <w:jc w:val="center"/>
        </w:trPr>
        <w:tc>
          <w:tcPr>
            <w:tcW w:w="0" w:type="auto"/>
            <w:vAlign w:val="center"/>
            <w:hideMark/>
          </w:tcPr>
          <w:p w:rsidR="00D25571" w:rsidRDefault="00D25571">
            <w:pPr>
              <w:jc w:val="center"/>
              <w:rPr>
                <w:sz w:val="24"/>
                <w:szCs w:val="24"/>
              </w:rPr>
            </w:pPr>
          </w:p>
        </w:tc>
      </w:tr>
    </w:tbl>
    <w:p w:rsidR="00D25571" w:rsidRDefault="00D25571" w:rsidP="000A4624">
      <w:pPr>
        <w:pStyle w:val="Body"/>
      </w:pPr>
      <w:r>
        <w:t xml:space="preserve">The previous maximum entropy derivation assumed only a known mean of wind energy levels (measured as power integrated over a fixed time period). From this simple formulation, one can </w:t>
      </w:r>
      <w:r w:rsidR="00F21B68">
        <w:t xml:space="preserve">estimate or extrapolate </w:t>
      </w:r>
      <w:r>
        <w:t>a wind speed probability. Knowing the probability of wind speed, one can also perform all kinds of interesting extrapolations — for example, we can project the likelihood of how long it would take to accumulate a certain level of energy</w:t>
      </w:r>
      <w:r w:rsidR="00E26E08">
        <w:fldChar w:fldCharType="begin"/>
      </w:r>
      <w:r w:rsidR="004432CC">
        <w:instrText xml:space="preserve"> ADDIN ZOTERO_ITEM CSL_CITATION {"citationID":"1vul5gp3pk","properties":{"formattedCitation":"[31]","plainCitation":"[31]"},"citationItems":[{"id":314,"uris":["http://zotero.org/users/954774/items/RCWNNUTH"],"uri":["http://zotero.org/users/954774/items/RCWNNUTH"],"itemData":{"id":314,"type":"report","title":"Renewable Energy Analysis for Afghanistan","publisher":"RDECOM AMSAA","page":"20","abstract":"To provide an analytical foundation to Army decisions addressing renewable electric power options supporting current operations","URL":"http://web.amsaa.army.mil/Documents/Renewable%20Energy%20Analysis.pdf","author":[{"family":"Carrier","given":"David"}],"issued":{"year":2010},"accessed":{"year":2012,"month":4,"day":25},"page-first":"20"}}],"schema":"https://github.com/citation-style-language/schema/raw/master/csl-citation.json"} </w:instrText>
      </w:r>
      <w:r w:rsidR="00E26E08">
        <w:fldChar w:fldCharType="separate"/>
      </w:r>
      <w:r w:rsidR="00431715">
        <w:t>[31]</w:t>
      </w:r>
      <w:r w:rsidR="00E26E08">
        <w:fldChar w:fldCharType="end"/>
      </w:r>
      <w:r>
        <w:t>.</w:t>
      </w:r>
    </w:p>
    <w:p w:rsidR="00D25571" w:rsidRDefault="00D25571" w:rsidP="000A4624">
      <w:pPr>
        <w:pStyle w:val="Body"/>
      </w:pPr>
    </w:p>
    <w:p w:rsidR="00D25571" w:rsidRPr="00703BAC" w:rsidRDefault="00D25571" w:rsidP="002474FD">
      <w:pPr>
        <w:pStyle w:val="IntenseQuote"/>
      </w:pPr>
      <w:r>
        <w:rPr>
          <w:noProof/>
        </w:rPr>
        <w:drawing>
          <wp:inline distT="0" distB="0" distL="0" distR="0">
            <wp:extent cx="541655" cy="474345"/>
            <wp:effectExtent l="19050" t="0" r="0" b="0"/>
            <wp:docPr id="53" name="Picture 78" descr="T:\prog\shared\modsim\public_html\context\svn\trunk\Ontology\library\foundation\gems\wave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prog\shared\modsim\public_html\context\svn\trunk\Ontology\library\foundation\gems\wave_statistics_icon.png"/>
                    <pic:cNvPicPr>
                      <a:picLocks noChangeAspect="1" noChangeArrowheads="1"/>
                    </pic:cNvPicPr>
                  </pic:nvPicPr>
                  <pic:blipFill>
                    <a:blip r:embed="rId30" cstate="print"/>
                    <a:srcRect/>
                    <a:stretch>
                      <a:fillRect/>
                    </a:stretch>
                  </pic:blipFill>
                  <pic:spPr bwMode="auto">
                    <a:xfrm>
                      <a:off x="0" y="0"/>
                      <a:ext cx="541655" cy="474345"/>
                    </a:xfrm>
                    <a:prstGeom prst="rect">
                      <a:avLst/>
                    </a:prstGeom>
                    <a:noFill/>
                    <a:ln w="9525">
                      <a:noFill/>
                      <a:miter lim="800000"/>
                      <a:headEnd/>
                      <a:tailEnd/>
                    </a:ln>
                  </pic:spPr>
                </pic:pic>
              </a:graphicData>
            </a:graphic>
          </wp:inline>
        </w:drawing>
      </w:r>
      <w:r>
        <w:t xml:space="preserve"> Aquatic </w:t>
      </w:r>
      <w:r w:rsidRPr="00703BAC">
        <w:t>Waves</w:t>
      </w:r>
    </w:p>
    <w:p w:rsidR="00AD4EDE" w:rsidRDefault="00D25571">
      <w:pPr>
        <w:pStyle w:val="Body"/>
      </w:pPr>
      <w:r w:rsidRPr="00B05114">
        <w:t xml:space="preserve">Ocean waves </w:t>
      </w:r>
      <w:r>
        <w:t xml:space="preserve">exist in as </w:t>
      </w:r>
      <w:r w:rsidRPr="00B05114">
        <w:t>disordered</w:t>
      </w:r>
      <w:r>
        <w:t xml:space="preserve"> </w:t>
      </w:r>
      <w:r w:rsidR="00F21B68">
        <w:t xml:space="preserve">and unpredictable </w:t>
      </w:r>
      <w:r>
        <w:t>state</w:t>
      </w:r>
      <w:r w:rsidRPr="00B05114">
        <w:t xml:space="preserve"> as the wind. We may not </w:t>
      </w:r>
      <w:r w:rsidR="00F21B68">
        <w:t xml:space="preserve">always </w:t>
      </w:r>
      <w:r w:rsidRPr="00B05114">
        <w:t xml:space="preserve">notice this </w:t>
      </w:r>
      <w:r>
        <w:t>as</w:t>
      </w:r>
      <w:r w:rsidRPr="00B05114">
        <w:t xml:space="preserve"> the scale of waves is smaller</w:t>
      </w:r>
      <w:r>
        <w:t xml:space="preserve"> and </w:t>
      </w:r>
      <w:r w:rsidR="00F21B68">
        <w:t>often takes the form of a regular</w:t>
      </w:r>
      <w:r w:rsidR="00A32053">
        <w:t xml:space="preserve"> lapping of swells</w:t>
      </w:r>
      <w:r w:rsidRPr="00B05114">
        <w:t xml:space="preserve">. In practice, the wind </w:t>
      </w:r>
      <w:r w:rsidR="00A32053">
        <w:t xml:space="preserve">and wave </w:t>
      </w:r>
      <w:r w:rsidRPr="00B05114">
        <w:t xml:space="preserve">energy </w:t>
      </w:r>
      <w:r w:rsidR="00761034">
        <w:t>distribution</w:t>
      </w:r>
      <w:r w:rsidR="00A32053">
        <w:t xml:space="preserve">s relate </w:t>
      </w:r>
      <w:r w:rsidRPr="00B05114">
        <w:t xml:space="preserve">via similar maximum entropy disorder considerations. The following derivation assumes a deep enough water such that </w:t>
      </w:r>
      <w:r>
        <w:t xml:space="preserve">the wave </w:t>
      </w:r>
      <w:r w:rsidRPr="00B05114">
        <w:t>troughs do not touch bottom</w:t>
      </w:r>
      <w:r w:rsidRPr="00B05114">
        <w:br/>
      </w:r>
      <w:r w:rsidRPr="00B05114">
        <w:br/>
        <w:t xml:space="preserve">First, we make a maximum entropy estimation of </w:t>
      </w:r>
      <w:r w:rsidR="00761034">
        <w:t>the</w:t>
      </w:r>
      <w:r w:rsidRPr="00B05114">
        <w:t xml:space="preserve"> energy of a one-dimensional propagating wave driven by a prevailing wind direction. The mean energy of the wave is related to the wave height by the square of the height, </w:t>
      </w:r>
      <w:r w:rsidRPr="00BC78D2">
        <w:rPr>
          <w:b/>
          <w:bCs/>
          <w:i/>
        </w:rPr>
        <w:t>H</w:t>
      </w:r>
      <w:r w:rsidRPr="00B05114">
        <w:t>. This makes sense because a taller wave needs a broader base to support that height, leading to a scaled pseudo-triangular shape</w:t>
      </w:r>
      <w:r w:rsidR="00A32053">
        <w:t xml:space="preserve"> of a </w:t>
      </w:r>
      <w:r w:rsidR="00AD4EDE" w:rsidRPr="00AD4EDE">
        <w:rPr>
          <w:i/>
        </w:rPr>
        <w:t>gravity</w:t>
      </w:r>
      <w:r w:rsidR="00A32053">
        <w:t xml:space="preserve"> wave</w:t>
      </w:r>
      <w:r w:rsidRPr="00B05114">
        <w:t xml:space="preserve">, as shown in </w:t>
      </w:r>
      <w:r w:rsidR="00E26E08">
        <w:fldChar w:fldCharType="begin"/>
      </w:r>
      <w:r>
        <w:instrText xml:space="preserve"> REF _Ref326155987 \h </w:instrText>
      </w:r>
      <w:r w:rsidR="00E26E08">
        <w:fldChar w:fldCharType="separate"/>
      </w:r>
      <w:r>
        <w:t xml:space="preserve">Figure </w:t>
      </w:r>
      <w:r>
        <w:rPr>
          <w:noProof/>
        </w:rPr>
        <w:t>10</w:t>
      </w:r>
      <w:r w:rsidR="00E26E08">
        <w:fldChar w:fldCharType="end"/>
      </w:r>
      <w:r>
        <w:t xml:space="preserve"> </w:t>
      </w:r>
      <w:r w:rsidRPr="00B05114">
        <w:t xml:space="preserve">below. </w:t>
      </w:r>
    </w:p>
    <w:tbl>
      <w:tblPr>
        <w:tblW w:w="0" w:type="auto"/>
        <w:jc w:val="center"/>
        <w:tblCellSpacing w:w="0" w:type="dxa"/>
        <w:tblCellMar>
          <w:left w:w="0" w:type="dxa"/>
          <w:right w:w="0" w:type="dxa"/>
        </w:tblCellMar>
        <w:tblLook w:val="04A0"/>
      </w:tblPr>
      <w:tblGrid>
        <w:gridCol w:w="9360"/>
      </w:tblGrid>
      <w:tr w:rsidR="00D25571" w:rsidRPr="00B05114" w:rsidTr="0074048F">
        <w:trPr>
          <w:tblCellSpacing w:w="0" w:type="dxa"/>
          <w:jc w:val="center"/>
        </w:trPr>
        <w:tc>
          <w:tcPr>
            <w:tcW w:w="0" w:type="auto"/>
            <w:hideMark/>
          </w:tcPr>
          <w:p w:rsidR="00D25571" w:rsidRDefault="000430B4" w:rsidP="0074048F">
            <w:pPr>
              <w:keepNext/>
              <w:suppressAutoHyphens w:val="0"/>
              <w:overflowPunct/>
              <w:autoSpaceDE/>
              <w:autoSpaceDN/>
              <w:adjustRightInd/>
              <w:jc w:val="center"/>
              <w:textAlignment w:val="auto"/>
            </w:pPr>
            <w:r>
              <w:rPr>
                <w:noProof/>
              </w:rPr>
              <w:lastRenderedPageBreak/>
              <w:drawing>
                <wp:inline distT="0" distB="0" distL="0" distR="0">
                  <wp:extent cx="3066852" cy="1876301"/>
                  <wp:effectExtent l="19050" t="0" r="198"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srcRect/>
                          <a:stretch>
                            <a:fillRect/>
                          </a:stretch>
                        </pic:blipFill>
                        <pic:spPr bwMode="auto">
                          <a:xfrm>
                            <a:off x="0" y="0"/>
                            <a:ext cx="3070053" cy="1878259"/>
                          </a:xfrm>
                          <a:prstGeom prst="rect">
                            <a:avLst/>
                          </a:prstGeom>
                          <a:noFill/>
                          <a:ln w="9525">
                            <a:noFill/>
                            <a:miter lim="800000"/>
                            <a:headEnd/>
                            <a:tailEnd/>
                          </a:ln>
                        </pic:spPr>
                      </pic:pic>
                    </a:graphicData>
                  </a:graphic>
                </wp:inline>
              </w:drawing>
            </w:r>
            <w:r w:rsidR="00A401DA" w:rsidDel="00A401DA">
              <w:rPr>
                <w:noProof/>
                <w:sz w:val="24"/>
                <w:szCs w:val="24"/>
              </w:rPr>
              <w:t xml:space="preserve"> </w:t>
            </w:r>
            <w:r w:rsidR="00D25571">
              <w:rPr>
                <w:noProof/>
              </w:rPr>
              <w:drawing>
                <wp:inline distT="0" distB="0" distL="0" distR="0">
                  <wp:extent cx="2250017" cy="1201518"/>
                  <wp:effectExtent l="1905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srcRect/>
                          <a:stretch>
                            <a:fillRect/>
                          </a:stretch>
                        </pic:blipFill>
                        <pic:spPr bwMode="auto">
                          <a:xfrm>
                            <a:off x="0" y="0"/>
                            <a:ext cx="2251203" cy="1202151"/>
                          </a:xfrm>
                          <a:prstGeom prst="rect">
                            <a:avLst/>
                          </a:prstGeom>
                          <a:noFill/>
                          <a:ln w="9525">
                            <a:noFill/>
                            <a:miter lim="800000"/>
                            <a:headEnd/>
                            <a:tailEnd/>
                          </a:ln>
                        </pic:spPr>
                      </pic:pic>
                    </a:graphicData>
                  </a:graphic>
                </wp:inline>
              </w:drawing>
            </w:r>
          </w:p>
          <w:p w:rsidR="00D25571" w:rsidRPr="00B05114" w:rsidRDefault="00D25571" w:rsidP="0074048F">
            <w:pPr>
              <w:pStyle w:val="Caption"/>
              <w:rPr>
                <w:sz w:val="24"/>
                <w:szCs w:val="24"/>
              </w:rPr>
            </w:pPr>
            <w:bookmarkStart w:id="25" w:name="_Ref326155987"/>
            <w:r>
              <w:t xml:space="preserve">Figure </w:t>
            </w:r>
            <w:fldSimple w:instr=" SEQ Figure \* ARABIC ">
              <w:r w:rsidR="00CF2D22">
                <w:rPr>
                  <w:noProof/>
                </w:rPr>
                <w:t>10</w:t>
              </w:r>
            </w:fldSimple>
            <w:bookmarkEnd w:id="25"/>
            <w:r>
              <w:t xml:space="preserve">: </w:t>
            </w:r>
            <w:r w:rsidRPr="00B47548">
              <w:t>Total energy in a directed wave goes as the square of the height, and the macroscopic fluid</w:t>
            </w:r>
            <w:r w:rsidRPr="00B05114">
              <w:rPr>
                <w:sz w:val="24"/>
                <w:szCs w:val="24"/>
              </w:rPr>
              <w:t xml:space="preserve"> </w:t>
            </w:r>
            <w:r w:rsidRPr="00B05114">
              <w:t>properties suggest that it scales to size. This leads to a dispersive form for the wave size distribution</w:t>
            </w:r>
          </w:p>
        </w:tc>
      </w:tr>
      <w:tr w:rsidR="00D25571" w:rsidRPr="00B05114" w:rsidTr="00B05114">
        <w:trPr>
          <w:tblCellSpacing w:w="0" w:type="dxa"/>
          <w:jc w:val="center"/>
        </w:trPr>
        <w:tc>
          <w:tcPr>
            <w:tcW w:w="0" w:type="auto"/>
            <w:vAlign w:val="center"/>
            <w:hideMark/>
          </w:tcPr>
          <w:p w:rsidR="00D25571" w:rsidRPr="00B05114" w:rsidRDefault="00D25571" w:rsidP="00B05114">
            <w:pPr>
              <w:rPr>
                <w:sz w:val="24"/>
                <w:szCs w:val="24"/>
              </w:rPr>
            </w:pPr>
          </w:p>
        </w:tc>
      </w:tr>
    </w:tbl>
    <w:p w:rsidR="00D25571" w:rsidRPr="009F401A" w:rsidRDefault="00D25571" w:rsidP="009F401A">
      <w:pPr>
        <w:pStyle w:val="Body"/>
      </w:pPr>
      <w:r w:rsidRPr="00B05114">
        <w:t xml:space="preserve">Since the area of such a scaled triangle goes as </w:t>
      </w:r>
      <w:r w:rsidRPr="00B05114">
        <w:rPr>
          <w:bCs/>
          <w:i/>
        </w:rPr>
        <w:t>H</w:t>
      </w:r>
      <w:r w:rsidRPr="00B05114">
        <w:rPr>
          <w:bCs/>
          <w:vertAlign w:val="superscript"/>
        </w:rPr>
        <w:t>2</w:t>
      </w:r>
      <w:r w:rsidRPr="00B05114">
        <w:t>, the MaxEnt cumulative probability is:</w:t>
      </w:r>
    </w:p>
    <w:p w:rsidR="00D25571" w:rsidRPr="0074048F" w:rsidRDefault="00D25571" w:rsidP="0074048F">
      <m:oMathPara>
        <m:oMath>
          <m:r>
            <w:rPr>
              <w:rFonts w:ascii="Cambria Math" w:hAnsi="Cambria Math"/>
            </w:rPr>
            <m:t>P</m:t>
          </m:r>
          <m:d>
            <m:dPr>
              <m:ctrlPr>
                <w:rPr>
                  <w:rFonts w:ascii="Cambria Math" w:hAnsi="Cambria Math"/>
                </w:rPr>
              </m:ctrlPr>
            </m:dPr>
            <m:e>
              <m:r>
                <w:rPr>
                  <w:rFonts w:ascii="Cambria Math" w:hAnsi="Cambria Math"/>
                </w:rPr>
                <m:t>H</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sup>
          </m:sSup>
        </m:oMath>
      </m:oMathPara>
    </w:p>
    <w:p w:rsidR="00D25571" w:rsidRDefault="00D25571" w:rsidP="00B05114">
      <w:pPr>
        <w:pStyle w:val="Body"/>
      </w:pPr>
      <w:r w:rsidRPr="00B05114">
        <w:t xml:space="preserve">where </w:t>
      </w:r>
      <w:r w:rsidRPr="0074048F">
        <w:rPr>
          <w:i/>
        </w:rPr>
        <w:t>α</w:t>
      </w:r>
      <w:r>
        <w:t xml:space="preserve"> </w:t>
      </w:r>
      <w:r w:rsidRPr="00B05114">
        <w:t>is related to the mean energy of an ensemble of waves. This relationship is empirically observed from measurements of ocean wave heights over a sufficient time period.</w:t>
      </w:r>
      <w:r>
        <w:t xml:space="preserve"> This looks at height alone.</w:t>
      </w:r>
    </w:p>
    <w:p w:rsidR="00D25571" w:rsidRDefault="00D25571" w:rsidP="000F7348">
      <w:pPr>
        <w:pStyle w:val="Body"/>
        <w:keepNext/>
        <w:jc w:val="center"/>
      </w:pPr>
      <w:r>
        <w:rPr>
          <w:noProof/>
        </w:rPr>
        <w:drawing>
          <wp:inline distT="0" distB="0" distL="0" distR="0">
            <wp:extent cx="3841750" cy="2303411"/>
            <wp:effectExtent l="19050" t="0" r="6350" b="0"/>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srcRect/>
                    <a:stretch>
                      <a:fillRect/>
                    </a:stretch>
                  </pic:blipFill>
                  <pic:spPr bwMode="auto">
                    <a:xfrm>
                      <a:off x="0" y="0"/>
                      <a:ext cx="3841940" cy="2303525"/>
                    </a:xfrm>
                    <a:prstGeom prst="rect">
                      <a:avLst/>
                    </a:prstGeom>
                    <a:noFill/>
                    <a:ln w="9525">
                      <a:noFill/>
                      <a:miter lim="800000"/>
                      <a:headEnd/>
                      <a:tailEnd/>
                    </a:ln>
                  </pic:spPr>
                </pic:pic>
              </a:graphicData>
            </a:graphic>
          </wp:inline>
        </w:drawing>
      </w:r>
    </w:p>
    <w:p w:rsidR="00D25571" w:rsidRDefault="00D25571" w:rsidP="000F7348">
      <w:pPr>
        <w:pStyle w:val="Caption"/>
      </w:pPr>
      <w:r>
        <w:t xml:space="preserve">Figure </w:t>
      </w:r>
      <w:fldSimple w:instr=" SEQ Figure \* ARABIC ">
        <w:r w:rsidR="00CF2D22">
          <w:rPr>
            <w:noProof/>
          </w:rPr>
          <w:t>11</w:t>
        </w:r>
      </w:fldSimple>
      <w:r>
        <w:t>: Statistical Wave Distributio</w:t>
      </w:r>
      <w:r w:rsidR="00A5686E">
        <w:t xml:space="preserve">n (source: </w:t>
      </w:r>
      <w:r w:rsidR="00A5686E">
        <w:rPr>
          <w:rFonts w:ascii="Arial" w:hAnsi="Arial" w:cs="Arial"/>
          <w:color w:val="000000"/>
          <w:sz w:val="18"/>
          <w:szCs w:val="18"/>
          <w:shd w:val="clear" w:color="auto" w:fill="F9F9F9"/>
        </w:rPr>
        <w:t>NOAA UCAR COMET Program</w:t>
      </w:r>
      <w:r w:rsidR="00A5686E">
        <w:t>)</w:t>
      </w:r>
    </w:p>
    <w:p w:rsidR="00D25571" w:rsidRDefault="00D25571" w:rsidP="000F7348">
      <w:pPr>
        <w:pStyle w:val="Body"/>
      </w:pPr>
      <w:r>
        <w:t>Long-lived ocean and lake measuring stations have recorded historical records of wave crest data over the span of decades. From the US Army Corps of Engineer’s Wave Information Studies project</w:t>
      </w:r>
      <w:r w:rsidR="00E26E08">
        <w:fldChar w:fldCharType="begin"/>
      </w:r>
      <w:r w:rsidR="004432CC">
        <w:instrText xml:space="preserve"> ADDIN ZOTERO_ITEM CSL_CITATION {"citationID":"2o9icu46nb","properties":{"formattedCitation":"[24]","plainCitation":"[24]"},"citationItems":[{"id":46,"uris":["http://zotero.org/users/954774/items/V9P2PTBT"],"uri":["http://zotero.org/users/954774/items/V9P2PTBT"],"itemData":{"id":46,"type":"webpage","title":"Wave Information Studies","URL":"http://wis.usace.army.mil/hindcasts.shtml","author":[{"family":"US Army","given":"Corps of Engineers"}],"accessed":{"year":2012,"month":5,"day":31}}}],"schema":"https://github.com/citation-style-language/schema/raw/master/csl-citation.json"} </w:instrText>
      </w:r>
      <w:r w:rsidR="00E26E08">
        <w:fldChar w:fldCharType="separate"/>
      </w:r>
      <w:r w:rsidR="00431715">
        <w:t>[24]</w:t>
      </w:r>
      <w:r w:rsidR="00E26E08">
        <w:fldChar w:fldCharType="end"/>
      </w:r>
      <w:r>
        <w:t>, the following figure collects chop and swell data from over several hundred million data points on Lake Michigan:</w:t>
      </w:r>
    </w:p>
    <w:p w:rsidR="00D25571" w:rsidRDefault="00D25571" w:rsidP="001168DC">
      <w:pPr>
        <w:pStyle w:val="Figure"/>
      </w:pPr>
      <w:r w:rsidRPr="000B416A">
        <w:rPr>
          <w:noProof/>
        </w:rPr>
        <w:lastRenderedPageBreak/>
        <w:drawing>
          <wp:inline distT="0" distB="0" distL="0" distR="0">
            <wp:extent cx="5329328" cy="2587925"/>
            <wp:effectExtent l="0" t="19050" r="80872" b="60025"/>
            <wp:docPr id="5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D25571" w:rsidRDefault="00D25571" w:rsidP="000B416A">
      <w:pPr>
        <w:pStyle w:val="Caption"/>
      </w:pPr>
      <w:bookmarkStart w:id="26" w:name="_Ref347308604"/>
      <w:r>
        <w:t xml:space="preserve">Figure </w:t>
      </w:r>
      <w:fldSimple w:instr=" SEQ Figure \* ARABIC ">
        <w:r w:rsidR="00CF2D22">
          <w:rPr>
            <w:noProof/>
          </w:rPr>
          <w:t>12</w:t>
        </w:r>
      </w:fldSimple>
      <w:bookmarkEnd w:id="26"/>
      <w:r>
        <w:t>: Lake Michigan wave height PDF on log-linear scale.</w:t>
      </w:r>
    </w:p>
    <w:p w:rsidR="00AD4EDE" w:rsidRDefault="00D25571" w:rsidP="00AD4EDE">
      <w:pPr>
        <w:pStyle w:val="Body"/>
      </w:pPr>
      <w:r>
        <w:t>The probability density function for significant wave height empirically follows a modified Bessel function of the second kind.  This essentially derives from a maximum entropy distribution for a wave height with a mean energy value, which is then dispersed again by maximizing the uncertainty in the energy.  With precisely the same pattern that we derive the Bessel function from a range in wind speed values, we can derive the PDF for wave energy.</w:t>
      </w:r>
    </w:p>
    <w:p w:rsidR="00AD4EDE" w:rsidRDefault="00D25571" w:rsidP="00AD4EDE">
      <w:pPr>
        <w:pStyle w:val="Body"/>
      </w:pPr>
      <w:r>
        <w:t xml:space="preserve">The Bessel fit works well for small wave heights but then starts to diverge when the wave height starts to exceed a critical level. This critical level is essentially the cresting limit of a wave given the average depth of the water. At this point we can apply an empirical correction factor first proposed by </w:t>
      </w:r>
      <w:r w:rsidR="00A32053">
        <w:t>Jahns and Wheeler</w:t>
      </w:r>
      <w:r w:rsidR="00E26E08">
        <w:fldChar w:fldCharType="begin"/>
      </w:r>
      <w:r w:rsidR="004432CC">
        <w:instrText xml:space="preserve"> ADDIN ZOTERO_ITEM CSL_CITATION {"citationID":"1a96hsb0aq","properties":{"formattedCitation":"[32]","plainCitation":"[32]"},"citationItems":[{"id":1169,"uris":["http://zotero.org/users/954774/items/3DDHEC7G"],"uri":["http://zotero.org/users/954774/items/3DDHEC7G"],"itemData":{"id":1169,"type":"article-journal","title":"Long-term wave probabilities based on hindcasting of severe storms","container-title":"Journal of Petroleum Technology","page":"473-486","volume":"25","issue":"4","author":[{"family":"Jahns","given":"HO"},{"family":"Wheeler","given":"JD"}],"issued":{"year":1973},"page-first":"473"}}],"schema":"https://github.com/citation-style-language/schema/raw/master/csl-citation.json"} </w:instrText>
      </w:r>
      <w:r w:rsidR="00E26E08">
        <w:fldChar w:fldCharType="separate"/>
      </w:r>
      <w:r w:rsidR="00431715">
        <w:t>[32]</w:t>
      </w:r>
      <w:r w:rsidR="00E26E08">
        <w:fldChar w:fldCharType="end"/>
      </w:r>
      <w:r w:rsidR="00A32053">
        <w:t xml:space="preserve"> </w:t>
      </w:r>
      <w:r w:rsidR="004432CC">
        <w:t xml:space="preserve"> </w:t>
      </w:r>
      <w:r w:rsidR="00A32053">
        <w:t xml:space="preserve">and further analyzed by </w:t>
      </w:r>
      <w:r>
        <w:t xml:space="preserve">Haring </w:t>
      </w:r>
      <w:r w:rsidR="00E26E08">
        <w:fldChar w:fldCharType="begin"/>
      </w:r>
      <w:r w:rsidR="004432CC">
        <w:instrText xml:space="preserve"> ADDIN ZOTERO_ITEM CSL_CITATION {"citationID":"1bq4v17g4f","properties":{"formattedCitation":"[33]","plainCitation":"[33]"},"citationItems":[{"id":463,"uris":["http://zotero.org/users/954774/items/DX44WPVN"],"uri":["http://zotero.org/users/954774/items/DX44WPVN"],"itemData":{"id":463,"type":"article-journal","title":"Wave crest distributions: Observations and second-order theory","container-title":"Journal of Physical Oceanography","page":"1931-1943","volume":"30","issue":"8","author":[{"family":"Forristall","given":"G.Z."}],"issued":{"year":2000},"page-first":"1931"}}],"schema":"https://github.com/citation-style-language/schema/raw/master/csl-citation.json"} </w:instrText>
      </w:r>
      <w:r w:rsidR="00E26E08">
        <w:fldChar w:fldCharType="separate"/>
      </w:r>
      <w:r w:rsidR="00431715">
        <w:t>[33]</w:t>
      </w:r>
      <w:r w:rsidR="00E26E08">
        <w:fldChar w:fldCharType="end"/>
      </w:r>
      <w:r>
        <w:t>.  This factor is essentially a 2</w:t>
      </w:r>
      <w:r w:rsidRPr="008F0EFC">
        <w:rPr>
          <w:vertAlign w:val="superscript"/>
        </w:rPr>
        <w:t>nd</w:t>
      </w:r>
      <w:r>
        <w:t xml:space="preserve">-order polynomial which gradually suppresses the wave height from exceeding the critical cresting value.  </w:t>
      </w:r>
    </w:p>
    <w:p w:rsidR="00AD4EDE" w:rsidRDefault="00D25571" w:rsidP="00AD4EDE">
      <w:pPr>
        <w:pStyle w:val="Body"/>
      </w:pPr>
      <m:oMathPara>
        <m:oMath>
          <m:r>
            <w:rPr>
              <w:rFonts w:ascii="Cambria Math" w:hAnsi="Cambria Math"/>
            </w:rPr>
            <m:t>1-4.37</m:t>
          </m:r>
          <m:f>
            <m:fPr>
              <m:ctrlPr>
                <w:rPr>
                  <w:rFonts w:ascii="Cambria Math" w:hAnsi="Cambria Math"/>
                  <w:i/>
                </w:rPr>
              </m:ctrlPr>
            </m:fPr>
            <m:num>
              <m:r>
                <w:rPr>
                  <w:rFonts w:ascii="Cambria Math" w:hAnsi="Cambria Math"/>
                </w:rPr>
                <m:t>H</m:t>
              </m:r>
            </m:num>
            <m:den>
              <m:r>
                <w:rPr>
                  <w:rFonts w:ascii="Cambria Math" w:hAnsi="Cambria Math"/>
                </w:rPr>
                <m:t>d</m:t>
              </m:r>
            </m:den>
          </m:f>
          <m:r>
            <w:rPr>
              <w:rFonts w:ascii="Cambria Math" w:hAnsi="Cambria Math"/>
            </w:rPr>
            <m:t>(0.57-</m:t>
          </m:r>
          <m:f>
            <m:fPr>
              <m:ctrlPr>
                <w:rPr>
                  <w:rFonts w:ascii="Cambria Math" w:hAnsi="Cambria Math"/>
                  <w:i/>
                </w:rPr>
              </m:ctrlPr>
            </m:fPr>
            <m:num>
              <m:r>
                <w:rPr>
                  <w:rFonts w:ascii="Cambria Math" w:hAnsi="Cambria Math"/>
                </w:rPr>
                <m:t>H</m:t>
              </m:r>
            </m:num>
            <m:den>
              <m:r>
                <w:rPr>
                  <w:rFonts w:ascii="Cambria Math" w:hAnsi="Cambria Math"/>
                </w:rPr>
                <m:t>d</m:t>
              </m:r>
            </m:den>
          </m:f>
          <m:r>
            <w:rPr>
              <w:rFonts w:ascii="Cambria Math" w:hAnsi="Cambria Math"/>
            </w:rPr>
            <m:t>)</m:t>
          </m:r>
        </m:oMath>
      </m:oMathPara>
    </w:p>
    <w:p w:rsidR="00AD4EDE" w:rsidRDefault="00D25571" w:rsidP="00AD4EDE">
      <w:pPr>
        <w:pStyle w:val="Body"/>
      </w:pPr>
      <w:r>
        <w:t>The rationale for the factor arises from the remote likelihood of a wave height from exceeding the average water depth (</w:t>
      </w:r>
      <w:r w:rsidR="00AD4EDE" w:rsidRPr="00AD4EDE">
        <w:rPr>
          <w:i/>
        </w:rPr>
        <w:t>d</w:t>
      </w:r>
      <w:r>
        <w:t>) in a region.</w:t>
      </w:r>
    </w:p>
    <w:p w:rsidR="00AD4EDE" w:rsidRDefault="00D25571" w:rsidP="00AD4EDE">
      <w:pPr>
        <w:pStyle w:val="Body"/>
      </w:pPr>
      <w:r>
        <w:t xml:space="preserve">Based on data collected from coastal waters of two large lakes, Superior and Michigan, and that along the eastern </w:t>
      </w:r>
      <w:r w:rsidR="00A32053">
        <w:t xml:space="preserve">USA </w:t>
      </w:r>
      <w:r>
        <w:t>seaboard of the Atlantic Ocean, we can see the characteristic bend on the PDF at approximately 10 meter height.</w:t>
      </w:r>
      <w:r w:rsidRPr="007B11C1">
        <w:rPr>
          <w:rStyle w:val="FootnoteReference"/>
        </w:rPr>
        <w:footnoteReference w:id="4"/>
      </w:r>
      <w:r>
        <w:t xml:space="preserve"> </w:t>
      </w:r>
    </w:p>
    <w:p w:rsidR="00AD4EDE" w:rsidRDefault="00D25571" w:rsidP="00AD4EDE">
      <w:pPr>
        <w:pStyle w:val="Body"/>
      </w:pPr>
      <w:r>
        <w:t xml:space="preserve">According to </w:t>
      </w:r>
      <w:r w:rsidR="00E26E08">
        <w:fldChar w:fldCharType="begin"/>
      </w:r>
      <w:r>
        <w:instrText xml:space="preserve"> REF _Ref347304763 \h </w:instrText>
      </w:r>
      <w:r w:rsidR="00E26E08">
        <w:fldChar w:fldCharType="separate"/>
      </w:r>
      <w:r>
        <w:t xml:space="preserve">Figure </w:t>
      </w:r>
      <w:r>
        <w:rPr>
          <w:noProof/>
        </w:rPr>
        <w:t>13</w:t>
      </w:r>
      <w:r w:rsidR="00E26E08">
        <w:fldChar w:fldCharType="end"/>
      </w:r>
      <w:r>
        <w:t xml:space="preserve">, the same basic </w:t>
      </w:r>
      <w:r w:rsidR="00A32053">
        <w:t>Jahns/Wheeler</w:t>
      </w:r>
      <w:r>
        <w:t xml:space="preserve"> correction is applied across the bodies of water. Both Michigan and Superior use a Bessel function of order 1, while the Atlantic uses a Bessel of order 2, which is generated by assuming an uncertainty that is not a maximum entropy exponential in the mean, but a MaxEnt that is a gamma of order 2 (i.e. two exponentials convolved which reduces the variance in ½)</w:t>
      </w:r>
    </w:p>
    <w:p w:rsidR="00D25571" w:rsidRDefault="004432CC" w:rsidP="0009321A">
      <w:pPr>
        <w:keepNext/>
        <w:jc w:val="center"/>
      </w:pPr>
      <w:r>
        <w:rPr>
          <w:noProof/>
        </w:rPr>
        <w:lastRenderedPageBreak/>
        <w:drawing>
          <wp:inline distT="0" distB="0" distL="0" distR="0">
            <wp:extent cx="4382135" cy="2769235"/>
            <wp:effectExtent l="57150" t="19050" r="113665" b="69215"/>
            <wp:docPr id="60" name="Picture 2" descr="https://babelfish.arc.nasa.gov/confluence/download/attachments/19203158/sea_state_correction.gif?version=1&amp;modificationDate=134849546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abelfish.arc.nasa.gov/confluence/download/attachments/19203158/sea_state_correction.gif?version=1&amp;modificationDate=1348495467366"/>
                    <pic:cNvPicPr>
                      <a:picLocks noChangeAspect="1" noChangeArrowheads="1"/>
                    </pic:cNvPicPr>
                  </pic:nvPicPr>
                  <pic:blipFill>
                    <a:blip r:embed="rId35" cstate="print"/>
                    <a:srcRect/>
                    <a:stretch>
                      <a:fillRect/>
                    </a:stretch>
                  </pic:blipFill>
                  <pic:spPr bwMode="auto">
                    <a:xfrm>
                      <a:off x="0" y="0"/>
                      <a:ext cx="4382135" cy="2769235"/>
                    </a:xfrm>
                    <a:prstGeom prst="rect">
                      <a:avLst/>
                    </a:prstGeom>
                    <a:noFill/>
                    <a:ln w="9525">
                      <a:solidFill>
                        <a:schemeClr val="bg1">
                          <a:lumMod val="85000"/>
                        </a:schemeClr>
                      </a:solidFill>
                      <a:miter lim="800000"/>
                      <a:headEnd/>
                      <a:tailEnd/>
                    </a:ln>
                    <a:effectLst>
                      <a:outerShdw blurRad="50800" dist="38100" dir="2700000" algn="tl" rotWithShape="0">
                        <a:prstClr val="black">
                          <a:alpha val="40000"/>
                        </a:prstClr>
                      </a:outerShdw>
                    </a:effectLst>
                  </pic:spPr>
                </pic:pic>
              </a:graphicData>
            </a:graphic>
          </wp:inline>
        </w:drawing>
      </w:r>
    </w:p>
    <w:p w:rsidR="00D25571" w:rsidRDefault="00D25571" w:rsidP="0009321A">
      <w:pPr>
        <w:pStyle w:val="Caption"/>
      </w:pPr>
      <w:bookmarkStart w:id="27" w:name="_Ref347304763"/>
      <w:r>
        <w:t xml:space="preserve">Figure </w:t>
      </w:r>
      <w:r w:rsidR="00E26E08">
        <w:fldChar w:fldCharType="begin"/>
      </w:r>
      <w:r>
        <w:instrText xml:space="preserve"> SEQ Figure \* ARABIC </w:instrText>
      </w:r>
      <w:r w:rsidR="00E26E08">
        <w:fldChar w:fldCharType="separate"/>
      </w:r>
      <w:r w:rsidR="00CF2D22">
        <w:rPr>
          <w:noProof/>
        </w:rPr>
        <w:t>13</w:t>
      </w:r>
      <w:r w:rsidR="00E26E08">
        <w:fldChar w:fldCharType="end"/>
      </w:r>
      <w:bookmarkEnd w:id="27"/>
      <w:r>
        <w:t xml:space="preserve">: The </w:t>
      </w:r>
      <w:r w:rsidR="00A32053">
        <w:t>Jahns/Wheeler</w:t>
      </w:r>
      <w:r>
        <w:t xml:space="preserve"> correction applied to various bodies of water. The Lake Superior used coefficients closer to the heuristic </w:t>
      </w:r>
      <w:r w:rsidR="00A32053">
        <w:t>J/W</w:t>
      </w:r>
      <w:r>
        <w:t xml:space="preserve"> values (see </w:t>
      </w:r>
      <w:r w:rsidR="00E26E08">
        <w:fldChar w:fldCharType="begin"/>
      </w:r>
      <w:r>
        <w:instrText xml:space="preserve"> REF _Ref347307096 \h </w:instrText>
      </w:r>
      <w:r w:rsidR="00E26E08">
        <w:fldChar w:fldCharType="separate"/>
      </w:r>
      <w:r>
        <w:t xml:space="preserve">Table </w:t>
      </w:r>
      <w:r>
        <w:rPr>
          <w:noProof/>
        </w:rPr>
        <w:t>3</w:t>
      </w:r>
      <w:r w:rsidR="00E26E08">
        <w:fldChar w:fldCharType="end"/>
      </w:r>
      <w:r>
        <w:t>) but Atlantic and Michigan appeared to asymptotically merge at the Nelson cresting limit of 0.55 for the wave height / average depth ratio.</w:t>
      </w:r>
      <w:r w:rsidR="00E26E08">
        <w:fldChar w:fldCharType="begin"/>
      </w:r>
      <w:r w:rsidR="004432CC">
        <w:instrText xml:space="preserve"> ADDIN ZOTERO_ITEM CSL_CITATION {"citationID":"1664v173mn","properties":{"formattedCitation":"[34]","plainCitation":"[34]"},"citationItems":[{"id":1137,"uris":["http://zotero.org/users/954774/items/MESTIRDG"],"uri":["http://zotero.org/users/954774/items/MESTIRDG"],"itemData":{"id":1137,"type":"article-journal","title":"Depth limited design wave heights in very flat regions","container-title":"Coastal Engineering","page":"43-59","volume":"23","issue":"1","author":[{"family":"Nelson","given":"R.C."}],"issued":{"year":1994},"page-first":"43"}}],"schema":"https://github.com/citation-style-language/schema/raw/master/csl-citation.json"} </w:instrText>
      </w:r>
      <w:r w:rsidR="00E26E08">
        <w:fldChar w:fldCharType="separate"/>
      </w:r>
      <w:r w:rsidR="00431715">
        <w:t>[34]</w:t>
      </w:r>
      <w:r w:rsidR="00E26E08">
        <w:fldChar w:fldCharType="end"/>
      </w:r>
      <w:r>
        <w:t xml:space="preserve"> </w:t>
      </w:r>
      <w:r w:rsidR="00E26E08">
        <w:fldChar w:fldCharType="begin"/>
      </w:r>
      <w:r w:rsidR="004432CC">
        <w:instrText xml:space="preserve"> ADDIN ZOTERO_ITEM CSL_CITATION {"citationID":"21auurc8i3","properties":{"formattedCitation":"[35]","plainCitation":"[35]"},"citationItems":[{"id":1136,"uris":["http://zotero.org/users/954774/items/93DEC8CH"],"uri":["http://zotero.org/users/954774/items/93DEC8CH"],"itemData":{"id":1136,"type":"article-journal","title":"Nonlinear wave theories","container-title":"The Sea","page":"3-25","volume":"9","issue":"1","author":[{"family":"Fenton","given":"JD"}],"issued":{"year":1990},"page-first":"3"}}],"schema":"https://github.com/citation-style-language/schema/raw/master/csl-citation.json"} </w:instrText>
      </w:r>
      <w:r w:rsidR="00E26E08">
        <w:fldChar w:fldCharType="separate"/>
      </w:r>
      <w:r w:rsidR="00431715">
        <w:t>[35]</w:t>
      </w:r>
      <w:r w:rsidR="00E26E08">
        <w:fldChar w:fldCharType="end"/>
      </w:r>
      <w:r>
        <w:t xml:space="preserve">. </w:t>
      </w:r>
      <w:r>
        <w:br/>
      </w:r>
    </w:p>
    <w:p w:rsidR="00AD4EDE" w:rsidRDefault="00D25571" w:rsidP="00AD4EDE">
      <w:pPr>
        <w:pStyle w:val="Caption"/>
        <w:keepNext/>
      </w:pPr>
      <w:bookmarkStart w:id="28" w:name="_Ref347307096"/>
      <w:r>
        <w:t xml:space="preserve">Table </w:t>
      </w:r>
      <w:r w:rsidR="00E26E08">
        <w:fldChar w:fldCharType="begin"/>
      </w:r>
      <w:r>
        <w:instrText xml:space="preserve"> SEQ Table \* ARABIC </w:instrText>
      </w:r>
      <w:r w:rsidR="00E26E08">
        <w:fldChar w:fldCharType="separate"/>
      </w:r>
      <w:r>
        <w:rPr>
          <w:noProof/>
        </w:rPr>
        <w:t>3</w:t>
      </w:r>
      <w:r w:rsidR="00E26E08">
        <w:fldChar w:fldCharType="end"/>
      </w:r>
      <w:bookmarkEnd w:id="28"/>
      <w:r>
        <w:t xml:space="preserve">: </w:t>
      </w:r>
      <w:r w:rsidR="00A32053">
        <w:t>H</w:t>
      </w:r>
      <w:r>
        <w:t xml:space="preserve">euristic </w:t>
      </w:r>
      <w:r w:rsidR="00A32053">
        <w:t>Jahns/Wheeler</w:t>
      </w:r>
      <w:r>
        <w:t xml:space="preserve"> correction </w:t>
      </w:r>
      <w:r w:rsidR="00A32053">
        <w:t>used</w:t>
      </w:r>
      <w:r>
        <w:t xml:space="preserve"> different coefficients to achieve the best fit.</w:t>
      </w:r>
    </w:p>
    <w:tbl>
      <w:tblPr>
        <w:tblStyle w:val="MediumGrid2-Accent5"/>
        <w:tblW w:w="5000" w:type="pct"/>
        <w:tblLook w:val="04A0"/>
      </w:tblPr>
      <w:tblGrid>
        <w:gridCol w:w="2370"/>
        <w:gridCol w:w="1865"/>
        <w:gridCol w:w="1973"/>
        <w:gridCol w:w="1685"/>
        <w:gridCol w:w="1683"/>
      </w:tblGrid>
      <w:tr w:rsidR="00D25571" w:rsidRPr="0009321A" w:rsidTr="0009321A">
        <w:trPr>
          <w:cnfStyle w:val="100000000000"/>
          <w:trHeight w:val="300"/>
        </w:trPr>
        <w:tc>
          <w:tcPr>
            <w:cnfStyle w:val="001000000100"/>
            <w:tcW w:w="1237" w:type="pct"/>
            <w:noWrap/>
            <w:hideMark/>
          </w:tcPr>
          <w:p w:rsidR="00D25571" w:rsidRPr="0009321A" w:rsidRDefault="00D25571" w:rsidP="0009321A">
            <w:pPr>
              <w:suppressAutoHyphens w:val="0"/>
              <w:overflowPunct/>
              <w:autoSpaceDE/>
              <w:autoSpaceDN/>
              <w:adjustRightInd/>
              <w:textAlignment w:val="auto"/>
              <w:rPr>
                <w:rFonts w:ascii="Calibri" w:hAnsi="Calibri" w:cs="Calibri"/>
                <w:color w:val="000000"/>
                <w:sz w:val="22"/>
                <w:szCs w:val="22"/>
              </w:rPr>
            </w:pPr>
          </w:p>
        </w:tc>
        <w:tc>
          <w:tcPr>
            <w:tcW w:w="974" w:type="pct"/>
            <w:noWrap/>
            <w:hideMark/>
          </w:tcPr>
          <w:p w:rsidR="00AD4EDE" w:rsidRDefault="00D25571" w:rsidP="00AD4EDE">
            <w:pPr>
              <w:suppressAutoHyphens w:val="0"/>
              <w:overflowPunct/>
              <w:autoSpaceDE/>
              <w:autoSpaceDN/>
              <w:adjustRightInd/>
              <w:jc w:val="center"/>
              <w:textAlignment w:val="auto"/>
              <w:cnfStyle w:val="100000000000"/>
              <w:rPr>
                <w:rFonts w:ascii="Calibri" w:hAnsi="Calibri" w:cs="Calibri"/>
                <w:b w:val="0"/>
                <w:bCs w:val="0"/>
                <w:color w:val="000000"/>
                <w:sz w:val="22"/>
                <w:szCs w:val="22"/>
              </w:rPr>
            </w:pPr>
            <w:r w:rsidRPr="0009321A">
              <w:rPr>
                <w:rFonts w:ascii="Calibri" w:hAnsi="Calibri" w:cs="Calibri"/>
                <w:color w:val="000000"/>
                <w:sz w:val="22"/>
                <w:szCs w:val="22"/>
              </w:rPr>
              <w:t>Atlantic Seaboard</w:t>
            </w:r>
          </w:p>
        </w:tc>
        <w:tc>
          <w:tcPr>
            <w:tcW w:w="1030" w:type="pct"/>
            <w:noWrap/>
            <w:hideMark/>
          </w:tcPr>
          <w:p w:rsidR="00AD4EDE" w:rsidRDefault="00D25571" w:rsidP="00AD4EDE">
            <w:pPr>
              <w:suppressAutoHyphens w:val="0"/>
              <w:overflowPunct/>
              <w:autoSpaceDE/>
              <w:autoSpaceDN/>
              <w:adjustRightInd/>
              <w:jc w:val="center"/>
              <w:textAlignment w:val="auto"/>
              <w:cnfStyle w:val="100000000000"/>
              <w:rPr>
                <w:rFonts w:ascii="Calibri" w:hAnsi="Calibri" w:cs="Calibri"/>
                <w:b w:val="0"/>
                <w:bCs w:val="0"/>
                <w:color w:val="000000"/>
                <w:sz w:val="22"/>
                <w:szCs w:val="22"/>
              </w:rPr>
            </w:pPr>
            <w:r w:rsidRPr="0009321A">
              <w:rPr>
                <w:rFonts w:ascii="Calibri" w:hAnsi="Calibri" w:cs="Calibri"/>
                <w:color w:val="000000"/>
                <w:sz w:val="22"/>
                <w:szCs w:val="22"/>
              </w:rPr>
              <w:t>Lake Superior</w:t>
            </w:r>
          </w:p>
        </w:tc>
        <w:tc>
          <w:tcPr>
            <w:tcW w:w="880" w:type="pct"/>
            <w:noWrap/>
            <w:hideMark/>
          </w:tcPr>
          <w:p w:rsidR="00AD4EDE" w:rsidRDefault="00D25571" w:rsidP="00AD4EDE">
            <w:pPr>
              <w:suppressAutoHyphens w:val="0"/>
              <w:overflowPunct/>
              <w:autoSpaceDE/>
              <w:autoSpaceDN/>
              <w:adjustRightInd/>
              <w:jc w:val="center"/>
              <w:textAlignment w:val="auto"/>
              <w:cnfStyle w:val="100000000000"/>
              <w:rPr>
                <w:rFonts w:ascii="Calibri" w:hAnsi="Calibri" w:cs="Calibri"/>
                <w:b w:val="0"/>
                <w:bCs w:val="0"/>
                <w:color w:val="000000"/>
                <w:sz w:val="22"/>
                <w:szCs w:val="22"/>
              </w:rPr>
            </w:pPr>
            <w:r w:rsidRPr="0009321A">
              <w:rPr>
                <w:rFonts w:ascii="Calibri" w:hAnsi="Calibri" w:cs="Calibri"/>
                <w:color w:val="000000"/>
                <w:sz w:val="22"/>
                <w:szCs w:val="22"/>
              </w:rPr>
              <w:t>Lake Michigan</w:t>
            </w:r>
          </w:p>
        </w:tc>
        <w:tc>
          <w:tcPr>
            <w:tcW w:w="879" w:type="pct"/>
            <w:noWrap/>
            <w:hideMark/>
          </w:tcPr>
          <w:p w:rsidR="00AD4EDE" w:rsidRDefault="00D25571" w:rsidP="00AD4EDE">
            <w:pPr>
              <w:suppressAutoHyphens w:val="0"/>
              <w:overflowPunct/>
              <w:autoSpaceDE/>
              <w:autoSpaceDN/>
              <w:adjustRightInd/>
              <w:jc w:val="center"/>
              <w:textAlignment w:val="auto"/>
              <w:cnfStyle w:val="100000000000"/>
              <w:rPr>
                <w:rFonts w:ascii="Calibri" w:hAnsi="Calibri" w:cs="Calibri"/>
                <w:b w:val="0"/>
                <w:bCs w:val="0"/>
                <w:color w:val="000000"/>
                <w:sz w:val="22"/>
                <w:szCs w:val="22"/>
              </w:rPr>
            </w:pPr>
            <w:r w:rsidRPr="0009321A">
              <w:rPr>
                <w:rFonts w:ascii="Calibri" w:hAnsi="Calibri" w:cs="Calibri"/>
                <w:color w:val="000000"/>
                <w:sz w:val="22"/>
                <w:szCs w:val="22"/>
              </w:rPr>
              <w:t>Haring</w:t>
            </w:r>
          </w:p>
        </w:tc>
      </w:tr>
      <w:tr w:rsidR="00D25571" w:rsidRPr="0009321A" w:rsidTr="0009321A">
        <w:trPr>
          <w:cnfStyle w:val="000000100000"/>
          <w:trHeight w:val="300"/>
        </w:trPr>
        <w:tc>
          <w:tcPr>
            <w:cnfStyle w:val="001000000000"/>
            <w:tcW w:w="1237" w:type="pct"/>
            <w:noWrap/>
            <w:hideMark/>
          </w:tcPr>
          <w:p w:rsidR="00D25571" w:rsidRPr="0009321A" w:rsidRDefault="00D25571" w:rsidP="0009321A">
            <w:pPr>
              <w:suppressAutoHyphens w:val="0"/>
              <w:overflowPunct/>
              <w:autoSpaceDE/>
              <w:autoSpaceDN/>
              <w:adjustRightInd/>
              <w:textAlignment w:val="auto"/>
              <w:rPr>
                <w:rFonts w:ascii="Calibri" w:hAnsi="Calibri" w:cs="Calibri"/>
                <w:color w:val="000000"/>
                <w:sz w:val="22"/>
                <w:szCs w:val="22"/>
              </w:rPr>
            </w:pPr>
            <w:r w:rsidRPr="0009321A">
              <w:rPr>
                <w:rFonts w:ascii="Calibri" w:hAnsi="Calibri" w:cs="Calibri"/>
                <w:color w:val="000000"/>
                <w:sz w:val="22"/>
                <w:szCs w:val="22"/>
              </w:rPr>
              <w:t>Inferred Average Depth</w:t>
            </w:r>
          </w:p>
        </w:tc>
        <w:tc>
          <w:tcPr>
            <w:tcW w:w="974"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25.13</w:t>
            </w:r>
            <w:r>
              <w:rPr>
                <w:rFonts w:ascii="Calibri" w:hAnsi="Calibri" w:cs="Calibri"/>
                <w:color w:val="000000"/>
                <w:sz w:val="22"/>
                <w:szCs w:val="22"/>
              </w:rPr>
              <w:t xml:space="preserve"> m</w:t>
            </w:r>
          </w:p>
        </w:tc>
        <w:tc>
          <w:tcPr>
            <w:tcW w:w="1030"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22.82</w:t>
            </w:r>
            <w:r>
              <w:rPr>
                <w:rFonts w:ascii="Calibri" w:hAnsi="Calibri" w:cs="Calibri"/>
                <w:color w:val="000000"/>
                <w:sz w:val="22"/>
                <w:szCs w:val="22"/>
              </w:rPr>
              <w:t xml:space="preserve"> m</w:t>
            </w:r>
          </w:p>
        </w:tc>
        <w:tc>
          <w:tcPr>
            <w:tcW w:w="880"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13.75</w:t>
            </w:r>
            <w:r>
              <w:rPr>
                <w:rFonts w:ascii="Calibri" w:hAnsi="Calibri" w:cs="Calibri"/>
                <w:color w:val="000000"/>
                <w:sz w:val="22"/>
                <w:szCs w:val="22"/>
              </w:rPr>
              <w:t xml:space="preserve"> m</w:t>
            </w:r>
          </w:p>
        </w:tc>
        <w:tc>
          <w:tcPr>
            <w:tcW w:w="879" w:type="pct"/>
            <w:noWrap/>
            <w:hideMark/>
          </w:tcPr>
          <w:p w:rsidR="00D25571" w:rsidRPr="0009321A" w:rsidRDefault="00D25571" w:rsidP="0009321A">
            <w:pPr>
              <w:suppressAutoHyphens w:val="0"/>
              <w:overflowPunct/>
              <w:autoSpaceDE/>
              <w:autoSpaceDN/>
              <w:adjustRightInd/>
              <w:textAlignment w:val="auto"/>
              <w:cnfStyle w:val="000000100000"/>
              <w:rPr>
                <w:rFonts w:ascii="Calibri" w:hAnsi="Calibri" w:cs="Calibri"/>
                <w:color w:val="000000"/>
                <w:sz w:val="22"/>
                <w:szCs w:val="22"/>
              </w:rPr>
            </w:pPr>
            <w:r>
              <w:rPr>
                <w:rFonts w:ascii="Calibri" w:hAnsi="Calibri" w:cs="Calibri"/>
                <w:color w:val="000000"/>
                <w:sz w:val="22"/>
                <w:szCs w:val="22"/>
              </w:rPr>
              <w:t>-</w:t>
            </w:r>
          </w:p>
        </w:tc>
      </w:tr>
      <w:tr w:rsidR="00D25571" w:rsidRPr="0009321A" w:rsidTr="0009321A">
        <w:trPr>
          <w:trHeight w:val="300"/>
        </w:trPr>
        <w:tc>
          <w:tcPr>
            <w:cnfStyle w:val="001000000000"/>
            <w:tcW w:w="1237" w:type="pct"/>
            <w:noWrap/>
            <w:hideMark/>
          </w:tcPr>
          <w:p w:rsidR="00D25571" w:rsidRDefault="00D25571">
            <w:pPr>
              <w:suppressAutoHyphens w:val="0"/>
              <w:overflowPunct/>
              <w:autoSpaceDE/>
              <w:autoSpaceDN/>
              <w:adjustRightInd/>
              <w:textAlignment w:val="auto"/>
              <w:rPr>
                <w:rFonts w:ascii="Calibri" w:hAnsi="Calibri" w:cs="Calibri"/>
                <w:b w:val="0"/>
                <w:bCs w:val="0"/>
                <w:color w:val="000000"/>
                <w:sz w:val="22"/>
                <w:szCs w:val="22"/>
              </w:rPr>
            </w:pPr>
            <w:r w:rsidRPr="0009321A">
              <w:rPr>
                <w:rFonts w:ascii="Calibri" w:hAnsi="Calibri" w:cs="Calibri"/>
                <w:color w:val="000000"/>
                <w:sz w:val="22"/>
                <w:szCs w:val="22"/>
              </w:rPr>
              <w:t xml:space="preserve">Haring </w:t>
            </w:r>
            <w:r>
              <w:rPr>
                <w:rFonts w:ascii="Calibri" w:hAnsi="Calibri" w:cs="Calibri"/>
                <w:color w:val="000000"/>
                <w:sz w:val="22"/>
                <w:szCs w:val="22"/>
              </w:rPr>
              <w:t>Coefficient</w:t>
            </w:r>
            <w:r w:rsidRPr="0009321A">
              <w:rPr>
                <w:rFonts w:ascii="Calibri" w:hAnsi="Calibri" w:cs="Calibri"/>
                <w:color w:val="000000"/>
                <w:sz w:val="22"/>
                <w:szCs w:val="22"/>
              </w:rPr>
              <w:t xml:space="preserve"> 1</w:t>
            </w:r>
          </w:p>
        </w:tc>
        <w:tc>
          <w:tcPr>
            <w:tcW w:w="974" w:type="pct"/>
            <w:noWrap/>
            <w:hideMark/>
          </w:tcPr>
          <w:p w:rsidR="00D25571" w:rsidRPr="0009321A" w:rsidRDefault="00D25571" w:rsidP="0009321A">
            <w:pPr>
              <w:suppressAutoHyphens w:val="0"/>
              <w:overflowPunct/>
              <w:autoSpaceDE/>
              <w:autoSpaceDN/>
              <w:adjustRightInd/>
              <w:jc w:val="right"/>
              <w:textAlignment w:val="auto"/>
              <w:cnfStyle w:val="000000000000"/>
              <w:rPr>
                <w:rFonts w:ascii="Calibri" w:hAnsi="Calibri" w:cs="Calibri"/>
                <w:color w:val="000000"/>
                <w:sz w:val="22"/>
                <w:szCs w:val="22"/>
              </w:rPr>
            </w:pPr>
            <w:r w:rsidRPr="0009321A">
              <w:rPr>
                <w:rFonts w:ascii="Calibri" w:hAnsi="Calibri" w:cs="Calibri"/>
                <w:color w:val="000000"/>
                <w:sz w:val="22"/>
                <w:szCs w:val="22"/>
              </w:rPr>
              <w:t>2.52</w:t>
            </w:r>
          </w:p>
        </w:tc>
        <w:tc>
          <w:tcPr>
            <w:tcW w:w="1030" w:type="pct"/>
            <w:noWrap/>
            <w:hideMark/>
          </w:tcPr>
          <w:p w:rsidR="00D25571" w:rsidRPr="0009321A" w:rsidRDefault="00D25571" w:rsidP="0009321A">
            <w:pPr>
              <w:suppressAutoHyphens w:val="0"/>
              <w:overflowPunct/>
              <w:autoSpaceDE/>
              <w:autoSpaceDN/>
              <w:adjustRightInd/>
              <w:jc w:val="right"/>
              <w:textAlignment w:val="auto"/>
              <w:cnfStyle w:val="000000000000"/>
              <w:rPr>
                <w:rFonts w:ascii="Calibri" w:hAnsi="Calibri" w:cs="Calibri"/>
                <w:color w:val="000000"/>
                <w:sz w:val="22"/>
                <w:szCs w:val="22"/>
              </w:rPr>
            </w:pPr>
            <w:r w:rsidRPr="0009321A">
              <w:rPr>
                <w:rFonts w:ascii="Calibri" w:hAnsi="Calibri" w:cs="Calibri"/>
                <w:color w:val="000000"/>
                <w:sz w:val="22"/>
                <w:szCs w:val="22"/>
              </w:rPr>
              <w:t>4.86</w:t>
            </w:r>
          </w:p>
        </w:tc>
        <w:tc>
          <w:tcPr>
            <w:tcW w:w="880" w:type="pct"/>
            <w:noWrap/>
            <w:hideMark/>
          </w:tcPr>
          <w:p w:rsidR="00D25571" w:rsidRPr="0009321A" w:rsidRDefault="00D25571" w:rsidP="0009321A">
            <w:pPr>
              <w:suppressAutoHyphens w:val="0"/>
              <w:overflowPunct/>
              <w:autoSpaceDE/>
              <w:autoSpaceDN/>
              <w:adjustRightInd/>
              <w:jc w:val="right"/>
              <w:textAlignment w:val="auto"/>
              <w:cnfStyle w:val="000000000000"/>
              <w:rPr>
                <w:rFonts w:ascii="Calibri" w:hAnsi="Calibri" w:cs="Calibri"/>
                <w:color w:val="000000"/>
                <w:sz w:val="22"/>
                <w:szCs w:val="22"/>
              </w:rPr>
            </w:pPr>
            <w:r w:rsidRPr="0009321A">
              <w:rPr>
                <w:rFonts w:ascii="Calibri" w:hAnsi="Calibri" w:cs="Calibri"/>
                <w:color w:val="000000"/>
                <w:sz w:val="22"/>
                <w:szCs w:val="22"/>
              </w:rPr>
              <w:t>3.03</w:t>
            </w:r>
          </w:p>
        </w:tc>
        <w:tc>
          <w:tcPr>
            <w:tcW w:w="879" w:type="pct"/>
            <w:noWrap/>
            <w:hideMark/>
          </w:tcPr>
          <w:p w:rsidR="00D25571" w:rsidRPr="0009321A" w:rsidRDefault="00D25571" w:rsidP="0009321A">
            <w:pPr>
              <w:suppressAutoHyphens w:val="0"/>
              <w:overflowPunct/>
              <w:autoSpaceDE/>
              <w:autoSpaceDN/>
              <w:adjustRightInd/>
              <w:jc w:val="right"/>
              <w:textAlignment w:val="auto"/>
              <w:cnfStyle w:val="000000000000"/>
              <w:rPr>
                <w:rFonts w:ascii="Calibri" w:hAnsi="Calibri" w:cs="Calibri"/>
                <w:color w:val="000000"/>
                <w:sz w:val="22"/>
                <w:szCs w:val="22"/>
              </w:rPr>
            </w:pPr>
            <w:r w:rsidRPr="0009321A">
              <w:rPr>
                <w:rFonts w:ascii="Calibri" w:hAnsi="Calibri" w:cs="Calibri"/>
                <w:color w:val="000000"/>
                <w:sz w:val="22"/>
                <w:szCs w:val="22"/>
              </w:rPr>
              <w:t>4.37</w:t>
            </w:r>
          </w:p>
        </w:tc>
      </w:tr>
      <w:tr w:rsidR="00D25571" w:rsidRPr="0009321A" w:rsidTr="0009321A">
        <w:trPr>
          <w:cnfStyle w:val="000000100000"/>
          <w:trHeight w:val="300"/>
        </w:trPr>
        <w:tc>
          <w:tcPr>
            <w:cnfStyle w:val="001000000000"/>
            <w:tcW w:w="1237" w:type="pct"/>
            <w:noWrap/>
            <w:hideMark/>
          </w:tcPr>
          <w:p w:rsidR="00D25571" w:rsidRDefault="00D25571">
            <w:pPr>
              <w:suppressAutoHyphens w:val="0"/>
              <w:overflowPunct/>
              <w:autoSpaceDE/>
              <w:autoSpaceDN/>
              <w:adjustRightInd/>
              <w:textAlignment w:val="auto"/>
              <w:rPr>
                <w:rFonts w:ascii="Calibri" w:hAnsi="Calibri" w:cs="Calibri"/>
                <w:b w:val="0"/>
                <w:bCs w:val="0"/>
                <w:color w:val="000000"/>
                <w:sz w:val="22"/>
                <w:szCs w:val="22"/>
              </w:rPr>
            </w:pPr>
            <w:r w:rsidRPr="0009321A">
              <w:rPr>
                <w:rFonts w:ascii="Calibri" w:hAnsi="Calibri" w:cs="Calibri"/>
                <w:color w:val="000000"/>
                <w:sz w:val="22"/>
                <w:szCs w:val="22"/>
              </w:rPr>
              <w:t xml:space="preserve">Haring </w:t>
            </w:r>
            <w:r>
              <w:rPr>
                <w:rFonts w:ascii="Calibri" w:hAnsi="Calibri" w:cs="Calibri"/>
                <w:color w:val="000000"/>
                <w:sz w:val="22"/>
                <w:szCs w:val="22"/>
              </w:rPr>
              <w:t>Coefficient</w:t>
            </w:r>
            <w:r w:rsidRPr="0009321A">
              <w:rPr>
                <w:rFonts w:ascii="Calibri" w:hAnsi="Calibri" w:cs="Calibri"/>
                <w:color w:val="000000"/>
                <w:sz w:val="22"/>
                <w:szCs w:val="22"/>
              </w:rPr>
              <w:t xml:space="preserve"> 2</w:t>
            </w:r>
          </w:p>
        </w:tc>
        <w:tc>
          <w:tcPr>
            <w:tcW w:w="974"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1.03</w:t>
            </w:r>
          </w:p>
        </w:tc>
        <w:tc>
          <w:tcPr>
            <w:tcW w:w="1030"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0.69</w:t>
            </w:r>
          </w:p>
        </w:tc>
        <w:tc>
          <w:tcPr>
            <w:tcW w:w="880"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0.90</w:t>
            </w:r>
          </w:p>
        </w:tc>
        <w:tc>
          <w:tcPr>
            <w:tcW w:w="879" w:type="pct"/>
            <w:noWrap/>
            <w:hideMark/>
          </w:tcPr>
          <w:p w:rsidR="00D25571" w:rsidRPr="0009321A" w:rsidRDefault="00D25571" w:rsidP="0009321A">
            <w:pPr>
              <w:suppressAutoHyphens w:val="0"/>
              <w:overflowPunct/>
              <w:autoSpaceDE/>
              <w:autoSpaceDN/>
              <w:adjustRightInd/>
              <w:jc w:val="right"/>
              <w:textAlignment w:val="auto"/>
              <w:cnfStyle w:val="000000100000"/>
              <w:rPr>
                <w:rFonts w:ascii="Calibri" w:hAnsi="Calibri" w:cs="Calibri"/>
                <w:color w:val="000000"/>
                <w:sz w:val="22"/>
                <w:szCs w:val="22"/>
              </w:rPr>
            </w:pPr>
            <w:r w:rsidRPr="0009321A">
              <w:rPr>
                <w:rFonts w:ascii="Calibri" w:hAnsi="Calibri" w:cs="Calibri"/>
                <w:color w:val="000000"/>
                <w:sz w:val="22"/>
                <w:szCs w:val="22"/>
              </w:rPr>
              <w:t>0.57</w:t>
            </w:r>
          </w:p>
        </w:tc>
      </w:tr>
    </w:tbl>
    <w:p w:rsidR="00D25571" w:rsidRDefault="00D25571" w:rsidP="00EB44AE"/>
    <w:p w:rsidR="00D25571" w:rsidRDefault="00D25571" w:rsidP="000B416A">
      <w:pPr>
        <w:pStyle w:val="Body"/>
      </w:pPr>
      <w:r>
        <w:t xml:space="preserve">To evaluate the fit across the extreme values, </w:t>
      </w:r>
      <w:r w:rsidR="00E26E08">
        <w:fldChar w:fldCharType="begin"/>
      </w:r>
      <w:r>
        <w:instrText xml:space="preserve"> REF _Ref347309300 \h </w:instrText>
      </w:r>
      <w:r w:rsidR="00E26E08">
        <w:fldChar w:fldCharType="separate"/>
      </w:r>
      <w:r>
        <w:t xml:space="preserve">Figure </w:t>
      </w:r>
      <w:r>
        <w:rPr>
          <w:noProof/>
        </w:rPr>
        <w:t>14</w:t>
      </w:r>
      <w:r w:rsidR="00E26E08">
        <w:fldChar w:fldCharType="end"/>
      </w:r>
      <w:r>
        <w:t xml:space="preserve"> shows the model profile on a log-log scale. The long tails are important for evaluating the probabilities of high sea-state values.  </w:t>
      </w:r>
    </w:p>
    <w:p w:rsidR="00D25571" w:rsidRDefault="00D25571" w:rsidP="001168DC">
      <w:pPr>
        <w:pStyle w:val="Figure"/>
        <w:keepNext/>
      </w:pPr>
      <w:r w:rsidRPr="000B416A">
        <w:rPr>
          <w:noProof/>
        </w:rPr>
        <w:drawing>
          <wp:inline distT="0" distB="0" distL="0" distR="0">
            <wp:extent cx="4382219" cy="2275576"/>
            <wp:effectExtent l="0" t="19050" r="75481" b="48524"/>
            <wp:docPr id="6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D25571" w:rsidRDefault="00D25571" w:rsidP="00DB026A">
      <w:pPr>
        <w:pStyle w:val="Caption"/>
      </w:pPr>
      <w:bookmarkStart w:id="29" w:name="_Ref347309300"/>
      <w:r>
        <w:t xml:space="preserve">Figure </w:t>
      </w:r>
      <w:fldSimple w:instr=" SEQ Figure \* ARABIC ">
        <w:r w:rsidR="00CF2D22">
          <w:rPr>
            <w:noProof/>
          </w:rPr>
          <w:t>14</w:t>
        </w:r>
      </w:fldSimple>
      <w:bookmarkEnd w:id="29"/>
      <w:r>
        <w:t>:</w:t>
      </w:r>
      <w:r w:rsidRPr="00DB026A">
        <w:t xml:space="preserve"> </w:t>
      </w:r>
      <w:r>
        <w:t>Lake Michigan log-log scaled version of wave height PDF</w:t>
      </w:r>
    </w:p>
    <w:p w:rsidR="00AD4EDE" w:rsidRDefault="00D25571" w:rsidP="00AD4EDE">
      <w:pPr>
        <w:pStyle w:val="Body"/>
      </w:pPr>
      <w:r>
        <w:lastRenderedPageBreak/>
        <w:t>Lake Superior measurements (</w:t>
      </w:r>
      <w:r w:rsidR="00E26E08">
        <w:fldChar w:fldCharType="begin"/>
      </w:r>
      <w:r>
        <w:instrText xml:space="preserve"> REF _Ref347310337 \h </w:instrText>
      </w:r>
      <w:r w:rsidR="00E26E08">
        <w:fldChar w:fldCharType="separate"/>
      </w:r>
      <w:r>
        <w:t xml:space="preserve">Figure </w:t>
      </w:r>
      <w:r>
        <w:rPr>
          <w:noProof/>
        </w:rPr>
        <w:t>15</w:t>
      </w:r>
      <w:r w:rsidR="00E26E08">
        <w:fldChar w:fldCharType="end"/>
      </w:r>
      <w:r>
        <w:t>) were sparse, yet the same profile is observed.</w:t>
      </w:r>
    </w:p>
    <w:p w:rsidR="00D25571" w:rsidRDefault="00D25571" w:rsidP="008132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D25571" w:rsidTr="00921FB8">
        <w:tc>
          <w:tcPr>
            <w:tcW w:w="4788" w:type="dxa"/>
          </w:tcPr>
          <w:p w:rsidR="00D25571" w:rsidRDefault="00D25571" w:rsidP="0081327C">
            <w:r w:rsidRPr="00921FB8">
              <w:rPr>
                <w:noProof/>
              </w:rPr>
              <w:drawing>
                <wp:inline distT="0" distB="0" distL="0" distR="0">
                  <wp:extent cx="2846717" cy="1631567"/>
                  <wp:effectExtent l="0" t="19050" r="67933" b="63883"/>
                  <wp:docPr id="6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4788" w:type="dxa"/>
          </w:tcPr>
          <w:p w:rsidR="00AD4EDE" w:rsidRDefault="00D25571" w:rsidP="00AD4EDE">
            <w:pPr>
              <w:keepNext/>
              <w:rPr>
                <w:b/>
              </w:rPr>
            </w:pPr>
            <w:r w:rsidRPr="00921FB8">
              <w:rPr>
                <w:noProof/>
              </w:rPr>
              <w:drawing>
                <wp:inline distT="0" distB="0" distL="0" distR="0">
                  <wp:extent cx="2844345" cy="1631567"/>
                  <wp:effectExtent l="0" t="19050" r="70305" b="63883"/>
                  <wp:docPr id="6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bl>
    <w:p w:rsidR="00D25571" w:rsidRDefault="00D25571">
      <w:pPr>
        <w:pStyle w:val="Caption"/>
      </w:pPr>
      <w:bookmarkStart w:id="30" w:name="_Ref347310337"/>
      <w:r>
        <w:t xml:space="preserve">Figure </w:t>
      </w:r>
      <w:r w:rsidR="00E26E08">
        <w:fldChar w:fldCharType="begin"/>
      </w:r>
      <w:r>
        <w:instrText xml:space="preserve"> SEQ Figure \* ARABIC </w:instrText>
      </w:r>
      <w:r w:rsidR="00E26E08">
        <w:fldChar w:fldCharType="separate"/>
      </w:r>
      <w:r w:rsidR="00CF2D22">
        <w:rPr>
          <w:noProof/>
        </w:rPr>
        <w:t>15</w:t>
      </w:r>
      <w:r w:rsidR="00E26E08">
        <w:fldChar w:fldCharType="end"/>
      </w:r>
      <w:bookmarkEnd w:id="30"/>
      <w:r>
        <w:t xml:space="preserve">: </w:t>
      </w:r>
      <w:r w:rsidRPr="00D95593">
        <w:t>Lake Superior wave height PDF log-linear (left) and log-log (right)</w:t>
      </w:r>
    </w:p>
    <w:p w:rsidR="00D25571" w:rsidRDefault="00D25571" w:rsidP="0081327C">
      <w:r>
        <w:t>Wave measurements from the Atlantic Coast along the length of the USA were less widely dispersed (see below). It is much more unlikely to find very calm waters in the data set. In this case, a higher order BesselK function was used to model the wave height distribution.</w:t>
      </w:r>
    </w:p>
    <w:p w:rsidR="00D25571" w:rsidRDefault="00D2557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59"/>
        <w:gridCol w:w="4817"/>
      </w:tblGrid>
      <w:tr w:rsidR="00D25571" w:rsidRPr="00FD1073" w:rsidTr="009C39BD">
        <w:tc>
          <w:tcPr>
            <w:tcW w:w="4788" w:type="dxa"/>
          </w:tcPr>
          <w:p w:rsidR="00D25571" w:rsidRDefault="00D25571">
            <w:r>
              <w:rPr>
                <w:noProof/>
              </w:rPr>
              <w:drawing>
                <wp:inline distT="0" distB="0" distL="0" distR="0">
                  <wp:extent cx="2881223" cy="1758315"/>
                  <wp:effectExtent l="0" t="19050" r="71527" b="51435"/>
                  <wp:docPr id="6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4788" w:type="dxa"/>
          </w:tcPr>
          <w:p w:rsidR="00AD4EDE" w:rsidRPr="00AD4EDE" w:rsidRDefault="00D25571" w:rsidP="00AD4EDE">
            <w:pPr>
              <w:keepNext/>
            </w:pPr>
            <w:r>
              <w:rPr>
                <w:noProof/>
              </w:rPr>
              <w:drawing>
                <wp:inline distT="0" distB="0" distL="0" distR="0">
                  <wp:extent cx="2915728" cy="1757992"/>
                  <wp:effectExtent l="0" t="19050" r="75122" b="51758"/>
                  <wp:docPr id="70"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bl>
    <w:p w:rsidR="00D25571" w:rsidRDefault="00D25571">
      <w:pPr>
        <w:pStyle w:val="Caption"/>
      </w:pPr>
      <w:r>
        <w:t xml:space="preserve">Figure </w:t>
      </w:r>
      <w:r w:rsidR="00E26E08">
        <w:fldChar w:fldCharType="begin"/>
      </w:r>
      <w:r>
        <w:instrText xml:space="preserve"> SEQ Figure \* ARABIC </w:instrText>
      </w:r>
      <w:r w:rsidR="00E26E08">
        <w:fldChar w:fldCharType="separate"/>
      </w:r>
      <w:r>
        <w:rPr>
          <w:noProof/>
        </w:rPr>
        <w:t>16</w:t>
      </w:r>
      <w:r w:rsidR="00E26E08">
        <w:fldChar w:fldCharType="end"/>
      </w:r>
      <w:r>
        <w:t xml:space="preserve">: </w:t>
      </w:r>
      <w:r w:rsidRPr="00176757">
        <w:t>Atlantic Coast wave height PDF plotted as log-linear (left) and log-log (right)</w:t>
      </w:r>
    </w:p>
    <w:p w:rsidR="00AD4EDE" w:rsidRDefault="00D25571" w:rsidP="00AD4EDE">
      <w:pPr>
        <w:pStyle w:val="Body"/>
      </w:pPr>
      <w:r>
        <w:t xml:space="preserve">In general, the </w:t>
      </w:r>
      <w:r w:rsidR="007B77B1">
        <w:t>divergence</w:t>
      </w:r>
      <w:r>
        <w:t xml:space="preserve"> between the BesselK maximum entropy estimator for wind and that for waves is due to nonlinear</w:t>
      </w:r>
      <w:r w:rsidR="007B77B1">
        <w:t xml:space="preserve"> effects at large wave-height. The heuristic Jahns/Wheeler</w:t>
      </w:r>
      <w:r>
        <w:t xml:space="preserve"> correction factor </w:t>
      </w:r>
      <w:r w:rsidR="007B77B1">
        <w:t xml:space="preserve">is physically modeled by wave </w:t>
      </w:r>
      <w:r>
        <w:t>cusping</w:t>
      </w:r>
      <w:r w:rsidR="007B77B1">
        <w:t>,</w:t>
      </w:r>
      <w:r>
        <w:t xml:space="preserve"> </w:t>
      </w:r>
      <w:r w:rsidR="007B77B1">
        <w:t>which generate</w:t>
      </w:r>
      <w:r>
        <w:t xml:space="preserve"> larger heights than the triangular base wave predicts. This essentially rationalizes the s</w:t>
      </w:r>
      <w:r w:rsidRPr="00C021BD">
        <w:t>harpen</w:t>
      </w:r>
      <w:r>
        <w:t>ed crests and flattened troughs</w:t>
      </w:r>
      <w:r w:rsidR="007B77B1">
        <w:t xml:space="preserve"> before it hits the cresting limit</w:t>
      </w:r>
      <w:r>
        <w:t xml:space="preserve">. </w:t>
      </w:r>
      <w:r w:rsidR="007B77B1">
        <w:t>We used a heuristic</w:t>
      </w:r>
      <w:r>
        <w:t>, but other corrections are available, such as derivations from the Rayleigh-Stokes (Tayfun model</w:t>
      </w:r>
      <w:r w:rsidR="00E26E08">
        <w:fldChar w:fldCharType="begin"/>
      </w:r>
      <w:r w:rsidR="004432CC">
        <w:instrText xml:space="preserve"> ADDIN ZOTERO_ITEM CSL_CITATION {"citationID":"1e1gh254oq","properties":{"formattedCitation":"[36]","plainCitation":"[36]"},"citationItems":[{"id":81,"uris":["http://zotero.org/users/954774/items/RMJEGB5S"],"uri":["http://zotero.org/users/954774/items/RMJEGB5S"],"itemData":{"id":81,"type":"article-journal","title":"Narrow-band nonlinear sea waves","container-title":"Journal of Geophysical Research","page":"1548-1552","volume":"85","issue":"C3","author":[{"family":"Tayfun","given":"M.A."}],"issued":{"year":1980},"page-first":"1548"}}],"schema":"https://github.com/citation-style-language/schema/raw/master/csl-citation.json"} </w:instrText>
      </w:r>
      <w:r w:rsidR="00E26E08">
        <w:fldChar w:fldCharType="separate"/>
      </w:r>
      <w:r w:rsidR="00431715">
        <w:t>[36]</w:t>
      </w:r>
      <w:r w:rsidR="00E26E08">
        <w:fldChar w:fldCharType="end"/>
      </w:r>
      <w:r>
        <w:t xml:space="preserve"> </w:t>
      </w:r>
      <w:r w:rsidR="00E26E08">
        <w:fldChar w:fldCharType="begin"/>
      </w:r>
      <w:r w:rsidR="004432CC">
        <w:instrText xml:space="preserve"> ADDIN ZOTERO_ITEM CSL_CITATION {"citationID":"224of7b221","properties":{"formattedCitation":"[37]","plainCitation":"[37]"},"citationItems":[{"id":74,"uris":["http://zotero.org/users/954774/items/IT2FDH5D"],"uri":["http://zotero.org/users/954774/items/IT2FDH5D"],"itemData":{"id":74,"type":"article-journal","title":"Probability distributions of surface gravity waves during spectral changes","container-title":"Journal of Fluid Mechanics","page":"195","volume":"542","issue":"-1","DOI":"10.1017/S0022112005006312","author":[{"family":"Socquet-Juglard","given":"Hervé"},{"family":"Dysthe","given":"Kristian"},{"family":"Trulsen","given":"Karsten"},{"family":"Krogstad","given":"Harald E."},{"family":"Liu","given":"Jingdong"}],"issued":{"year":2005,"month":10,"day":25},"accessed":{"year":2012,"month":5,"day":31},"page-first":"195"}}],"schema":"https://github.com/citation-style-language/schema/raw/master/csl-citation.json"} </w:instrText>
      </w:r>
      <w:r w:rsidR="00E26E08">
        <w:fldChar w:fldCharType="separate"/>
      </w:r>
      <w:r w:rsidR="00431715">
        <w:t>[37]</w:t>
      </w:r>
      <w:r w:rsidR="00E26E08">
        <w:fldChar w:fldCharType="end"/>
      </w:r>
      <w:r>
        <w:t>) process which is classified as a narrow-banded random process</w:t>
      </w:r>
      <w:r w:rsidR="00E26E08">
        <w:fldChar w:fldCharType="begin"/>
      </w:r>
      <w:r w:rsidR="004432CC">
        <w:instrText xml:space="preserve"> ADDIN ZOTERO_ITEM CSL_CITATION {"citationID":"qskjmj2ep","properties":{"formattedCitation":"[38]","plainCitation":"[38]"},"citationItems":[{"id":76,"uris":["http://zotero.org/users/954774/items/TC8CFCHH"],"uri":["http://zotero.org/users/954774/items/TC8CFCHH"],"itemData":{"id":76,"type":"webpage","title":"Empirical Moment-Based Estimation of Rayleigh-Stokes Distribution Parameters","URL":"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author":[{"family":"Izadparast","given":""}],"accessed":{"year":2012,"month":6,"day":1}}}],"schema":"https://github.com/citation-style-language/schema/raw/master/csl-citation.json"} </w:instrText>
      </w:r>
      <w:r w:rsidR="00E26E08">
        <w:fldChar w:fldCharType="separate"/>
      </w:r>
      <w:r w:rsidR="00431715">
        <w:t>[38]</w:t>
      </w:r>
      <w:r w:rsidR="00E26E08">
        <w:fldChar w:fldCharType="end"/>
      </w:r>
      <w:r>
        <w:t xml:space="preserve">.  </w:t>
      </w:r>
    </w:p>
    <w:p w:rsidR="00AD4EDE" w:rsidRDefault="00D25571" w:rsidP="00AD4EDE">
      <w:pPr>
        <w:pStyle w:val="Body"/>
      </w:pPr>
      <w:r>
        <w:t>For use in simulations, other factors also play in such as, the probability of consecutive waves and the fact that p</w:t>
      </w:r>
      <w:r w:rsidRPr="00C021BD">
        <w:t xml:space="preserve">hase velocity increases with the increase in wave </w:t>
      </w:r>
      <w:r w:rsidR="00761034" w:rsidRPr="00761034">
        <w:t>steepness</w:t>
      </w:r>
      <w:r w:rsidR="00E26E08" w:rsidRPr="00761034">
        <w:fldChar w:fldCharType="begin"/>
      </w:r>
      <w:r w:rsidR="004432CC">
        <w:instrText xml:space="preserve"> ADDIN ZOTERO_ITEM CSL_CITATION {"citationID":"15vqnrph0q","properties":{"formattedCitation":"[39]","plainCitation":"[39]"},"citationItems":[{"id":194,"uris":["http://zotero.org/users/954774/items/2T6WUCJ9"],"uri":["http://zotero.org/users/954774/items/2T6WUCJ9"],"itemData":{"id":194,"type":"book","title":"Introduction to physical oceanography","publisher":"A &amp; M University","URL":"http://kingfish.coastal.edu/physics/msci301/stewart/TOC.pdf","author":[{"family":"Stewart","given":"R. H"}],"issued":{"year":2003}}}],"schema":"https://github.com/citation-style-language/schema/raw/master/csl-citation.json"} </w:instrText>
      </w:r>
      <w:r w:rsidR="00E26E08" w:rsidRPr="00761034">
        <w:fldChar w:fldCharType="separate"/>
      </w:r>
      <w:r w:rsidR="00431715">
        <w:t>[39]</w:t>
      </w:r>
      <w:r w:rsidR="00E26E08" w:rsidRPr="00761034">
        <w:fldChar w:fldCharType="end"/>
      </w:r>
      <w:r w:rsidDel="009C39BD">
        <w:t xml:space="preserve"> </w:t>
      </w:r>
      <w:r>
        <w:t xml:space="preserve">.  </w:t>
      </w:r>
    </w:p>
    <w:p w:rsidR="00AD4EDE" w:rsidRDefault="00D25571" w:rsidP="00AD4EDE">
      <w:pPr>
        <w:pStyle w:val="Body"/>
      </w:pPr>
      <w:r>
        <w:t xml:space="preserve">Even with the complexity inherent in modeling turbulence, the modeling at the PDF level has some predictive power. For example, using the Atlantic model parameters we can estimate the wave height for the Mediterranean coast of Greece </w:t>
      </w:r>
      <w:r w:rsidR="00E26E08">
        <w:fldChar w:fldCharType="begin"/>
      </w:r>
      <w:r w:rsidR="004432CC">
        <w:instrText xml:space="preserve"> ADDIN ZOTERO_ITEM CSL_CITATION {"citationID":"2c3egagrrs","properties":{"formattedCitation":"[40]","plainCitation":"[40]"},"citationItems":[{"id":820,"uris":["http://zotero.org/users/954774/items/4D4THTJT"],"uri":["http://zotero.org/users/954774/items/4D4THTJT"],"itemData":{"id":820,"type":"webpage","title":"DMI / COI [Wave statistics]","URL":"http://ocean.dmi.dk/wavestat/index.uk.php","author":[{"family":"DMI","given":"COI"}],"accessed":{"year":2012,"month":9,"day":20}}}],"schema":"https://github.com/citation-style-language/schema/raw/master/csl-citation.json"} </w:instrText>
      </w:r>
      <w:r w:rsidR="00E26E08">
        <w:fldChar w:fldCharType="separate"/>
      </w:r>
      <w:r w:rsidR="00431715">
        <w:t>[40]</w:t>
      </w:r>
      <w:r w:rsidR="00E26E08">
        <w:fldChar w:fldCharType="end"/>
      </w:r>
      <w:r>
        <w:t>.</w:t>
      </w:r>
      <w:r w:rsidR="00652C94">
        <w:t xml:space="preserve"> In this sense, waves have universal characteristics.</w:t>
      </w:r>
    </w:p>
    <w:p w:rsidR="00D25571" w:rsidRDefault="00D25571">
      <w:pPr>
        <w:jc w:val="center"/>
      </w:pPr>
    </w:p>
    <w:p w:rsidR="00D25571" w:rsidRDefault="00D25571">
      <w:pPr>
        <w:keepNext/>
        <w:jc w:val="center"/>
      </w:pPr>
      <w:r>
        <w:rPr>
          <w:noProof/>
        </w:rPr>
        <w:lastRenderedPageBreak/>
        <w:drawing>
          <wp:inline distT="0" distB="0" distL="0" distR="0">
            <wp:extent cx="2646512" cy="1969776"/>
            <wp:effectExtent l="19050" t="0" r="1438" b="0"/>
            <wp:docPr id="75" name="Picture 5" descr="https://babelfish.arc.nasa.gov/confluence/download/attachments/19203158/sea-state-greece.gif?version=1&amp;modificationDate=134849547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abelfish.arc.nasa.gov/confluence/download/attachments/19203158/sea-state-greece.gif?version=1&amp;modificationDate=1348495472005"/>
                    <pic:cNvPicPr>
                      <a:picLocks noChangeAspect="1" noChangeArrowheads="1"/>
                    </pic:cNvPicPr>
                  </pic:nvPicPr>
                  <pic:blipFill>
                    <a:blip r:embed="rId41" cstate="print"/>
                    <a:srcRect/>
                    <a:stretch>
                      <a:fillRect/>
                    </a:stretch>
                  </pic:blipFill>
                  <pic:spPr bwMode="auto">
                    <a:xfrm>
                      <a:off x="0" y="0"/>
                      <a:ext cx="2652615" cy="1974318"/>
                    </a:xfrm>
                    <a:prstGeom prst="rect">
                      <a:avLst/>
                    </a:prstGeom>
                    <a:noFill/>
                    <a:ln w="9525">
                      <a:noFill/>
                      <a:miter lim="800000"/>
                      <a:headEnd/>
                      <a:tailEnd/>
                    </a:ln>
                  </pic:spPr>
                </pic:pic>
              </a:graphicData>
            </a:graphic>
          </wp:inline>
        </w:drawing>
      </w:r>
      <w:r w:rsidRPr="008A3497">
        <w:rPr>
          <w:noProof/>
        </w:rPr>
        <w:t xml:space="preserve"> </w:t>
      </w:r>
      <w:r w:rsidR="004432CC">
        <w:rPr>
          <w:noProof/>
        </w:rPr>
        <w:drawing>
          <wp:inline distT="0" distB="0" distL="0" distR="0">
            <wp:extent cx="2137554" cy="1846053"/>
            <wp:effectExtent l="19050" t="0" r="0" b="0"/>
            <wp:docPr id="82"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2" cstate="print"/>
                    <a:srcRect/>
                    <a:stretch>
                      <a:fillRect/>
                    </a:stretch>
                  </pic:blipFill>
                  <pic:spPr bwMode="auto">
                    <a:xfrm>
                      <a:off x="0" y="0"/>
                      <a:ext cx="2137854" cy="1846312"/>
                    </a:xfrm>
                    <a:prstGeom prst="rect">
                      <a:avLst/>
                    </a:prstGeom>
                    <a:noFill/>
                    <a:ln w="1">
                      <a:noFill/>
                      <a:miter lim="800000"/>
                      <a:headEnd/>
                      <a:tailEnd type="none" w="med" len="med"/>
                    </a:ln>
                    <a:effectLst/>
                  </pic:spPr>
                </pic:pic>
              </a:graphicData>
            </a:graphic>
          </wp:inline>
        </w:drawing>
      </w:r>
    </w:p>
    <w:p w:rsidR="00AD4EDE" w:rsidRDefault="00D25571" w:rsidP="00AD4EDE">
      <w:pPr>
        <w:pStyle w:val="Caption"/>
      </w:pPr>
      <w:r>
        <w:t xml:space="preserve">Figure </w:t>
      </w:r>
      <w:r w:rsidR="00E26E08">
        <w:fldChar w:fldCharType="begin"/>
      </w:r>
      <w:r>
        <w:instrText xml:space="preserve"> SEQ Figure \* ARABIC </w:instrText>
      </w:r>
      <w:r w:rsidR="00E26E08">
        <w:fldChar w:fldCharType="separate"/>
      </w:r>
      <w:r>
        <w:rPr>
          <w:noProof/>
        </w:rPr>
        <w:t>17</w:t>
      </w:r>
      <w:r w:rsidR="00E26E08">
        <w:fldChar w:fldCharType="end"/>
      </w:r>
      <w:r>
        <w:t>: Mediterranean sea wave height assuming Atlantic coast model</w:t>
      </w:r>
    </w:p>
    <w:p w:rsidR="00D25571" w:rsidRPr="00C021BD" w:rsidRDefault="00D25571" w:rsidP="00C021BD"/>
    <w:p w:rsidR="00D25571" w:rsidRPr="00163B3E" w:rsidRDefault="00D25571" w:rsidP="002474FD">
      <w:pPr>
        <w:pStyle w:val="IntenseQuote"/>
      </w:pPr>
      <w:r>
        <w:rPr>
          <w:noProof/>
        </w:rPr>
        <w:drawing>
          <wp:inline distT="0" distB="0" distL="0" distR="0">
            <wp:extent cx="541655" cy="474345"/>
            <wp:effectExtent l="19050" t="0" r="0" b="0"/>
            <wp:docPr id="83" name="Picture 79" descr="T:\prog\shared\modsim\public_html\context\svn\trunk\Ontology\library\foundation\gems\rain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prog\shared\modsim\public_html\context\svn\trunk\Ontology\library\foundation\gems\rain_statistics_icon.png"/>
                    <pic:cNvPicPr>
                      <a:picLocks noChangeAspect="1" noChangeArrowheads="1"/>
                    </pic:cNvPicPr>
                  </pic:nvPicPr>
                  <pic:blipFill>
                    <a:blip r:embed="rId43" cstate="print"/>
                    <a:srcRect/>
                    <a:stretch>
                      <a:fillRect/>
                    </a:stretch>
                  </pic:blipFill>
                  <pic:spPr bwMode="auto">
                    <a:xfrm>
                      <a:off x="0" y="0"/>
                      <a:ext cx="541655" cy="474345"/>
                    </a:xfrm>
                    <a:prstGeom prst="rect">
                      <a:avLst/>
                    </a:prstGeom>
                    <a:noFill/>
                    <a:ln w="9525">
                      <a:noFill/>
                      <a:miter lim="800000"/>
                      <a:headEnd/>
                      <a:tailEnd/>
                    </a:ln>
                  </pic:spPr>
                </pic:pic>
              </a:graphicData>
            </a:graphic>
          </wp:inline>
        </w:drawing>
      </w:r>
      <w:r>
        <w:t xml:space="preserve"> </w:t>
      </w:r>
      <w:r w:rsidRPr="00163B3E">
        <w:t>Rainfall</w:t>
      </w:r>
      <w:r>
        <w:t xml:space="preserve"> Intensity</w:t>
      </w:r>
    </w:p>
    <w:p w:rsidR="00D25571" w:rsidRPr="00137540" w:rsidRDefault="00D25571" w:rsidP="00137540">
      <w:pPr>
        <w:pStyle w:val="Body"/>
      </w:pPr>
      <w:r w:rsidRPr="00137540">
        <w:t xml:space="preserve">As a premise, we want to consider whether a simple stochastic model can generate statistical patterns of rainfall events. </w:t>
      </w:r>
      <w:r>
        <w:t>We postulate</w:t>
      </w:r>
      <w:r w:rsidRPr="00137540">
        <w:t xml:space="preserve"> that a critical point exists for rain to fall. The volume and density at which nature decides it reaches this critical point has much to do with the rate at which a cloud develops in its intensity and payload. </w:t>
      </w:r>
      <w:r w:rsidRPr="00137540">
        <w:br/>
      </w:r>
      <w:r w:rsidRPr="00137540">
        <w:br/>
        <w:t>We assume a maximum entropy probability distribution function which assumes an average energy of rainfall rate for a storm</w:t>
      </w:r>
      <w:r w:rsidR="00652C94">
        <w:t>,</w:t>
      </w:r>
      <w:r w:rsidRPr="00137540">
        <w:t xml:space="preserve"> </w:t>
      </w:r>
      <w:r w:rsidR="00AD4EDE" w:rsidRPr="00AD4EDE">
        <w:rPr>
          <w:b/>
          <w:i/>
        </w:rPr>
        <w:t>i</w:t>
      </w:r>
      <w:r>
        <w:rPr>
          <w:i/>
        </w:rPr>
        <w:t xml:space="preserve"> </w:t>
      </w:r>
      <w:r w:rsidRPr="00137540">
        <w:t>:</w:t>
      </w:r>
    </w:p>
    <w:p w:rsidR="00D25571" w:rsidRDefault="00D25571" w:rsidP="00A116A5">
      <w:pPr>
        <w:pStyle w:val="Equation"/>
      </w:pPr>
      <m:oMathPara>
        <m:oMath>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D25571" w:rsidRDefault="00D25571" w:rsidP="00137540">
      <w:pPr>
        <w:pStyle w:val="Body"/>
      </w:pPr>
      <w:r>
        <w:t>The rationale for this is that the rainfall's energy is proportional to the rate of the rainfall, since that amount of moisture had to be held aloft by gravity.</w:t>
      </w:r>
    </w:p>
    <w:p w:rsidR="00D25571" w:rsidRPr="0027769B" w:rsidRDefault="00E26E08" w:rsidP="0027769B">
      <w:pPr>
        <w:pStyle w:val="Equation"/>
      </w:pPr>
      <m:oMathPara>
        <m:oMath>
          <m:sSub>
            <m:sSubPr>
              <m:ctrlPr>
                <w:rPr>
                  <w:rFonts w:ascii="Cambria Math" w:hAnsi="Cambria Math"/>
                  <w:i/>
                </w:rPr>
              </m:ctrlPr>
            </m:sSubPr>
            <m:e>
              <m:r>
                <w:rPr>
                  <w:rFonts w:ascii="Cambria Math" w:hAnsi="Cambria Math"/>
                </w:rPr>
                <m:t>Rate</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i</m:t>
              </m:r>
            </m:sub>
          </m:sSub>
        </m:oMath>
      </m:oMathPara>
    </w:p>
    <w:p w:rsidR="00D25571" w:rsidRDefault="00D25571" w:rsidP="00137540">
      <w:pPr>
        <w:pStyle w:val="Body"/>
      </w:pPr>
      <w:r>
        <w:t xml:space="preserve">Yet we know that the </w:t>
      </w:r>
      <w:r w:rsidRPr="0027769B">
        <w:rPr>
          <w:i/>
        </w:rPr>
        <w:t>E</w:t>
      </w:r>
      <w:r w:rsidRPr="0027769B">
        <w:rPr>
          <w:i/>
          <w:iCs/>
          <w:vertAlign w:val="subscript"/>
        </w:rPr>
        <w:t>i</w:t>
      </w:r>
      <w:r>
        <w:rPr>
          <w:i/>
          <w:iCs/>
        </w:rPr>
        <w:t xml:space="preserve"> </w:t>
      </w:r>
      <w:r>
        <w:t>can vary from storm to storm, so we leave it as a conditional, and then set that as a maximal entropy estimator as well</w:t>
      </w:r>
    </w:p>
    <w:p w:rsidR="00D25571" w:rsidRPr="0027769B" w:rsidRDefault="00D25571" w:rsidP="0027769B">
      <w:pPr>
        <w:pStyle w:val="Equation"/>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xml:space="preserve">=α </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D25571" w:rsidRDefault="00D25571" w:rsidP="00137540">
      <w:pPr>
        <w:pStyle w:val="Body"/>
      </w:pPr>
      <w:r>
        <w:t>then integrating over the conditional's range.</w:t>
      </w:r>
    </w:p>
    <w:p w:rsidR="00D25571" w:rsidRDefault="00D25571" w:rsidP="001E34B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i</m:t>
                  </m:r>
                </m:sub>
              </m:sSub>
            </m:e>
          </m:nary>
        </m:oMath>
      </m:oMathPara>
    </w:p>
    <w:p w:rsidR="00D25571" w:rsidRDefault="00D25571" w:rsidP="001E34BB">
      <w:pPr>
        <w:spacing w:after="240"/>
      </w:pPr>
      <w:r>
        <w:br/>
        <w:t xml:space="preserve">This leads to the following solution: </w:t>
      </w:r>
    </w:p>
    <w:p w:rsidR="00D25571" w:rsidRDefault="00D25571" w:rsidP="00137540">
      <w:pPr>
        <w:pStyle w:val="Body"/>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e>
          </m:d>
        </m:oMath>
      </m:oMathPara>
      <w:r>
        <w:br/>
      </w:r>
      <w:r>
        <w:t xml:space="preserve">where </w:t>
      </w:r>
      <w:r w:rsidRPr="0027769B">
        <w:rPr>
          <w:i/>
        </w:rPr>
        <w:t>K</w:t>
      </w:r>
      <w:r w:rsidRPr="0027769B">
        <w:rPr>
          <w:vertAlign w:val="subscript"/>
        </w:rPr>
        <w:t>1</w:t>
      </w:r>
      <w:r>
        <w:t xml:space="preserve"> is the </w:t>
      </w:r>
      <w:r w:rsidRPr="00137540">
        <w:t>modified BesselK</w:t>
      </w:r>
      <w:r>
        <w:t xml:space="preserve"> function of the second kind, in this case of order 1. This is the same general derivation as we performed for wind speed.</w:t>
      </w:r>
      <w:r>
        <w:br/>
      </w:r>
      <w:r>
        <w:lastRenderedPageBreak/>
        <w:br/>
        <w:t xml:space="preserve">This analysis was compared against this recent paper by Papalexio: </w:t>
      </w:r>
      <w:hyperlink r:id="rId44" w:tgtFrame="_blank" w:history="1">
        <w:r>
          <w:rPr>
            <w:rStyle w:val="Hyperlink"/>
          </w:rPr>
          <w:t>"Can a simple stochastic model generate rich patterns of rainfall events?"</w:t>
        </w:r>
      </w:hyperlink>
      <w:r>
        <w:t xml:space="preserve"> </w:t>
      </w:r>
      <w:r w:rsidR="00E26E08">
        <w:fldChar w:fldCharType="begin"/>
      </w:r>
      <w:r w:rsidR="004432CC">
        <w:instrText xml:space="preserve"> ADDIN ZOTERO_ITEM CSL_CITATION {"citationID":"1ltahfglr4","properties":{"formattedCitation":"[19]","plainCitation":"[19]"},"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rsidR="00E26E08">
        <w:fldChar w:fldCharType="separate"/>
      </w:r>
      <w:r w:rsidR="00431715">
        <w:t>[19]</w:t>
      </w:r>
      <w:r w:rsidR="00E26E08">
        <w:fldChar w:fldCharType="end"/>
      </w:r>
      <w:r w:rsidR="00B50D55">
        <w:t>,</w:t>
      </w:r>
      <w:r>
        <w:t xml:space="preserve"> and graphed as shown below in </w:t>
      </w:r>
      <w:r w:rsidR="00E26E08">
        <w:fldChar w:fldCharType="begin"/>
      </w:r>
      <w:r>
        <w:instrText xml:space="preserve"> REF _Ref326157873 \h </w:instrText>
      </w:r>
      <w:r w:rsidR="00E26E08">
        <w:fldChar w:fldCharType="separate"/>
      </w:r>
      <w:r>
        <w:t xml:space="preserve">Figure </w:t>
      </w:r>
      <w:r>
        <w:rPr>
          <w:noProof/>
        </w:rPr>
        <w:t>18</w:t>
      </w:r>
      <w:r w:rsidR="00E26E08">
        <w:fldChar w:fldCharType="end"/>
      </w:r>
      <w:r>
        <w:t xml:space="preserve">. The </w:t>
      </w:r>
      <w:r>
        <w:rPr>
          <w:color w:val="38761D"/>
        </w:rPr>
        <w:t xml:space="preserve">green points </w:t>
      </w:r>
      <w:r>
        <w:t>constitute the BesselK fit which lies right on top of the blue empirical data set.</w:t>
      </w:r>
      <w:r>
        <w:br/>
      </w:r>
    </w:p>
    <w:tbl>
      <w:tblPr>
        <w:tblW w:w="0" w:type="auto"/>
        <w:jc w:val="center"/>
        <w:tblCellSpacing w:w="0" w:type="dxa"/>
        <w:tblCellMar>
          <w:left w:w="0" w:type="dxa"/>
          <w:right w:w="0" w:type="dxa"/>
        </w:tblCellMar>
        <w:tblLook w:val="04A0"/>
      </w:tblPr>
      <w:tblGrid>
        <w:gridCol w:w="8801"/>
      </w:tblGrid>
      <w:tr w:rsidR="00D25571" w:rsidTr="001E34BB">
        <w:trPr>
          <w:tblCellSpacing w:w="0" w:type="dxa"/>
          <w:jc w:val="center"/>
        </w:trPr>
        <w:tc>
          <w:tcPr>
            <w:tcW w:w="0" w:type="auto"/>
            <w:vAlign w:val="center"/>
            <w:hideMark/>
          </w:tcPr>
          <w:p w:rsidR="00D25571" w:rsidRDefault="00D25571" w:rsidP="00137540">
            <w:pPr>
              <w:keepNext/>
              <w:jc w:val="center"/>
            </w:pPr>
            <w:r>
              <w:rPr>
                <w:noProof/>
                <w:color w:val="0000FF"/>
              </w:rPr>
              <w:drawing>
                <wp:inline distT="0" distB="0" distL="0" distR="0">
                  <wp:extent cx="4158151" cy="2878667"/>
                  <wp:effectExtent l="19050" t="0" r="0" b="0"/>
                  <wp:docPr id="86" name="Picture 17" descr="http://1.bp.blogspot.com/-NuRFrFyQYy4/T0QystbAeII/AAAAAAAAA9o/_6KyR6Xu9Cc/s400/mergedIowaRainfall.gif">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1.bp.blogspot.com/-NuRFrFyQYy4/T0QystbAeII/AAAAAAAAA9o/_6KyR6Xu9Cc/s400/mergedIowaRainfall.gif">
                            <a:hlinkClick r:id="rId45"/>
                          </pic:cNvPr>
                          <pic:cNvPicPr>
                            <a:picLocks noChangeAspect="1" noChangeArrowheads="1"/>
                          </pic:cNvPicPr>
                        </pic:nvPicPr>
                        <pic:blipFill>
                          <a:blip r:embed="rId46" cstate="print"/>
                          <a:srcRect/>
                          <a:stretch>
                            <a:fillRect/>
                          </a:stretch>
                        </pic:blipFill>
                        <pic:spPr bwMode="auto">
                          <a:xfrm>
                            <a:off x="0" y="0"/>
                            <a:ext cx="4158151" cy="2878667"/>
                          </a:xfrm>
                          <a:prstGeom prst="rect">
                            <a:avLst/>
                          </a:prstGeom>
                          <a:noFill/>
                          <a:ln w="9525">
                            <a:noFill/>
                            <a:miter lim="800000"/>
                            <a:headEnd/>
                            <a:tailEnd/>
                          </a:ln>
                        </pic:spPr>
                      </pic:pic>
                    </a:graphicData>
                  </a:graphic>
                </wp:inline>
              </w:drawing>
            </w:r>
          </w:p>
          <w:p w:rsidR="00D25571" w:rsidRDefault="00D25571" w:rsidP="00137540">
            <w:pPr>
              <w:pStyle w:val="Caption"/>
              <w:rPr>
                <w:sz w:val="24"/>
                <w:szCs w:val="24"/>
              </w:rPr>
            </w:pPr>
            <w:bookmarkStart w:id="31" w:name="_Ref326157873"/>
            <w:r>
              <w:t xml:space="preserve">Figure </w:t>
            </w:r>
            <w:fldSimple w:instr=" SEQ Figure \* ARABIC ">
              <w:r>
                <w:rPr>
                  <w:noProof/>
                </w:rPr>
                <w:t>18</w:t>
              </w:r>
            </w:fldSimple>
            <w:bookmarkEnd w:id="31"/>
            <w:r>
              <w:t>: Cumulative rainfall distribution statistically gathered from several storm events.</w:t>
            </w:r>
          </w:p>
        </w:tc>
      </w:tr>
      <w:tr w:rsidR="00D25571" w:rsidTr="001E34BB">
        <w:trPr>
          <w:tblCellSpacing w:w="0" w:type="dxa"/>
          <w:jc w:val="center"/>
        </w:trPr>
        <w:tc>
          <w:tcPr>
            <w:tcW w:w="0" w:type="auto"/>
            <w:vAlign w:val="center"/>
            <w:hideMark/>
          </w:tcPr>
          <w:p w:rsidR="00D25571" w:rsidRDefault="00D25571" w:rsidP="00137540">
            <w:pPr>
              <w:jc w:val="center"/>
              <w:rPr>
                <w:sz w:val="24"/>
                <w:szCs w:val="24"/>
              </w:rPr>
            </w:pPr>
          </w:p>
        </w:tc>
      </w:tr>
    </w:tbl>
    <w:p w:rsidR="00D25571" w:rsidRDefault="00D25571" w:rsidP="00137540">
      <w:pPr>
        <w:pStyle w:val="Body"/>
      </w:pPr>
      <w:r>
        <w:t xml:space="preserve">From the table below reproduced from the paper, we can see that the mean value used in the BesselK distribution was </w:t>
      </w:r>
      <w:r>
        <w:rPr>
          <w:i/>
          <w:iCs/>
        </w:rPr>
        <w:t>exactly the same</w:t>
      </w:r>
      <w:r>
        <w:t xml:space="preserve"> as that from the standard statistical moment calculation</w:t>
      </w:r>
    </w:p>
    <w:p w:rsidR="00D25571" w:rsidRDefault="00D25571" w:rsidP="00137540">
      <w:pPr>
        <w:pStyle w:val="Caption"/>
        <w:keepNext/>
      </w:pPr>
      <w:r>
        <w:t xml:space="preserve">Table </w:t>
      </w:r>
      <w:fldSimple w:instr=" SEQ Table \* ARABIC ">
        <w:r>
          <w:rPr>
            <w:noProof/>
          </w:rPr>
          <w:t>4</w:t>
        </w:r>
      </w:fldSimple>
      <w:r>
        <w:t>: Rainfall moments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95"/>
        <w:gridCol w:w="530"/>
        <w:gridCol w:w="630"/>
        <w:gridCol w:w="530"/>
        <w:gridCol w:w="480"/>
        <w:gridCol w:w="530"/>
        <w:gridCol w:w="480"/>
        <w:gridCol w:w="497"/>
        <w:gridCol w:w="595"/>
      </w:tblGrid>
      <w:tr w:rsidR="00D25571" w:rsidTr="00137540">
        <w:trPr>
          <w:tblCellSpacing w:w="15" w:type="dxa"/>
          <w:jc w:val="center"/>
        </w:trPr>
        <w:tc>
          <w:tcPr>
            <w:tcW w:w="0" w:type="auto"/>
            <w:vAlign w:val="center"/>
            <w:hideMark/>
          </w:tcPr>
          <w:p w:rsidR="00D25571" w:rsidRDefault="00D25571">
            <w:pPr>
              <w:jc w:val="center"/>
              <w:rPr>
                <w:b/>
                <w:bCs/>
                <w:sz w:val="24"/>
                <w:szCs w:val="24"/>
              </w:rPr>
            </w:pPr>
            <w:r>
              <w:rPr>
                <w:b/>
                <w:bCs/>
              </w:rPr>
              <w:t xml:space="preserve">Event# </w:t>
            </w:r>
          </w:p>
        </w:tc>
        <w:tc>
          <w:tcPr>
            <w:tcW w:w="0" w:type="auto"/>
            <w:vAlign w:val="center"/>
            <w:hideMark/>
          </w:tcPr>
          <w:p w:rsidR="00D25571" w:rsidRDefault="00D25571">
            <w:pPr>
              <w:jc w:val="center"/>
              <w:rPr>
                <w:b/>
                <w:bCs/>
                <w:sz w:val="24"/>
                <w:szCs w:val="24"/>
              </w:rPr>
            </w:pPr>
            <w:r>
              <w:rPr>
                <w:b/>
                <w:bCs/>
              </w:rPr>
              <w:t xml:space="preserve">1 </w:t>
            </w:r>
          </w:p>
        </w:tc>
        <w:tc>
          <w:tcPr>
            <w:tcW w:w="0" w:type="auto"/>
            <w:vAlign w:val="center"/>
            <w:hideMark/>
          </w:tcPr>
          <w:p w:rsidR="00D25571" w:rsidRDefault="00D25571">
            <w:pPr>
              <w:jc w:val="center"/>
              <w:rPr>
                <w:b/>
                <w:bCs/>
                <w:sz w:val="24"/>
                <w:szCs w:val="24"/>
              </w:rPr>
            </w:pPr>
            <w:r>
              <w:rPr>
                <w:b/>
                <w:bCs/>
              </w:rPr>
              <w:t xml:space="preserve">2 </w:t>
            </w:r>
          </w:p>
        </w:tc>
        <w:tc>
          <w:tcPr>
            <w:tcW w:w="0" w:type="auto"/>
            <w:vAlign w:val="center"/>
            <w:hideMark/>
          </w:tcPr>
          <w:p w:rsidR="00D25571" w:rsidRDefault="00D25571">
            <w:pPr>
              <w:jc w:val="center"/>
              <w:rPr>
                <w:b/>
                <w:bCs/>
                <w:sz w:val="24"/>
                <w:szCs w:val="24"/>
              </w:rPr>
            </w:pPr>
            <w:r>
              <w:rPr>
                <w:b/>
                <w:bCs/>
              </w:rPr>
              <w:t xml:space="preserve">3 </w:t>
            </w:r>
          </w:p>
        </w:tc>
        <w:tc>
          <w:tcPr>
            <w:tcW w:w="0" w:type="auto"/>
            <w:vAlign w:val="center"/>
            <w:hideMark/>
          </w:tcPr>
          <w:p w:rsidR="00D25571" w:rsidRDefault="00D25571">
            <w:pPr>
              <w:jc w:val="center"/>
              <w:rPr>
                <w:b/>
                <w:bCs/>
                <w:sz w:val="24"/>
                <w:szCs w:val="24"/>
              </w:rPr>
            </w:pPr>
            <w:r>
              <w:rPr>
                <w:b/>
                <w:bCs/>
              </w:rPr>
              <w:t xml:space="preserve">4 </w:t>
            </w:r>
          </w:p>
        </w:tc>
        <w:tc>
          <w:tcPr>
            <w:tcW w:w="0" w:type="auto"/>
            <w:vAlign w:val="center"/>
            <w:hideMark/>
          </w:tcPr>
          <w:p w:rsidR="00D25571" w:rsidRDefault="00D25571">
            <w:pPr>
              <w:jc w:val="center"/>
              <w:rPr>
                <w:b/>
                <w:bCs/>
                <w:sz w:val="24"/>
                <w:szCs w:val="24"/>
              </w:rPr>
            </w:pPr>
            <w:r>
              <w:rPr>
                <w:b/>
                <w:bCs/>
              </w:rPr>
              <w:t xml:space="preserve">5 </w:t>
            </w:r>
          </w:p>
        </w:tc>
        <w:tc>
          <w:tcPr>
            <w:tcW w:w="0" w:type="auto"/>
            <w:vAlign w:val="center"/>
            <w:hideMark/>
          </w:tcPr>
          <w:p w:rsidR="00D25571" w:rsidRDefault="00D25571">
            <w:pPr>
              <w:jc w:val="center"/>
              <w:rPr>
                <w:b/>
                <w:bCs/>
                <w:sz w:val="24"/>
                <w:szCs w:val="24"/>
              </w:rPr>
            </w:pPr>
            <w:r>
              <w:rPr>
                <w:b/>
                <w:bCs/>
              </w:rPr>
              <w:t xml:space="preserve">6 </w:t>
            </w:r>
          </w:p>
        </w:tc>
        <w:tc>
          <w:tcPr>
            <w:tcW w:w="0" w:type="auto"/>
            <w:vAlign w:val="center"/>
            <w:hideMark/>
          </w:tcPr>
          <w:p w:rsidR="00D25571" w:rsidRDefault="00D25571">
            <w:pPr>
              <w:jc w:val="center"/>
              <w:rPr>
                <w:b/>
                <w:bCs/>
                <w:sz w:val="24"/>
                <w:szCs w:val="24"/>
              </w:rPr>
            </w:pPr>
            <w:r>
              <w:rPr>
                <w:b/>
                <w:bCs/>
              </w:rPr>
              <w:t xml:space="preserve">7 </w:t>
            </w:r>
          </w:p>
        </w:tc>
        <w:tc>
          <w:tcPr>
            <w:tcW w:w="0" w:type="auto"/>
            <w:vAlign w:val="center"/>
            <w:hideMark/>
          </w:tcPr>
          <w:p w:rsidR="00D25571" w:rsidRDefault="00D25571">
            <w:pPr>
              <w:jc w:val="center"/>
              <w:rPr>
                <w:b/>
                <w:bCs/>
                <w:sz w:val="24"/>
                <w:szCs w:val="24"/>
              </w:rPr>
            </w:pPr>
            <w:r>
              <w:rPr>
                <w:b/>
                <w:bCs/>
              </w:rPr>
              <w:t>All</w:t>
            </w:r>
          </w:p>
        </w:tc>
      </w:tr>
      <w:tr w:rsidR="00D25571" w:rsidTr="00137540">
        <w:trPr>
          <w:tblCellSpacing w:w="15" w:type="dxa"/>
          <w:jc w:val="center"/>
        </w:trPr>
        <w:tc>
          <w:tcPr>
            <w:tcW w:w="0" w:type="auto"/>
            <w:vAlign w:val="center"/>
            <w:hideMark/>
          </w:tcPr>
          <w:p w:rsidR="00D25571" w:rsidRDefault="00D25571">
            <w:pPr>
              <w:rPr>
                <w:sz w:val="24"/>
                <w:szCs w:val="24"/>
              </w:rPr>
            </w:pPr>
            <w:r>
              <w:t xml:space="preserve">SampleSize </w:t>
            </w:r>
          </w:p>
        </w:tc>
        <w:tc>
          <w:tcPr>
            <w:tcW w:w="0" w:type="auto"/>
            <w:vAlign w:val="center"/>
            <w:hideMark/>
          </w:tcPr>
          <w:p w:rsidR="00D25571" w:rsidRDefault="00D25571">
            <w:pPr>
              <w:rPr>
                <w:sz w:val="24"/>
                <w:szCs w:val="24"/>
              </w:rPr>
            </w:pPr>
            <w:r>
              <w:t xml:space="preserve">9697 </w:t>
            </w:r>
          </w:p>
        </w:tc>
        <w:tc>
          <w:tcPr>
            <w:tcW w:w="0" w:type="auto"/>
            <w:vAlign w:val="center"/>
            <w:hideMark/>
          </w:tcPr>
          <w:p w:rsidR="00D25571" w:rsidRDefault="00D25571">
            <w:pPr>
              <w:rPr>
                <w:sz w:val="24"/>
                <w:szCs w:val="24"/>
              </w:rPr>
            </w:pPr>
            <w:r>
              <w:t xml:space="preserve">4379 </w:t>
            </w:r>
          </w:p>
        </w:tc>
        <w:tc>
          <w:tcPr>
            <w:tcW w:w="0" w:type="auto"/>
            <w:vAlign w:val="center"/>
            <w:hideMark/>
          </w:tcPr>
          <w:p w:rsidR="00D25571" w:rsidRDefault="00D25571">
            <w:pPr>
              <w:rPr>
                <w:sz w:val="24"/>
                <w:szCs w:val="24"/>
              </w:rPr>
            </w:pPr>
            <w:r>
              <w:t xml:space="preserve">4211 </w:t>
            </w:r>
          </w:p>
        </w:tc>
        <w:tc>
          <w:tcPr>
            <w:tcW w:w="0" w:type="auto"/>
            <w:vAlign w:val="center"/>
            <w:hideMark/>
          </w:tcPr>
          <w:p w:rsidR="00D25571" w:rsidRDefault="00D25571">
            <w:pPr>
              <w:rPr>
                <w:sz w:val="24"/>
                <w:szCs w:val="24"/>
              </w:rPr>
            </w:pPr>
            <w:r>
              <w:t xml:space="preserve">3539 </w:t>
            </w:r>
          </w:p>
        </w:tc>
        <w:tc>
          <w:tcPr>
            <w:tcW w:w="0" w:type="auto"/>
            <w:vAlign w:val="center"/>
            <w:hideMark/>
          </w:tcPr>
          <w:p w:rsidR="00D25571" w:rsidRDefault="00D25571">
            <w:pPr>
              <w:rPr>
                <w:sz w:val="24"/>
                <w:szCs w:val="24"/>
              </w:rPr>
            </w:pPr>
            <w:r>
              <w:t xml:space="preserve">3345 </w:t>
            </w:r>
          </w:p>
        </w:tc>
        <w:tc>
          <w:tcPr>
            <w:tcW w:w="0" w:type="auto"/>
            <w:vAlign w:val="center"/>
            <w:hideMark/>
          </w:tcPr>
          <w:p w:rsidR="00D25571" w:rsidRDefault="00D25571">
            <w:pPr>
              <w:rPr>
                <w:sz w:val="24"/>
                <w:szCs w:val="24"/>
              </w:rPr>
            </w:pPr>
            <w:r>
              <w:t xml:space="preserve">3331 </w:t>
            </w:r>
          </w:p>
        </w:tc>
        <w:tc>
          <w:tcPr>
            <w:tcW w:w="0" w:type="auto"/>
            <w:vAlign w:val="center"/>
            <w:hideMark/>
          </w:tcPr>
          <w:p w:rsidR="00D25571" w:rsidRDefault="00D25571">
            <w:pPr>
              <w:rPr>
                <w:sz w:val="24"/>
                <w:szCs w:val="24"/>
              </w:rPr>
            </w:pPr>
            <w:r>
              <w:t xml:space="preserve">1034 </w:t>
            </w:r>
          </w:p>
        </w:tc>
        <w:tc>
          <w:tcPr>
            <w:tcW w:w="0" w:type="auto"/>
            <w:vAlign w:val="center"/>
            <w:hideMark/>
          </w:tcPr>
          <w:p w:rsidR="00D25571" w:rsidRDefault="00D25571">
            <w:pPr>
              <w:rPr>
                <w:sz w:val="24"/>
                <w:szCs w:val="24"/>
              </w:rPr>
            </w:pPr>
            <w:r>
              <w:t>29536</w:t>
            </w:r>
          </w:p>
        </w:tc>
      </w:tr>
      <w:tr w:rsidR="00D25571" w:rsidTr="00137540">
        <w:trPr>
          <w:tblCellSpacing w:w="15" w:type="dxa"/>
          <w:jc w:val="center"/>
        </w:trPr>
        <w:tc>
          <w:tcPr>
            <w:tcW w:w="0" w:type="auto"/>
            <w:vAlign w:val="center"/>
            <w:hideMark/>
          </w:tcPr>
          <w:p w:rsidR="00D25571" w:rsidRDefault="00D25571">
            <w:pPr>
              <w:rPr>
                <w:sz w:val="24"/>
                <w:szCs w:val="24"/>
              </w:rPr>
            </w:pPr>
            <w:r>
              <w:t xml:space="preserve">Mean(mm/h) </w:t>
            </w:r>
          </w:p>
        </w:tc>
        <w:tc>
          <w:tcPr>
            <w:tcW w:w="0" w:type="auto"/>
            <w:vAlign w:val="center"/>
            <w:hideMark/>
          </w:tcPr>
          <w:p w:rsidR="00D25571" w:rsidRDefault="00D25571">
            <w:pPr>
              <w:rPr>
                <w:sz w:val="24"/>
                <w:szCs w:val="24"/>
              </w:rPr>
            </w:pPr>
            <w:r>
              <w:t xml:space="preserve">3.89 </w:t>
            </w:r>
          </w:p>
        </w:tc>
        <w:tc>
          <w:tcPr>
            <w:tcW w:w="0" w:type="auto"/>
            <w:vAlign w:val="center"/>
            <w:hideMark/>
          </w:tcPr>
          <w:p w:rsidR="00D25571" w:rsidRDefault="00D25571">
            <w:pPr>
              <w:rPr>
                <w:sz w:val="24"/>
                <w:szCs w:val="24"/>
              </w:rPr>
            </w:pPr>
            <w:r>
              <w:t xml:space="preserve">0.5 </w:t>
            </w:r>
          </w:p>
        </w:tc>
        <w:tc>
          <w:tcPr>
            <w:tcW w:w="0" w:type="auto"/>
            <w:vAlign w:val="center"/>
            <w:hideMark/>
          </w:tcPr>
          <w:p w:rsidR="00D25571" w:rsidRDefault="00D25571">
            <w:pPr>
              <w:rPr>
                <w:sz w:val="24"/>
                <w:szCs w:val="24"/>
              </w:rPr>
            </w:pPr>
            <w:r>
              <w:t xml:space="preserve">0.38 </w:t>
            </w:r>
          </w:p>
        </w:tc>
        <w:tc>
          <w:tcPr>
            <w:tcW w:w="0" w:type="auto"/>
            <w:vAlign w:val="center"/>
            <w:hideMark/>
          </w:tcPr>
          <w:p w:rsidR="00D25571" w:rsidRDefault="00D25571">
            <w:pPr>
              <w:rPr>
                <w:sz w:val="24"/>
                <w:szCs w:val="24"/>
              </w:rPr>
            </w:pPr>
            <w:r>
              <w:t xml:space="preserve">1.14 </w:t>
            </w:r>
          </w:p>
        </w:tc>
        <w:tc>
          <w:tcPr>
            <w:tcW w:w="0" w:type="auto"/>
            <w:vAlign w:val="center"/>
            <w:hideMark/>
          </w:tcPr>
          <w:p w:rsidR="00D25571" w:rsidRDefault="00D25571">
            <w:pPr>
              <w:rPr>
                <w:sz w:val="24"/>
                <w:szCs w:val="24"/>
              </w:rPr>
            </w:pPr>
            <w:r>
              <w:t xml:space="preserve">3.03 </w:t>
            </w:r>
          </w:p>
        </w:tc>
        <w:tc>
          <w:tcPr>
            <w:tcW w:w="0" w:type="auto"/>
            <w:vAlign w:val="center"/>
            <w:hideMark/>
          </w:tcPr>
          <w:p w:rsidR="00D25571" w:rsidRDefault="00D25571">
            <w:pPr>
              <w:rPr>
                <w:sz w:val="24"/>
                <w:szCs w:val="24"/>
              </w:rPr>
            </w:pPr>
            <w:r>
              <w:t xml:space="preserve">2.74 </w:t>
            </w:r>
          </w:p>
        </w:tc>
        <w:tc>
          <w:tcPr>
            <w:tcW w:w="0" w:type="auto"/>
            <w:vAlign w:val="center"/>
            <w:hideMark/>
          </w:tcPr>
          <w:p w:rsidR="00D25571" w:rsidRDefault="00D25571">
            <w:pPr>
              <w:rPr>
                <w:sz w:val="24"/>
                <w:szCs w:val="24"/>
              </w:rPr>
            </w:pPr>
            <w:r>
              <w:t xml:space="preserve">2.7 </w:t>
            </w:r>
          </w:p>
        </w:tc>
        <w:tc>
          <w:tcPr>
            <w:tcW w:w="0" w:type="auto"/>
            <w:vAlign w:val="center"/>
            <w:hideMark/>
          </w:tcPr>
          <w:p w:rsidR="00D25571" w:rsidRPr="004B1EFD" w:rsidRDefault="00D25571">
            <w:pPr>
              <w:rPr>
                <w:sz w:val="28"/>
                <w:szCs w:val="28"/>
              </w:rPr>
            </w:pPr>
            <w:r w:rsidRPr="004B1EFD">
              <w:rPr>
                <w:b/>
                <w:bCs/>
                <w:sz w:val="28"/>
                <w:szCs w:val="28"/>
              </w:rPr>
              <w:t>2.29</w:t>
            </w:r>
          </w:p>
        </w:tc>
      </w:tr>
      <w:tr w:rsidR="00D25571" w:rsidTr="00137540">
        <w:trPr>
          <w:tblCellSpacing w:w="15" w:type="dxa"/>
          <w:jc w:val="center"/>
        </w:trPr>
        <w:tc>
          <w:tcPr>
            <w:tcW w:w="0" w:type="auto"/>
            <w:vAlign w:val="center"/>
            <w:hideMark/>
          </w:tcPr>
          <w:p w:rsidR="00D25571" w:rsidRDefault="00D25571">
            <w:pPr>
              <w:rPr>
                <w:sz w:val="24"/>
                <w:szCs w:val="24"/>
              </w:rPr>
            </w:pPr>
            <w:r>
              <w:t xml:space="preserve">StandardDeviation(mm/h) </w:t>
            </w:r>
          </w:p>
        </w:tc>
        <w:tc>
          <w:tcPr>
            <w:tcW w:w="0" w:type="auto"/>
            <w:vAlign w:val="center"/>
            <w:hideMark/>
          </w:tcPr>
          <w:p w:rsidR="00D25571" w:rsidRDefault="00D25571">
            <w:pPr>
              <w:rPr>
                <w:sz w:val="24"/>
                <w:szCs w:val="24"/>
              </w:rPr>
            </w:pPr>
            <w:r>
              <w:t xml:space="preserve">6.16 </w:t>
            </w:r>
          </w:p>
        </w:tc>
        <w:tc>
          <w:tcPr>
            <w:tcW w:w="0" w:type="auto"/>
            <w:vAlign w:val="center"/>
            <w:hideMark/>
          </w:tcPr>
          <w:p w:rsidR="00D25571" w:rsidRDefault="00D25571">
            <w:pPr>
              <w:rPr>
                <w:sz w:val="24"/>
                <w:szCs w:val="24"/>
              </w:rPr>
            </w:pPr>
            <w:r>
              <w:t xml:space="preserve">0.97 </w:t>
            </w:r>
          </w:p>
        </w:tc>
        <w:tc>
          <w:tcPr>
            <w:tcW w:w="0" w:type="auto"/>
            <w:vAlign w:val="center"/>
            <w:hideMark/>
          </w:tcPr>
          <w:p w:rsidR="00D25571" w:rsidRDefault="00D25571">
            <w:pPr>
              <w:rPr>
                <w:sz w:val="24"/>
                <w:szCs w:val="24"/>
              </w:rPr>
            </w:pPr>
            <w:r>
              <w:t xml:space="preserve">0.55 </w:t>
            </w:r>
          </w:p>
        </w:tc>
        <w:tc>
          <w:tcPr>
            <w:tcW w:w="0" w:type="auto"/>
            <w:vAlign w:val="center"/>
            <w:hideMark/>
          </w:tcPr>
          <w:p w:rsidR="00D25571" w:rsidRDefault="00D25571">
            <w:pPr>
              <w:rPr>
                <w:sz w:val="24"/>
                <w:szCs w:val="24"/>
              </w:rPr>
            </w:pPr>
            <w:r>
              <w:t xml:space="preserve">1.19 </w:t>
            </w:r>
          </w:p>
        </w:tc>
        <w:tc>
          <w:tcPr>
            <w:tcW w:w="0" w:type="auto"/>
            <w:vAlign w:val="center"/>
            <w:hideMark/>
          </w:tcPr>
          <w:p w:rsidR="00D25571" w:rsidRDefault="00D25571">
            <w:pPr>
              <w:rPr>
                <w:sz w:val="24"/>
                <w:szCs w:val="24"/>
              </w:rPr>
            </w:pPr>
            <w:r>
              <w:t xml:space="preserve">3.39 </w:t>
            </w:r>
          </w:p>
        </w:tc>
        <w:tc>
          <w:tcPr>
            <w:tcW w:w="0" w:type="auto"/>
            <w:vAlign w:val="center"/>
            <w:hideMark/>
          </w:tcPr>
          <w:p w:rsidR="00D25571" w:rsidRDefault="00D25571">
            <w:pPr>
              <w:rPr>
                <w:sz w:val="24"/>
                <w:szCs w:val="24"/>
              </w:rPr>
            </w:pPr>
            <w:r>
              <w:t xml:space="preserve">2.2 </w:t>
            </w:r>
          </w:p>
        </w:tc>
        <w:tc>
          <w:tcPr>
            <w:tcW w:w="0" w:type="auto"/>
            <w:vAlign w:val="center"/>
            <w:hideMark/>
          </w:tcPr>
          <w:p w:rsidR="00D25571" w:rsidRDefault="00D25571">
            <w:pPr>
              <w:rPr>
                <w:sz w:val="24"/>
                <w:szCs w:val="24"/>
              </w:rPr>
            </w:pPr>
            <w:r>
              <w:t xml:space="preserve">2 </w:t>
            </w:r>
          </w:p>
        </w:tc>
        <w:tc>
          <w:tcPr>
            <w:tcW w:w="0" w:type="auto"/>
            <w:vAlign w:val="center"/>
            <w:hideMark/>
          </w:tcPr>
          <w:p w:rsidR="00D25571" w:rsidRDefault="00D25571">
            <w:pPr>
              <w:rPr>
                <w:sz w:val="24"/>
                <w:szCs w:val="24"/>
              </w:rPr>
            </w:pPr>
            <w:r>
              <w:t>4.11</w:t>
            </w:r>
          </w:p>
        </w:tc>
      </w:tr>
      <w:tr w:rsidR="00D25571" w:rsidTr="00137540">
        <w:trPr>
          <w:tblCellSpacing w:w="15" w:type="dxa"/>
          <w:jc w:val="center"/>
        </w:trPr>
        <w:tc>
          <w:tcPr>
            <w:tcW w:w="0" w:type="auto"/>
            <w:vAlign w:val="center"/>
            <w:hideMark/>
          </w:tcPr>
          <w:p w:rsidR="00D25571" w:rsidRDefault="00D25571">
            <w:pPr>
              <w:rPr>
                <w:sz w:val="24"/>
                <w:szCs w:val="24"/>
              </w:rPr>
            </w:pPr>
            <w:r>
              <w:t xml:space="preserve">Skewness </w:t>
            </w:r>
          </w:p>
        </w:tc>
        <w:tc>
          <w:tcPr>
            <w:tcW w:w="0" w:type="auto"/>
            <w:vAlign w:val="center"/>
            <w:hideMark/>
          </w:tcPr>
          <w:p w:rsidR="00D25571" w:rsidRDefault="00D25571">
            <w:pPr>
              <w:rPr>
                <w:sz w:val="24"/>
                <w:szCs w:val="24"/>
              </w:rPr>
            </w:pPr>
            <w:r>
              <w:t xml:space="preserve">4.84 </w:t>
            </w:r>
          </w:p>
        </w:tc>
        <w:tc>
          <w:tcPr>
            <w:tcW w:w="0" w:type="auto"/>
            <w:vAlign w:val="center"/>
            <w:hideMark/>
          </w:tcPr>
          <w:p w:rsidR="00D25571" w:rsidRDefault="00D25571">
            <w:pPr>
              <w:rPr>
                <w:sz w:val="24"/>
                <w:szCs w:val="24"/>
              </w:rPr>
            </w:pPr>
            <w:r>
              <w:t xml:space="preserve">9.23 </w:t>
            </w:r>
          </w:p>
        </w:tc>
        <w:tc>
          <w:tcPr>
            <w:tcW w:w="0" w:type="auto"/>
            <w:vAlign w:val="center"/>
            <w:hideMark/>
          </w:tcPr>
          <w:p w:rsidR="00D25571" w:rsidRDefault="00D25571">
            <w:pPr>
              <w:rPr>
                <w:sz w:val="24"/>
                <w:szCs w:val="24"/>
              </w:rPr>
            </w:pPr>
            <w:r>
              <w:t xml:space="preserve">5.01 </w:t>
            </w:r>
          </w:p>
        </w:tc>
        <w:tc>
          <w:tcPr>
            <w:tcW w:w="0" w:type="auto"/>
            <w:vAlign w:val="center"/>
            <w:hideMark/>
          </w:tcPr>
          <w:p w:rsidR="00D25571" w:rsidRDefault="00D25571">
            <w:pPr>
              <w:rPr>
                <w:sz w:val="24"/>
                <w:szCs w:val="24"/>
              </w:rPr>
            </w:pPr>
            <w:r>
              <w:t xml:space="preserve">2.07 </w:t>
            </w:r>
          </w:p>
        </w:tc>
        <w:tc>
          <w:tcPr>
            <w:tcW w:w="0" w:type="auto"/>
            <w:vAlign w:val="center"/>
            <w:hideMark/>
          </w:tcPr>
          <w:p w:rsidR="00D25571" w:rsidRDefault="00D25571">
            <w:pPr>
              <w:rPr>
                <w:sz w:val="24"/>
                <w:szCs w:val="24"/>
              </w:rPr>
            </w:pPr>
            <w:r>
              <w:t xml:space="preserve">3.95 </w:t>
            </w:r>
          </w:p>
        </w:tc>
        <w:tc>
          <w:tcPr>
            <w:tcW w:w="0" w:type="auto"/>
            <w:vAlign w:val="center"/>
            <w:hideMark/>
          </w:tcPr>
          <w:p w:rsidR="00D25571" w:rsidRDefault="00D25571">
            <w:pPr>
              <w:rPr>
                <w:sz w:val="24"/>
                <w:szCs w:val="24"/>
              </w:rPr>
            </w:pPr>
            <w:r>
              <w:t xml:space="preserve">1.47 </w:t>
            </w:r>
          </w:p>
        </w:tc>
        <w:tc>
          <w:tcPr>
            <w:tcW w:w="0" w:type="auto"/>
            <w:vAlign w:val="center"/>
            <w:hideMark/>
          </w:tcPr>
          <w:p w:rsidR="00D25571" w:rsidRDefault="00D25571">
            <w:pPr>
              <w:rPr>
                <w:sz w:val="24"/>
                <w:szCs w:val="24"/>
              </w:rPr>
            </w:pPr>
            <w:r>
              <w:t xml:space="preserve">0.52 </w:t>
            </w:r>
          </w:p>
        </w:tc>
        <w:tc>
          <w:tcPr>
            <w:tcW w:w="0" w:type="auto"/>
            <w:vAlign w:val="center"/>
            <w:hideMark/>
          </w:tcPr>
          <w:p w:rsidR="00D25571" w:rsidRDefault="00D25571">
            <w:pPr>
              <w:rPr>
                <w:sz w:val="24"/>
                <w:szCs w:val="24"/>
              </w:rPr>
            </w:pPr>
            <w:r>
              <w:t>6.54</w:t>
            </w:r>
          </w:p>
        </w:tc>
      </w:tr>
      <w:tr w:rsidR="00D25571" w:rsidTr="00137540">
        <w:trPr>
          <w:tblCellSpacing w:w="15" w:type="dxa"/>
          <w:jc w:val="center"/>
        </w:trPr>
        <w:tc>
          <w:tcPr>
            <w:tcW w:w="0" w:type="auto"/>
            <w:vAlign w:val="center"/>
            <w:hideMark/>
          </w:tcPr>
          <w:p w:rsidR="00D25571" w:rsidRDefault="00D25571">
            <w:pPr>
              <w:rPr>
                <w:sz w:val="24"/>
                <w:szCs w:val="24"/>
              </w:rPr>
            </w:pPr>
            <w:r>
              <w:t xml:space="preserve">Kurtosis </w:t>
            </w:r>
          </w:p>
        </w:tc>
        <w:tc>
          <w:tcPr>
            <w:tcW w:w="0" w:type="auto"/>
            <w:vAlign w:val="center"/>
            <w:hideMark/>
          </w:tcPr>
          <w:p w:rsidR="00D25571" w:rsidRDefault="00D25571">
            <w:pPr>
              <w:rPr>
                <w:sz w:val="24"/>
                <w:szCs w:val="24"/>
              </w:rPr>
            </w:pPr>
            <w:r>
              <w:t xml:space="preserve">47.12 </w:t>
            </w:r>
          </w:p>
        </w:tc>
        <w:tc>
          <w:tcPr>
            <w:tcW w:w="0" w:type="auto"/>
            <w:vAlign w:val="center"/>
            <w:hideMark/>
          </w:tcPr>
          <w:p w:rsidR="00D25571" w:rsidRDefault="00D25571">
            <w:pPr>
              <w:rPr>
                <w:sz w:val="24"/>
                <w:szCs w:val="24"/>
              </w:rPr>
            </w:pPr>
            <w:r>
              <w:t xml:space="preserve">110.24 </w:t>
            </w:r>
          </w:p>
        </w:tc>
        <w:tc>
          <w:tcPr>
            <w:tcW w:w="0" w:type="auto"/>
            <w:vAlign w:val="center"/>
            <w:hideMark/>
          </w:tcPr>
          <w:p w:rsidR="00D25571" w:rsidRDefault="00D25571">
            <w:pPr>
              <w:rPr>
                <w:sz w:val="24"/>
                <w:szCs w:val="24"/>
              </w:rPr>
            </w:pPr>
            <w:r>
              <w:t xml:space="preserve">37.38 </w:t>
            </w:r>
          </w:p>
        </w:tc>
        <w:tc>
          <w:tcPr>
            <w:tcW w:w="0" w:type="auto"/>
            <w:vAlign w:val="center"/>
            <w:hideMark/>
          </w:tcPr>
          <w:p w:rsidR="00D25571" w:rsidRDefault="00D25571">
            <w:pPr>
              <w:rPr>
                <w:sz w:val="24"/>
                <w:szCs w:val="24"/>
              </w:rPr>
            </w:pPr>
            <w:r>
              <w:t xml:space="preserve">5.52 </w:t>
            </w:r>
          </w:p>
        </w:tc>
        <w:tc>
          <w:tcPr>
            <w:tcW w:w="0" w:type="auto"/>
            <w:vAlign w:val="center"/>
            <w:hideMark/>
          </w:tcPr>
          <w:p w:rsidR="00D25571" w:rsidRDefault="00D25571">
            <w:pPr>
              <w:rPr>
                <w:sz w:val="24"/>
                <w:szCs w:val="24"/>
              </w:rPr>
            </w:pPr>
            <w:r>
              <w:t xml:space="preserve">27.34 </w:t>
            </w:r>
          </w:p>
        </w:tc>
        <w:tc>
          <w:tcPr>
            <w:tcW w:w="0" w:type="auto"/>
            <w:vAlign w:val="center"/>
            <w:hideMark/>
          </w:tcPr>
          <w:p w:rsidR="00D25571" w:rsidRDefault="00D25571">
            <w:pPr>
              <w:rPr>
                <w:sz w:val="24"/>
                <w:szCs w:val="24"/>
              </w:rPr>
            </w:pPr>
            <w:r>
              <w:t xml:space="preserve">2.91 </w:t>
            </w:r>
          </w:p>
        </w:tc>
        <w:tc>
          <w:tcPr>
            <w:tcW w:w="0" w:type="auto"/>
            <w:vAlign w:val="center"/>
            <w:hideMark/>
          </w:tcPr>
          <w:p w:rsidR="00D25571" w:rsidRDefault="00D25571">
            <w:pPr>
              <w:rPr>
                <w:sz w:val="24"/>
                <w:szCs w:val="24"/>
              </w:rPr>
            </w:pPr>
            <w:r>
              <w:t xml:space="preserve">-0.59 </w:t>
            </w:r>
          </w:p>
        </w:tc>
        <w:tc>
          <w:tcPr>
            <w:tcW w:w="0" w:type="auto"/>
            <w:vAlign w:val="center"/>
            <w:hideMark/>
          </w:tcPr>
          <w:p w:rsidR="00D25571" w:rsidRDefault="00D25571">
            <w:pPr>
              <w:rPr>
                <w:sz w:val="24"/>
                <w:szCs w:val="24"/>
              </w:rPr>
            </w:pPr>
            <w:r>
              <w:t>91</w:t>
            </w:r>
          </w:p>
        </w:tc>
      </w:tr>
      <w:tr w:rsidR="00D25571" w:rsidTr="00137540">
        <w:trPr>
          <w:tblCellSpacing w:w="15" w:type="dxa"/>
          <w:jc w:val="center"/>
        </w:trPr>
        <w:tc>
          <w:tcPr>
            <w:tcW w:w="0" w:type="auto"/>
            <w:vAlign w:val="center"/>
            <w:hideMark/>
          </w:tcPr>
          <w:p w:rsidR="00D25571" w:rsidRDefault="00D25571">
            <w:pPr>
              <w:rPr>
                <w:sz w:val="24"/>
                <w:szCs w:val="24"/>
              </w:rPr>
            </w:pPr>
            <w:r>
              <w:t xml:space="preserve">HurstExponent </w:t>
            </w:r>
          </w:p>
        </w:tc>
        <w:tc>
          <w:tcPr>
            <w:tcW w:w="0" w:type="auto"/>
            <w:vAlign w:val="center"/>
            <w:hideMark/>
          </w:tcPr>
          <w:p w:rsidR="00D25571" w:rsidRDefault="00D25571">
            <w:pPr>
              <w:rPr>
                <w:sz w:val="24"/>
                <w:szCs w:val="24"/>
              </w:rPr>
            </w:pPr>
            <w:r>
              <w:t xml:space="preserve">0.94 </w:t>
            </w:r>
          </w:p>
        </w:tc>
        <w:tc>
          <w:tcPr>
            <w:tcW w:w="0" w:type="auto"/>
            <w:vAlign w:val="center"/>
            <w:hideMark/>
          </w:tcPr>
          <w:p w:rsidR="00D25571" w:rsidRDefault="00D25571">
            <w:pPr>
              <w:rPr>
                <w:sz w:val="24"/>
                <w:szCs w:val="24"/>
              </w:rPr>
            </w:pPr>
            <w:r>
              <w:t xml:space="preserve">0.79 </w:t>
            </w:r>
          </w:p>
        </w:tc>
        <w:tc>
          <w:tcPr>
            <w:tcW w:w="0" w:type="auto"/>
            <w:vAlign w:val="center"/>
            <w:hideMark/>
          </w:tcPr>
          <w:p w:rsidR="00D25571" w:rsidRDefault="00D25571">
            <w:pPr>
              <w:rPr>
                <w:sz w:val="24"/>
                <w:szCs w:val="24"/>
              </w:rPr>
            </w:pPr>
            <w:r>
              <w:t xml:space="preserve">0.89 </w:t>
            </w:r>
          </w:p>
        </w:tc>
        <w:tc>
          <w:tcPr>
            <w:tcW w:w="0" w:type="auto"/>
            <w:vAlign w:val="center"/>
            <w:hideMark/>
          </w:tcPr>
          <w:p w:rsidR="00D25571" w:rsidRDefault="00D25571">
            <w:pPr>
              <w:rPr>
                <w:sz w:val="24"/>
                <w:szCs w:val="24"/>
              </w:rPr>
            </w:pPr>
            <w:r>
              <w:t xml:space="preserve">0.94 </w:t>
            </w:r>
          </w:p>
        </w:tc>
        <w:tc>
          <w:tcPr>
            <w:tcW w:w="0" w:type="auto"/>
            <w:vAlign w:val="center"/>
            <w:hideMark/>
          </w:tcPr>
          <w:p w:rsidR="00D25571" w:rsidRDefault="00D25571">
            <w:pPr>
              <w:rPr>
                <w:sz w:val="24"/>
                <w:szCs w:val="24"/>
              </w:rPr>
            </w:pPr>
            <w:r>
              <w:t xml:space="preserve">0.89 </w:t>
            </w:r>
          </w:p>
        </w:tc>
        <w:tc>
          <w:tcPr>
            <w:tcW w:w="0" w:type="auto"/>
            <w:vAlign w:val="center"/>
            <w:hideMark/>
          </w:tcPr>
          <w:p w:rsidR="00D25571" w:rsidRDefault="00D25571">
            <w:pPr>
              <w:rPr>
                <w:sz w:val="24"/>
                <w:szCs w:val="24"/>
              </w:rPr>
            </w:pPr>
            <w:r>
              <w:t xml:space="preserve">0.87 </w:t>
            </w:r>
          </w:p>
        </w:tc>
        <w:tc>
          <w:tcPr>
            <w:tcW w:w="0" w:type="auto"/>
            <w:vAlign w:val="center"/>
            <w:hideMark/>
          </w:tcPr>
          <w:p w:rsidR="00D25571" w:rsidRDefault="00D25571">
            <w:pPr>
              <w:rPr>
                <w:sz w:val="24"/>
                <w:szCs w:val="24"/>
              </w:rPr>
            </w:pPr>
            <w:r>
              <w:t xml:space="preserve">0.97 </w:t>
            </w:r>
          </w:p>
        </w:tc>
        <w:tc>
          <w:tcPr>
            <w:tcW w:w="0" w:type="auto"/>
            <w:vAlign w:val="center"/>
            <w:hideMark/>
          </w:tcPr>
          <w:p w:rsidR="00D25571" w:rsidRDefault="00D25571">
            <w:pPr>
              <w:rPr>
                <w:sz w:val="24"/>
                <w:szCs w:val="24"/>
              </w:rPr>
            </w:pPr>
            <w:r>
              <w:t>0.89</w:t>
            </w:r>
          </w:p>
        </w:tc>
      </w:tr>
    </w:tbl>
    <w:p w:rsidR="00AD4EDE" w:rsidRDefault="00D25571" w:rsidP="00AD4EDE">
      <w:pPr>
        <w:pStyle w:val="BodyAfterHead"/>
      </w:pPr>
      <w:r>
        <w:br/>
        <w:t xml:space="preserve">In contrast, Papalexio tried to apply Hurst-Kolmogorov statistics to the problem in search of a power law solution, claiming significance for the finding of a power law tail of -3. Instead we suggest that the slight deviation in the tail region is likely caused by insufficient sampling in the data set. A slight divergence starts to occur at the 1 part in 5,000 </w:t>
      </w:r>
      <w:r w:rsidR="007B11C1">
        <w:t>resolution level</w:t>
      </w:r>
      <w:r>
        <w:t xml:space="preserve"> and </w:t>
      </w:r>
      <w:r w:rsidR="007B11C1">
        <w:t xml:space="preserve">since </w:t>
      </w:r>
      <w:r>
        <w:t xml:space="preserve">there are only 30,000 points in the merged data set, indicating that statistical fluctuations could account for the difference. See </w:t>
      </w:r>
      <w:r w:rsidR="00E26E08">
        <w:fldChar w:fldCharType="begin"/>
      </w:r>
      <w:r>
        <w:instrText xml:space="preserve"> REF _Ref326158218 \h </w:instrText>
      </w:r>
      <w:r w:rsidR="00E26E08">
        <w:fldChar w:fldCharType="separate"/>
      </w:r>
      <w:r>
        <w:t xml:space="preserve">Figure </w:t>
      </w:r>
      <w:r>
        <w:rPr>
          <w:noProof/>
        </w:rPr>
        <w:t>19</w:t>
      </w:r>
      <w:r w:rsidR="00E26E08">
        <w:fldChar w:fldCharType="end"/>
      </w:r>
      <w:r>
        <w:t xml:space="preserve"> below which synthesizes a BesselK distribution from the same sample size, and can clearly duplicate the deviation in the tail.</w:t>
      </w:r>
    </w:p>
    <w:tbl>
      <w:tblPr>
        <w:tblW w:w="0" w:type="auto"/>
        <w:jc w:val="center"/>
        <w:tblCellSpacing w:w="0" w:type="dxa"/>
        <w:tblCellMar>
          <w:left w:w="0" w:type="dxa"/>
          <w:right w:w="0" w:type="dxa"/>
        </w:tblCellMar>
        <w:tblLook w:val="04A0"/>
      </w:tblPr>
      <w:tblGrid>
        <w:gridCol w:w="9360"/>
      </w:tblGrid>
      <w:tr w:rsidR="00D25571" w:rsidTr="001E34BB">
        <w:trPr>
          <w:tblCellSpacing w:w="0" w:type="dxa"/>
          <w:jc w:val="center"/>
        </w:trPr>
        <w:tc>
          <w:tcPr>
            <w:tcW w:w="0" w:type="auto"/>
            <w:vAlign w:val="center"/>
            <w:hideMark/>
          </w:tcPr>
          <w:p w:rsidR="00D25571" w:rsidRDefault="00D25571" w:rsidP="00137540">
            <w:pPr>
              <w:keepNext/>
              <w:jc w:val="center"/>
            </w:pPr>
            <w:r>
              <w:rPr>
                <w:noProof/>
                <w:color w:val="0000FF"/>
              </w:rPr>
              <w:lastRenderedPageBreak/>
              <w:drawing>
                <wp:inline distT="0" distB="0" distL="0" distR="0">
                  <wp:extent cx="3815715" cy="2404745"/>
                  <wp:effectExtent l="19050" t="0" r="0" b="0"/>
                  <wp:docPr id="87" name="Picture 18" descr="http://3.bp.blogspot.com/-PCEQC8B1v4I/T0RZQgtpLlI/AAAAAAAAA9w/VLx7HEAEgJU/s400/rainfall_mc.gif">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3.bp.blogspot.com/-PCEQC8B1v4I/T0RZQgtpLlI/AAAAAAAAA9w/VLx7HEAEgJU/s400/rainfall_mc.gif">
                            <a:hlinkClick r:id="rId47"/>
                          </pic:cNvPr>
                          <pic:cNvPicPr>
                            <a:picLocks noChangeAspect="1" noChangeArrowheads="1"/>
                          </pic:cNvPicPr>
                        </pic:nvPicPr>
                        <pic:blipFill>
                          <a:blip r:embed="rId48" cstate="print"/>
                          <a:srcRect/>
                          <a:stretch>
                            <a:fillRect/>
                          </a:stretch>
                        </pic:blipFill>
                        <pic:spPr bwMode="auto">
                          <a:xfrm>
                            <a:off x="0" y="0"/>
                            <a:ext cx="3815715" cy="2404745"/>
                          </a:xfrm>
                          <a:prstGeom prst="rect">
                            <a:avLst/>
                          </a:prstGeom>
                          <a:noFill/>
                          <a:ln w="9525">
                            <a:noFill/>
                            <a:miter lim="800000"/>
                            <a:headEnd/>
                            <a:tailEnd/>
                          </a:ln>
                        </pic:spPr>
                      </pic:pic>
                    </a:graphicData>
                  </a:graphic>
                </wp:inline>
              </w:drawing>
            </w:r>
          </w:p>
          <w:p w:rsidR="00D25571" w:rsidRDefault="00D25571" w:rsidP="00137540">
            <w:pPr>
              <w:pStyle w:val="Caption"/>
              <w:rPr>
                <w:sz w:val="24"/>
                <w:szCs w:val="24"/>
              </w:rPr>
            </w:pPr>
            <w:bookmarkStart w:id="32" w:name="_Ref326158218"/>
            <w:r>
              <w:t xml:space="preserve">Figure </w:t>
            </w:r>
            <w:fldSimple w:instr=" SEQ Figure \* ARABIC ">
              <w:r>
                <w:rPr>
                  <w:noProof/>
                </w:rPr>
                <w:t>19</w:t>
              </w:r>
            </w:fldSimple>
            <w:bookmarkEnd w:id="32"/>
            <w:r>
              <w:t xml:space="preserve">: </w:t>
            </w:r>
            <w:r w:rsidRPr="005828D8">
              <w:t>Monte Carlo sampling from a synthetic BesselK distribution reveals the same departure at low probability events.</w:t>
            </w:r>
          </w:p>
        </w:tc>
      </w:tr>
      <w:tr w:rsidR="00D25571" w:rsidTr="001E34BB">
        <w:trPr>
          <w:tblCellSpacing w:w="0" w:type="dxa"/>
          <w:jc w:val="center"/>
        </w:trPr>
        <w:tc>
          <w:tcPr>
            <w:tcW w:w="0" w:type="auto"/>
            <w:vAlign w:val="center"/>
            <w:hideMark/>
          </w:tcPr>
          <w:p w:rsidR="00D25571" w:rsidRDefault="00D25571" w:rsidP="00137540">
            <w:pPr>
              <w:pStyle w:val="Body"/>
              <w:rPr>
                <w:sz w:val="24"/>
                <w:szCs w:val="24"/>
              </w:rPr>
            </w:pPr>
            <w:r>
              <w:t>Fluctuations of 1 in 30,000 are clearly seen at this level, so care must be taken to not read fat-tail behavior that may not exist.</w:t>
            </w:r>
          </w:p>
        </w:tc>
      </w:tr>
    </w:tbl>
    <w:p w:rsidR="00D25571" w:rsidRDefault="00D25571" w:rsidP="00137540">
      <w:pPr>
        <w:pStyle w:val="Body"/>
      </w:pPr>
      <w:r>
        <w:t xml:space="preserve">The bottom-line is that this simple stochastic model outperforms Papalexio’s </w:t>
      </w:r>
      <w:r w:rsidR="00CB4444">
        <w:t>fractal</w:t>
      </w:r>
      <w:r>
        <w:t xml:space="preserve"> model, which doesn't seem as </w:t>
      </w:r>
      <w:r w:rsidR="00CB4444">
        <w:t>well-grounded</w:t>
      </w:r>
      <w:r>
        <w:t xml:space="preserve"> </w:t>
      </w:r>
      <w:r w:rsidR="00CB4444">
        <w:t xml:space="preserve">with respect to first-principles </w:t>
      </w:r>
      <w:r>
        <w:t xml:space="preserve">once we apply an elementary uncertainty analysis to the data. The only physical premise needed to derive the physics grounded model specification is the intuition that rainfall buildup is a potential energy argument. This translates to a Boltzmann/Gibbs probability with a large spread in the activation energy. The large spread is modeled by maximum entropy </w:t>
      </w:r>
      <w:r w:rsidR="00CB4444">
        <w:t xml:space="preserve">— </w:t>
      </w:r>
      <w:r>
        <w:t xml:space="preserve">since the activation energy is unknown we assume a mean and let the fluctuations about that mean vary to the maximum amount possible. That is the maximum entropy activation which is proportional to a mean rainfall rate </w:t>
      </w:r>
      <w:r w:rsidR="00CB4444">
        <w:t>—</w:t>
      </w:r>
      <w:r>
        <w:t xml:space="preserve"> the stronger the rate, the higher the energy. </w:t>
      </w:r>
    </w:p>
    <w:p w:rsidR="00AD4EDE" w:rsidRDefault="00D25571" w:rsidP="00AD4EDE">
      <w:pPr>
        <w:pStyle w:val="Body"/>
      </w:pPr>
      <w:r>
        <w:t>That essentially becomes the premise for predicting the probability of a given rainfall rate within the larger ensemble defined by a mean. Note that Papalexio</w:t>
      </w:r>
      <w:r w:rsidR="00E26E08">
        <w:fldChar w:fldCharType="begin"/>
      </w:r>
      <w:r w:rsidR="004432CC">
        <w:instrText xml:space="preserve"> ADDIN ZOTERO_ITEM CSL_CITATION {"citationID":"1i5601hof3","properties":{"formattedCitation":"[19]","plainCitation":"[19]"},"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rsidR="00E26E08">
        <w:fldChar w:fldCharType="separate"/>
      </w:r>
      <w:r w:rsidR="00431715">
        <w:t>[19]</w:t>
      </w:r>
      <w:r w:rsidR="00E26E08">
        <w:fldChar w:fldCharType="end"/>
      </w:r>
      <w:r>
        <w:t xml:space="preserve"> seems to imply that the PDFs can go beyond the </w:t>
      </w:r>
      <w:r w:rsidR="00CB4444">
        <w:t xml:space="preserve">variability of a </w:t>
      </w:r>
      <w:r>
        <w:t xml:space="preserve">BesselK and into </w:t>
      </w:r>
      <w:r w:rsidR="00CB4444">
        <w:t xml:space="preserve">fatter tail territory (such as </w:t>
      </w:r>
      <w:r>
        <w:t xml:space="preserve">the MiejerG </w:t>
      </w:r>
      <w:r w:rsidR="00CB4444">
        <w:t>distribution, which is exponentially mixed prior with the Bessel)</w:t>
      </w:r>
      <w:r>
        <w:t xml:space="preserve">. That is certainly acceptable as it will simply make it into a </w:t>
      </w:r>
      <w:r w:rsidR="00CB4444">
        <w:t>higher probability of outlier</w:t>
      </w:r>
      <w:r>
        <w:t xml:space="preserve"> distribution, and if a fatter tail matches the empirical observations on a grander ensemble scale, then that might be a better characterization of the natural process </w:t>
      </w:r>
      <w:r w:rsidR="00E26E08">
        <w:fldChar w:fldCharType="begin"/>
      </w:r>
      <w:r w:rsidR="004432CC">
        <w:instrText xml:space="preserve"> ADDIN ZOTERO_ITEM CSL_CITATION {"citationID":"20i2insn1e","properties":{"formattedCitation":"[41]","plainCitation":"[41]"},"citationItems":[{"id":369,"uris":["http://zotero.org/users/954774/items/4KHZDUBQ"],"uri":["http://zotero.org/users/954774/items/4KHZDUBQ"],"itemData":{"id":369,"type":"paper-conference","title":"The scaling properties in the distribution of hydrological variables as a result of the maximum entropy principle","page":"03781","volume":"7","event":"Geophysical Research Abstracts","author":[{"family":"Koutsoyiannis","given":"D."}],"issued":{"year":2005},"page-first":"03781"}}],"schema":"https://github.com/citation-style-language/schema/raw/master/csl-citation.json"} </w:instrText>
      </w:r>
      <w:r w:rsidR="00E26E08">
        <w:fldChar w:fldCharType="separate"/>
      </w:r>
      <w:r w:rsidR="00431715">
        <w:t>[41]</w:t>
      </w:r>
      <w:r w:rsidR="00E26E08">
        <w:fldChar w:fldCharType="end"/>
      </w:r>
      <w:r>
        <w:t>.</w:t>
      </w:r>
    </w:p>
    <w:p w:rsidR="00D25571" w:rsidRPr="00163B3E" w:rsidRDefault="00D25571" w:rsidP="002474FD">
      <w:pPr>
        <w:pStyle w:val="IntenseQuote"/>
        <w:rPr>
          <w:u w:val="single"/>
        </w:rPr>
      </w:pPr>
      <w:r>
        <w:rPr>
          <w:noProof/>
        </w:rPr>
        <w:drawing>
          <wp:inline distT="0" distB="0" distL="0" distR="0">
            <wp:extent cx="564515" cy="316230"/>
            <wp:effectExtent l="19050" t="0" r="6985" b="0"/>
            <wp:docPr id="88" name="Picture 80" descr="T:\prog\shared\modsim\public_html\context\svn\trunk\Ontology\library\foundation\gems\clutter_modelin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prog\shared\modsim\public_html\context\svn\trunk\Ontology\library\foundation\gems\clutter_modeling_icon.png"/>
                    <pic:cNvPicPr>
                      <a:picLocks noChangeAspect="1" noChangeArrowheads="1"/>
                    </pic:cNvPicPr>
                  </pic:nvPicPr>
                  <pic:blipFill>
                    <a:blip r:embed="rId49" cstate="print"/>
                    <a:srcRect/>
                    <a:stretch>
                      <a:fillRect/>
                    </a:stretch>
                  </pic:blipFill>
                  <pic:spPr bwMode="auto">
                    <a:xfrm>
                      <a:off x="0" y="0"/>
                      <a:ext cx="564515" cy="316230"/>
                    </a:xfrm>
                    <a:prstGeom prst="rect">
                      <a:avLst/>
                    </a:prstGeom>
                    <a:noFill/>
                    <a:ln w="9525">
                      <a:noFill/>
                      <a:miter lim="800000"/>
                      <a:headEnd/>
                      <a:tailEnd/>
                    </a:ln>
                  </pic:spPr>
                </pic:pic>
              </a:graphicData>
            </a:graphic>
          </wp:inline>
        </w:drawing>
      </w:r>
      <w:r>
        <w:t xml:space="preserve"> EMI </w:t>
      </w:r>
      <w:r w:rsidRPr="002474FD">
        <w:t>Clutter</w:t>
      </w:r>
    </w:p>
    <w:p w:rsidR="00D25571" w:rsidRDefault="00D25571" w:rsidP="000A4624">
      <w:pPr>
        <w:pStyle w:val="Body"/>
      </w:pPr>
      <w:r>
        <w:t>The intermittent nature of wind power has a fundamental explanation based on entropy arguments. This same entropy-based approach explains some other related noisy and intermittent phenomena that modelers have to deal with. One case involves the use of mobile wireless gadgets such as WiFi devices, cell phones, and global positioning system (GPS) navigation aids in an imperfect (i.e. noisy) environment</w:t>
      </w:r>
      <w:r w:rsidR="00D35356">
        <w:t xml:space="preserve"> crowded out by electro-magnetic interference (EMI)</w:t>
      </w:r>
      <w:r>
        <w:t>.</w:t>
      </w:r>
    </w:p>
    <w:p w:rsidR="00D25571" w:rsidRDefault="00D25571" w:rsidP="000A4624">
      <w:pPr>
        <w:pStyle w:val="Body"/>
      </w:pPr>
      <w:r>
        <w:t xml:space="preserve">These wireless devices are often used in cluttered environments where </w:t>
      </w:r>
      <w:r w:rsidR="00D35356">
        <w:t>ideal</w:t>
      </w:r>
      <w:r>
        <w:t xml:space="preserve"> transmitted power </w:t>
      </w:r>
      <w:r w:rsidR="00D35356">
        <w:t xml:space="preserve">mixed with EMI noise </w:t>
      </w:r>
      <w:r>
        <w:t xml:space="preserve">results in frustrating fadeouts that we </w:t>
      </w:r>
      <w:r w:rsidR="00D35356">
        <w:t>need to patiently wait out</w:t>
      </w:r>
      <w:r>
        <w:t xml:space="preserve">. An example of Rayleigh fading appears in </w:t>
      </w:r>
      <w:r w:rsidR="00E26E08">
        <w:fldChar w:fldCharType="begin"/>
      </w:r>
      <w:r>
        <w:instrText xml:space="preserve"> REF _Ref328481185 \h </w:instrText>
      </w:r>
      <w:r w:rsidR="00E26E08">
        <w:fldChar w:fldCharType="separate"/>
      </w:r>
      <w:r>
        <w:t xml:space="preserve">Figure </w:t>
      </w:r>
      <w:r>
        <w:rPr>
          <w:noProof/>
        </w:rPr>
        <w:t>20</w:t>
      </w:r>
      <w:r w:rsidR="00E26E08">
        <w:fldChar w:fldCharType="end"/>
      </w:r>
      <w:r>
        <w:t xml:space="preserve"> below. Signal interference-based explanations for why this happens can be </w:t>
      </w:r>
      <w:r>
        <w:lastRenderedPageBreak/>
        <w:t xml:space="preserve">found, originating via the same intentional phase cancellations that occur in noise-cancelling headphones. The electronics in noise-cancelling headphones flip the phase so all interferences turn destructive, but for wireless devices, the interferences turn random, some positive and some negative, so the result gives the random signal shown. In the limit of a highly interfering environment the amplitude distribution of the signal shows a Rayleigh distribution, the same observed for wind speed. </w:t>
      </w:r>
    </w:p>
    <w:tbl>
      <w:tblPr>
        <w:tblStyle w:val="TableGrid"/>
        <w:tblW w:w="0" w:type="auto"/>
        <w:tblLook w:val="04A0"/>
      </w:tblPr>
      <w:tblGrid>
        <w:gridCol w:w="4788"/>
        <w:gridCol w:w="4788"/>
      </w:tblGrid>
      <w:tr w:rsidR="00D25571" w:rsidTr="00371D3E">
        <w:tc>
          <w:tcPr>
            <w:tcW w:w="4788" w:type="dxa"/>
          </w:tcPr>
          <w:p w:rsidR="00D25571" w:rsidRDefault="00D25571" w:rsidP="00E51B33">
            <w:pPr>
              <w:pStyle w:val="Body"/>
            </w:pPr>
            <w:r w:rsidRPr="00371D3E">
              <w:rPr>
                <w:noProof/>
              </w:rPr>
              <w:drawing>
                <wp:inline distT="0" distB="0" distL="0" distR="0">
                  <wp:extent cx="2820837" cy="1397479"/>
                  <wp:effectExtent l="0" t="0" r="0" b="0"/>
                  <wp:docPr id="89" name="Picture 44" descr="http://www.wirelesscommunication.nl/reference/images/raysamp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wirelesscommunication.nl/reference/images/raysampl.gif"/>
                          <pic:cNvPicPr>
                            <a:picLocks noChangeAspect="1" noChangeArrowheads="1"/>
                          </pic:cNvPicPr>
                        </pic:nvPicPr>
                        <pic:blipFill>
                          <a:blip r:embed="rId50" cstate="print"/>
                          <a:srcRect l="2035"/>
                          <a:stretch>
                            <a:fillRect/>
                          </a:stretch>
                        </pic:blipFill>
                        <pic:spPr bwMode="auto">
                          <a:xfrm>
                            <a:off x="0" y="0"/>
                            <a:ext cx="2820837" cy="1397479"/>
                          </a:xfrm>
                          <a:prstGeom prst="rect">
                            <a:avLst/>
                          </a:prstGeom>
                          <a:noFill/>
                          <a:ln w="9525">
                            <a:noFill/>
                            <a:miter lim="800000"/>
                            <a:headEnd/>
                            <a:tailEnd/>
                          </a:ln>
                        </pic:spPr>
                      </pic:pic>
                    </a:graphicData>
                  </a:graphic>
                </wp:inline>
              </w:drawing>
            </w:r>
          </w:p>
        </w:tc>
        <w:tc>
          <w:tcPr>
            <w:tcW w:w="4788" w:type="dxa"/>
          </w:tcPr>
          <w:p w:rsidR="00D25571" w:rsidRDefault="00D25571" w:rsidP="00371D3E">
            <w:pPr>
              <w:pStyle w:val="Body"/>
              <w:keepNext/>
            </w:pPr>
            <w:r w:rsidRPr="00371D3E">
              <w:rPr>
                <w:noProof/>
              </w:rPr>
              <w:drawing>
                <wp:inline distT="0" distB="0" distL="0" distR="0">
                  <wp:extent cx="2612007" cy="1318607"/>
                  <wp:effectExtent l="19050" t="0" r="0" b="0"/>
                  <wp:docPr id="90" name="Picture 47" descr="http://www.wirelesscommunication.nl/reference/images/phasor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wirelesscommunication.nl/reference/images/phasorr1.gif"/>
                          <pic:cNvPicPr>
                            <a:picLocks noChangeAspect="1" noChangeArrowheads="1"/>
                          </pic:cNvPicPr>
                        </pic:nvPicPr>
                        <pic:blipFill>
                          <a:blip r:embed="rId51" cstate="print"/>
                          <a:srcRect/>
                          <a:stretch>
                            <a:fillRect/>
                          </a:stretch>
                        </pic:blipFill>
                        <pic:spPr bwMode="auto">
                          <a:xfrm>
                            <a:off x="0" y="0"/>
                            <a:ext cx="2622911" cy="1324112"/>
                          </a:xfrm>
                          <a:prstGeom prst="rect">
                            <a:avLst/>
                          </a:prstGeom>
                          <a:noFill/>
                          <a:ln w="9525">
                            <a:noFill/>
                            <a:miter lim="800000"/>
                            <a:headEnd/>
                            <a:tailEnd/>
                          </a:ln>
                        </pic:spPr>
                      </pic:pic>
                    </a:graphicData>
                  </a:graphic>
                </wp:inline>
              </w:drawing>
            </w:r>
          </w:p>
        </w:tc>
      </w:tr>
    </w:tbl>
    <w:p w:rsidR="00D25571" w:rsidRDefault="00D25571" w:rsidP="00371D3E">
      <w:pPr>
        <w:pStyle w:val="Caption"/>
      </w:pPr>
      <w:bookmarkStart w:id="33" w:name="_Ref328481185"/>
      <w:r>
        <w:t xml:space="preserve">Figure </w:t>
      </w:r>
      <w:fldSimple w:instr=" SEQ Figure \* ARABIC ">
        <w:r>
          <w:rPr>
            <w:noProof/>
          </w:rPr>
          <w:t>20</w:t>
        </w:r>
      </w:fldSimple>
      <w:bookmarkEnd w:id="33"/>
      <w:r>
        <w:t xml:space="preserve">: Noisy variation of signal amplitudes (left) is typically explained as a </w:t>
      </w:r>
      <w:r w:rsidR="007B11C1">
        <w:t>q</w:t>
      </w:r>
      <w:r>
        <w:t>uadrature summation of randomly directed vector amplitudes (right). The variation in noise amplitude levels with time and the effect this has on a signal is known as Rayleigh fading.</w:t>
      </w:r>
    </w:p>
    <w:p w:rsidR="00AD4EDE" w:rsidRDefault="00D25571" w:rsidP="00AD4EDE">
      <w:pPr>
        <w:pStyle w:val="BodyAfterHead"/>
      </w:pPr>
      <w:r>
        <w:t>Our knowledge of the situation reduces to that of knowing only the average power level of the signal. In that case, we can use Maximum Entropy Principles to estimate the amplitude from the energy stored in the signal, just like one can derive it for wind speed. So, as a starting premise, if we know the average power alone, then we can derive the Rayleigh distribution. The following figure shows the probability density function of the correlated power measured from a GPS signal. Since power in an electromagnetic signal relates to energy as a flow of constant energy per unit time, then we would expect the energy or power distribution to look like a damped exponential, in line with the maximum entropy interpretation. And it does exactly match a damped exponential.</w:t>
      </w:r>
    </w:p>
    <w:p w:rsidR="00D25571" w:rsidRDefault="00D25571" w:rsidP="00012A27"/>
    <w:p w:rsidR="00D25571" w:rsidRPr="00012A27" w:rsidRDefault="00D25571" w:rsidP="00012A27">
      <w:pPr>
        <w:pStyle w:val="Equation"/>
      </w:pPr>
      <m:oMathPara>
        <m:oMath>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kE</m:t>
              </m:r>
            </m:sup>
          </m:sSup>
        </m:oMath>
      </m:oMathPara>
    </w:p>
    <w:p w:rsidR="00D25571" w:rsidRDefault="00D25571" w:rsidP="00012A27"/>
    <w:p w:rsidR="00AD4EDE" w:rsidRDefault="00D25571" w:rsidP="00AD4EDE">
      <w:pPr>
        <w:pStyle w:val="BodyAfterHead"/>
      </w:pPr>
      <w:r>
        <w:t xml:space="preserve">This matches the observation of noise power level as shown in </w:t>
      </w:r>
      <w:r w:rsidR="00E26E08">
        <w:fldChar w:fldCharType="begin"/>
      </w:r>
      <w:r>
        <w:instrText xml:space="preserve"> REF _Ref328482069 \h </w:instrText>
      </w:r>
      <w:r w:rsidR="00E26E08">
        <w:fldChar w:fldCharType="separate"/>
      </w:r>
      <w:r>
        <w:t xml:space="preserve">Figure </w:t>
      </w:r>
      <w:r>
        <w:rPr>
          <w:noProof/>
        </w:rPr>
        <w:t>21</w:t>
      </w:r>
      <w:r w:rsidR="00E26E08">
        <w:fldChar w:fldCharType="end"/>
      </w:r>
      <w:r>
        <w:t>.</w:t>
      </w:r>
    </w:p>
    <w:p w:rsidR="00D25571" w:rsidRDefault="00D25571" w:rsidP="00E51B33">
      <w:pPr>
        <w:pStyle w:val="Figure"/>
        <w:keepNext/>
      </w:pPr>
      <w:r>
        <w:rPr>
          <w:noProof/>
        </w:rPr>
        <w:drawing>
          <wp:inline distT="0" distB="0" distL="0" distR="0">
            <wp:extent cx="3388384" cy="1754722"/>
            <wp:effectExtent l="19050" t="0" r="2516" b="0"/>
            <wp:docPr id="91" name="Picture 41" descr="http://1.bp.blogspot.com/_csV48ElUsZQ/S9s_v2sMw5I/AAAAAAAAAQk/kooTY2v-nkU/s1600/noise-pow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bp.blogspot.com/_csV48ElUsZQ/S9s_v2sMw5I/AAAAAAAAAQk/kooTY2v-nkU/s1600/noise-power.gif"/>
                    <pic:cNvPicPr>
                      <a:picLocks noChangeAspect="1" noChangeArrowheads="1"/>
                    </pic:cNvPicPr>
                  </pic:nvPicPr>
                  <pic:blipFill>
                    <a:blip r:embed="rId52" cstate="print"/>
                    <a:srcRect/>
                    <a:stretch>
                      <a:fillRect/>
                    </a:stretch>
                  </pic:blipFill>
                  <pic:spPr bwMode="auto">
                    <a:xfrm>
                      <a:off x="0" y="0"/>
                      <a:ext cx="3398213" cy="1759812"/>
                    </a:xfrm>
                    <a:prstGeom prst="rect">
                      <a:avLst/>
                    </a:prstGeom>
                    <a:noFill/>
                    <a:ln w="9525">
                      <a:noFill/>
                      <a:miter lim="800000"/>
                      <a:headEnd/>
                      <a:tailEnd/>
                    </a:ln>
                  </pic:spPr>
                </pic:pic>
              </a:graphicData>
            </a:graphic>
          </wp:inline>
        </w:drawing>
      </w:r>
    </w:p>
    <w:p w:rsidR="00D25571" w:rsidRDefault="00D25571" w:rsidP="00E51B33">
      <w:pPr>
        <w:pStyle w:val="Caption"/>
      </w:pPr>
      <w:bookmarkStart w:id="34" w:name="_Ref328482069"/>
      <w:r>
        <w:t xml:space="preserve">Figure </w:t>
      </w:r>
      <w:fldSimple w:instr=" SEQ Figure \* ARABIC ">
        <w:r>
          <w:rPr>
            <w:noProof/>
          </w:rPr>
          <w:t>21</w:t>
        </w:r>
      </w:fldSimple>
      <w:bookmarkEnd w:id="34"/>
      <w:r>
        <w:t xml:space="preserve">: </w:t>
      </w:r>
      <w:r w:rsidRPr="00CD1943">
        <w:t xml:space="preserve"> Note that the standard deviation equals the mean, a clear indication of a damped exponential. (</w:t>
      </w:r>
      <w:r>
        <w:t>from Watson</w:t>
      </w:r>
      <w:r w:rsidR="00E26E08">
        <w:fldChar w:fldCharType="begin"/>
      </w:r>
      <w:r w:rsidR="004432CC">
        <w:instrText xml:space="preserve"> ADDIN ZOTERO_ITEM CSL_CITATION {"citationID":"2q8t67g5bu","properties":{"formattedCitation":"[42]","plainCitation":"[42]"},"citationItems":[{"id":360,"uris":["http://zotero.org/users/954774/items/NWG2HKQ5"],"uri":["http://zotero.org/users/954774/items/NWG2HKQ5"],"itemData":{"id":360,"type":"book","title":"High-sensitivity GPS L1 signal analysis for indoor channel modelling","publisher":"University of Calgary, Department of Geomatics Engineering","ISBN":"0494057092","author":[{"family":"Watson","given":"J.R.A."}],"issued":{"year":2005}}}],"schema":"https://github.com/citation-style-language/schema/raw/master/csl-citation.json"} </w:instrText>
      </w:r>
      <w:r w:rsidR="00E26E08">
        <w:fldChar w:fldCharType="separate"/>
      </w:r>
      <w:r w:rsidR="00431715">
        <w:t>[42]</w:t>
      </w:r>
      <w:r w:rsidR="00E26E08">
        <w:fldChar w:fldCharType="end"/>
      </w:r>
      <w:r w:rsidRPr="00CD1943">
        <w:t>)</w:t>
      </w:r>
    </w:p>
    <w:p w:rsidR="00D25571" w:rsidRDefault="00D25571" w:rsidP="00012A27">
      <w:pPr>
        <w:pStyle w:val="Body"/>
      </w:pPr>
      <w:r>
        <w:t>Yet since power (</w:t>
      </w:r>
      <w:r w:rsidRPr="0095748B">
        <w:rPr>
          <w:i/>
        </w:rPr>
        <w:t>E</w:t>
      </w:r>
      <w:r>
        <w:t xml:space="preserve">) is proportional to Amplitude squared, we can derive the probability density function by invoking the chain rule. </w:t>
      </w:r>
    </w:p>
    <w:p w:rsidR="00D25571" w:rsidRDefault="00D25571" w:rsidP="00012A27">
      <w:pPr>
        <w:pStyle w:val="Body"/>
      </w:pPr>
      <m:oMathPara>
        <m:oMath>
          <m:r>
            <w:rPr>
              <w:rFonts w:ascii="Cambria Math" w:hAnsi="Cambria Math"/>
            </w:rPr>
            <w:lastRenderedPageBreak/>
            <m:t>p</m:t>
          </m:r>
          <m:d>
            <m:dPr>
              <m:ctrlPr>
                <w:rPr>
                  <w:rFonts w:ascii="Cambria Math" w:hAnsi="Cambria Math"/>
                  <w:i/>
                </w:rPr>
              </m:ctrlPr>
            </m:dPr>
            <m:e>
              <m:r>
                <w:rPr>
                  <w:rFonts w:ascii="Cambria Math" w:hAnsi="Cambria Math"/>
                </w:rPr>
                <m:t>A</m:t>
              </m:r>
            </m:e>
          </m:d>
          <m:r>
            <w:rPr>
              <w:rFonts w:ascii="Cambria Math" w:hAnsi="Cambria Math"/>
            </w:rPr>
            <m:t>= p</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color w:val="auto"/>
                  <w:sz w:val="20"/>
                </w:rPr>
              </m:ctrlPr>
            </m:fPr>
            <m:num>
              <m:r>
                <w:rPr>
                  <w:rFonts w:ascii="Cambria Math" w:hAnsi="Cambria Math"/>
                </w:rPr>
                <m:t>dE</m:t>
              </m:r>
            </m:num>
            <m:den>
              <m:r>
                <w:rPr>
                  <w:rFonts w:ascii="Cambria Math" w:hAnsi="Cambria Math"/>
                </w:rPr>
                <m:t>dA</m:t>
              </m:r>
            </m:den>
          </m:f>
          <m:r>
            <w:rPr>
              <w:rFonts w:ascii="Cambria Math" w:hAnsi="Cambria Math"/>
            </w:rPr>
            <m:t xml:space="preserve">= </m:t>
          </m:r>
          <m:sSup>
            <m:sSupPr>
              <m:ctrlPr>
                <w:rPr>
                  <w:rFonts w:ascii="Cambria Math" w:hAnsi="Cambria Math"/>
                  <w:i/>
                  <w:color w:val="auto"/>
                  <w:sz w:val="20"/>
                </w:rPr>
              </m:ctrlPr>
            </m:sSupPr>
            <m:e>
              <m:r>
                <w:rPr>
                  <w:rFonts w:ascii="Cambria Math" w:hAnsi="Cambria Math"/>
                </w:rPr>
                <m:t>e</m:t>
              </m:r>
            </m:e>
            <m:sup>
              <m:r>
                <w:rPr>
                  <w:rFonts w:ascii="Cambria Math" w:hAnsi="Cambria Math"/>
                </w:rPr>
                <m:t>-</m:t>
              </m:r>
              <m:sSup>
                <m:sSupPr>
                  <m:ctrlPr>
                    <w:rPr>
                      <w:rFonts w:ascii="Cambria Math" w:hAnsi="Cambria Math"/>
                      <w:i/>
                      <w:color w:val="auto"/>
                      <w:sz w:val="20"/>
                    </w:rPr>
                  </m:ctrlPr>
                </m:sSupPr>
                <m:e>
                  <m:r>
                    <w:rPr>
                      <w:rFonts w:ascii="Cambria Math" w:hAnsi="Cambria Math"/>
                    </w:rPr>
                    <m:t>kA</m:t>
                  </m:r>
                </m:e>
                <m:sup>
                  <m:r>
                    <w:rPr>
                      <w:rFonts w:ascii="Cambria Math" w:hAnsi="Cambria Math"/>
                    </w:rPr>
                    <m:t>2</m:t>
                  </m:r>
                </m:sup>
              </m:sSup>
            </m:sup>
          </m:sSup>
          <m:r>
            <w:rPr>
              <w:rFonts w:ascii="Cambria Math" w:hAnsi="Cambria Math"/>
            </w:rPr>
            <m:t xml:space="preserve"> </m:t>
          </m:r>
          <m:f>
            <m:fPr>
              <m:ctrlPr>
                <w:rPr>
                  <w:rFonts w:ascii="Cambria Math" w:hAnsi="Cambria Math"/>
                  <w:i/>
                  <w:color w:val="auto"/>
                  <w:sz w:val="20"/>
                </w:rPr>
              </m:ctrlPr>
            </m:fPr>
            <m:num>
              <m:r>
                <w:rPr>
                  <w:rFonts w:ascii="Cambria Math" w:hAnsi="Cambria Math"/>
                </w:rPr>
                <m:t>d</m:t>
              </m:r>
            </m:num>
            <m:den>
              <m:r>
                <w:rPr>
                  <w:rFonts w:ascii="Cambria Math" w:hAnsi="Cambria Math"/>
                </w:rPr>
                <m:t>dA</m:t>
              </m:r>
            </m:den>
          </m:f>
          <m:d>
            <m:dPr>
              <m:ctrlPr>
                <w:rPr>
                  <w:rFonts w:ascii="Cambria Math" w:hAnsi="Cambria Math"/>
                  <w:i/>
                </w:rPr>
              </m:ctrlPr>
            </m:dPr>
            <m:e>
              <m:sSup>
                <m:sSupPr>
                  <m:ctrlPr>
                    <w:rPr>
                      <w:rFonts w:ascii="Cambria Math" w:hAnsi="Cambria Math"/>
                      <w:i/>
                      <w:color w:val="auto"/>
                      <w:sz w:val="20"/>
                    </w:rPr>
                  </m:ctrlPr>
                </m:sSupPr>
                <m:e>
                  <m:r>
                    <w:rPr>
                      <w:rFonts w:ascii="Cambria Math" w:hAnsi="Cambria Math"/>
                    </w:rPr>
                    <m:t>A</m:t>
                  </m:r>
                </m:e>
                <m:sup>
                  <m:r>
                    <w:rPr>
                      <w:rFonts w:ascii="Cambria Math" w:hAnsi="Cambria Math"/>
                    </w:rPr>
                    <m:t>2</m:t>
                  </m:r>
                </m:sup>
              </m:sSup>
            </m:e>
          </m:d>
          <m:r>
            <w:rPr>
              <w:rFonts w:ascii="Cambria Math" w:hAnsi="Cambria Math"/>
            </w:rPr>
            <m:t>=2kr∙</m:t>
          </m:r>
          <m:sSup>
            <m:sSupPr>
              <m:ctrlPr>
                <w:rPr>
                  <w:rFonts w:ascii="Cambria Math" w:hAnsi="Cambria Math"/>
                  <w:i/>
                  <w:color w:val="auto"/>
                  <w:sz w:val="20"/>
                </w:rPr>
              </m:ctrlPr>
            </m:sSupPr>
            <m:e>
              <m:r>
                <w:rPr>
                  <w:rFonts w:ascii="Cambria Math" w:hAnsi="Cambria Math"/>
                </w:rPr>
                <m:t>e</m:t>
              </m:r>
            </m:e>
            <m:sup>
              <m:r>
                <w:rPr>
                  <w:rFonts w:ascii="Cambria Math" w:hAnsi="Cambria Math"/>
                </w:rPr>
                <m:t>-k</m:t>
              </m:r>
              <m:sSup>
                <m:sSupPr>
                  <m:ctrlPr>
                    <w:rPr>
                      <w:rFonts w:ascii="Cambria Math" w:hAnsi="Cambria Math"/>
                      <w:i/>
                      <w:color w:val="auto"/>
                      <w:sz w:val="20"/>
                    </w:rPr>
                  </m:ctrlPr>
                </m:sSupPr>
                <m:e>
                  <m:r>
                    <w:rPr>
                      <w:rFonts w:ascii="Cambria Math" w:hAnsi="Cambria Math"/>
                    </w:rPr>
                    <m:t>A</m:t>
                  </m:r>
                </m:e>
                <m:sup>
                  <m:r>
                    <w:rPr>
                      <w:rFonts w:ascii="Cambria Math" w:hAnsi="Cambria Math"/>
                    </w:rPr>
                    <m:t>2</m:t>
                  </m:r>
                </m:sup>
              </m:sSup>
            </m:sup>
          </m:sSup>
        </m:oMath>
      </m:oMathPara>
    </w:p>
    <w:p w:rsidR="00D25571" w:rsidRDefault="00D25571" w:rsidP="000A4624">
      <w:pPr>
        <w:pStyle w:val="Body"/>
      </w:pPr>
      <w:r>
        <w:t xml:space="preserve">This precisely matches the Rayleigh distribution, implying that Rayleigh fits a Maximum Entropy (MaxEnt) distribution. So too does the uniformly random phase in the destructive interference process qualify as a MaxEnt distribution, which will range from 0 to 360 degrees (which gives an alternative derivation of Rayleigh). So all three of these distributions, Exponential, Rayleigh, and Uniform all act together to give a rather parsimonious application of the maximum entropy principle. </w:t>
      </w:r>
    </w:p>
    <w:p w:rsidR="00D25571" w:rsidRDefault="00D25571" w:rsidP="00012A27">
      <w:pPr>
        <w:pStyle w:val="Figure"/>
        <w:keepNext/>
      </w:pPr>
      <w:r>
        <w:rPr>
          <w:noProof/>
        </w:rPr>
        <w:drawing>
          <wp:inline distT="0" distB="0" distL="0" distR="0">
            <wp:extent cx="2646512" cy="2156306"/>
            <wp:effectExtent l="19050" t="0" r="1438" b="0"/>
            <wp:docPr id="92" name="Picture 38" descr="http://zone.ni.com/cms/images/devzone/tut/code%20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zone.ni.com/cms/images/devzone/tut/code%20439.jpg"/>
                    <pic:cNvPicPr>
                      <a:picLocks noChangeAspect="1" noChangeArrowheads="1"/>
                    </pic:cNvPicPr>
                  </pic:nvPicPr>
                  <pic:blipFill>
                    <a:blip r:embed="rId53" cstate="print"/>
                    <a:srcRect/>
                    <a:stretch>
                      <a:fillRect/>
                    </a:stretch>
                  </pic:blipFill>
                  <pic:spPr bwMode="auto">
                    <a:xfrm>
                      <a:off x="0" y="0"/>
                      <a:ext cx="2645661" cy="2155613"/>
                    </a:xfrm>
                    <a:prstGeom prst="rect">
                      <a:avLst/>
                    </a:prstGeom>
                    <a:noFill/>
                    <a:ln w="9525">
                      <a:noFill/>
                      <a:miter lim="800000"/>
                      <a:headEnd/>
                      <a:tailEnd/>
                    </a:ln>
                  </pic:spPr>
                </pic:pic>
              </a:graphicData>
            </a:graphic>
          </wp:inline>
        </w:drawing>
      </w:r>
    </w:p>
    <w:p w:rsidR="00D25571" w:rsidRDefault="00D25571" w:rsidP="00012A27">
      <w:pPr>
        <w:pStyle w:val="Caption"/>
      </w:pPr>
      <w:r>
        <w:t xml:space="preserve">Figure </w:t>
      </w:r>
      <w:fldSimple w:instr=" SEQ Figure \* ARABIC ">
        <w:r>
          <w:rPr>
            <w:noProof/>
          </w:rPr>
          <w:t>22</w:t>
        </w:r>
      </w:fldSimple>
      <w:r>
        <w:t xml:space="preserve">: </w:t>
      </w:r>
      <w:r w:rsidRPr="00861463">
        <w:t>The Rayleigh Distribution of signal strength.</w:t>
      </w:r>
    </w:p>
    <w:p w:rsidR="00D25571" w:rsidRDefault="00D25571" w:rsidP="000A4624">
      <w:pPr>
        <w:pStyle w:val="Body"/>
      </w:pPr>
      <w:r>
        <w:t xml:space="preserve">The most interesting implication of an entropic signal strength environment relates to how we deal with this power variation in our electronic devices. In a GPS, a vehicle's navigation system will experience this when trying to acquire a GPS signal from a cold-start. The amount of time it takes to acquire GPS satellites can range from seconds to minutes, and sometimes we don't get a signal at all, especially if we have tree cover with branches swaying in the wind. </w:t>
      </w:r>
    </w:p>
    <w:p w:rsidR="00D25571" w:rsidRDefault="00D25571" w:rsidP="000A4624">
      <w:pPr>
        <w:pStyle w:val="Body"/>
      </w:pPr>
      <w:r>
        <w:t>Explaining the variable delay in GPS comes out quite cleanly as a fat-tail statistic if we consider how the GPS locks into the set of satellite signals. The solution assumes the entropy variations of the signal strength and integrating this against the search space that the receiver needs to lock-in to the GPS satellites. Since the search space involves time on one axis and frequency in the other, it takes in the limit ~</w:t>
      </w:r>
      <w:r w:rsidRPr="0095748B">
        <w:rPr>
          <w:i/>
        </w:rPr>
        <w:t>N</w:t>
      </w:r>
      <w:r>
        <w:rPr>
          <w:i/>
        </w:rPr>
        <w:t xml:space="preserve"> </w:t>
      </w:r>
      <w:r w:rsidRPr="0095748B">
        <w:rPr>
          <w:i/>
          <w:vertAlign w:val="superscript"/>
        </w:rPr>
        <w:t>2</w:t>
      </w:r>
      <w:r>
        <w:t xml:space="preserve"> steps to decode a solution that identifies a particular satellite signal sequence for a particular unknown starting position. This gets reduced because of the mean number of steps needed on average in the search space. Dynamic programming matrix methods and parallel processing (perhaps using an FFT) can be used to get this to order </w:t>
      </w:r>
      <w:r w:rsidRPr="0095748B">
        <w:rPr>
          <w:i/>
        </w:rPr>
        <w:t>N</w:t>
      </w:r>
      <w:r>
        <w:t xml:space="preserve">, so the speed-up for a given rate is </w:t>
      </w:r>
      <w:r w:rsidRPr="0095748B">
        <w:rPr>
          <w:i/>
        </w:rPr>
        <w:t>t</w:t>
      </w:r>
      <w:r>
        <w:rPr>
          <w:i/>
        </w:rPr>
        <w:t xml:space="preserve"> </w:t>
      </w:r>
      <w:r w:rsidRPr="0095748B">
        <w:rPr>
          <w:i/>
          <w:vertAlign w:val="superscript"/>
        </w:rPr>
        <w:t>2</w:t>
      </w:r>
      <w:r>
        <w:t xml:space="preserve">. So this will take a stochastic amount of time according to the MaxEnt criteria. </w:t>
      </w:r>
    </w:p>
    <w:p w:rsidR="00D25571" w:rsidRDefault="00D25571" w:rsidP="000A4624">
      <w:pPr>
        <w:pStyle w:val="Body"/>
      </w:pPr>
      <w:r>
        <w:t>However</w:t>
      </w:r>
      <w:r w:rsidR="00D35356">
        <w:t>,</w:t>
      </w:r>
      <w:r>
        <w:t xml:space="preserve"> </w:t>
      </w:r>
      <w:r w:rsidR="00D35356">
        <w:t>due to</w:t>
      </w:r>
      <w:r>
        <w:t xml:space="preserve"> </w:t>
      </w:r>
      <w:r w:rsidR="00D35356">
        <w:t xml:space="preserve">the </w:t>
      </w:r>
      <w:r>
        <w:t xml:space="preserve">Rayleigh fading </w:t>
      </w:r>
      <w:r w:rsidR="00D35356">
        <w:t xml:space="preserve">phenomenon, </w:t>
      </w:r>
      <w:r>
        <w:t xml:space="preserve">we don’t know how long it will take to integrate our signal with regard to the rate </w:t>
      </w:r>
      <w:r w:rsidRPr="0095748B">
        <w:rPr>
          <w:i/>
        </w:rPr>
        <w:t>R</w:t>
      </w:r>
      <w:r>
        <w:t xml:space="preserve">. This rate has a density function proportional to the power level distribution, then according to the rules for marginal distributions the conditionals line up to give the probability of acquiring a signal within time </w:t>
      </w:r>
      <w:r w:rsidRPr="00012A27">
        <w:rPr>
          <w:i/>
        </w:rPr>
        <w:t>t</w:t>
      </w:r>
      <w:r>
        <w:t xml:space="preserve">. </w:t>
      </w:r>
    </w:p>
    <w:p w:rsidR="00D25571" w:rsidRDefault="00D25571" w:rsidP="00012A27">
      <w:pPr>
        <w:pStyle w:val="Equation"/>
      </w:pPr>
      <m:oMathPara>
        <m:oMath>
          <m:r>
            <w:rPr>
              <w:rFonts w:ascii="Cambria Math" w:hAnsi="Cambria Math"/>
            </w:rPr>
            <m:t>P</m:t>
          </m:r>
          <m:d>
            <m:dPr>
              <m:ctrlPr>
                <w:rPr>
                  <w:rFonts w:ascii="Cambria Math" w:hAnsi="Cambria Math"/>
                  <w:i/>
                </w:rPr>
              </m:ctrlPr>
            </m:dPr>
            <m:e>
              <m:r>
                <w:rPr>
                  <w:rFonts w:ascii="Cambria Math" w:hAnsi="Cambria Math"/>
                </w:rPr>
                <m:t>t&lt;T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a</m:t>
                          </m:r>
                        </m:den>
                      </m:f>
                    </m:e>
                  </m:d>
                </m:e>
                <m:sup>
                  <m:r>
                    <w:rPr>
                      <w:rFonts w:ascii="Cambria Math" w:hAnsi="Cambria Math"/>
                    </w:rPr>
                    <m:t>2</m:t>
                  </m:r>
                </m:sup>
              </m:sSup>
            </m:den>
          </m:f>
        </m:oMath>
      </m:oMathPara>
    </w:p>
    <w:p w:rsidR="00D25571" w:rsidRDefault="00D25571" w:rsidP="000A4624">
      <w:pPr>
        <w:pStyle w:val="Body"/>
      </w:pPr>
      <w:r>
        <w:lastRenderedPageBreak/>
        <w:t xml:space="preserve">This leads to the dispersion result where </w:t>
      </w:r>
      <w:r w:rsidRPr="0095748B">
        <w:rPr>
          <w:i/>
        </w:rPr>
        <w:t>a</w:t>
      </w:r>
      <w:r>
        <w:t xml:space="preserve"> is an empirically determined number derived from </w:t>
      </w:r>
      <w:r w:rsidRPr="0095748B">
        <w:rPr>
          <w:i/>
        </w:rPr>
        <w:t>k</w:t>
      </w:r>
      <w:r>
        <w:t xml:space="preserve"> and </w:t>
      </w:r>
      <w:r w:rsidRPr="0095748B">
        <w:rPr>
          <w:i/>
        </w:rPr>
        <w:t>c</w:t>
      </w:r>
      <w:r>
        <w:t xml:space="preserve">. This is not considered an extremely fat tail because the acceleration of the search by quadrature tends to mitigate very long times. </w:t>
      </w:r>
    </w:p>
    <w:p w:rsidR="00D25571" w:rsidRDefault="00D25571" w:rsidP="000A4624">
      <w:pPr>
        <w:pStyle w:val="Body"/>
      </w:pPr>
      <w:r>
        <w:rPr>
          <w:b/>
          <w:bCs/>
        </w:rPr>
        <w:t>Data Analysis.</w:t>
      </w:r>
      <w:r>
        <w:t xml:space="preserve"> Data was collected from a GPS project that has a goal to speed up wild-fire response times by cleverly using remote transponders</w:t>
      </w:r>
      <w:r w:rsidR="00E26E08">
        <w:fldChar w:fldCharType="begin"/>
      </w:r>
      <w:r w:rsidR="004432CC">
        <w:instrText xml:space="preserve"> ADDIN ZOTERO_ITEM CSL_CITATION {"citationID":"2c9m5jhqr8","properties":{"formattedCitation":"[43]","plainCitation":"[43]"},"citationItems":[{"id":376,"uris":["http://zotero.org/users/954774/items/UTG4ZC8U"],"uri":["http://zotero.org/users/954774/items/UTG4ZC8U"],"itemData":{"id":376,"type":"article-journal","title":"Design and construction of a wildfire instrumentation system using networked sensors","container-title":"Network Embedded Systems Technology (NEST) Retreat, Oakland California. Retrieved April","volume":"5","author":[{"family":"Chen","given":"M."},{"family":"Majidi","given":"C."},{"family":"Doolin","given":"D."},{"family":"Glaser","given":"S."},{"family":"Sitar","given":"N."}],"issued":{"year":2004}}}],"schema":"https://github.com/citation-style-language/schema/raw/master/csl-citation.json"} </w:instrText>
      </w:r>
      <w:r w:rsidR="00E26E08">
        <w:fldChar w:fldCharType="separate"/>
      </w:r>
      <w:r w:rsidR="00431715">
        <w:t>[43]</w:t>
      </w:r>
      <w:r w:rsidR="00E26E08">
        <w:fldChar w:fldCharType="end"/>
      </w:r>
      <w:r>
        <w:t xml:space="preserve">. They published data for cold-start times as shown in the histogram below. Note that the data shows many times that approach 1000 seconds. The single parameter entropic dispersion fit (a=62 seconds) appears as the blue curve, and it fits the data quite well. </w:t>
      </w:r>
    </w:p>
    <w:p w:rsidR="00D25571" w:rsidRDefault="00D25571" w:rsidP="00E51B33">
      <w:pPr>
        <w:pStyle w:val="Figure"/>
        <w:keepNext/>
      </w:pPr>
      <w:r>
        <w:rPr>
          <w:noProof/>
        </w:rPr>
        <w:drawing>
          <wp:inline distT="0" distB="0" distL="0" distR="0">
            <wp:extent cx="3422229" cy="2613804"/>
            <wp:effectExtent l="19050" t="0" r="6771" b="0"/>
            <wp:docPr id="9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cstate="print"/>
                    <a:srcRect/>
                    <a:stretch>
                      <a:fillRect/>
                    </a:stretch>
                  </pic:blipFill>
                  <pic:spPr bwMode="auto">
                    <a:xfrm>
                      <a:off x="0" y="0"/>
                      <a:ext cx="3425291" cy="2616143"/>
                    </a:xfrm>
                    <a:prstGeom prst="rect">
                      <a:avLst/>
                    </a:prstGeom>
                    <a:noFill/>
                    <a:ln w="9525">
                      <a:noFill/>
                      <a:miter lim="800000"/>
                      <a:headEnd/>
                      <a:tailEnd/>
                    </a:ln>
                  </pic:spPr>
                </pic:pic>
              </a:graphicData>
            </a:graphic>
          </wp:inline>
        </w:drawing>
      </w:r>
    </w:p>
    <w:p w:rsidR="00D25571" w:rsidRDefault="00D25571" w:rsidP="00E51B33">
      <w:pPr>
        <w:pStyle w:val="Caption"/>
      </w:pPr>
      <w:r>
        <w:t xml:space="preserve">Figure </w:t>
      </w:r>
      <w:fldSimple w:instr=" SEQ Figure \* ARABIC ">
        <w:r>
          <w:rPr>
            <w:noProof/>
          </w:rPr>
          <w:t>23</w:t>
        </w:r>
      </w:fldSimple>
      <w:r>
        <w:t>:</w:t>
      </w:r>
      <w:r w:rsidRPr="00E51B33">
        <w:t xml:space="preserve"> </w:t>
      </w:r>
      <w:r>
        <w:t>Fit of GPS acquisition times to a dispersive model</w:t>
      </w:r>
    </w:p>
    <w:p w:rsidR="00D25571" w:rsidRDefault="00D25571" w:rsidP="000A4624">
      <w:pPr>
        <w:pStyle w:val="Body"/>
      </w:pPr>
      <w:r>
        <w:t xml:space="preserve">Beyond the Rayleigh, we will also find the BesselK PDF, as that is what describes the K-distributed clutter which appears in large regions collected by radar stations against random terrestrial and oceanographic features.  The heterogeneous nature of that environment will generate clutter with longer tails than the Rayleigh </w:t>
      </w:r>
      <w:r w:rsidR="00E26E08">
        <w:fldChar w:fldCharType="begin"/>
      </w:r>
      <w:r>
        <w:instrText xml:space="preserve"> ADDIN ZOTERO_ITEM CSL_CITATION {"citationID":"2a2m4736u8","properties":{"formattedCitation":"[7]","plainCitation":"[7]"},"citationItems":[{"id":3,"uris":["http://zotero.org/users/954774/items/9FHH9TXW"],"uri":["http://zotero.org/users/954774/items/9FHH9TXW"],"itemData":{"id":3,"type":"article-journal","title":"Probability models for clutter in natural images","container-title":"Pattern Analysis and Machine Intelligence, IEEE Transactions on","page":"424-429","volume":"23","issue":"4","author":[{"family":"Grenander","given":"U."},{"family":"Srivastava","given":"A."}],"issued":{"year":2001},"page-first":"424"}}],"schema":"https://github.com/citation-style-language/schema/raw/master/csl-citation.json"} </w:instrText>
      </w:r>
      <w:r w:rsidR="00E26E08">
        <w:fldChar w:fldCharType="separate"/>
      </w:r>
      <w:r w:rsidR="00092A4F">
        <w:t>[7]</w:t>
      </w:r>
      <w:r w:rsidR="00E26E08">
        <w:fldChar w:fldCharType="end"/>
      </w:r>
      <w:r>
        <w:t xml:space="preserve">.  </w:t>
      </w:r>
      <w:r>
        <w:rPr>
          <w:color w:val="auto"/>
        </w:rPr>
        <w:t xml:space="preserve">The fatter tails of K-distributed clutter has implications for triggering false alarms when trying to distinguish signal from noise </w:t>
      </w:r>
      <w:r w:rsidR="00E26E08">
        <w:rPr>
          <w:color w:val="auto"/>
        </w:rPr>
        <w:fldChar w:fldCharType="begin"/>
      </w:r>
      <w:r w:rsidR="004432CC">
        <w:rPr>
          <w:color w:val="auto"/>
        </w:rPr>
        <w:instrText xml:space="preserve"> ADDIN ZOTERO_ITEM CSL_CITATION {"citationID":"2e0r3c7jm9","properties":{"formattedCitation":"[44]","plainCitation":"[44]"},"citationItems":[{"id":143,"uris":["http://zotero.org/users/954774/items/SX3ATTR2"],"uri":["http://zotero.org/users/954774/items/SX3ATTR2"],"itemData":{"id":143,"type":"report","title":"Calculation of Radar Probability of Detection in K-Distributed Sea Clutter and Noise","publisher":"DTIC Document","URL":"http://www.dtic.mil/cgi-bin/GetTRDoc?AD=ADA543178","author":[{"family":"Bocquet","given":"S."}],"issued":{"year":2011}}}],"schema":"https://github.com/citation-style-language/schema/raw/master/csl-citation.json"} </w:instrText>
      </w:r>
      <w:r w:rsidR="00E26E08">
        <w:rPr>
          <w:color w:val="auto"/>
        </w:rPr>
        <w:fldChar w:fldCharType="separate"/>
      </w:r>
      <w:r w:rsidR="00431715">
        <w:t>[44]</w:t>
      </w:r>
      <w:r w:rsidR="00E26E08">
        <w:rPr>
          <w:color w:val="auto"/>
        </w:rPr>
        <w:fldChar w:fldCharType="end"/>
      </w:r>
      <w:r>
        <w:t>.</w:t>
      </w:r>
    </w:p>
    <w:p w:rsidR="00AD4EDE" w:rsidRDefault="004432CC" w:rsidP="00AD4EDE">
      <w:pPr>
        <w:pStyle w:val="Body"/>
        <w:keepNext/>
        <w:jc w:val="center"/>
      </w:pPr>
      <w:r>
        <w:rPr>
          <w:noProof/>
        </w:rPr>
        <w:lastRenderedPageBreak/>
        <w:drawing>
          <wp:inline distT="0" distB="0" distL="0" distR="0">
            <wp:extent cx="3681682" cy="2782646"/>
            <wp:effectExtent l="19050" t="0" r="0" b="0"/>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srcRect/>
                    <a:stretch>
                      <a:fillRect/>
                    </a:stretch>
                  </pic:blipFill>
                  <pic:spPr bwMode="auto">
                    <a:xfrm>
                      <a:off x="0" y="0"/>
                      <a:ext cx="3682192" cy="2783031"/>
                    </a:xfrm>
                    <a:prstGeom prst="rect">
                      <a:avLst/>
                    </a:prstGeom>
                    <a:noFill/>
                    <a:ln w="9525">
                      <a:noFill/>
                      <a:miter lim="800000"/>
                      <a:headEnd/>
                      <a:tailEnd/>
                    </a:ln>
                  </pic:spPr>
                </pic:pic>
              </a:graphicData>
            </a:graphic>
          </wp:inline>
        </w:drawing>
      </w:r>
    </w:p>
    <w:p w:rsidR="00AD4EDE" w:rsidRDefault="00D25571" w:rsidP="00AD4EDE">
      <w:pPr>
        <w:pStyle w:val="Caption"/>
      </w:pPr>
      <w:r>
        <w:t xml:space="preserve">Figure </w:t>
      </w:r>
      <w:r w:rsidR="00E26E08">
        <w:fldChar w:fldCharType="begin"/>
      </w:r>
      <w:r>
        <w:instrText xml:space="preserve"> SEQ Figure \* ARABIC </w:instrText>
      </w:r>
      <w:r w:rsidR="00E26E08">
        <w:fldChar w:fldCharType="separate"/>
      </w:r>
      <w:r>
        <w:rPr>
          <w:noProof/>
        </w:rPr>
        <w:t>24</w:t>
      </w:r>
      <w:r w:rsidR="00E26E08">
        <w:fldChar w:fldCharType="end"/>
      </w:r>
      <w:r>
        <w:t>:</w:t>
      </w:r>
      <w:r w:rsidRPr="00E93D79">
        <w:t xml:space="preserve"> Probability of false alarm for a single pulse return from K-distributed clutter, for different values of the shape parameter ν</w:t>
      </w:r>
      <w:r>
        <w:t xml:space="preserve">. Adapted from Bocquet </w:t>
      </w:r>
      <w:r w:rsidR="00E26E08">
        <w:fldChar w:fldCharType="begin"/>
      </w:r>
      <w:r w:rsidR="004432CC">
        <w:instrText xml:space="preserve"> ADDIN ZOTERO_ITEM CSL_CITATION {"citationID":"24eq1er5vk","properties":{"formattedCitation":"[44]","plainCitation":"[44]"},"citationItems":[{"id":143,"uris":["http://zotero.org/users/954774/items/SX3ATTR2"],"uri":["http://zotero.org/users/954774/items/SX3ATTR2"],"itemData":{"id":143,"type":"report","title":"Calculation of Radar Probability of Detection in K-Distributed Sea Clutter and Noise","publisher":"DTIC Document","URL":"http://www.dtic.mil/cgi-bin/GetTRDoc?AD=ADA543178","author":[{"family":"Bocquet","given":"S."}],"issued":{"year":2011}}}],"schema":"https://github.com/citation-style-language/schema/raw/master/csl-citation.json"} </w:instrText>
      </w:r>
      <w:r w:rsidR="00E26E08">
        <w:fldChar w:fldCharType="separate"/>
      </w:r>
      <w:r w:rsidR="00431715">
        <w:t>[44]</w:t>
      </w:r>
      <w:r w:rsidR="00E26E08">
        <w:fldChar w:fldCharType="end"/>
      </w:r>
      <w:r>
        <w:t xml:space="preserve"> </w:t>
      </w:r>
    </w:p>
    <w:p w:rsidR="00D25571" w:rsidRDefault="00D25571" w:rsidP="000A4624">
      <w:pPr>
        <w:pStyle w:val="Body"/>
      </w:pPr>
    </w:p>
    <w:p w:rsidR="00D25571" w:rsidRPr="00703BAC" w:rsidRDefault="00D25571" w:rsidP="002474FD">
      <w:pPr>
        <w:pStyle w:val="IntenseQuote"/>
      </w:pPr>
      <w:r>
        <w:rPr>
          <w:noProof/>
        </w:rPr>
        <w:drawing>
          <wp:inline distT="0" distB="0" distL="0" distR="0">
            <wp:extent cx="417830" cy="417830"/>
            <wp:effectExtent l="19050" t="0" r="1270" b="0"/>
            <wp:docPr id="95" name="Picture 81" descr="http://en.opensuse.org/images/thumb/5/53/Clouds.jpg/44px-Clou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en.opensuse.org/images/thumb/5/53/Clouds.jpg/44px-Clouds.jpg"/>
                    <pic:cNvPicPr>
                      <a:picLocks noChangeAspect="1" noChangeArrowheads="1"/>
                    </pic:cNvPicPr>
                  </pic:nvPicPr>
                  <pic:blipFill>
                    <a:blip r:embed="rId56" cstate="print"/>
                    <a:srcRect/>
                    <a:stretch>
                      <a:fillRect/>
                    </a:stretch>
                  </pic:blipFill>
                  <pic:spPr bwMode="auto">
                    <a:xfrm>
                      <a:off x="0" y="0"/>
                      <a:ext cx="417830" cy="417830"/>
                    </a:xfrm>
                    <a:prstGeom prst="rect">
                      <a:avLst/>
                    </a:prstGeom>
                    <a:noFill/>
                    <a:ln w="9525">
                      <a:noFill/>
                      <a:miter lim="800000"/>
                      <a:headEnd/>
                      <a:tailEnd/>
                    </a:ln>
                  </pic:spPr>
                </pic:pic>
              </a:graphicData>
            </a:graphic>
          </wp:inline>
        </w:drawing>
      </w:r>
      <w:r>
        <w:t xml:space="preserve"> </w:t>
      </w:r>
      <w:r w:rsidRPr="00703BAC">
        <w:t>Clouds</w:t>
      </w:r>
    </w:p>
    <w:p w:rsidR="00D25571" w:rsidRDefault="00D25571" w:rsidP="001455D5">
      <w:pPr>
        <w:pStyle w:val="Body"/>
      </w:pPr>
      <w:r>
        <w:t>If we assume that clouds develop by some sort of preferential attachment, then the uncertainties at which the preferential attachment process increases with time balanced against the uncertainties in the critical point contribute to the dispersion.  This is an analysis based on work by Yuan at NASA Goddard, “</w:t>
      </w:r>
      <w:r w:rsidRPr="00DB026A">
        <w:t>Cloud macroscopic organization: order emerging from randomness</w:t>
      </w:r>
      <w:r>
        <w:t xml:space="preserve">” </w:t>
      </w:r>
      <w:r w:rsidR="00E26E08">
        <w:fldChar w:fldCharType="begin"/>
      </w:r>
      <w:r w:rsidR="004432CC">
        <w:instrText xml:space="preserve"> ADDIN ZOTERO_ITEM CSL_CITATION {"citationID":"e7nrs51e7","properties":{"formattedCitation":"[20]","plainCitation":"[20]"},"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rsidR="00E26E08">
        <w:fldChar w:fldCharType="separate"/>
      </w:r>
      <w:r w:rsidR="00431715">
        <w:t>[20]</w:t>
      </w:r>
      <w:r w:rsidR="00E26E08">
        <w:fldChar w:fldCharType="end"/>
      </w:r>
    </w:p>
    <w:p w:rsidR="00D25571" w:rsidRDefault="00D25571" w:rsidP="003A6DB0">
      <w:pPr>
        <w:pStyle w:val="Body"/>
      </w:pPr>
      <w:r>
        <w:t xml:space="preserve">The cloud size distribution </w:t>
      </w:r>
      <w:r w:rsidR="00D35356">
        <w:t xml:space="preserve">follows a variant of the Zipf-Mandelbrot law, which also fits several </w:t>
      </w:r>
      <w:r w:rsidR="005F4BFE">
        <w:t xml:space="preserve">other </w:t>
      </w:r>
      <w:r w:rsidR="00D35356">
        <w:t>natural characterizations</w:t>
      </w:r>
      <w:r w:rsidR="005F4BFE">
        <w:t>, such as oil field volume</w:t>
      </w:r>
      <w:r w:rsidR="00E26E08">
        <w:fldChar w:fldCharType="begin"/>
      </w:r>
      <w:r w:rsidR="004432CC">
        <w:instrText xml:space="preserve"> ADDIN ZOTERO_ITEM CSL_CITATION {"citationID":"22c8gdej50","properties":{"formattedCitation":"[26]","plainCitation":"[26]"},"citationItems":[{"id":267,"uris":["http://zotero.org/users/954774/items/WVNX9KQP"],"uri":["http://zotero.org/users/954774/items/WVNX9KQP"],"itemData":{"id":267,"type":"book","title":"The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year":2011}}}],"schema":"https://github.com/citation-style-language/schema/raw/master/csl-citation.json"} </w:instrText>
      </w:r>
      <w:r w:rsidR="00E26E08">
        <w:fldChar w:fldCharType="separate"/>
      </w:r>
      <w:r w:rsidR="00431715">
        <w:t>[26]</w:t>
      </w:r>
      <w:r w:rsidR="00E26E08">
        <w:fldChar w:fldCharType="end"/>
      </w:r>
      <w:r w:rsidR="005F4BFE">
        <w:t xml:space="preserve">  and</w:t>
      </w:r>
      <w:r w:rsidR="00D35356">
        <w:t xml:space="preserve">  </w:t>
      </w:r>
      <w:r>
        <w:t>lake size distribution</w:t>
      </w:r>
      <w:r w:rsidR="005F4BFE">
        <w:t>s (see next section)</w:t>
      </w:r>
      <w:r>
        <w:t>.</w:t>
      </w:r>
    </w:p>
    <w:p w:rsidR="00D25571" w:rsidRDefault="00D25571" w:rsidP="003A6DB0">
      <w:pPr>
        <w:pStyle w:val="Equation"/>
      </w:pPr>
      <m:oMathPara>
        <m:oMath>
          <m:r>
            <w:rPr>
              <w:rFonts w:ascii="Cambria Math" w:hAnsi="Cambria Math"/>
            </w:rPr>
            <m:t>P</m:t>
          </m:r>
          <m:d>
            <m:dPr>
              <m:ctrlPr>
                <w:rPr>
                  <w:rFonts w:ascii="Cambria Math" w:hAnsi="Cambria Math"/>
                  <w:i/>
                </w:rPr>
              </m:ctrlPr>
            </m:dPr>
            <m:e>
              <m:r>
                <w:rPr>
                  <w:rFonts w:ascii="Cambria Math" w:hAnsi="Cambria Math"/>
                </w:rPr>
                <m:t>Size</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D25571" w:rsidRDefault="00D25571" w:rsidP="0035454A">
      <w:pPr>
        <w:pStyle w:val="Body"/>
        <w:rPr>
          <w:rFonts w:eastAsiaTheme="minorHAnsi"/>
        </w:rPr>
      </w:pPr>
      <w:r>
        <w:rPr>
          <w:rFonts w:eastAsiaTheme="minorHAnsi"/>
        </w:rPr>
        <w:t xml:space="preserve">We first assume that water vapor disperses through the atmosphere freely.  The rate </w:t>
      </w:r>
      <w:r>
        <w:rPr>
          <w:rFonts w:ascii="TimesNewRomanPS-BoldItalicMT" w:eastAsiaTheme="minorHAnsi" w:hAnsi="TimesNewRomanPS-BoldItalicMT" w:cs="TimesNewRomanPS-BoldItalicMT"/>
          <w:b/>
          <w:bCs/>
          <w:i/>
          <w:iCs/>
        </w:rPr>
        <w:t xml:space="preserve">r </w:t>
      </w:r>
      <w:r>
        <w:rPr>
          <w:rFonts w:eastAsiaTheme="minorHAnsi"/>
        </w:rPr>
        <w:t>at which it does this we treat as a stochastic variable with a probability density</w:t>
      </w:r>
    </w:p>
    <w:p w:rsidR="00D25571" w:rsidRDefault="00D25571" w:rsidP="0035454A">
      <w:pPr>
        <w:pStyle w:val="Equation"/>
      </w:pPr>
      <m:oMath>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r</m:t>
            </m:r>
          </m:e>
          <m:e>
            <m:r>
              <w:rPr>
                <w:rFonts w:ascii="Cambria Math" w:eastAsiaTheme="minorHAnsi" w:hAnsi="Cambria Math"/>
              </w:rPr>
              <m:t>g</m:t>
            </m:r>
          </m:e>
        </m:d>
        <m:r>
          <w:rPr>
            <w:rFonts w:ascii="Cambria Math" w:eastAsiaTheme="minorHAnsi" w:hAnsi="Cambria Math"/>
          </w:rPr>
          <m:t xml:space="preserve">= </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g</m:t>
            </m:r>
          </m:den>
        </m:f>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r</m:t>
                </m:r>
              </m:num>
              <m:den>
                <m:r>
                  <w:rPr>
                    <w:rFonts w:ascii="Cambria Math" w:eastAsiaTheme="minorHAnsi" w:hAnsi="Cambria Math"/>
                  </w:rPr>
                  <m:t>g</m:t>
                </m:r>
              </m:den>
            </m:f>
          </m:sup>
        </m:sSup>
      </m:oMath>
      <w:r>
        <w:rPr>
          <w:rFonts w:eastAsiaTheme="minorHAnsi"/>
        </w:rPr>
        <w:t xml:space="preserve"> </w:t>
      </w:r>
    </w:p>
    <w:p w:rsidR="00D25571" w:rsidRDefault="00D25571" w:rsidP="0035454A">
      <w:pPr>
        <w:pStyle w:val="Body"/>
        <w:rPr>
          <w:rFonts w:eastAsiaTheme="minorHAnsi"/>
        </w:rPr>
      </w:pPr>
      <w:r>
        <w:rPr>
          <w:rFonts w:eastAsiaTheme="minorHAnsi"/>
        </w:rPr>
        <w:t xml:space="preserve">This introduces two concepts at once: the idea that we do not assume a single rate (i.e. assume instead </w:t>
      </w:r>
      <w:r>
        <w:rPr>
          <w:rFonts w:ascii="TimesNewRomanPS-ItalicMT" w:eastAsiaTheme="minorHAnsi" w:hAnsi="TimesNewRomanPS-ItalicMT" w:cs="TimesNewRomanPS-ItalicMT"/>
          <w:i/>
          <w:iCs/>
        </w:rPr>
        <w:t>dispersion</w:t>
      </w:r>
      <w:r>
        <w:rPr>
          <w:rFonts w:eastAsiaTheme="minorHAnsi"/>
        </w:rPr>
        <w:t xml:space="preserve">) together with the idea that we can only assume at best a mean (as the growth rate </w:t>
      </w:r>
      <w:r>
        <w:rPr>
          <w:rFonts w:ascii="TimesNewRomanPS-BoldItalicMT" w:eastAsiaTheme="minorHAnsi" w:hAnsi="TimesNewRomanPS-BoldItalicMT" w:cs="TimesNewRomanPS-BoldItalicMT"/>
          <w:b/>
          <w:bCs/>
          <w:i/>
          <w:iCs/>
        </w:rPr>
        <w:t>g</w:t>
      </w:r>
      <w:r>
        <w:rPr>
          <w:rFonts w:ascii="TimesNewRomanPS-ItalicMT" w:eastAsiaTheme="minorHAnsi" w:hAnsi="TimesNewRomanPS-ItalicMT" w:cs="TimesNewRomanPS-ItalicMT"/>
          <w:i/>
          <w:iCs/>
        </w:rPr>
        <w:t xml:space="preserve">) and </w:t>
      </w:r>
      <w:r>
        <w:rPr>
          <w:rFonts w:eastAsiaTheme="minorHAnsi"/>
        </w:rPr>
        <w:t>t</w:t>
      </w:r>
      <w:r w:rsidR="005F4BFE">
        <w:rPr>
          <w:rFonts w:eastAsiaTheme="minorHAnsi"/>
        </w:rPr>
        <w:t>o t</w:t>
      </w:r>
      <w:r>
        <w:rPr>
          <w:rFonts w:eastAsiaTheme="minorHAnsi"/>
        </w:rPr>
        <w:t>reat the standard deviation as equivalent to the mean. This type of assumption makes the least presuppositions as to what has happened — we know we have a mean value but beyond that, the rate can vary to the maximum entropy limit.</w:t>
      </w:r>
    </w:p>
    <w:p w:rsidR="00D25571" w:rsidRDefault="00D25571" w:rsidP="007E2AB0">
      <w:pPr>
        <w:pStyle w:val="Body"/>
        <w:rPr>
          <w:rFonts w:eastAsiaTheme="minorHAnsi"/>
        </w:rPr>
      </w:pPr>
      <w:r>
        <w:rPr>
          <w:rFonts w:eastAsiaTheme="minorHAnsi"/>
        </w:rPr>
        <w:lastRenderedPageBreak/>
        <w:t>If we next assume that a collection of these rates can act to sweep out a selected uniform unit of volume, then over time we can imagine that a cloud will capture this moisture.</w:t>
      </w:r>
    </w:p>
    <w:p w:rsidR="00D25571" w:rsidRDefault="00D25571" w:rsidP="007E2AB0">
      <w:pPr>
        <w:keepNext/>
        <w:jc w:val="center"/>
      </w:pPr>
      <w:r w:rsidRPr="00134F47">
        <w:rPr>
          <w:noProof/>
        </w:rPr>
        <w:drawing>
          <wp:inline distT="0" distB="0" distL="0" distR="0">
            <wp:extent cx="2913931" cy="3416060"/>
            <wp:effectExtent l="19050" t="0" r="0" b="0"/>
            <wp:docPr id="96"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377277" cy="6223724"/>
                      <a:chOff x="1905000" y="1600200"/>
                      <a:chExt cx="4377277" cy="6223724"/>
                    </a:xfrm>
                  </a:grpSpPr>
                  <a:grpSp>
                    <a:nvGrpSpPr>
                      <a:cNvPr id="19" name="Group 18"/>
                      <a:cNvGrpSpPr/>
                    </a:nvGrpSpPr>
                    <a:grpSpPr>
                      <a:xfrm>
                        <a:off x="1905000" y="1600200"/>
                        <a:ext cx="4377277" cy="6223724"/>
                        <a:chOff x="1905000" y="1600200"/>
                        <a:chExt cx="4377277" cy="6223724"/>
                      </a:xfrm>
                    </a:grpSpPr>
                    <a:sp>
                      <a:nvSpPr>
                        <a:cNvPr id="2" name="Freeform 1"/>
                        <a:cNvSpPr/>
                      </a:nvSpPr>
                      <a:spPr>
                        <a:xfrm>
                          <a:off x="4102669" y="4368007"/>
                          <a:ext cx="919017" cy="648042"/>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3" name="Freeform 2"/>
                        <a:cNvSpPr/>
                      </a:nvSpPr>
                      <a:spPr>
                        <a:xfrm>
                          <a:off x="4102671" y="5369656"/>
                          <a:ext cx="1406147" cy="948069"/>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57"/>
                        </a:graphicData>
                      </a:graphic>
                      <a:xfrm>
                        <a:off x="3731346" y="1600200"/>
                        <a:ext cx="2550931" cy="1699073"/>
                      </a:xfrm>
                    </a:graphicFrame>
                    <a:sp>
                      <a:nvSpPr>
                        <a:cNvPr id="5" name="Freeform 4"/>
                        <a:cNvSpPr/>
                      </a:nvSpPr>
                      <a:spPr>
                        <a:xfrm>
                          <a:off x="4102671" y="6669933"/>
                          <a:ext cx="1821032" cy="1153991"/>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6" name="Freeform 5"/>
                        <a:cNvSpPr/>
                      </a:nvSpPr>
                      <a:spPr>
                        <a:xfrm>
                          <a:off x="4102669" y="3620732"/>
                          <a:ext cx="594970" cy="394136"/>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7" name="Straight Connector 6"/>
                        <a:cNvSpPr/>
                      </a:nvSpPr>
                      <a:spPr>
                        <a:xfrm>
                          <a:off x="1905000" y="3810345"/>
                          <a:ext cx="1531516" cy="0"/>
                        </a:xfrm>
                        <a:prstGeom prst="line">
                          <a:avLst/>
                        </a:prstGeom>
                        <a:noFill/>
                        <a:ln w="0">
                          <a:solidFill>
                            <a:srgbClr val="000000"/>
                          </a:solidFill>
                          <a:prstDash val="solid"/>
                          <a:headEnd w="med" len="lg"/>
                          <a:tailEnd type="stealth" w="lg" len="lg"/>
                        </a:ln>
                      </a:spPr>
                      <a:txSp>
                        <a:txBody>
                          <a:bodyPr vert="horz" lIns="90000" tIns="45000" rIns="90000" bIns="4500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8" name="Straight Connector 7"/>
                        <a:cNvSpPr/>
                      </a:nvSpPr>
                      <a:spPr>
                        <a:xfrm>
                          <a:off x="1905000" y="7223866"/>
                          <a:ext cx="1531516" cy="0"/>
                        </a:xfrm>
                        <a:prstGeom prst="line">
                          <a:avLst/>
                        </a:prstGeom>
                        <a:noFill/>
                        <a:ln w="76200">
                          <a:solidFill>
                            <a:srgbClr val="000000"/>
                          </a:solidFill>
                          <a:prstDash val="solid"/>
                          <a:headEnd w="med" len="lg"/>
                          <a:tailEnd type="stealth" w="lg" len="lg"/>
                        </a:ln>
                      </a:spPr>
                      <a:txSp>
                        <a:txBody>
                          <a:bodyPr vert="horz" lIns="117360" tIns="72360" rIns="117360" bIns="72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9" name="Straight Connector 8"/>
                        <a:cNvSpPr/>
                      </a:nvSpPr>
                      <a:spPr>
                        <a:xfrm>
                          <a:off x="1905000" y="5899827"/>
                          <a:ext cx="1531516" cy="0"/>
                        </a:xfrm>
                        <a:prstGeom prst="line">
                          <a:avLst/>
                        </a:prstGeom>
                        <a:noFill/>
                        <a:ln w="50800">
                          <a:solidFill>
                            <a:srgbClr val="000000"/>
                          </a:solidFill>
                          <a:prstDash val="solid"/>
                          <a:headEnd w="med" len="lg"/>
                          <a:tailEnd type="stealth" w="lg" len="lg"/>
                        </a:ln>
                      </a:spPr>
                      <a:txSp>
                        <a:txBody>
                          <a:bodyPr vert="horz" lIns="108360" tIns="63360" rIns="108360" bIns="63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10" name="Straight Connector 9"/>
                        <a:cNvSpPr/>
                      </a:nvSpPr>
                      <a:spPr>
                        <a:xfrm>
                          <a:off x="1905000" y="4715090"/>
                          <a:ext cx="1531516" cy="0"/>
                        </a:xfrm>
                        <a:prstGeom prst="line">
                          <a:avLst/>
                        </a:prstGeom>
                        <a:noFill/>
                        <a:ln w="25400">
                          <a:solidFill>
                            <a:srgbClr val="000000"/>
                          </a:solidFill>
                          <a:prstDash val="solid"/>
                          <a:headEnd w="med" len="lg"/>
                          <a:tailEnd type="stealth" w="lg" len="lg"/>
                        </a:ln>
                      </a:spPr>
                      <a:txSp>
                        <a:txBody>
                          <a:bodyPr vert="horz" lIns="99360" tIns="54360" rIns="99360" bIns="54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11" name="TextBox 10"/>
                        <a:cNvSpPr txBox="1"/>
                      </a:nvSpPr>
                      <a:spPr>
                        <a:xfrm>
                          <a:off x="1938877" y="5122065"/>
                          <a:ext cx="2610607" cy="621793"/>
                        </a:xfrm>
                        <a:prstGeom prst="rect">
                          <a:avLst/>
                        </a:prstGeom>
                        <a:noFill/>
                        <a:ln>
                          <a:noFill/>
                        </a:ln>
                      </a:spPr>
                      <a:txSp>
                        <a:txBody>
                          <a:bodyPr vert="horz" wrap="square" lIns="90000" tIns="45000" rIns="90000" bIns="45000" anchorCtr="0" compatLnSpc="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defRPr sz="1800"/>
                            </a:pPr>
                            <a:r>
                              <a:rPr lang="en-US" sz="1800" b="0" i="0" u="none" strike="noStrike" kern="1200" dirty="0" smtClean="0">
                                <a:ln>
                                  <a:noFill/>
                                </a:ln>
                                <a:latin typeface="Arial" pitchFamily="18"/>
                                <a:ea typeface="Lucida Sans Unicode" pitchFamily="2"/>
                                <a:cs typeface="Mangal" pitchFamily="2"/>
                              </a:rPr>
                              <a:t>varying rates</a:t>
                            </a:r>
                            <a:endParaRPr lang="en-US" sz="1800" b="0" i="0" u="none" strike="noStrike" kern="1200" dirty="0">
                              <a:ln>
                                <a:noFill/>
                              </a:ln>
                              <a:latin typeface="Arial" pitchFamily="18"/>
                              <a:ea typeface="Lucida Sans Unicode" pitchFamily="2"/>
                              <a:cs typeface="Mangal" pitchFamily="2"/>
                            </a:endParaRPr>
                          </a:p>
                        </a:txBody>
                        <a:useSpRect/>
                      </a:txSp>
                    </a:sp>
                    <a:sp>
                      <a:nvSpPr>
                        <a:cNvPr id="12" name="TextBox 11"/>
                        <a:cNvSpPr txBox="1"/>
                      </a:nvSpPr>
                      <a:spPr>
                        <a:xfrm>
                          <a:off x="4469569" y="1890289"/>
                          <a:ext cx="1769325" cy="621793"/>
                        </a:xfrm>
                        <a:prstGeom prst="rect">
                          <a:avLst/>
                        </a:prstGeom>
                        <a:noFill/>
                        <a:ln>
                          <a:noFill/>
                        </a:ln>
                      </a:spPr>
                      <a:txSp>
                        <a:txBody>
                          <a:bodyPr vert="horz" wrap="square" lIns="90000" tIns="45000" rIns="90000" bIns="45000" anchorCtr="0" compatLnSpc="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r>
                              <a:rPr lang="en-US" sz="1800" b="0" i="0" u="none" strike="noStrike" kern="1200" dirty="0">
                                <a:ln>
                                  <a:noFill/>
                                </a:ln>
                                <a:latin typeface="Arial" pitchFamily="18"/>
                                <a:ea typeface="Lucida Sans Unicode" pitchFamily="2"/>
                                <a:cs typeface="Mangal" pitchFamily="2"/>
                              </a:rPr>
                              <a:t>capacity</a:t>
                            </a:r>
                          </a:p>
                        </a:txBody>
                        <a:useSpRect/>
                      </a:txSp>
                    </a:sp>
                  </a:grpSp>
                </lc:lockedCanvas>
              </a:graphicData>
            </a:graphic>
          </wp:inline>
        </w:drawing>
      </w:r>
    </w:p>
    <w:p w:rsidR="00D25571" w:rsidRDefault="00D25571" w:rsidP="007E2AB0">
      <w:pPr>
        <w:pStyle w:val="Caption"/>
      </w:pPr>
      <w:bookmarkStart w:id="35" w:name="_Ref326154643"/>
      <w:r>
        <w:t xml:space="preserve">Figure </w:t>
      </w:r>
      <w:fldSimple w:instr=" SEQ Figure \* ARABIC ">
        <w:r>
          <w:rPr>
            <w:noProof/>
          </w:rPr>
          <w:t>25</w:t>
        </w:r>
      </w:fldSimple>
      <w:bookmarkEnd w:id="35"/>
      <w:r>
        <w:t>: Cloud formation</w:t>
      </w:r>
      <w:r w:rsidR="00873200">
        <w:t xml:space="preserve"> process leads to dispersion in sizes</w:t>
      </w:r>
    </w:p>
    <w:p w:rsidR="00D25571" w:rsidRPr="007E2AB0" w:rsidRDefault="00D25571" w:rsidP="007E2AB0">
      <w:pPr>
        <w:pStyle w:val="Body"/>
        <w:rPr>
          <w:rFonts w:eastAsiaTheme="minorHAnsi"/>
        </w:rPr>
      </w:pPr>
      <w:r>
        <w:rPr>
          <w:rFonts w:eastAsiaTheme="minorHAnsi"/>
        </w:rPr>
        <w:t xml:space="preserve">Suppose that the water vapor diffuses outward, so for a given time period </w:t>
      </w:r>
      <w:r>
        <w:rPr>
          <w:rFonts w:ascii="TimesNewRomanPS-BoldItalicMT" w:eastAsiaTheme="minorHAnsi" w:hAnsi="TimesNewRomanPS-BoldItalicMT" w:cs="TimesNewRomanPS-BoldItalicMT"/>
          <w:b/>
          <w:bCs/>
          <w:i/>
          <w:iCs/>
        </w:rPr>
        <w:t>t</w:t>
      </w:r>
      <w:r>
        <w:rPr>
          <w:rFonts w:eastAsiaTheme="minorHAnsi"/>
        </w:rPr>
        <w:t xml:space="preserve">, the moisture will diffuse over a distance </w:t>
      </w:r>
      <w:r>
        <w:rPr>
          <w:rFonts w:ascii="TimesNewRomanPS-BoldItalicMT" w:eastAsiaTheme="minorHAnsi" w:hAnsi="TimesNewRomanPS-BoldItalicMT" w:cs="TimesNewRomanPS-BoldItalicMT"/>
          <w:b/>
          <w:bCs/>
          <w:i/>
          <w:iCs/>
        </w:rPr>
        <w:t xml:space="preserve">x </w:t>
      </w:r>
      <w:r>
        <w:rPr>
          <w:rFonts w:eastAsiaTheme="minorHAnsi"/>
        </w:rPr>
        <w:t xml:space="preserve">= </w:t>
      </w:r>
      <w:r>
        <w:rPr>
          <w:rFonts w:ascii="TimesNewRomanPS-BoldItalicMT" w:eastAsiaTheme="minorHAnsi" w:hAnsi="TimesNewRomanPS-BoldItalicMT" w:cs="TimesNewRomanPS-BoldItalicMT"/>
          <w:b/>
          <w:bCs/>
          <w:i/>
          <w:iCs/>
        </w:rPr>
        <w:t>r t</w:t>
      </w:r>
      <w:r>
        <w:rPr>
          <w:rFonts w:eastAsiaTheme="minorHAnsi"/>
        </w:rPr>
        <w:t xml:space="preserve">, a simple variable change </w:t>
      </w:r>
      <w:r w:rsidRPr="007E2AB0">
        <w:rPr>
          <w:rFonts w:eastAsiaTheme="minorHAnsi"/>
        </w:rPr>
        <w:t>gives</w:t>
      </w:r>
    </w:p>
    <w:p w:rsidR="00D25571" w:rsidRPr="007E2AB0" w:rsidRDefault="00D25571" w:rsidP="007E2AB0">
      <w:pPr>
        <w:pStyle w:val="Equation"/>
      </w:pPr>
      <m:oMathPara>
        <m:oMath>
          <m:r>
            <w:rPr>
              <w:rFonts w:ascii="Cambria Math" w:eastAsiaTheme="minorHAnsi" w:hAnsi="Cambria Math"/>
            </w:rPr>
            <m:t>p</m:t>
          </m:r>
          <m:d>
            <m:dPr>
              <m:ctrlPr>
                <w:rPr>
                  <w:rFonts w:ascii="Cambria Math" w:eastAsiaTheme="minorHAnsi" w:hAnsi="Cambria Math"/>
                </w:rPr>
              </m:ctrlPr>
            </m:dPr>
            <m:e>
              <m:r>
                <w:rPr>
                  <w:rFonts w:ascii="Cambria Math" w:eastAsiaTheme="minorHAnsi" w:hAnsi="Cambria Math"/>
                </w:rPr>
                <m:t>r</m:t>
              </m:r>
            </m:e>
            <m:e>
              <m:r>
                <w:rPr>
                  <w:rFonts w:ascii="Cambria Math" w:eastAsiaTheme="minorHAnsi" w:hAnsi="Cambria Math"/>
                </w:rPr>
                <m:t>g</m:t>
              </m:r>
            </m:e>
          </m:d>
          <m:r>
            <m:rPr>
              <m:sty m:val="p"/>
            </m:rPr>
            <w:rPr>
              <w:rFonts w:ascii="Cambria Math" w:eastAsiaTheme="minorHAnsi" w:hAnsi="Cambria Math"/>
            </w:rPr>
            <m:t xml:space="preserve">= </m:t>
          </m:r>
          <m:f>
            <m:fPr>
              <m:ctrlPr>
                <w:rPr>
                  <w:rFonts w:ascii="Cambria Math" w:eastAsiaTheme="minorHAnsi" w:hAnsi="Cambria Math"/>
                </w:rPr>
              </m:ctrlPr>
            </m:fPr>
            <m:num>
              <m:r>
                <m:rPr>
                  <m:sty m:val="p"/>
                </m:rPr>
                <w:rPr>
                  <w:rFonts w:ascii="Cambria Math" w:eastAsiaTheme="minorHAnsi" w:hAnsi="Cambria Math"/>
                </w:rPr>
                <m:t>1</m:t>
              </m:r>
            </m:num>
            <m:den>
              <m:r>
                <w:rPr>
                  <w:rFonts w:ascii="Cambria Math" w:eastAsiaTheme="minorHAnsi" w:hAnsi="Cambria Math"/>
                </w:rPr>
                <m:t>gt</m:t>
              </m:r>
            </m:den>
          </m:f>
          <m:sSup>
            <m:sSupPr>
              <m:ctrlPr>
                <w:rPr>
                  <w:rFonts w:ascii="Cambria Math" w:eastAsiaTheme="minorHAnsi" w:hAnsi="Cambria Math"/>
                </w:rPr>
              </m:ctrlPr>
            </m:sSupPr>
            <m:e>
              <m:r>
                <m:rPr>
                  <m:sty m:val="p"/>
                </m:rPr>
                <w:rPr>
                  <w:rFonts w:ascii="Cambria Math" w:eastAsiaTheme="minorHAnsi" w:hAnsi="Cambria Math"/>
                </w:rPr>
                <m:t>∙</m:t>
              </m:r>
              <m:r>
                <w:rPr>
                  <w:rFonts w:ascii="Cambria Math" w:eastAsiaTheme="minorHAnsi" w:hAnsi="Cambria Math"/>
                </w:rPr>
                <m:t>e</m:t>
              </m:r>
            </m:e>
            <m:sup>
              <m:r>
                <m:rPr>
                  <m:sty m:val="p"/>
                </m:rPr>
                <w:rPr>
                  <w:rFonts w:ascii="Cambria Math" w:eastAsiaTheme="minorHAnsi" w:hAnsi="Cambria Math"/>
                </w:rPr>
                <m:t>-</m:t>
              </m:r>
              <m:f>
                <m:fPr>
                  <m:ctrlPr>
                    <w:rPr>
                      <w:rFonts w:ascii="Cambria Math" w:eastAsiaTheme="minorHAnsi" w:hAnsi="Cambria Math"/>
                    </w:rPr>
                  </m:ctrlPr>
                </m:fPr>
                <m:num>
                  <m:r>
                    <w:rPr>
                      <w:rFonts w:ascii="Cambria Math" w:eastAsiaTheme="minorHAnsi" w:hAnsi="Cambria Math"/>
                    </w:rPr>
                    <m:t>x</m:t>
                  </m:r>
                </m:num>
                <m:den>
                  <m:r>
                    <w:rPr>
                      <w:rFonts w:ascii="Cambria Math" w:eastAsiaTheme="minorHAnsi" w:hAnsi="Cambria Math"/>
                    </w:rPr>
                    <m:t>gt</m:t>
                  </m:r>
                </m:den>
              </m:f>
            </m:sup>
          </m:sSup>
        </m:oMath>
      </m:oMathPara>
    </w:p>
    <w:p w:rsidR="00D25571" w:rsidRPr="007E2AB0" w:rsidRDefault="00D25571" w:rsidP="007E2AB0">
      <w:pPr>
        <w:pStyle w:val="Body"/>
        <w:rPr>
          <w:rFonts w:eastAsiaTheme="minorHAnsi"/>
        </w:rPr>
      </w:pPr>
      <w:r w:rsidRPr="007E2AB0">
        <w:rPr>
          <w:rFonts w:eastAsiaTheme="minorHAnsi"/>
        </w:rPr>
        <w:t xml:space="preserve">Over time, the probability that some moisture will migrate at least a length </w:t>
      </w:r>
      <w:r w:rsidRPr="007E2AB0">
        <w:rPr>
          <w:rFonts w:eastAsiaTheme="minorHAnsi"/>
          <w:i/>
        </w:rPr>
        <w:t>x</w:t>
      </w:r>
      <w:r w:rsidRPr="007E2AB0">
        <w:rPr>
          <w:rFonts w:eastAsiaTheme="minorHAnsi"/>
          <w:vertAlign w:val="subscript"/>
        </w:rPr>
        <w:t>0</w:t>
      </w:r>
      <w:r w:rsidRPr="007E2AB0">
        <w:rPr>
          <w:rFonts w:eastAsiaTheme="minorHAnsi"/>
        </w:rPr>
        <w:t xml:space="preserve"> distance is:</w:t>
      </w:r>
    </w:p>
    <w:p w:rsidR="00D25571" w:rsidRPr="007E2AB0" w:rsidRDefault="00D25571" w:rsidP="007E2AB0">
      <w:pPr>
        <w:rPr>
          <w:rFonts w:eastAsiaTheme="minorHAnsi"/>
        </w:rPr>
      </w:pPr>
      <m:oMathPara>
        <m:oMath>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x&gt;</m:t>
              </m:r>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e>
            <m:e>
              <m:r>
                <w:rPr>
                  <w:rFonts w:ascii="Cambria Math" w:eastAsiaTheme="minorHAnsi" w:hAnsi="Cambria Math"/>
                </w:rPr>
                <m:t>g,t</m:t>
              </m:r>
            </m:e>
          </m:d>
          <m:r>
            <w:rPr>
              <w:rFonts w:ascii="Cambria Math" w:eastAsiaTheme="minorHAnsi" w:hAnsi="Cambria Math"/>
            </w:rPr>
            <m:t>=</m:t>
          </m:r>
          <m:nary>
            <m:naryPr>
              <m:limLoc m:val="subSup"/>
              <m:ctrlPr>
                <w:rPr>
                  <w:rFonts w:ascii="Cambria Math" w:eastAsiaTheme="minorHAnsi" w:hAnsi="Cambria Math"/>
                  <w:i/>
                </w:rPr>
              </m:ctrlPr>
            </m:naryPr>
            <m:sub>
              <m:r>
                <w:rPr>
                  <w:rFonts w:ascii="Cambria Math" w:eastAsiaTheme="minorHAnsi" w:hAnsi="Cambria Math"/>
                </w:rPr>
                <m:t>0</m:t>
              </m:r>
            </m:sub>
            <m:sup>
              <m:r>
                <w:rPr>
                  <w:rFonts w:ascii="Cambria Math" w:eastAsiaTheme="minorHAnsi" w:hAnsi="Cambria Math"/>
                </w:rPr>
                <m:t>∞</m:t>
              </m:r>
            </m:sup>
            <m:e>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x</m:t>
                  </m:r>
                </m:e>
                <m:e>
                  <m:r>
                    <w:rPr>
                      <w:rFonts w:ascii="Cambria Math" w:eastAsiaTheme="minorHAnsi" w:hAnsi="Cambria Math"/>
                    </w:rPr>
                    <m:t>g,t</m:t>
                  </m:r>
                </m:e>
              </m:d>
            </m:e>
          </m:nary>
          <m:r>
            <w:rPr>
              <w:rFonts w:ascii="Cambria Math" w:eastAsiaTheme="minorHAnsi" w:hAnsi="Cambria Math"/>
            </w:rPr>
            <m:t xml:space="preserve">dx= </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gt</m:t>
                  </m:r>
                </m:den>
              </m:f>
            </m:sup>
          </m:sSup>
        </m:oMath>
      </m:oMathPara>
    </w:p>
    <w:p w:rsidR="00D25571" w:rsidRDefault="00D25571" w:rsidP="007E2AB0">
      <w:pPr>
        <w:pStyle w:val="Body"/>
      </w:pPr>
      <w:r>
        <w:rPr>
          <w:rFonts w:eastAsiaTheme="minorHAnsi"/>
        </w:rPr>
        <w:t xml:space="preserve">Alternatively, the following relation tells us the cumulative probability of the distance covered by material after time </w:t>
      </w:r>
      <w:r>
        <w:rPr>
          <w:rFonts w:ascii="TimesNewRomanPS-BoldItalicMT" w:eastAsiaTheme="minorHAnsi" w:hAnsi="TimesNewRomanPS-BoldItalicMT" w:cs="TimesNewRomanPS-BoldItalicMT"/>
          <w:b/>
          <w:bCs/>
          <w:i/>
          <w:iCs/>
        </w:rPr>
        <w:t>t</w:t>
      </w:r>
      <w:r>
        <w:rPr>
          <w:rFonts w:eastAsiaTheme="minorHAnsi"/>
        </w:rPr>
        <w:t xml:space="preserve">. This again assumes a distance travelled </w:t>
      </w:r>
      <w:r>
        <w:rPr>
          <w:rFonts w:ascii="TimesNewRomanPS-BoldItalicMT" w:eastAsiaTheme="minorHAnsi" w:hAnsi="TimesNewRomanPS-BoldItalicMT" w:cs="TimesNewRomanPS-BoldItalicMT"/>
          <w:b/>
          <w:bCs/>
          <w:i/>
          <w:iCs/>
        </w:rPr>
        <w:t>x = r t</w:t>
      </w:r>
      <w:r>
        <w:rPr>
          <w:rFonts w:eastAsiaTheme="minorHAnsi"/>
        </w:rPr>
        <w:t>.</w:t>
      </w:r>
    </w:p>
    <w:p w:rsidR="00D25571" w:rsidRDefault="00D25571" w:rsidP="007E2AB0">
      <w:pPr>
        <w:pStyle w:val="Equation"/>
      </w:pPr>
      <m:oMathPara>
        <m:oMath>
          <m:r>
            <w:rPr>
              <w:rFonts w:ascii="Cambria Math" w:eastAsiaTheme="minorHAnsi" w:hAnsi="Cambria Math"/>
            </w:rPr>
            <m:t>P</m:t>
          </m:r>
          <m:d>
            <m:dPr>
              <m:ctrlPr>
                <w:rPr>
                  <w:rFonts w:ascii="Cambria Math" w:eastAsiaTheme="minorHAnsi" w:hAnsi="Cambria Math"/>
                  <w:i/>
                </w:rPr>
              </m:ctrlPr>
            </m:dPr>
            <m:e>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e>
            <m:e>
              <m:r>
                <w:rPr>
                  <w:rFonts w:ascii="Cambria Math" w:eastAsiaTheme="minorHAnsi" w:hAnsi="Cambria Math"/>
                </w:rPr>
                <m:t>g</m:t>
              </m:r>
            </m:e>
          </m:d>
          <m:r>
            <w:rPr>
              <w:rFonts w:ascii="Cambria Math" w:eastAsiaTheme="minorHAnsi" w:hAnsi="Cambria Math"/>
            </w:rPr>
            <m:t>=</m:t>
          </m:r>
          <m:nary>
            <m:naryPr>
              <m:limLoc m:val="subSup"/>
              <m:ctrlPr>
                <w:rPr>
                  <w:rFonts w:ascii="Cambria Math" w:eastAsiaTheme="minorHAnsi" w:hAnsi="Cambria Math"/>
                  <w:i/>
                </w:rPr>
              </m:ctrlPr>
            </m:naryPr>
            <m:sub>
              <m:r>
                <w:rPr>
                  <w:rFonts w:ascii="Cambria Math" w:eastAsiaTheme="minorHAnsi" w:hAnsi="Cambria Math"/>
                </w:rPr>
                <m:t>r=</m:t>
              </m:r>
              <m:f>
                <m:fPr>
                  <m:type m:val="skw"/>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t</m:t>
                  </m:r>
                </m:den>
              </m:f>
            </m:sub>
            <m:sup>
              <m:r>
                <w:rPr>
                  <w:rFonts w:ascii="Cambria Math" w:eastAsiaTheme="minorHAnsi" w:hAnsi="Cambria Math"/>
                </w:rPr>
                <m:t>∞</m:t>
              </m:r>
            </m:sup>
            <m:e>
              <m:r>
                <w:rPr>
                  <w:rFonts w:ascii="Cambria Math" w:eastAsiaTheme="minorHAnsi" w:hAnsi="Cambria Math"/>
                </w:rPr>
                <m:t>p(r)</m:t>
              </m:r>
            </m:e>
          </m:nary>
          <m:r>
            <w:rPr>
              <w:rFonts w:ascii="Cambria Math" w:eastAsiaTheme="minorHAnsi" w:hAnsi="Cambria Math"/>
            </w:rPr>
            <m:t xml:space="preserve">dr= </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gt</m:t>
                  </m:r>
                </m:den>
              </m:f>
            </m:sup>
          </m:sSup>
        </m:oMath>
      </m:oMathPara>
    </w:p>
    <w:p w:rsidR="00D25571" w:rsidRDefault="00D25571" w:rsidP="003A5BA2">
      <w:pPr>
        <w:pStyle w:val="Body"/>
        <w:rPr>
          <w:rFonts w:eastAsiaTheme="minorHAnsi"/>
        </w:rPr>
      </w:pPr>
      <w:r>
        <w:rPr>
          <w:rFonts w:eastAsiaTheme="minorHAnsi"/>
        </w:rPr>
        <w:t xml:space="preserve">This relation also crops up in terms of the </w:t>
      </w:r>
      <w:r>
        <w:rPr>
          <w:rFonts w:ascii="TimesNewRomanPS-ItalicMT" w:eastAsiaTheme="minorHAnsi" w:hAnsi="TimesNewRomanPS-ItalicMT" w:cs="TimesNewRomanPS-ItalicMT"/>
          <w:i/>
          <w:iCs/>
        </w:rPr>
        <w:t>population balance equation</w:t>
      </w:r>
      <w:r>
        <w:rPr>
          <w:rFonts w:eastAsiaTheme="minorHAnsi"/>
        </w:rPr>
        <w:t>. It basically relates a conservation of particles law, in that we do not lose track of any material due to a flow.</w:t>
      </w:r>
    </w:p>
    <w:p w:rsidR="00D25571" w:rsidRDefault="00D25571" w:rsidP="003A5BA2">
      <w:pPr>
        <w:pStyle w:val="Body"/>
        <w:rPr>
          <w:rFonts w:ascii="TimesNewRomanPSMT" w:eastAsiaTheme="minorHAnsi" w:hAnsi="TimesNewRomanPSMT" w:cs="TimesNewRomanPSMT"/>
        </w:rPr>
      </w:pPr>
      <w:r>
        <w:rPr>
          <w:rFonts w:eastAsiaTheme="minorHAnsi"/>
        </w:rPr>
        <w:t xml:space="preserve">So next we have to accumulate this over a volume or depth at which a cloud develops. The simplest </w:t>
      </w:r>
      <w:r>
        <w:rPr>
          <w:rFonts w:ascii="TimesNewRomanPSMT" w:eastAsiaTheme="minorHAnsi" w:hAnsi="TimesNewRomanPSMT" w:cs="TimesNewRomanPSMT"/>
        </w:rPr>
        <w:t>approximation assumes that the water droplets get distributed to a mean height (</w:t>
      </w:r>
      <w:r w:rsidRPr="003A5BA2">
        <w:rPr>
          <w:rFonts w:ascii="TimesNewRomanPSMT" w:eastAsiaTheme="minorHAnsi" w:hAnsi="TimesNewRomanPSMT" w:cs="TimesNewRomanPSMT"/>
          <w:i/>
        </w:rPr>
        <w:t>H</w:t>
      </w:r>
      <w:r>
        <w:rPr>
          <w:rFonts w:ascii="TimesNewRomanPSMT" w:eastAsiaTheme="minorHAnsi" w:hAnsi="TimesNewRomanPSMT" w:cs="TimesNewRomanPSMT"/>
        </w:rPr>
        <w:t xml:space="preserve">) with a similar exponential distribution — this is like a capacity for the cloud formation (see </w:t>
      </w:r>
      <w:r w:rsidR="00E26E08">
        <w:rPr>
          <w:rFonts w:ascii="TimesNewRomanPSMT" w:eastAsiaTheme="minorHAnsi" w:hAnsi="TimesNewRomanPSMT" w:cs="TimesNewRomanPSMT"/>
        </w:rPr>
        <w:fldChar w:fldCharType="begin"/>
      </w:r>
      <w:r>
        <w:rPr>
          <w:rFonts w:ascii="TimesNewRomanPSMT" w:eastAsiaTheme="minorHAnsi" w:hAnsi="TimesNewRomanPSMT" w:cs="TimesNewRomanPSMT"/>
        </w:rPr>
        <w:instrText xml:space="preserve"> REF _Ref326154643 \h </w:instrText>
      </w:r>
      <w:r w:rsidR="00E26E08">
        <w:rPr>
          <w:rFonts w:ascii="TimesNewRomanPSMT" w:eastAsiaTheme="minorHAnsi" w:hAnsi="TimesNewRomanPSMT" w:cs="TimesNewRomanPSMT"/>
        </w:rPr>
      </w:r>
      <w:r w:rsidR="00E26E08">
        <w:rPr>
          <w:rFonts w:ascii="TimesNewRomanPSMT" w:eastAsiaTheme="minorHAnsi" w:hAnsi="TimesNewRomanPSMT" w:cs="TimesNewRomanPSMT"/>
        </w:rPr>
        <w:fldChar w:fldCharType="separate"/>
      </w:r>
      <w:r>
        <w:t xml:space="preserve">Figure </w:t>
      </w:r>
      <w:r>
        <w:rPr>
          <w:noProof/>
        </w:rPr>
        <w:t>24</w:t>
      </w:r>
      <w:r w:rsidR="00E26E08">
        <w:rPr>
          <w:rFonts w:ascii="TimesNewRomanPSMT" w:eastAsiaTheme="minorHAnsi" w:hAnsi="TimesNewRomanPSMT" w:cs="TimesNewRomanPSMT"/>
        </w:rPr>
        <w:fldChar w:fldCharType="end"/>
      </w:r>
      <w:r>
        <w:rPr>
          <w:rFonts w:ascii="TimesNewRomanPSMT" w:eastAsiaTheme="minorHAnsi" w:hAnsi="TimesNewRomanPSMT" w:cs="TimesNewRomanPSMT"/>
        </w:rPr>
        <w:t>)</w:t>
      </w:r>
      <w:del w:id="36" w:author="pukitepa" w:date="2013-02-08T16:02:00Z">
        <w:r w:rsidDel="007317D4">
          <w:rPr>
            <w:rFonts w:ascii="TimesNewRomanPSMT" w:eastAsiaTheme="minorHAnsi" w:hAnsi="TimesNewRomanPSMT" w:cs="TimesNewRomanPSMT"/>
          </w:rPr>
          <w:delText xml:space="preserve"> </w:delText>
        </w:r>
      </w:del>
      <w:r>
        <w:rPr>
          <w:rFonts w:ascii="TimesNewRomanPSMT" w:eastAsiaTheme="minorHAnsi" w:hAnsi="TimesNewRomanPSMT" w:cs="TimesNewRomanPSMT"/>
        </w:rPr>
        <w:t>:</w:t>
      </w:r>
    </w:p>
    <w:p w:rsidR="00D25571" w:rsidRPr="007E2AB0" w:rsidRDefault="00D25571" w:rsidP="003A5BA2">
      <w:pPr>
        <w:pStyle w:val="Equation"/>
      </w:pPr>
      <m:oMathPara>
        <m:oMath>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H</m:t>
                  </m:r>
                </m:den>
              </m:f>
            </m:sup>
          </m:sSup>
        </m:oMath>
      </m:oMathPara>
    </w:p>
    <w:p w:rsidR="00D25571" w:rsidRPr="003A5BA2" w:rsidRDefault="00D25571" w:rsidP="003A5BA2">
      <w:pPr>
        <w:pStyle w:val="Body"/>
      </w:pPr>
      <w:r>
        <w:rPr>
          <w:rFonts w:eastAsiaTheme="minorHAnsi"/>
        </w:rPr>
        <w:lastRenderedPageBreak/>
        <w:t xml:space="preserve">Combining the two relations turns into an </w:t>
      </w:r>
      <w:r>
        <w:rPr>
          <w:rFonts w:ascii="TimesNewRomanPS-ItalicMT" w:eastAsiaTheme="minorHAnsi" w:hAnsi="TimesNewRomanPS-ItalicMT" w:cs="TimesNewRomanPS-ItalicMT"/>
          <w:i/>
          <w:iCs/>
        </w:rPr>
        <w:t xml:space="preserve">a priori </w:t>
      </w:r>
      <w:r>
        <w:rPr>
          <w:rFonts w:eastAsiaTheme="minorHAnsi"/>
        </w:rPr>
        <w:t xml:space="preserve">probability for the expected </w:t>
      </w:r>
      <w:r>
        <w:rPr>
          <w:rFonts w:ascii="TimesNewRomanPSMT" w:eastAsiaTheme="minorHAnsi" w:hAnsi="TimesNewRomanPSMT" w:cs="TimesNewRomanPSMT"/>
        </w:rPr>
        <w:t xml:space="preserve">cumulative transfer after time </w:t>
      </w:r>
      <w:r>
        <w:rPr>
          <w:rFonts w:ascii="TimesNewRomanPS-BoldItalicMT" w:eastAsiaTheme="minorHAnsi" w:hAnsi="TimesNewRomanPS-BoldItalicMT" w:cs="TimesNewRomanPS-BoldItalicMT"/>
          <w:b/>
          <w:bCs/>
          <w:i/>
          <w:iCs/>
        </w:rPr>
        <w:t xml:space="preserve">t </w:t>
      </w:r>
      <w:r>
        <w:rPr>
          <w:rFonts w:ascii="TimesNewRomanPSMT" w:eastAsiaTheme="minorHAnsi" w:hAnsi="TimesNewRomanPSMT" w:cs="TimesNewRomanPSMT"/>
        </w:rPr>
        <w:t>through the volume. Integrating over the atmospheric layer over which clouds can form, gives the average water volume accumulated:</w:t>
      </w:r>
    </w:p>
    <w:p w:rsidR="00D25571" w:rsidRDefault="00D25571" w:rsidP="009F401A">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e>
              <m:r>
                <w:rPr>
                  <w:rFonts w:ascii="Cambria Math" w:hAnsi="Cambria Math"/>
                </w:rPr>
                <m:t>H</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g</m:t>
                  </m:r>
                </m:e>
              </m:d>
              <m:r>
                <w:rPr>
                  <w:rFonts w:ascii="Cambria Math" w:hAnsi="Cambria Math"/>
                </w:rPr>
                <m:t xml:space="preserve">dx= </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gt</m:t>
                          </m:r>
                        </m:den>
                      </m:f>
                    </m:sup>
                  </m:sSup>
                  <m:r>
                    <w:rPr>
                      <w:rFonts w:ascii="Cambria Math" w:hAnsi="Cambria Math"/>
                    </w:rPr>
                    <m:t xml:space="preserve"> dx</m:t>
                  </m:r>
                </m:e>
              </m:nary>
            </m:e>
          </m:nary>
        </m:oMath>
      </m:oMathPara>
    </w:p>
    <w:p w:rsidR="00D25571" w:rsidRDefault="00D25571" w:rsidP="009F401A">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H</m:t>
                  </m:r>
                </m:num>
                <m:den>
                  <m:r>
                    <w:rPr>
                      <w:rFonts w:ascii="Cambria Math" w:hAnsi="Cambria Math"/>
                    </w:rPr>
                    <m:t>gt</m:t>
                  </m:r>
                </m:den>
              </m:f>
            </m:den>
          </m:f>
        </m:oMath>
      </m:oMathPara>
    </w:p>
    <w:p w:rsidR="00D25571" w:rsidRDefault="00D25571" w:rsidP="00002768">
      <w:pPr>
        <w:pStyle w:val="Body"/>
        <w:rPr>
          <w:rFonts w:ascii="TimesNewRomanPSMT" w:eastAsiaTheme="minorHAnsi" w:hAnsi="TimesNewRomanPSMT" w:cs="TimesNewRomanPSMT"/>
        </w:rPr>
      </w:pPr>
      <w:r>
        <w:rPr>
          <w:rFonts w:eastAsiaTheme="minorHAnsi"/>
        </w:rPr>
        <w:t xml:space="preserve">For the last assumption, we note that if </w:t>
      </w:r>
      <w:r>
        <w:rPr>
          <w:rFonts w:ascii="TimesNewRomanPS-BoldItalicMT" w:eastAsiaTheme="minorHAnsi" w:hAnsi="TimesNewRomanPS-BoldItalicMT" w:cs="TimesNewRomanPS-BoldItalicMT"/>
          <w:b/>
          <w:bCs/>
          <w:i/>
          <w:iCs/>
        </w:rPr>
        <w:t xml:space="preserve">t </w:t>
      </w:r>
      <w:r>
        <w:rPr>
          <w:rFonts w:eastAsiaTheme="minorHAnsi"/>
        </w:rPr>
        <w:t xml:space="preserve">gets evenly spread from the over time, then the value </w:t>
      </w:r>
      <w:r>
        <w:rPr>
          <w:rFonts w:ascii="TimesNewRomanPS-BoldItalicMT" w:eastAsiaTheme="minorHAnsi" w:hAnsi="TimesNewRomanPS-BoldItalicMT" w:cs="TimesNewRomanPS-BoldItalicMT"/>
          <w:b/>
          <w:bCs/>
          <w:i/>
          <w:iCs/>
        </w:rPr>
        <w:t xml:space="preserve">gt </w:t>
      </w:r>
      <w:r>
        <w:rPr>
          <w:rFonts w:eastAsiaTheme="minorHAnsi"/>
        </w:rPr>
        <w:t xml:space="preserve">becomes the effective collected thickness </w:t>
      </w:r>
      <w:r>
        <w:rPr>
          <w:rFonts w:ascii="TimesNewRomanPS-BoldItalicMT" w:eastAsiaTheme="minorHAnsi" w:hAnsi="TimesNewRomanPS-BoldItalicMT" w:cs="TimesNewRomanPS-BoldItalicMT"/>
          <w:b/>
          <w:bCs/>
          <w:i/>
          <w:iCs/>
        </w:rPr>
        <w:t xml:space="preserve">W </w:t>
      </w:r>
      <w:r>
        <w:rPr>
          <w:rFonts w:eastAsiaTheme="minorHAnsi"/>
        </w:rPr>
        <w:t xml:space="preserve">of a distribution of clouds, where we add a factor </w:t>
      </w:r>
      <w:r>
        <w:rPr>
          <w:rFonts w:ascii="TimesNewRomanPS-BoldItalicMT" w:eastAsiaTheme="minorHAnsi" w:hAnsi="TimesNewRomanPS-BoldItalicMT" w:cs="TimesNewRomanPS-BoldItalicMT"/>
          <w:b/>
          <w:bCs/>
          <w:i/>
          <w:iCs/>
        </w:rPr>
        <w:t xml:space="preserve">k </w:t>
      </w:r>
      <w:r>
        <w:rPr>
          <w:rFonts w:eastAsiaTheme="minorHAnsi"/>
        </w:rPr>
        <w:t xml:space="preserve">to indicate collection efficiency. Alternatively, we can interpret the stochastic variable </w:t>
      </w:r>
      <w:r>
        <w:rPr>
          <w:rFonts w:ascii="TimesNewRomanPS-BoldItalicMT" w:eastAsiaTheme="minorHAnsi" w:hAnsi="TimesNewRomanPS-BoldItalicMT" w:cs="TimesNewRomanPS-BoldItalicMT"/>
          <w:b/>
          <w:bCs/>
          <w:i/>
          <w:iCs/>
        </w:rPr>
        <w:t xml:space="preserve">W </w:t>
      </w:r>
      <w:r>
        <w:rPr>
          <w:rFonts w:eastAsiaTheme="minorHAnsi"/>
        </w:rPr>
        <w:t xml:space="preserve">as the maximum net cloud thickness that would develop over a diffusion time </w:t>
      </w:r>
      <w:r>
        <w:rPr>
          <w:rFonts w:ascii="TimesNewRomanPS-BoldItalicMT" w:eastAsiaTheme="minorHAnsi" w:hAnsi="TimesNewRomanPS-BoldItalicMT" w:cs="TimesNewRomanPS-BoldItalicMT"/>
          <w:b/>
          <w:bCs/>
          <w:i/>
          <w:iCs/>
        </w:rPr>
        <w:t>t</w:t>
      </w:r>
      <w:r>
        <w:rPr>
          <w:rFonts w:eastAsiaTheme="minorHAnsi"/>
        </w:rPr>
        <w:t xml:space="preserve">. The term </w:t>
      </w:r>
      <w:r>
        <w:rPr>
          <w:rFonts w:ascii="TimesNewRomanPS-BoldItalicMT" w:eastAsiaTheme="minorHAnsi" w:hAnsi="TimesNewRomanPS-BoldItalicMT" w:cs="TimesNewRomanPS-BoldItalicMT"/>
          <w:b/>
          <w:bCs/>
          <w:i/>
          <w:iCs/>
        </w:rPr>
        <w:t xml:space="preserve">kH </w:t>
      </w:r>
      <w:r>
        <w:rPr>
          <w:rFonts w:eastAsiaTheme="minorHAnsi"/>
        </w:rPr>
        <w:t xml:space="preserve">sets the potential maximum net thickness achievable turning it into a </w:t>
      </w:r>
      <w:r>
        <w:rPr>
          <w:rFonts w:ascii="TimesNewRomanPSMT" w:eastAsiaTheme="minorHAnsi" w:hAnsi="TimesNewRomanPSMT" w:cs="TimesNewRomanPSMT"/>
        </w:rPr>
        <w:t>hyperbolic discounting probability distribution.</w:t>
      </w:r>
    </w:p>
    <w:p w:rsidR="00D25571" w:rsidRPr="00002768" w:rsidRDefault="00D25571" w:rsidP="00002768">
      <w:pPr>
        <w:pStyle w:val="Equation"/>
      </w:pPr>
      <m:oMathPara>
        <m:oMath>
          <m:r>
            <w:rPr>
              <w:rFonts w:ascii="Cambria Math" w:hAnsi="Cambria Math"/>
            </w:rPr>
            <m:t>C</m:t>
          </m:r>
          <m:d>
            <m:dPr>
              <m:ctrlPr>
                <w:rPr>
                  <w:rFonts w:ascii="Cambria Math" w:hAnsi="Cambria Math"/>
                  <w:i/>
                  <w:color w:val="000000"/>
                  <w:sz w:val="22"/>
                </w:rPr>
              </m:ctrlPr>
            </m:dPr>
            <m:e>
              <m:r>
                <w:rPr>
                  <w:rFonts w:ascii="Cambria Math" w:hAnsi="Cambria Math"/>
                </w:rPr>
                <m:t>W</m:t>
              </m:r>
            </m:e>
            <m:e>
              <m:r>
                <w:rPr>
                  <w:rFonts w:ascii="Cambria Math" w:hAnsi="Cambria Math"/>
                </w:rPr>
                <m:t>H</m:t>
              </m:r>
            </m:e>
          </m:d>
          <m:r>
            <w:rPr>
              <w:rFonts w:ascii="Cambria Math" w:hAnsi="Cambria Math"/>
            </w:rPr>
            <m:t>=</m:t>
          </m:r>
          <m:f>
            <m:fPr>
              <m:ctrlPr>
                <w:rPr>
                  <w:rFonts w:ascii="Cambria Math" w:hAnsi="Cambria Math"/>
                  <w:i/>
                  <w:color w:val="000000"/>
                  <w:sz w:val="22"/>
                </w:rPr>
              </m:ctrlPr>
            </m:fPr>
            <m:num>
              <m:r>
                <w:rPr>
                  <w:rFonts w:ascii="Cambria Math" w:hAnsi="Cambria Math"/>
                </w:rPr>
                <m:t>1</m:t>
              </m:r>
            </m:num>
            <m:den>
              <m:r>
                <w:rPr>
                  <w:rFonts w:ascii="Cambria Math" w:hAnsi="Cambria Math"/>
                </w:rPr>
                <m:t>1+</m:t>
              </m:r>
              <m:f>
                <m:fPr>
                  <m:ctrlPr>
                    <w:rPr>
                      <w:rFonts w:ascii="Cambria Math" w:hAnsi="Cambria Math"/>
                      <w:i/>
                      <w:color w:val="000000"/>
                      <w:sz w:val="22"/>
                    </w:rPr>
                  </m:ctrlPr>
                </m:fPr>
                <m:num>
                  <m:r>
                    <w:rPr>
                      <w:rFonts w:ascii="Cambria Math" w:hAnsi="Cambria Math"/>
                    </w:rPr>
                    <m:t>k H</m:t>
                  </m:r>
                </m:num>
                <m:den>
                  <m:r>
                    <w:rPr>
                      <w:rFonts w:ascii="Cambria Math" w:hAnsi="Cambria Math"/>
                    </w:rPr>
                    <m:t>W</m:t>
                  </m:r>
                </m:den>
              </m:f>
            </m:den>
          </m:f>
        </m:oMath>
      </m:oMathPara>
    </w:p>
    <w:p w:rsidR="00D25571" w:rsidRPr="00002768" w:rsidRDefault="00D25571" w:rsidP="00002768">
      <w:pPr>
        <w:pStyle w:val="Body"/>
      </w:pPr>
      <w:r>
        <w:t>Or as we first surmised:</w:t>
      </w:r>
    </w:p>
    <w:p w:rsidR="00D25571" w:rsidRDefault="00D25571" w:rsidP="00002768">
      <w:pPr>
        <w:pStyle w:val="Body"/>
        <w:jc w:val="center"/>
      </w:pPr>
      <m:oMathPara>
        <m:oMath>
          <m:r>
            <w:rPr>
              <w:rFonts w:ascii="Cambria Math" w:hAnsi="Cambria Math"/>
            </w:rPr>
            <m:t>P</m:t>
          </m:r>
          <m:d>
            <m:dPr>
              <m:ctrlPr>
                <w:rPr>
                  <w:rFonts w:ascii="Cambria Math" w:hAnsi="Cambria Math"/>
                  <w:i/>
                </w:rPr>
              </m:ctrlPr>
            </m:dPr>
            <m:e>
              <m:r>
                <w:rPr>
                  <w:rFonts w:ascii="Cambria Math" w:hAnsi="Cambria Math"/>
                </w:rPr>
                <m:t>Size</m:t>
              </m:r>
            </m:e>
            <m:e>
              <m:r>
                <w:rPr>
                  <w:rFonts w:ascii="Cambria Math" w:hAnsi="Cambria Math"/>
                </w:rPr>
                <m:t>Median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D25571" w:rsidRDefault="00D25571" w:rsidP="000A4624">
      <w:pPr>
        <w:pStyle w:val="Body"/>
      </w:pPr>
      <w:r>
        <w:t>The agreement to the collected data is remarkable over several orders of magnitude..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4756"/>
        <w:gridCol w:w="4604"/>
      </w:tblGrid>
      <w:tr w:rsidR="00D25571" w:rsidTr="00E93D79">
        <w:tc>
          <w:tcPr>
            <w:tcW w:w="2514" w:type="pct"/>
          </w:tcPr>
          <w:p w:rsidR="00D25571" w:rsidRDefault="00D25571" w:rsidP="000A4624">
            <w:pPr>
              <w:pStyle w:val="Body"/>
            </w:pPr>
            <w:r w:rsidRPr="00E93D79">
              <w:rPr>
                <w:noProof/>
              </w:rPr>
              <w:drawing>
                <wp:inline distT="0" distB="0" distL="0" distR="0">
                  <wp:extent cx="3089614" cy="1975449"/>
                  <wp:effectExtent l="19050" t="0" r="0" b="0"/>
                  <wp:docPr id="97" name="Picture 26" descr="C:\Users\pukitepa\AppData\Local\Microsoft\Windows\Temporary Internet Files\Content.Word\aqua_fig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ukitepa\AppData\Local\Microsoft\Windows\Temporary Internet Files\Content.Word\aqua_figure.gif"/>
                          <pic:cNvPicPr>
                            <a:picLocks noChangeAspect="1" noChangeArrowheads="1"/>
                          </pic:cNvPicPr>
                        </pic:nvPicPr>
                        <pic:blipFill>
                          <a:blip r:embed="rId58" cstate="print"/>
                          <a:srcRect/>
                          <a:stretch>
                            <a:fillRect/>
                          </a:stretch>
                        </pic:blipFill>
                        <pic:spPr bwMode="auto">
                          <a:xfrm>
                            <a:off x="0" y="0"/>
                            <a:ext cx="3095363" cy="1979125"/>
                          </a:xfrm>
                          <a:prstGeom prst="rect">
                            <a:avLst/>
                          </a:prstGeom>
                          <a:noFill/>
                          <a:ln w="9525">
                            <a:noFill/>
                            <a:miter lim="800000"/>
                            <a:headEnd/>
                            <a:tailEnd/>
                          </a:ln>
                        </pic:spPr>
                      </pic:pic>
                    </a:graphicData>
                  </a:graphic>
                </wp:inline>
              </w:drawing>
            </w:r>
          </w:p>
        </w:tc>
        <w:tc>
          <w:tcPr>
            <w:tcW w:w="2486" w:type="pct"/>
          </w:tcPr>
          <w:p w:rsidR="00D25571" w:rsidRDefault="00D25571" w:rsidP="000A4624">
            <w:pPr>
              <w:pStyle w:val="Body"/>
            </w:pPr>
            <w:r w:rsidRPr="00E93D79">
              <w:rPr>
                <w:noProof/>
              </w:rPr>
              <w:drawing>
                <wp:inline distT="0" distB="0" distL="0" distR="0">
                  <wp:extent cx="2984740" cy="1975449"/>
                  <wp:effectExtent l="19050" t="0" r="6110" b="0"/>
                  <wp:docPr id="98" name="Picture 29" descr="C:\Users\pukitepa\AppData\Local\Microsoft\Windows\Temporary Internet Files\Content.Word\terra_fig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ukitepa\AppData\Local\Microsoft\Windows\Temporary Internet Files\Content.Word\terra_figure.gif"/>
                          <pic:cNvPicPr>
                            <a:picLocks noChangeAspect="1" noChangeArrowheads="1"/>
                          </pic:cNvPicPr>
                        </pic:nvPicPr>
                        <pic:blipFill>
                          <a:blip r:embed="rId59" cstate="print"/>
                          <a:srcRect l="4100"/>
                          <a:stretch>
                            <a:fillRect/>
                          </a:stretch>
                        </pic:blipFill>
                        <pic:spPr bwMode="auto">
                          <a:xfrm>
                            <a:off x="0" y="0"/>
                            <a:ext cx="2984740" cy="1975449"/>
                          </a:xfrm>
                          <a:prstGeom prst="rect">
                            <a:avLst/>
                          </a:prstGeom>
                          <a:noFill/>
                          <a:ln w="9525">
                            <a:noFill/>
                            <a:miter lim="800000"/>
                            <a:headEnd/>
                            <a:tailEnd/>
                          </a:ln>
                        </pic:spPr>
                      </pic:pic>
                    </a:graphicData>
                  </a:graphic>
                </wp:inline>
              </w:drawing>
            </w:r>
          </w:p>
        </w:tc>
      </w:tr>
    </w:tbl>
    <w:p w:rsidR="00AD4EDE" w:rsidRDefault="00D25571" w:rsidP="00AD4EDE">
      <w:pPr>
        <w:pStyle w:val="Caption"/>
      </w:pPr>
      <w:r>
        <w:t xml:space="preserve">Figure </w:t>
      </w:r>
      <w:r w:rsidR="00E26E08">
        <w:fldChar w:fldCharType="begin"/>
      </w:r>
      <w:r>
        <w:rPr>
          <w:i w:val="0"/>
        </w:rPr>
        <w:instrText xml:space="preserve"> SEQ Figure \* ARABIC </w:instrText>
      </w:r>
      <w:r w:rsidR="00E26E08">
        <w:fldChar w:fldCharType="separate"/>
      </w:r>
      <w:r>
        <w:rPr>
          <w:i w:val="0"/>
          <w:noProof/>
        </w:rPr>
        <w:t>26</w:t>
      </w:r>
      <w:r w:rsidR="00E26E08">
        <w:fldChar w:fldCharType="end"/>
      </w:r>
      <w:r>
        <w:t>: Cloud statistics using two different telemetry systems</w:t>
      </w:r>
      <w:r w:rsidR="00E26E08">
        <w:rPr>
          <w:i w:val="0"/>
        </w:rPr>
        <w:fldChar w:fldCharType="begin"/>
      </w:r>
      <w:r w:rsidR="004432CC">
        <w:instrText xml:space="preserve"> ADDIN ZOTERO_ITEM CSL_CITATION {"citationID":"eq3tnepsl","properties":{"formattedCitation":"[20]","plainCitation":"[20]"},"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rsidR="00E26E08">
        <w:rPr>
          <w:i w:val="0"/>
        </w:rPr>
        <w:fldChar w:fldCharType="separate"/>
      </w:r>
      <w:r w:rsidR="00431715">
        <w:t>[20]</w:t>
      </w:r>
      <w:r w:rsidR="00E26E08">
        <w:rPr>
          <w:i w:val="0"/>
        </w:rPr>
        <w:fldChar w:fldCharType="end"/>
      </w:r>
      <w:r>
        <w:t>. The same power law holds over several orders of magnitude.</w:t>
      </w:r>
    </w:p>
    <w:p w:rsidR="00D25571" w:rsidRDefault="00D25571" w:rsidP="000A4624">
      <w:pPr>
        <w:pStyle w:val="Body"/>
      </w:pPr>
      <w:r>
        <w:t xml:space="preserve">Cloud size </w:t>
      </w:r>
      <w:r w:rsidR="005F4BFE">
        <w:t xml:space="preserve">modeling </w:t>
      </w:r>
      <w:r>
        <w:t xml:space="preserve">may have </w:t>
      </w:r>
      <w:r w:rsidR="005F4BFE">
        <w:t xml:space="preserve">some limited </w:t>
      </w:r>
      <w:r>
        <w:t xml:space="preserve">utility for </w:t>
      </w:r>
      <w:r w:rsidR="005F4BFE">
        <w:t xml:space="preserve">nominal </w:t>
      </w:r>
      <w:r>
        <w:t xml:space="preserve">weather </w:t>
      </w:r>
      <w:r w:rsidR="005F4BFE">
        <w:t xml:space="preserve">prediction </w:t>
      </w:r>
      <w:r>
        <w:t>(</w:t>
      </w:r>
      <w:r w:rsidR="005F4BFE">
        <w:t xml:space="preserve">such as expected </w:t>
      </w:r>
      <w:r>
        <w:t xml:space="preserve">durations of shade and </w:t>
      </w:r>
      <w:r w:rsidR="005F4BFE">
        <w:t xml:space="preserve">estimating the </w:t>
      </w:r>
      <w:r>
        <w:t>potential for lightning)</w:t>
      </w:r>
      <w:r w:rsidR="005F4BFE">
        <w:t xml:space="preserve">, but it does demonstrate well the wide aleatory uncertainty in a natural phenomena, and how widespread it is. </w:t>
      </w:r>
    </w:p>
    <w:p w:rsidR="00D25571" w:rsidRDefault="00D25571" w:rsidP="000A4624">
      <w:pPr>
        <w:pStyle w:val="Body"/>
      </w:pPr>
    </w:p>
    <w:p w:rsidR="00D25571" w:rsidRPr="00163B3E" w:rsidRDefault="00D25571" w:rsidP="002474FD">
      <w:pPr>
        <w:pStyle w:val="IntenseQuote"/>
      </w:pPr>
      <w:r>
        <w:rPr>
          <w:noProof/>
        </w:rPr>
        <w:lastRenderedPageBreak/>
        <w:drawing>
          <wp:inline distT="0" distB="0" distL="0" distR="0">
            <wp:extent cx="564515" cy="394970"/>
            <wp:effectExtent l="19050" t="0" r="6985" b="0"/>
            <wp:docPr id="101" name="Picture 84" descr="T:\prog\shared\modsim\public_html\context\svn\trunk\Ontology\library\foundation\gems\lake_size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prog\shared\modsim\public_html\context\svn\trunk\Ontology\library\foundation\gems\lake_sizes_icon.png"/>
                    <pic:cNvPicPr>
                      <a:picLocks noChangeAspect="1" noChangeArrowheads="1"/>
                    </pic:cNvPicPr>
                  </pic:nvPicPr>
                  <pic:blipFill>
                    <a:blip r:embed="rId60" cstate="print"/>
                    <a:srcRect/>
                    <a:stretch>
                      <a:fillRect/>
                    </a:stretch>
                  </pic:blipFill>
                  <pic:spPr bwMode="auto">
                    <a:xfrm>
                      <a:off x="0" y="0"/>
                      <a:ext cx="564515" cy="394970"/>
                    </a:xfrm>
                    <a:prstGeom prst="rect">
                      <a:avLst/>
                    </a:prstGeom>
                    <a:noFill/>
                    <a:ln w="9525">
                      <a:noFill/>
                      <a:miter lim="800000"/>
                      <a:headEnd/>
                      <a:tailEnd/>
                    </a:ln>
                  </pic:spPr>
                </pic:pic>
              </a:graphicData>
            </a:graphic>
          </wp:inline>
        </w:drawing>
      </w:r>
      <w:r>
        <w:t xml:space="preserve"> </w:t>
      </w:r>
      <w:r w:rsidRPr="00163B3E">
        <w:t>Lake sizes</w:t>
      </w:r>
    </w:p>
    <w:p w:rsidR="00D25571" w:rsidRDefault="00D25571" w:rsidP="000A4624">
      <w:pPr>
        <w:pStyle w:val="Body"/>
      </w:pPr>
      <w:r>
        <w:t xml:space="preserve">Our environment shows great diversity in the size and abundance in natural structures. Freshwater lakes accumulate their volume in a dispersive manner. Over geologic time, water drifts into a basin at various rates and over a range in collecting regions. As lakes capture most of their volume through water drainage, one can imagine that the rate of influx plays a factor in how large a lake can become. The Maximum Entropy prediction of the size distribution leads to the following expression, exactly the same as for cloud formation: </w:t>
      </w:r>
    </w:p>
    <w:p w:rsidR="00D25571" w:rsidRDefault="00D25571" w:rsidP="00DB026A">
      <w:pPr>
        <w:pStyle w:val="Equation"/>
      </w:pPr>
      <m:oMathPara>
        <m:oMath>
          <m:r>
            <w:rPr>
              <w:rFonts w:ascii="Cambria Math" w:hAnsi="Cambria Math"/>
            </w:rPr>
            <m:t>P(Size)=</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D25571" w:rsidRDefault="00D25571" w:rsidP="000A4624">
      <w:pPr>
        <w:pStyle w:val="Body"/>
      </w:pPr>
      <w:r>
        <w:t>Surveys of lake</w:t>
      </w:r>
      <w:r w:rsidR="007B11C1">
        <w:t>-</w:t>
      </w:r>
      <w:r>
        <w:t xml:space="preserve">size show the same reciprocal power law dependence, with the exponent usually appearing arbitrarily close to one. In the </w:t>
      </w:r>
      <w:r w:rsidR="00E26E08">
        <w:fldChar w:fldCharType="begin"/>
      </w:r>
      <w:r>
        <w:instrText xml:space="preserve"> REF _Ref326163207 \h </w:instrText>
      </w:r>
      <w:r w:rsidR="00E26E08">
        <w:fldChar w:fldCharType="separate"/>
      </w:r>
      <w:r>
        <w:t xml:space="preserve">Figure </w:t>
      </w:r>
      <w:r>
        <w:rPr>
          <w:noProof/>
        </w:rPr>
        <w:t>27</w:t>
      </w:r>
      <w:r w:rsidR="00E26E08">
        <w:fldChar w:fldCharType="end"/>
      </w:r>
      <w:r>
        <w:t xml:space="preserve"> below, the data plotted on a ranked plot clearly shows this dependence over several orders of magnitude. </w:t>
      </w:r>
    </w:p>
    <w:p w:rsidR="00D25571" w:rsidRDefault="00D25571" w:rsidP="001A2B60">
      <w:pPr>
        <w:pStyle w:val="Figure"/>
        <w:keepNext/>
      </w:pPr>
      <w:r>
        <w:rPr>
          <w:noProof/>
        </w:rPr>
        <w:drawing>
          <wp:inline distT="0" distB="0" distL="0" distR="0">
            <wp:extent cx="2916061" cy="2650157"/>
            <wp:effectExtent l="19050" t="0" r="0" b="0"/>
            <wp:docPr id="102" name="Picture 62" descr="http://3.bp.blogspot.com/_csV48ElUsZQ/TKdsybsElII/AAAAAAAAAao/g4AvPvYVJ1o/s1600/northern_quebec_lak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3.bp.blogspot.com/_csV48ElUsZQ/TKdsybsElII/AAAAAAAAAao/g4AvPvYVJ1o/s1600/northern_quebec_lakes.gif"/>
                    <pic:cNvPicPr>
                      <a:picLocks noChangeAspect="1" noChangeArrowheads="1"/>
                    </pic:cNvPicPr>
                  </pic:nvPicPr>
                  <pic:blipFill>
                    <a:blip r:embed="rId61" cstate="print"/>
                    <a:srcRect/>
                    <a:stretch>
                      <a:fillRect/>
                    </a:stretch>
                  </pic:blipFill>
                  <pic:spPr bwMode="auto">
                    <a:xfrm>
                      <a:off x="0" y="0"/>
                      <a:ext cx="2916004" cy="2650105"/>
                    </a:xfrm>
                    <a:prstGeom prst="rect">
                      <a:avLst/>
                    </a:prstGeom>
                    <a:noFill/>
                    <a:ln w="9525">
                      <a:noFill/>
                      <a:miter lim="800000"/>
                      <a:headEnd/>
                      <a:tailEnd/>
                    </a:ln>
                  </pic:spPr>
                </pic:pic>
              </a:graphicData>
            </a:graphic>
          </wp:inline>
        </w:drawing>
      </w:r>
    </w:p>
    <w:p w:rsidR="00AD4EDE" w:rsidRDefault="00D25571" w:rsidP="00AD4EDE">
      <w:pPr>
        <w:pStyle w:val="Caption"/>
      </w:pPr>
      <w:bookmarkStart w:id="37" w:name="_Ref326163207"/>
      <w:r>
        <w:t xml:space="preserve">Figure </w:t>
      </w:r>
      <w:r w:rsidR="00E26E08">
        <w:rPr>
          <w:i w:val="0"/>
        </w:rPr>
        <w:fldChar w:fldCharType="begin"/>
      </w:r>
      <w:r w:rsidR="00092A4F">
        <w:rPr>
          <w:i w:val="0"/>
        </w:rPr>
        <w:instrText xml:space="preserve"> SEQ Figure \* ARABIC </w:instrText>
      </w:r>
      <w:r w:rsidR="00E26E08">
        <w:rPr>
          <w:i w:val="0"/>
        </w:rPr>
        <w:fldChar w:fldCharType="separate"/>
      </w:r>
      <w:r>
        <w:rPr>
          <w:noProof/>
        </w:rPr>
        <w:t>27</w:t>
      </w:r>
      <w:r w:rsidR="00E26E08">
        <w:rPr>
          <w:i w:val="0"/>
        </w:rPr>
        <w:fldChar w:fldCharType="end"/>
      </w:r>
      <w:bookmarkEnd w:id="37"/>
      <w:r>
        <w:t>:</w:t>
      </w:r>
      <w:r w:rsidRPr="001A2B60">
        <w:t xml:space="preserve"> </w:t>
      </w:r>
      <w:r>
        <w:t xml:space="preserve">Northern Quebec lakes map and size distribution adapted from Telmer </w:t>
      </w:r>
      <w:r w:rsidR="00E26E08">
        <w:rPr>
          <w:i w:val="0"/>
        </w:rPr>
        <w:fldChar w:fldCharType="begin"/>
      </w:r>
      <w:r w:rsidR="004432CC">
        <w:instrText xml:space="preserve"> ADDIN ZOTERO_ITEM CSL_CITATION {"citationID":"siu1u0nu4","properties":{"formattedCitation":"[45]","plainCitation":"[45]"},"citationItems":[{"id":355,"uris":["http://zotero.org/users/954774/items/4CQGFVTU"],"uri":["http://zotero.org/users/954774/items/4CQGFVTU"],"itemData":{"id":355,"type":"article-journal","title":"K&amp;C Science Report–Phase 1 Global Lake Census","URL":"http://www.eorc.jaxa.jp/ALOS/en/kyoto/phase_1/KC-Phase1-report_Telmer.pdf","author":[{"family":"Telmer","given":"K."},{"family":"Costa","given":"M."},{"family":"MacGregor","given":"J."}]}}],"schema":"https://github.com/citation-style-language/schema/raw/master/csl-citation.json"} </w:instrText>
      </w:r>
      <w:r w:rsidR="00E26E08">
        <w:rPr>
          <w:i w:val="0"/>
        </w:rPr>
        <w:fldChar w:fldCharType="separate"/>
      </w:r>
      <w:r w:rsidR="00431715">
        <w:t>[45]</w:t>
      </w:r>
      <w:r w:rsidR="00E26E08">
        <w:rPr>
          <w:i w:val="0"/>
        </w:rPr>
        <w:fldChar w:fldCharType="end"/>
      </w:r>
      <w:r>
        <w:t>.</w:t>
      </w:r>
    </w:p>
    <w:p w:rsidR="00D25571" w:rsidRDefault="00D25571" w:rsidP="00830D56">
      <w:pPr>
        <w:pStyle w:val="Body"/>
      </w:pPr>
      <w:r>
        <w:t xml:space="preserve">More revealing is that in </w:t>
      </w:r>
      <w:r w:rsidR="00E26E08">
        <w:fldChar w:fldCharType="begin"/>
      </w:r>
      <w:r>
        <w:instrText xml:space="preserve"> REF _Ref326163194 \h </w:instrText>
      </w:r>
      <w:r w:rsidR="00E26E08">
        <w:fldChar w:fldCharType="separate"/>
      </w:r>
      <w:r>
        <w:t xml:space="preserve">Figure </w:t>
      </w:r>
      <w:r>
        <w:rPr>
          <w:noProof/>
        </w:rPr>
        <w:t>28</w:t>
      </w:r>
      <w:r w:rsidR="00E26E08">
        <w:fldChar w:fldCharType="end"/>
      </w:r>
      <w:r>
        <w:t xml:space="preserve"> below, we can observe the bend in the curve that limits the number of small lakes in exact accordance to the equation shown above. The agreement with such a simple model suggests that of a universal behavior. </w:t>
      </w:r>
    </w:p>
    <w:p w:rsidR="00D25571" w:rsidRDefault="00D25571" w:rsidP="00830D56">
      <w:pPr>
        <w:pStyle w:val="Body"/>
      </w:pPr>
    </w:p>
    <w:p w:rsidR="00D25571" w:rsidRDefault="00D25571" w:rsidP="001A2B60">
      <w:pPr>
        <w:pStyle w:val="Figure"/>
        <w:keepNext/>
      </w:pPr>
      <w:r>
        <w:rPr>
          <w:noProof/>
        </w:rPr>
        <w:lastRenderedPageBreak/>
        <w:drawing>
          <wp:inline distT="0" distB="0" distL="0" distR="0">
            <wp:extent cx="4523803" cy="3239911"/>
            <wp:effectExtent l="19050" t="0" r="0" b="0"/>
            <wp:docPr id="103" name="Picture 59" descr="http://2.bp.blogspot.com/_csV48ElUsZQ/TKds4KZAK9I/AAAAAAAAAaw/66K6-5UgMBg/s1600/amazon-lake-size-mod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2.bp.blogspot.com/_csV48ElUsZQ/TKds4KZAK9I/AAAAAAAAAaw/66K6-5UgMBg/s1600/amazon-lake-size-model.gif"/>
                    <pic:cNvPicPr>
                      <a:picLocks noChangeAspect="1" noChangeArrowheads="1"/>
                    </pic:cNvPicPr>
                  </pic:nvPicPr>
                  <pic:blipFill>
                    <a:blip r:embed="rId62" cstate="print"/>
                    <a:srcRect/>
                    <a:stretch>
                      <a:fillRect/>
                    </a:stretch>
                  </pic:blipFill>
                  <pic:spPr bwMode="auto">
                    <a:xfrm>
                      <a:off x="0" y="0"/>
                      <a:ext cx="4530297" cy="3244562"/>
                    </a:xfrm>
                    <a:prstGeom prst="rect">
                      <a:avLst/>
                    </a:prstGeom>
                    <a:noFill/>
                    <a:ln w="9525">
                      <a:noFill/>
                      <a:miter lim="800000"/>
                      <a:headEnd/>
                      <a:tailEnd/>
                    </a:ln>
                  </pic:spPr>
                </pic:pic>
              </a:graphicData>
            </a:graphic>
          </wp:inline>
        </w:drawing>
      </w:r>
    </w:p>
    <w:p w:rsidR="00D25571" w:rsidRDefault="00D25571" w:rsidP="001A2B60">
      <w:pPr>
        <w:pStyle w:val="Caption"/>
      </w:pPr>
      <w:bookmarkStart w:id="38" w:name="_Ref326163194"/>
      <w:r>
        <w:t xml:space="preserve">Figure </w:t>
      </w:r>
      <w:fldSimple w:instr=" SEQ Figure \* ARABIC ">
        <w:r>
          <w:rPr>
            <w:noProof/>
          </w:rPr>
          <w:t>28</w:t>
        </w:r>
      </w:fldSimple>
      <w:bookmarkEnd w:id="38"/>
      <w:r>
        <w:t xml:space="preserve">: </w:t>
      </w:r>
      <w:r w:rsidRPr="00D41A68">
        <w:t>Amazon lake size distribution from “Estimation of the fractal dimension of terrain from Lake Size Distributions”</w:t>
      </w:r>
      <w:r w:rsidR="00E26E08">
        <w:fldChar w:fldCharType="begin"/>
      </w:r>
      <w:r w:rsidR="004432CC">
        <w:instrText xml:space="preserve"> ADDIN ZOTERO_ITEM CSL_CITATION {"citationID":"262nd9se08","properties":{"formattedCitation":"[46]","plainCitation":"[46]"},"citationItems":[{"id":357,"uris":["http://zotero.org/users/954774/items/BZBKDTTN"],"uri":["http://zotero.org/users/954774/items/BZBKDTTN"],"itemData":{"id":357,"type":"article-journal","title":"Estimation of the fractal dimension of terrain from lake size distributions","container-title":"Lowland floodplain rivers: Geomorphological perspectives. Wiley","page":"145-163","author":[{"family":"HAMILTON","given":"S.K."},{"family":"MELACK","given":"J.M."},{"family":"GOODCHILD","given":"M.F."},{"family":"Lewis","given":"WM"}],"issued":{"year":1992},"page-first":"145"}}],"schema":"https://github.com/citation-style-language/schema/raw/master/csl-citation.json"} </w:instrText>
      </w:r>
      <w:r w:rsidR="00E26E08">
        <w:fldChar w:fldCharType="separate"/>
      </w:r>
      <w:r w:rsidR="00431715">
        <w:t>[46]</w:t>
      </w:r>
      <w:r w:rsidR="00E26E08">
        <w:fldChar w:fldCharType="end"/>
      </w:r>
    </w:p>
    <w:p w:rsidR="00D25571" w:rsidRDefault="00D25571" w:rsidP="00830D56">
      <w:pPr>
        <w:pStyle w:val="Body"/>
        <w:rPr>
          <w:noProof/>
        </w:rPr>
      </w:pPr>
      <w:r>
        <w:rPr>
          <w:noProof/>
        </w:rPr>
        <w:t>This general trend is repeated for lakes around the world. All that is required is to have a median value for lake area and the rest of the distribution will rougly scale to this factor.</w:t>
      </w:r>
    </w:p>
    <w:p w:rsidR="00D25571" w:rsidRDefault="00D25571" w:rsidP="001A2B60">
      <w:pPr>
        <w:pStyle w:val="Figure"/>
        <w:keepNext/>
      </w:pPr>
      <w:r>
        <w:rPr>
          <w:noProof/>
        </w:rPr>
        <w:drawing>
          <wp:inline distT="0" distB="0" distL="0" distR="0">
            <wp:extent cx="4065727" cy="3014133"/>
            <wp:effectExtent l="19050" t="0" r="0" b="0"/>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srcRect/>
                    <a:stretch>
                      <a:fillRect/>
                    </a:stretch>
                  </pic:blipFill>
                  <pic:spPr bwMode="auto">
                    <a:xfrm>
                      <a:off x="0" y="0"/>
                      <a:ext cx="4069080" cy="3016619"/>
                    </a:xfrm>
                    <a:prstGeom prst="rect">
                      <a:avLst/>
                    </a:prstGeom>
                    <a:noFill/>
                    <a:ln w="9525">
                      <a:noFill/>
                      <a:miter lim="800000"/>
                      <a:headEnd/>
                      <a:tailEnd/>
                    </a:ln>
                  </pic:spPr>
                </pic:pic>
              </a:graphicData>
            </a:graphic>
          </wp:inline>
        </w:drawing>
      </w:r>
    </w:p>
    <w:p w:rsidR="00D25571" w:rsidRDefault="00D25571" w:rsidP="001A2B60">
      <w:pPr>
        <w:pStyle w:val="Caption"/>
        <w:rPr>
          <w:noProof/>
        </w:rPr>
      </w:pPr>
      <w:r>
        <w:t xml:space="preserve">Figure </w:t>
      </w:r>
      <w:fldSimple w:instr=" SEQ Figure \* ARABIC ">
        <w:r>
          <w:rPr>
            <w:noProof/>
          </w:rPr>
          <w:t>29</w:t>
        </w:r>
      </w:fldSimple>
      <w:r>
        <w:t xml:space="preserve">: Near universal scaling of lake size distributions across the world </w:t>
      </w:r>
      <w:r w:rsidR="00E26E08">
        <w:fldChar w:fldCharType="begin"/>
      </w:r>
      <w:r w:rsidR="004432CC">
        <w:instrText xml:space="preserve"> ADDIN ZOTERO_ITEM CSL_CITATION {"citationID":"1d1k38aa8c","properties":{"formattedCitation":"[21]","plainCitation":"[21]"},"citationItems":[{"id":285,"uris":["http://zotero.org/users/954774/items/8H5TEKSA"],"uri":["http://zotero.org/users/954774/items/8H5TEKSA"],"itemData":{"id":285,"type":"article-journal","title":"The global abundance and size distribution of lakes, ponds, and impoundments","container-title":"Limnology and Oceanography","page":"2388–2397","author":[{"family":"Downing","given":"J. A."},{"family":"Prairie","given":"Y. T."},{"family":"Cole","given":"J. J."},{"family":"Duarte","given":"C. M."},{"family":"Tranvik","given":"L. J."},{"family":"Striegl","given":"R. G."},{"family":"McDowell","given":"W. H."},{"family":"Kortelainen","given":"P."},{"family":"Caraco","given":"N. F."},{"family":"Melack","given":"J. M."},{"family":"others","given":""}],"issued":{"year":2006},"page-first":"2388–2397"}}],"schema":"https://github.com/citation-style-language/schema/raw/master/csl-citation.json"} </w:instrText>
      </w:r>
      <w:r w:rsidR="00E26E08">
        <w:fldChar w:fldCharType="separate"/>
      </w:r>
      <w:r w:rsidR="00431715">
        <w:t>[21]</w:t>
      </w:r>
      <w:r w:rsidR="00E26E08">
        <w:fldChar w:fldCharType="end"/>
      </w:r>
    </w:p>
    <w:p w:rsidR="00D25571" w:rsidRDefault="00D25571" w:rsidP="00861540">
      <w:pPr>
        <w:pStyle w:val="Body"/>
      </w:pPr>
      <w:r>
        <w:t>Models of lake size distribution may have utility for vehicle fording and amphibious vehicle simulations.</w:t>
      </w:r>
    </w:p>
    <w:p w:rsidR="00D25571" w:rsidRPr="00163B3E" w:rsidRDefault="00D25571" w:rsidP="002474FD">
      <w:pPr>
        <w:pStyle w:val="IntenseQuote"/>
      </w:pPr>
      <w:r>
        <w:rPr>
          <w:noProof/>
        </w:rPr>
        <w:lastRenderedPageBreak/>
        <w:drawing>
          <wp:inline distT="0" distB="0" distL="0" distR="0">
            <wp:extent cx="541655" cy="429260"/>
            <wp:effectExtent l="19050" t="0" r="0" b="0"/>
            <wp:docPr id="105" name="Picture 85" descr="T:\prog\shared\modsim\public_html\context\svn\trunk\Ontology\library\foundation\gems\particle_size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prog\shared\modsim\public_html\context\svn\trunk\Ontology\library\foundation\gems\particle_sizes_icon.png"/>
                    <pic:cNvPicPr>
                      <a:picLocks noChangeAspect="1" noChangeArrowheads="1"/>
                    </pic:cNvPicPr>
                  </pic:nvPicPr>
                  <pic:blipFill>
                    <a:blip r:embed="rId64" cstate="print"/>
                    <a:srcRect/>
                    <a:stretch>
                      <a:fillRect/>
                    </a:stretch>
                  </pic:blipFill>
                  <pic:spPr bwMode="auto">
                    <a:xfrm>
                      <a:off x="0" y="0"/>
                      <a:ext cx="541655" cy="429260"/>
                    </a:xfrm>
                    <a:prstGeom prst="rect">
                      <a:avLst/>
                    </a:prstGeom>
                    <a:noFill/>
                    <a:ln w="9525">
                      <a:noFill/>
                      <a:miter lim="800000"/>
                      <a:headEnd/>
                      <a:tailEnd/>
                    </a:ln>
                  </pic:spPr>
                </pic:pic>
              </a:graphicData>
            </a:graphic>
          </wp:inline>
        </w:drawing>
      </w:r>
      <w:r>
        <w:t xml:space="preserve"> Particulates </w:t>
      </w:r>
    </w:p>
    <w:p w:rsidR="00D25571" w:rsidRDefault="00D25571" w:rsidP="000A4624">
      <w:pPr>
        <w:pStyle w:val="Body"/>
      </w:pPr>
      <w:r>
        <w:t xml:space="preserve">The role of entropy overrides other factors enough so that some simple dispersion arguments can explain the size distribution completely. Take as an example the formation of ice crystals in a cirrus cloud. Depending on the surrounding temperature, a crystal nucleates on some foreign particle and then starts growing. The atmospheric conditions have enough variety that the growth rate will disperse to the maximum entropy amount given a mean rate value. The end state for volumetric growth will also show the same amount of variation, where x is the size variate and S is the mean size. </w:t>
      </w:r>
    </w:p>
    <w:p w:rsidR="00873200" w:rsidRDefault="00D25571" w:rsidP="00873200">
      <w:pPr>
        <w:pStyle w:val="Body"/>
      </w:pPr>
      <w:r>
        <w:t xml:space="preserve">The following particle size distribution (PSD) graph shows measurements taken from high altitude cloud experiments  </w:t>
      </w:r>
      <w:r w:rsidR="00E26E08">
        <w:fldChar w:fldCharType="begin"/>
      </w:r>
      <w:r w:rsidR="004432CC">
        <w:instrText xml:space="preserve"> ADDIN ZOTERO_ITEM CSL_CITATION {"citationID":"vjvacsthc","properties":{"formattedCitation":"[47]","plainCitation":"[47]"},"citationItems":[{"id":34,"uris":["http://zotero.org/users/954774/items/M86QJ5NG"],"uri":["http://zotero.org/users/954774/items/M86QJ5NG"],"itemData":{"id":34,"type":"article-journal","title":"A parameterization of the visible extinction coefficient of ice clouds in terms of the ice/water content","container-title":"Journal of the atmospheric sciences","page":"2083-2098","volume":"54","issue":"16","author":[{"family":"Platt","given":"C.M.R."}],"issued":{"year":1997},"page-first":"2083"}}],"schema":"https://github.com/citation-style-language/schema/raw/master/csl-citation.json"} </w:instrText>
      </w:r>
      <w:r w:rsidR="00E26E08">
        <w:fldChar w:fldCharType="separate"/>
      </w:r>
      <w:r w:rsidR="00431715">
        <w:t>[47]</w:t>
      </w:r>
      <w:r w:rsidR="00E26E08">
        <w:fldChar w:fldCharType="end"/>
      </w:r>
      <w:r w:rsidR="00E26E08">
        <w:fldChar w:fldCharType="begin"/>
      </w:r>
      <w:r w:rsidR="004432CC">
        <w:instrText xml:space="preserve"> ADDIN ZOTERO_ITEM CSL_CITATION {"citationID":"2snkk6h2u","properties":{"formattedCitation":"[48]","plainCitation":"[48]"},"citationItems":[{"id":368,"uris":["http://zotero.org/users/954774/items/2F885EDT"],"uri":["http://zotero.org/users/954774/items/2F885EDT"],"itemData":{"id":368,"type":"article-journal","title":"EOS MLS cloud ice measurements and cloudy-sky radiative transfer model","container-title":"Geoscience and Remote Sensing, IEEE Transactions on","page":"1156-1165","volume":"44","issue":"5","author":[{"family":"Wu","given":"D.L."},{"family":"Jiang","given":"J.H."},{"family":"Davis","given":"C.P."}],"issued":{"year":2006},"page-first":"1156"}}],"schema":"https://github.com/citation-style-language/schema/raw/master/csl-citation.json"} </w:instrText>
      </w:r>
      <w:r w:rsidR="00E26E08">
        <w:fldChar w:fldCharType="separate"/>
      </w:r>
      <w:r w:rsidR="00431715">
        <w:t>[48]</w:t>
      </w:r>
      <w:r w:rsidR="00E26E08">
        <w:fldChar w:fldCharType="end"/>
      </w:r>
      <w:r w:rsidR="00E26E08">
        <w:fldChar w:fldCharType="begin"/>
      </w:r>
      <w:r w:rsidR="004432CC">
        <w:instrText xml:space="preserve"> ADDIN ZOTERO_ITEM CSL_CITATION {"citationID":"1q9m4duiq1","properties":{"formattedCitation":"[22]","plainCitation":"[22]"},"citationItems":[{"id":364,"uris":["http://zotero.org/users/954774/items/EETCFFBR"],"uri":["http://zotero.org/users/954774/items/EETCFFBR"],"itemData":{"id":364,"type":"webpage","title":"MLS Cloud Ice Measurements","URL":"http://mls.jpl.nasa.gov/dwu/cloud/index.html","author":[{"family":"Wu","given":"Dong L."}],"accessed":{"year":2012,"month":4,"day":27}}}],"schema":"https://github.com/citation-style-language/schema/raw/master/csl-citation.json"} </w:instrText>
      </w:r>
      <w:r w:rsidR="00E26E08">
        <w:fldChar w:fldCharType="separate"/>
      </w:r>
      <w:r w:rsidR="00431715">
        <w:t>[22]</w:t>
      </w:r>
      <w:r w:rsidR="00E26E08">
        <w:fldChar w:fldCharType="end"/>
      </w:r>
      <w:r>
        <w:t xml:space="preserve">. The size gets measured along a single length dimension and the density of the particles takes the place of a probability. </w:t>
      </w:r>
    </w:p>
    <w:p w:rsidR="00AD4EDE" w:rsidRDefault="004432CC">
      <w:pPr>
        <w:pStyle w:val="Figure"/>
        <w:keepNext/>
      </w:pPr>
      <w:r>
        <w:rPr>
          <w:noProof/>
        </w:rPr>
        <w:drawing>
          <wp:inline distT="0" distB="0" distL="0" distR="0">
            <wp:extent cx="2258324" cy="3050571"/>
            <wp:effectExtent l="19050" t="0" r="8626" b="0"/>
            <wp:docPr id="1" name="Picture 68" descr="http://2.bp.blogspot.com/_csV48ElUsZQ/S9d4stNuDgI/AAAAAAAAAPk/ZTeIrI25mUw/s1600/ice-partic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2.bp.blogspot.com/_csV48ElUsZQ/S9d4stNuDgI/AAAAAAAAAPk/ZTeIrI25mUw/s1600/ice-particle-2.gif"/>
                    <pic:cNvPicPr>
                      <a:picLocks noChangeAspect="1" noChangeArrowheads="1"/>
                    </pic:cNvPicPr>
                  </pic:nvPicPr>
                  <pic:blipFill>
                    <a:blip r:embed="rId65" cstate="print"/>
                    <a:srcRect/>
                    <a:stretch>
                      <a:fillRect/>
                    </a:stretch>
                  </pic:blipFill>
                  <pic:spPr bwMode="auto">
                    <a:xfrm>
                      <a:off x="0" y="0"/>
                      <a:ext cx="2258720" cy="3051106"/>
                    </a:xfrm>
                    <a:prstGeom prst="rect">
                      <a:avLst/>
                    </a:prstGeom>
                    <a:noFill/>
                    <a:ln w="9525">
                      <a:noFill/>
                      <a:miter lim="800000"/>
                      <a:headEnd/>
                      <a:tailEnd/>
                    </a:ln>
                  </pic:spPr>
                </pic:pic>
              </a:graphicData>
            </a:graphic>
          </wp:inline>
        </w:drawing>
      </w:r>
    </w:p>
    <w:p w:rsidR="00AD4EDE" w:rsidRDefault="00CF2D22">
      <w:pPr>
        <w:pStyle w:val="Caption"/>
      </w:pPr>
      <w:r>
        <w:t xml:space="preserve">Figure </w:t>
      </w:r>
      <w:r w:rsidR="00E26E08">
        <w:fldChar w:fldCharType="begin"/>
      </w:r>
      <w:r>
        <w:instrText xml:space="preserve"> SEQ Figure \* ARABIC </w:instrText>
      </w:r>
      <w:r w:rsidR="00E26E08">
        <w:fldChar w:fldCharType="separate"/>
      </w:r>
      <w:r>
        <w:rPr>
          <w:noProof/>
        </w:rPr>
        <w:t>30</w:t>
      </w:r>
      <w:r w:rsidR="00E26E08">
        <w:fldChar w:fldCharType="end"/>
      </w:r>
      <w:r>
        <w:t>: Cloud ice particle number density n(D) vs. the long dimension of particles as observed at the temperature range of - 25C and -30 C (from Platt</w:t>
      </w:r>
      <w:r w:rsidR="00E26E08">
        <w:fldChar w:fldCharType="begin"/>
      </w:r>
      <w:r w:rsidR="004432CC">
        <w:instrText xml:space="preserve"> ADDIN ZOTERO_ITEM CSL_CITATION {"citationID":"1ifnr485av","properties":{"formattedCitation":"[47]","plainCitation":"[47]"},"citationItems":[{"id":34,"uris":["http://zotero.org/users/954774/items/M86QJ5NG"],"uri":["http://zotero.org/users/954774/items/M86QJ5NG"],"itemData":{"id":34,"type":"article-journal","title":"A parameterization of the visible extinction coefficient of ice clouds in terms of the ice/water content","container-title":"Journal of the atmospheric sciences","page":"2083-2098","volume":"54","issue":"16","author":[{"family":"Platt","given":"C.M.R."}],"issued":{"year":1997},"page-first":"2083"}}],"schema":"https://github.com/citation-style-language/schema/raw/master/csl-citation.json"} </w:instrText>
      </w:r>
      <w:r w:rsidR="00E26E08">
        <w:fldChar w:fldCharType="separate"/>
      </w:r>
      <w:r w:rsidR="00431715">
        <w:t>[47]</w:t>
      </w:r>
      <w:r w:rsidR="00E26E08">
        <w:fldChar w:fldCharType="end"/>
      </w:r>
      <w:r>
        <w:t>]). It shows a bimodal structure in the ice crystal distribution with the second peak at ~500 microns.</w:t>
      </w:r>
    </w:p>
    <w:p w:rsidR="00541998" w:rsidRDefault="00541998" w:rsidP="00873200">
      <w:pPr>
        <w:pStyle w:val="Body"/>
      </w:pPr>
      <w:r>
        <w:t xml:space="preserve">The main profile follows a power-law in volumetric growth, where </w:t>
      </w:r>
      <w:r w:rsidR="00AD4EDE" w:rsidRPr="00AD4EDE">
        <w:rPr>
          <w:i/>
        </w:rPr>
        <w:t>S</w:t>
      </w:r>
      <w:r w:rsidR="00AD4EDE" w:rsidRPr="00AD4EDE">
        <w:rPr>
          <w:vertAlign w:val="subscript"/>
        </w:rPr>
        <w:t xml:space="preserve"> </w:t>
      </w:r>
      <w:r>
        <w:t xml:space="preserve">is the median volume (see </w:t>
      </w:r>
      <w:r w:rsidR="00E26E08">
        <w:fldChar w:fldCharType="begin"/>
      </w:r>
      <w:r w:rsidR="004432CC">
        <w:instrText xml:space="preserve"> ADDIN ZOTERO_ITEM CSL_CITATION {"citationID":"1nv9ubbt9b","properties":{"formattedCitation":"[26]","plainCitation":"[26]"},"citationItems":[{"id":267,"uris":["http://zotero.org/users/954774/items/WVNX9KQP"],"uri":["http://zotero.org/users/954774/items/WVNX9KQP"]}],"schema":"https://github.com/citation-style-language/schema/raw/master/csl-citation.json"} </w:instrText>
      </w:r>
      <w:r w:rsidR="00E26E08">
        <w:fldChar w:fldCharType="separate"/>
      </w:r>
      <w:r w:rsidR="00431715">
        <w:t>[26]</w:t>
      </w:r>
      <w:r w:rsidR="00E26E08">
        <w:fldChar w:fldCharType="end"/>
      </w:r>
      <w:r>
        <w:t>):</w:t>
      </w:r>
    </w:p>
    <w:p w:rsidR="00AD4EDE" w:rsidRDefault="00541998" w:rsidP="00AD4EDE">
      <w:pPr>
        <w:pStyle w:val="Body"/>
        <w:jc w:val="center"/>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r>
                <w:rPr>
                  <w:rFonts w:ascii="Cambria Math" w:hAnsi="Cambria Math"/>
                </w:rPr>
                <m:t>x</m:t>
              </m:r>
            </m:num>
            <m:den>
              <m:sSup>
                <m:sSupPr>
                  <m:ctrlPr>
                    <w:rPr>
                      <w:rFonts w:ascii="Cambria Math" w:hAnsi="Cambria Math"/>
                      <w:i/>
                    </w:rPr>
                  </m:ctrlPr>
                </m:sSupPr>
                <m:e>
                  <m:r>
                    <w:rPr>
                      <w:rFonts w:ascii="Cambria Math" w:hAnsi="Cambria Math"/>
                    </w:rPr>
                    <m:t>(x+S)</m:t>
                  </m:r>
                </m:e>
                <m:sup>
                  <m:r>
                    <w:rPr>
                      <w:rFonts w:ascii="Cambria Math" w:hAnsi="Cambria Math"/>
                    </w:rPr>
                    <m:t>2</m:t>
                  </m:r>
                </m:sup>
              </m:sSup>
            </m:den>
          </m:f>
        </m:oMath>
      </m:oMathPara>
    </w:p>
    <w:p w:rsidR="00873200" w:rsidRDefault="00873200" w:rsidP="00873200">
      <w:pPr>
        <w:pStyle w:val="Body"/>
      </w:pPr>
      <w:r>
        <w:t>Crystal sizes get reported as a length and we have to convert that to a volume. This means the derivative has to include a chain rule to convert the volume x to a length parameter L, x ~ L</w:t>
      </w:r>
      <w:r>
        <w:rPr>
          <w:vertAlign w:val="superscript"/>
        </w:rPr>
        <w:t>3</w:t>
      </w:r>
      <w:r>
        <w:t xml:space="preserve"> generates dx/dL ~ L</w:t>
      </w:r>
      <w:r>
        <w:rPr>
          <w:vertAlign w:val="superscript"/>
        </w:rPr>
        <w:t>2</w:t>
      </w:r>
      <w:r>
        <w:t xml:space="preserve">. </w:t>
      </w:r>
    </w:p>
    <w:p w:rsidR="00541998" w:rsidRDefault="00D25571" w:rsidP="00541998">
      <w:pPr>
        <w:pStyle w:val="Body"/>
      </w:pPr>
      <w:r>
        <w:t xml:space="preserve">The data fits the dispersion model nicely (green line), but notice at low density that an extra mode shows up as the blue line. This clearly has a sharp exponential drop so likely has a non-dispersive origin. In terms of the higher density entropic model, this stands out as an ordered nucleation regime in the midst of a sea of disordered ice crystal growth modes. </w:t>
      </w:r>
      <w:r w:rsidR="00541998">
        <w:t xml:space="preserve">Applying a prior distribution is similar to integrating </w:t>
      </w:r>
      <w:r w:rsidR="00541998">
        <w:lastRenderedPageBreak/>
        <w:t xml:space="preserve">profiles of different weight (aka </w:t>
      </w:r>
      <w:r w:rsidR="00AD4EDE" w:rsidRPr="00AD4EDE">
        <w:rPr>
          <w:i/>
        </w:rPr>
        <w:t>superstatistics</w:t>
      </w:r>
      <w:r w:rsidR="00541998">
        <w:t xml:space="preserve">) </w:t>
      </w:r>
      <w:r w:rsidR="00CF2D22">
        <w:t>to come up with a power-law as shown below. By c</w:t>
      </w:r>
      <w:r>
        <w:t>ompar</w:t>
      </w:r>
      <w:r w:rsidR="00CF2D22">
        <w:t xml:space="preserve">ing this </w:t>
      </w:r>
      <w:r>
        <w:t xml:space="preserve">to the </w:t>
      </w:r>
      <w:r w:rsidR="00CF2D22">
        <w:t xml:space="preserve">empirical sized </w:t>
      </w:r>
      <w:r w:rsidR="007B11C1">
        <w:t>distribution</w:t>
      </w:r>
      <w:r>
        <w:t xml:space="preserve"> one can see how a distinct peak could occur. </w:t>
      </w:r>
    </w:p>
    <w:p w:rsidR="00541998" w:rsidRDefault="004432CC" w:rsidP="00541998">
      <w:pPr>
        <w:pStyle w:val="Figure"/>
        <w:keepNext/>
      </w:pPr>
      <w:r>
        <w:rPr>
          <w:noProof/>
        </w:rPr>
        <w:drawing>
          <wp:inline distT="0" distB="0" distL="0" distR="0">
            <wp:extent cx="3852306" cy="2838203"/>
            <wp:effectExtent l="19050" t="0" r="0" b="0"/>
            <wp:docPr id="3" name="Picture 65" descr="http://4.bp.blogspot.com/_csV48ElUsZQ/S9Ys6go1QlI/AAAAAAAAAPE/mgN62v__bmE/s1600/entroplet-fo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4.bp.blogspot.com/_csV48ElUsZQ/S9Ys6go1QlI/AAAAAAAAAPE/mgN62v__bmE/s1600/entroplet-formation.gif"/>
                    <pic:cNvPicPr>
                      <a:picLocks noChangeAspect="1" noChangeArrowheads="1"/>
                    </pic:cNvPicPr>
                  </pic:nvPicPr>
                  <pic:blipFill>
                    <a:blip r:embed="rId66" cstate="print"/>
                    <a:srcRect l="3841" t="14832" r="3260" b="2731"/>
                    <a:stretch>
                      <a:fillRect/>
                    </a:stretch>
                  </pic:blipFill>
                  <pic:spPr bwMode="auto">
                    <a:xfrm>
                      <a:off x="0" y="0"/>
                      <a:ext cx="3852306" cy="2838203"/>
                    </a:xfrm>
                    <a:prstGeom prst="rect">
                      <a:avLst/>
                    </a:prstGeom>
                    <a:noFill/>
                    <a:ln w="9525">
                      <a:noFill/>
                      <a:miter lim="800000"/>
                      <a:headEnd/>
                      <a:tailEnd/>
                    </a:ln>
                  </pic:spPr>
                </pic:pic>
              </a:graphicData>
            </a:graphic>
          </wp:inline>
        </w:drawing>
      </w:r>
    </w:p>
    <w:p w:rsidR="00541998" w:rsidRDefault="00541998" w:rsidP="00541998">
      <w:pPr>
        <w:pStyle w:val="Caption"/>
      </w:pPr>
      <w:r>
        <w:t xml:space="preserve">Figure </w:t>
      </w:r>
      <w:r w:rsidR="00E26E08">
        <w:fldChar w:fldCharType="begin"/>
      </w:r>
      <w:r>
        <w:instrText xml:space="preserve"> SEQ Figure \* ARABIC </w:instrText>
      </w:r>
      <w:r w:rsidR="00E26E08">
        <w:fldChar w:fldCharType="separate"/>
      </w:r>
      <w:r w:rsidR="00CF2D22">
        <w:rPr>
          <w:noProof/>
        </w:rPr>
        <w:t>31</w:t>
      </w:r>
      <w:r w:rsidR="00E26E08">
        <w:fldChar w:fldCharType="end"/>
      </w:r>
      <w:r>
        <w:t>:</w:t>
      </w:r>
      <w:r w:rsidRPr="001A2B60">
        <w:t xml:space="preserve"> </w:t>
      </w:r>
      <w:r>
        <w:t>Superposition of exponential density profiles leads t</w:t>
      </w:r>
      <w:r w:rsidR="00CF2D22">
        <w:t xml:space="preserve">o a entropic dispersion envelope. The maximum entropy distribution of </w:t>
      </w:r>
      <w:r w:rsidR="007B11C1">
        <w:t xml:space="preserve">a </w:t>
      </w:r>
      <w:r w:rsidR="00CF2D22">
        <w:t>prior</w:t>
      </w:r>
      <w:r w:rsidR="007B11C1">
        <w:t xml:space="preserve"> acts to</w:t>
      </w:r>
      <w:r w:rsidR="00CF2D22">
        <w:t xml:space="preserve"> smoothen the envelope, but a strong component could stand out. Indeed this is typical in particle size distributions.</w:t>
      </w:r>
    </w:p>
    <w:p w:rsidR="00D25571" w:rsidRDefault="00D25571" w:rsidP="000A4624">
      <w:pPr>
        <w:pStyle w:val="Body"/>
      </w:pPr>
      <w:r>
        <w:t xml:space="preserve">Physically why does this bump occur? Some unknown nucleation process has provided an optimal growth environment for these crystals to deviate from the entropic distribution. Hypothesizing, this could take the form of a catalyst or an accommodating growth substrate. With a power tail of -3/2 this might well have a strong diffusive growth component. However, the nuclei occur rarely enough so they do not drown out the much more common random or spontaneously occurring growth centers. It thus shows up as a clear non-dispersive growth mode in a sea of non-uniformity. </w:t>
      </w:r>
    </w:p>
    <w:p w:rsidR="00D25571" w:rsidRDefault="00D25571" w:rsidP="000A4624">
      <w:pPr>
        <w:pStyle w:val="Body"/>
      </w:pPr>
      <w:r>
        <w:t xml:space="preserve">On a micro-level, we do have a population of reproducible structured shapes to bind against — as the airborne particulate world shows some uniformity in its density. This original analysis may prove of some help to those looking at particle size distributions of volcanic ash (see the figure below). Researchers routinely apply a log-normal fit to the data — yet one that uses an MaxEnt dispersion formulation with the appropriate volume/diameter exponent often can work just as well. Below, we use a root 1/2 dispersive growth rate on volume which may indicate a diffusion-controlled rate. </w:t>
      </w:r>
    </w:p>
    <w:p w:rsidR="00AD4EDE" w:rsidRDefault="00D25571">
      <w:pPr>
        <w:pStyle w:val="Body"/>
      </w:pPr>
      <w:r>
        <w:t xml:space="preserve">To account for wear/tear/corrosion modeling, one could </w:t>
      </w:r>
      <w:r w:rsidR="00502B09">
        <w:t xml:space="preserve">apply </w:t>
      </w:r>
      <w:r>
        <w:t>particulate and ash models (</w:t>
      </w:r>
      <w:r w:rsidR="00E26E08">
        <w:fldChar w:fldCharType="begin"/>
      </w:r>
      <w:r>
        <w:instrText xml:space="preserve"> REF _Ref347312744 \h </w:instrText>
      </w:r>
      <w:r w:rsidR="00E26E08">
        <w:fldChar w:fldCharType="separate"/>
      </w:r>
      <w:r>
        <w:t xml:space="preserve">Figure </w:t>
      </w:r>
      <w:r>
        <w:rPr>
          <w:noProof/>
        </w:rPr>
        <w:t>32</w:t>
      </w:r>
      <w:r w:rsidR="00E26E08">
        <w:fldChar w:fldCharType="end"/>
      </w:r>
      <w:r>
        <w:t xml:space="preserve"> and </w:t>
      </w:r>
      <w:r w:rsidR="00E26E08">
        <w:fldChar w:fldCharType="begin"/>
      </w:r>
      <w:r>
        <w:instrText xml:space="preserve"> REF _Ref347312752 \h </w:instrText>
      </w:r>
      <w:r w:rsidR="00E26E08">
        <w:fldChar w:fldCharType="separate"/>
      </w:r>
      <w:r>
        <w:t xml:space="preserve">Figure </w:t>
      </w:r>
      <w:r>
        <w:rPr>
          <w:noProof/>
        </w:rPr>
        <w:t>33</w:t>
      </w:r>
      <w:r w:rsidR="00E26E08">
        <w:fldChar w:fldCharType="end"/>
      </w:r>
      <w:r w:rsidR="00A87E97">
        <w:t>, the latter featuring multi-modal size features</w:t>
      </w:r>
      <w:r>
        <w:t xml:space="preserve">) that feed into models for physical breakdown. </w:t>
      </w:r>
      <w:r w:rsidR="00A87E97">
        <w:t xml:space="preserve"> </w:t>
      </w:r>
    </w:p>
    <w:p w:rsidR="00D25571" w:rsidRDefault="00D25571" w:rsidP="001A2B60">
      <w:pPr>
        <w:pStyle w:val="Figure"/>
        <w:keepNext/>
      </w:pPr>
      <w:r>
        <w:rPr>
          <w:noProof/>
        </w:rPr>
        <w:lastRenderedPageBreak/>
        <w:drawing>
          <wp:inline distT="0" distB="0" distL="0" distR="0">
            <wp:extent cx="3119261" cy="3399193"/>
            <wp:effectExtent l="19050" t="0" r="4939" b="0"/>
            <wp:docPr id="108" name="Picture 71" descr="http://upload.wikimedia.org/wikipedia/commons/6/6b/Bahco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upload.wikimedia.org/wikipedia/commons/6/6b/Bahco_Example.JPG"/>
                    <pic:cNvPicPr>
                      <a:picLocks noChangeAspect="1" noChangeArrowheads="1"/>
                    </pic:cNvPicPr>
                  </pic:nvPicPr>
                  <pic:blipFill>
                    <a:blip r:embed="rId67" cstate="print"/>
                    <a:srcRect/>
                    <a:stretch>
                      <a:fillRect/>
                    </a:stretch>
                  </pic:blipFill>
                  <pic:spPr bwMode="auto">
                    <a:xfrm>
                      <a:off x="0" y="0"/>
                      <a:ext cx="3120372" cy="3400404"/>
                    </a:xfrm>
                    <a:prstGeom prst="rect">
                      <a:avLst/>
                    </a:prstGeom>
                    <a:noFill/>
                    <a:ln w="9525">
                      <a:noFill/>
                      <a:miter lim="800000"/>
                      <a:headEnd/>
                      <a:tailEnd/>
                    </a:ln>
                  </pic:spPr>
                </pic:pic>
              </a:graphicData>
            </a:graphic>
          </wp:inline>
        </w:drawing>
      </w:r>
    </w:p>
    <w:p w:rsidR="00A87E97" w:rsidRDefault="00D25571" w:rsidP="001A2B60">
      <w:pPr>
        <w:pStyle w:val="Caption"/>
      </w:pPr>
      <w:bookmarkStart w:id="39" w:name="_Ref347312744"/>
      <w:r>
        <w:t xml:space="preserve">Figure </w:t>
      </w:r>
      <w:fldSimple w:instr=" SEQ Figure \* ARABIC ">
        <w:r>
          <w:rPr>
            <w:noProof/>
          </w:rPr>
          <w:t>32</w:t>
        </w:r>
      </w:fldSimple>
      <w:bookmarkEnd w:id="39"/>
      <w:r>
        <w:t>:</w:t>
      </w:r>
      <w:r w:rsidRPr="001A2B60">
        <w:t xml:space="preserve"> </w:t>
      </w:r>
      <w:r>
        <w:t>Wiki data for fly ash size distribution</w:t>
      </w:r>
      <w:r w:rsidR="00E26E08">
        <w:fldChar w:fldCharType="begin"/>
      </w:r>
      <w:r w:rsidR="004432CC">
        <w:instrText xml:space="preserve"> ADDIN ZOTERO_ITEM CSL_CITATION {"citationID":"2cstqn3ieg","properties":{"formattedCitation":"[49]","plainCitation":"[49]"},"citationItems":[{"id":51,"uris":["http://zotero.org/users/954774/items/DQVUTJIE"],"uri":["http://zotero.org/users/954774/items/DQVUTJIE"],"itemData":{"id":51,"type":"webpage","title":"Particle-size distribution - Wikipedia, the free encyclopedia","URL":"http://en.wikipedia.org/wiki/Particle-size_distribution","author":[{"family":"Wikipedia","given":""}],"accessed":{"year":2012,"month":5,"day":31}}}],"schema":"https://github.com/citation-style-language/schema/raw/master/csl-citation.json"} </w:instrText>
      </w:r>
      <w:r w:rsidR="00E26E08">
        <w:fldChar w:fldCharType="separate"/>
      </w:r>
      <w:r w:rsidR="00431715">
        <w:t>[49]</w:t>
      </w:r>
      <w:r w:rsidR="00E26E08">
        <w:fldChar w:fldCharType="end"/>
      </w:r>
      <w:r>
        <w:t>.</w:t>
      </w:r>
    </w:p>
    <w:p w:rsidR="00AD4EDE" w:rsidRDefault="00A87E97" w:rsidP="00AD4EDE">
      <w:pPr>
        <w:pStyle w:val="Body"/>
      </w:pPr>
      <w:r>
        <w:t>The signature feature of volcanic ash plumes is that they have dense populations of certain sized particulates</w:t>
      </w:r>
      <w:r w:rsidR="00502B09">
        <w:t xml:space="preserve"> (</w:t>
      </w:r>
      <w:r w:rsidR="00E26E08">
        <w:fldChar w:fldCharType="begin"/>
      </w:r>
      <w:r w:rsidR="00502B09">
        <w:instrText xml:space="preserve"> REF _Ref347312752 \h </w:instrText>
      </w:r>
      <w:r w:rsidR="00E26E08">
        <w:fldChar w:fldCharType="separate"/>
      </w:r>
      <w:r w:rsidR="00502B09">
        <w:t xml:space="preserve">Figure </w:t>
      </w:r>
      <w:r w:rsidR="00502B09">
        <w:rPr>
          <w:noProof/>
        </w:rPr>
        <w:t>33</w:t>
      </w:r>
      <w:r w:rsidR="00E26E08">
        <w:fldChar w:fldCharType="end"/>
      </w:r>
      <w:r w:rsidR="00502B09">
        <w:t>)</w:t>
      </w:r>
      <w:r>
        <w:t xml:space="preserve">, having derived from a </w:t>
      </w:r>
      <w:r w:rsidR="00502B09">
        <w:t>homogeneous environment.</w:t>
      </w:r>
    </w:p>
    <w:p w:rsidR="00D25571" w:rsidRDefault="00D25571" w:rsidP="0084414F">
      <w:pPr>
        <w:pStyle w:val="Figure"/>
        <w:keepNext/>
      </w:pPr>
      <w:r>
        <w:rPr>
          <w:noProof/>
        </w:rPr>
        <w:drawing>
          <wp:inline distT="0" distB="0" distL="0" distR="0">
            <wp:extent cx="5015794" cy="2347767"/>
            <wp:effectExtent l="19050" t="0" r="0" b="0"/>
            <wp:docPr id="109" name="Picture 5" descr="http://upload.wikimedia.org/wikipedia/en/4/4b/Volcanic_ash_grain_size_distribu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en/4/4b/Volcanic_ash_grain_size_distributions.jpg"/>
                    <pic:cNvPicPr>
                      <a:picLocks noChangeAspect="1" noChangeArrowheads="1"/>
                    </pic:cNvPicPr>
                  </pic:nvPicPr>
                  <pic:blipFill>
                    <a:blip r:embed="rId68" cstate="print"/>
                    <a:srcRect/>
                    <a:stretch>
                      <a:fillRect/>
                    </a:stretch>
                  </pic:blipFill>
                  <pic:spPr bwMode="auto">
                    <a:xfrm>
                      <a:off x="0" y="0"/>
                      <a:ext cx="5024796" cy="2351981"/>
                    </a:xfrm>
                    <a:prstGeom prst="rect">
                      <a:avLst/>
                    </a:prstGeom>
                    <a:noFill/>
                    <a:ln w="9525">
                      <a:noFill/>
                      <a:miter lim="800000"/>
                      <a:headEnd/>
                      <a:tailEnd/>
                    </a:ln>
                  </pic:spPr>
                </pic:pic>
              </a:graphicData>
            </a:graphic>
          </wp:inline>
        </w:drawing>
      </w:r>
    </w:p>
    <w:p w:rsidR="0084414F" w:rsidRDefault="00D25571" w:rsidP="0084414F">
      <w:pPr>
        <w:pStyle w:val="Caption"/>
      </w:pPr>
      <w:bookmarkStart w:id="40" w:name="_Ref347312752"/>
      <w:r>
        <w:t xml:space="preserve">Figure </w:t>
      </w:r>
      <w:fldSimple w:instr=" SEQ Figure \* ARABIC ">
        <w:r>
          <w:rPr>
            <w:noProof/>
          </w:rPr>
          <w:t>33</w:t>
        </w:r>
      </w:fldSimple>
      <w:bookmarkEnd w:id="40"/>
      <w:r>
        <w:t>: Volcanic Ash</w:t>
      </w:r>
      <w:r w:rsidR="00E26E08">
        <w:fldChar w:fldCharType="begin"/>
      </w:r>
      <w:r w:rsidR="004432CC">
        <w:instrText xml:space="preserve"> ADDIN ZOTERO_ITEM CSL_CITATION {"citationID":"1n5duqp5e0","properties":{"formattedCitation":"[50]","plainCitation":"[50]"},"citationItems":[{"id":65,"uris":["http://zotero.org/users/954774/items/A4ND3UCT"],"uri":["http://zotero.org/users/954774/items/A4ND3UCT"],"itemData":{"id":65,"type":"webpage","title":"Volcanic ash - Wikipedia, the free encyclopedia","URL":"http://en.wikipedia.org/wiki/Volcanic_ash","author":[{"family":"Wikipedia","given":""}],"accessed":{"year":2012,"month":5,"day":31}}}],"schema":"https://github.com/citation-style-language/schema/raw/master/csl-citation.json"} </w:instrText>
      </w:r>
      <w:r w:rsidR="00E26E08">
        <w:fldChar w:fldCharType="separate"/>
      </w:r>
      <w:r w:rsidR="00431715">
        <w:t>[50]</w:t>
      </w:r>
      <w:r w:rsidR="00E26E08">
        <w:fldChar w:fldCharType="end"/>
      </w:r>
      <w:r>
        <w:t>.</w:t>
      </w:r>
      <w:r w:rsidR="00207294">
        <w:t xml:space="preserve"> This is on the Krumbein </w:t>
      </w:r>
      <w:r w:rsidR="00207294">
        <w:rPr>
          <w:i w:val="0"/>
          <w:iCs/>
        </w:rPr>
        <w:t>phi</w:t>
      </w:r>
      <w:r w:rsidR="00207294">
        <w:t xml:space="preserve"> (φ) particle size scale</w:t>
      </w:r>
      <w:r w:rsidR="00E26E08">
        <w:fldChar w:fldCharType="begin"/>
      </w:r>
      <w:r w:rsidR="004432CC">
        <w:instrText xml:space="preserve"> ADDIN ZOTERO_ITEM CSL_CITATION {"citationID":"2fh48d8097","properties":{"formattedCitation":"[51]","plainCitation":"[51]"},"citationItems":[{"id":69,"uris":["http://zotero.org/users/954774/items/B3J4DFDD"],"uri":["http://zotero.org/users/954774/items/B3J4DFDD"],"itemData":{"id":69,"type":"webpage","title":"Particle size (grain size) - Wikipedia, the free encyclopedia","URL":"http://en.wikipedia.org/wiki/Particle_size_(grain_size)","author":[{"family":"Wikipedia","given":""}],"accessed":{"year":2012,"month":5,"day":31}}}],"schema":"https://github.com/citation-style-language/schema/raw/master/csl-citation.json"} </w:instrText>
      </w:r>
      <w:r w:rsidR="00E26E08">
        <w:fldChar w:fldCharType="separate"/>
      </w:r>
      <w:r w:rsidR="00431715">
        <w:t>[51]</w:t>
      </w:r>
      <w:r w:rsidR="00E26E08">
        <w:fldChar w:fldCharType="end"/>
      </w:r>
      <w:r w:rsidR="00207294">
        <w:t xml:space="preserve"> which is negative of the  log base 2 of the particle diameter. That means smaller diameters are to the right side of the scale. </w:t>
      </w:r>
    </w:p>
    <w:p w:rsidR="001A2B60" w:rsidRDefault="001A2B60" w:rsidP="0084414F">
      <w:pPr>
        <w:pStyle w:val="Figure"/>
        <w:rPr>
          <w:b/>
          <w:sz w:val="28"/>
        </w:rPr>
      </w:pPr>
      <w:r>
        <w:br w:type="page"/>
      </w:r>
    </w:p>
    <w:p w:rsidR="001A2B60" w:rsidRDefault="001A2B60" w:rsidP="001A2B60">
      <w:pPr>
        <w:pStyle w:val="HeadingRunIn"/>
      </w:pPr>
      <w:r>
        <w:lastRenderedPageBreak/>
        <w:t>Discussion</w:t>
      </w:r>
    </w:p>
    <w:p w:rsidR="003D3AD1" w:rsidRDefault="00861540" w:rsidP="003D3AD1">
      <w:pPr>
        <w:pStyle w:val="Body"/>
      </w:pPr>
      <w:r>
        <w:t xml:space="preserve">This study </w:t>
      </w:r>
      <w:r w:rsidR="00642014">
        <w:t>has described</w:t>
      </w:r>
      <w:r>
        <w:t xml:space="preserve"> the characterization and m</w:t>
      </w:r>
      <w:r w:rsidR="00AD08D5">
        <w:t>odeling of natural phenomena</w:t>
      </w:r>
      <w:r>
        <w:t xml:space="preserve"> in a form suitable for contextual use</w:t>
      </w:r>
      <w:r w:rsidR="00AD08D5">
        <w:t xml:space="preserve">. </w:t>
      </w:r>
      <w:r>
        <w:t xml:space="preserve">We </w:t>
      </w:r>
      <w:r w:rsidR="00642014">
        <w:t>have provided</w:t>
      </w:r>
      <w:r>
        <w:t xml:space="preserve"> examples of</w:t>
      </w:r>
      <w:r w:rsidR="00AD08D5">
        <w:t xml:space="preserve"> slope distribution, wind</w:t>
      </w:r>
      <w:r>
        <w:t xml:space="preserve"> speed</w:t>
      </w:r>
      <w:r w:rsidR="00AD08D5">
        <w:t>, rainfall</w:t>
      </w:r>
      <w:r>
        <w:t xml:space="preserve"> rates</w:t>
      </w:r>
      <w:r w:rsidR="00AD08D5">
        <w:t>, lake</w:t>
      </w:r>
      <w:r>
        <w:t xml:space="preserve"> </w:t>
      </w:r>
      <w:r w:rsidR="00AD08D5">
        <w:t>s</w:t>
      </w:r>
      <w:r>
        <w:t>izes</w:t>
      </w:r>
      <w:r w:rsidR="00AD08D5">
        <w:t>, etc. Most of the models reduce to fairly simple analytical forms.</w:t>
      </w:r>
      <w:r w:rsidR="00A87036">
        <w:t xml:space="preserve"> </w:t>
      </w:r>
    </w:p>
    <w:p w:rsidR="003D3AD1" w:rsidRDefault="003D3AD1" w:rsidP="003D3AD1">
      <w:pPr>
        <w:pStyle w:val="Body"/>
      </w:pPr>
      <w:r>
        <w:t>The probability measures derived from theory and applied to the data are often snapshots in time of a continuous growth process.  Physical processes can accumulate or discard material following rates of material flow.  While this may seem overly simplistic to consider, it does set the stage for revealing patterns in behavior.</w:t>
      </w:r>
    </w:p>
    <w:p w:rsidR="00A87036" w:rsidRDefault="003D3AD1" w:rsidP="003D3AD1">
      <w:pPr>
        <w:pStyle w:val="Body"/>
      </w:pPr>
      <w:r>
        <w:t xml:space="preserve">For example, a statistically measured volume could be the result of various rates operating over varying time spans. Along with this variation, the concept of an average or mean value plays a role into modeling the behavior. </w:t>
      </w:r>
    </w:p>
    <w:p w:rsidR="00E161C3" w:rsidRDefault="00F53ACA" w:rsidP="00AD08D5">
      <w:pPr>
        <w:pStyle w:val="Body"/>
      </w:pPr>
      <w:r>
        <w:t>Generally speaking, t</w:t>
      </w:r>
      <w:r w:rsidR="00E161C3">
        <w:t>wo categories of models exist:</w:t>
      </w:r>
    </w:p>
    <w:p w:rsidR="00AD08D5" w:rsidRDefault="00A87036" w:rsidP="00E161C3">
      <w:pPr>
        <w:pStyle w:val="Bulleted"/>
      </w:pPr>
      <w:r w:rsidRPr="00E161C3">
        <w:rPr>
          <w:i/>
        </w:rPr>
        <w:t>Models of v</w:t>
      </w:r>
      <w:r w:rsidR="00AD08D5" w:rsidRPr="00E161C3">
        <w:rPr>
          <w:i/>
        </w:rPr>
        <w:t>ariations around a mean energy</w:t>
      </w:r>
      <w:r w:rsidR="00AD08D5">
        <w:t xml:space="preserve">:  </w:t>
      </w:r>
      <w:r>
        <w:t>M</w:t>
      </w:r>
      <w:r w:rsidR="00AD08D5">
        <w:t xml:space="preserve">easures are bound by uncertainty in the mean energy value of </w:t>
      </w:r>
      <w:r>
        <w:t>a measured</w:t>
      </w:r>
      <w:r w:rsidR="00AD08D5">
        <w:t xml:space="preserve"> value, </w:t>
      </w:r>
      <w:r>
        <w:t>such as w</w:t>
      </w:r>
      <w:r w:rsidR="00AD08D5">
        <w:t xml:space="preserve">ind, </w:t>
      </w:r>
      <w:r>
        <w:t>r</w:t>
      </w:r>
      <w:r w:rsidR="00AD08D5">
        <w:t>ainfall</w:t>
      </w:r>
      <w:r>
        <w:t xml:space="preserve"> rate</w:t>
      </w:r>
      <w:r w:rsidR="00AD08D5">
        <w:t xml:space="preserve">, </w:t>
      </w:r>
      <w:r>
        <w:t>c</w:t>
      </w:r>
      <w:r w:rsidR="00AD08D5">
        <w:t>lutter,</w:t>
      </w:r>
      <w:r>
        <w:t xml:space="preserve"> terr</w:t>
      </w:r>
      <w:r w:rsidR="00AD08D5">
        <w:t>ain slopes</w:t>
      </w:r>
      <w:r>
        <w:t>, wave crest height</w:t>
      </w:r>
      <w:r w:rsidR="001D4810">
        <w:t>; these all</w:t>
      </w:r>
      <w:r w:rsidR="00AD08D5">
        <w:t xml:space="preserve"> generate the same universal curve, </w:t>
      </w:r>
      <w:r>
        <w:t xml:space="preserve">the </w:t>
      </w:r>
      <w:r w:rsidR="00AD08D5">
        <w:t>ubiqui</w:t>
      </w:r>
      <w:r>
        <w:t>tous modified Bessel of the second kind.</w:t>
      </w:r>
    </w:p>
    <w:p w:rsidR="00AD08D5" w:rsidRDefault="00A87036" w:rsidP="00E161C3">
      <w:pPr>
        <w:pStyle w:val="Bulleted"/>
      </w:pPr>
      <w:r w:rsidRPr="00E161C3">
        <w:rPr>
          <w:i/>
        </w:rPr>
        <w:t>Models of v</w:t>
      </w:r>
      <w:r w:rsidR="00AD08D5" w:rsidRPr="00E161C3">
        <w:rPr>
          <w:i/>
        </w:rPr>
        <w:t>ariations around a rate and enclosed volume</w:t>
      </w:r>
      <w:r w:rsidR="00AD08D5">
        <w:t>: Several measures are bound by considerations of the rate of accumulation and the uncertainty of the eventual volume</w:t>
      </w:r>
      <w:r>
        <w:t>: such</w:t>
      </w:r>
      <w:r w:rsidR="00AD08D5">
        <w:t xml:space="preserve"> </w:t>
      </w:r>
      <w:r>
        <w:t>as</w:t>
      </w:r>
      <w:r w:rsidR="00AD08D5">
        <w:t xml:space="preserve"> </w:t>
      </w:r>
      <w:r>
        <w:t>c</w:t>
      </w:r>
      <w:r w:rsidR="00AD08D5">
        <w:t>louds</w:t>
      </w:r>
      <w:r>
        <w:t>, p</w:t>
      </w:r>
      <w:r w:rsidR="00AD08D5">
        <w:t>articles</w:t>
      </w:r>
      <w:r>
        <w:t>, and lake sizes</w:t>
      </w:r>
      <w:r w:rsidR="00AD08D5">
        <w:t xml:space="preserve"> give the same entropic power law.</w:t>
      </w:r>
      <w:r w:rsidRPr="007B11C1">
        <w:rPr>
          <w:rStyle w:val="FootnoteReference"/>
        </w:rPr>
        <w:footnoteReference w:id="5"/>
      </w:r>
      <w:r w:rsidR="00AD08D5">
        <w:t xml:space="preserve"> </w:t>
      </w:r>
    </w:p>
    <w:p w:rsidR="00AD08D5" w:rsidRPr="00703BAC" w:rsidRDefault="001D4810" w:rsidP="00AD08D5">
      <w:pPr>
        <w:pStyle w:val="Body"/>
      </w:pPr>
      <w:r>
        <w:t>We also d</w:t>
      </w:r>
      <w:r w:rsidR="00A87036">
        <w:t>escribed how the statistical spreads come about, via the concept of dispersion and max</w:t>
      </w:r>
      <w:r w:rsidR="00502B09">
        <w:t>imum</w:t>
      </w:r>
      <w:r w:rsidR="00A87036">
        <w:t xml:space="preserve"> entropy.</w:t>
      </w:r>
      <w:r>
        <w:t xml:space="preserve"> </w:t>
      </w:r>
      <w:r w:rsidR="00AD08D5">
        <w:t xml:space="preserve">One of the outcomes of modeling is that </w:t>
      </w:r>
      <w:r>
        <w:t>a significant</w:t>
      </w:r>
      <w:r w:rsidR="00AD08D5">
        <w:t xml:space="preserve"> amount of data, 5 billion in the case of USA terrain and several hundred million for just the Lake Michigan wave data, can be expressed in a much more concise form.</w:t>
      </w:r>
      <w:r w:rsidR="00AD08D5" w:rsidRPr="007B11C1">
        <w:rPr>
          <w:rStyle w:val="FootnoteReference"/>
        </w:rPr>
        <w:footnoteReference w:id="6"/>
      </w:r>
      <w:r w:rsidR="00AD08D5">
        <w:t xml:space="preserve">  </w:t>
      </w:r>
      <w:r w:rsidR="00F53ACA">
        <w:t>This has a practical implication of allowing a terse model to summarized voluminous data to usefully assess candidate engineering designs.  Further, as these models are parameterized by physical variables such as mean energy, the con</w:t>
      </w:r>
      <w:r w:rsidR="00B50D55">
        <w:t>c</w:t>
      </w:r>
      <w:r w:rsidR="00F53ACA">
        <w:t>ise formulation allows exploration of extreme conditions extrapolated from but not exemplified by existing data sets.</w:t>
      </w:r>
    </w:p>
    <w:p w:rsidR="00AD08D5" w:rsidRDefault="00AD08D5" w:rsidP="003D3AD1">
      <w:pPr>
        <w:pStyle w:val="Body"/>
      </w:pPr>
      <w:r w:rsidRPr="001D4810">
        <w:t>Sampling</w:t>
      </w:r>
      <w:r w:rsidR="001D4810">
        <w:t xml:space="preserve"> approaches for simulation are often very straightforward for these distributions. We d</w:t>
      </w:r>
      <w:r>
        <w:t>escrib</w:t>
      </w:r>
      <w:r w:rsidR="001D4810">
        <w:t>ed</w:t>
      </w:r>
      <w:r>
        <w:t xml:space="preserve"> </w:t>
      </w:r>
      <w:r w:rsidR="001D4810">
        <w:t xml:space="preserve">several </w:t>
      </w:r>
      <w:r>
        <w:t xml:space="preserve">efficient </w:t>
      </w:r>
      <w:r w:rsidRPr="003D3AD1">
        <w:t>applications</w:t>
      </w:r>
      <w:r>
        <w:t xml:space="preserve"> of random sampling</w:t>
      </w:r>
      <w:r w:rsidR="001D4810">
        <w:t xml:space="preserve"> for transcendental functions such as the BesselK</w:t>
      </w:r>
      <w:r>
        <w:t xml:space="preserve">. </w:t>
      </w:r>
      <w:r w:rsidR="001D4810">
        <w:t xml:space="preserve">We can further </w:t>
      </w:r>
      <w:r>
        <w:t>appl</w:t>
      </w:r>
      <w:r w:rsidR="001D4810">
        <w:t>y</w:t>
      </w:r>
      <w:r>
        <w:t xml:space="preserve"> techniques such as</w:t>
      </w:r>
      <w:r w:rsidR="001D4810">
        <w:t xml:space="preserve"> </w:t>
      </w:r>
      <w:r>
        <w:t xml:space="preserve">importance sampling to reduce the sample size needed or to reduce the variance of the </w:t>
      </w:r>
      <w:r w:rsidR="003E71DF">
        <w:t>statistics.</w:t>
      </w:r>
    </w:p>
    <w:p w:rsidR="00431715" w:rsidRDefault="001D4810">
      <w:pPr>
        <w:pStyle w:val="Body"/>
      </w:pPr>
      <w:r>
        <w:t>In certain cases it may be possible to invert the</w:t>
      </w:r>
      <w:r w:rsidR="00864C3B">
        <w:t xml:space="preserve"> stochastic models </w:t>
      </w:r>
      <w:r w:rsidR="00F53ACA">
        <w:t xml:space="preserve">in order to support assessment of </w:t>
      </w:r>
      <w:r w:rsidR="00864C3B">
        <w:t xml:space="preserve">assume-guarantee </w:t>
      </w:r>
      <w:r w:rsidR="00F53ACA">
        <w:t xml:space="preserve">conditions on component engineering </w:t>
      </w:r>
      <w:r w:rsidR="00864C3B">
        <w:t xml:space="preserve">models and </w:t>
      </w:r>
      <w:r w:rsidR="00F53ACA">
        <w:t>to derive Probabilistic Certificates of Correctness (</w:t>
      </w:r>
      <w:r w:rsidR="00864C3B">
        <w:t>PCC</w:t>
      </w:r>
      <w:r w:rsidR="00F53ACA">
        <w:t>s)</w:t>
      </w:r>
      <w:r>
        <w:t xml:space="preserve">. The classical case is for normal </w:t>
      </w:r>
      <w:r w:rsidRPr="003D3AD1">
        <w:t>distributions</w:t>
      </w:r>
      <w:r>
        <w:t xml:space="preserve">, but for </w:t>
      </w:r>
      <w:r w:rsidR="00180E82">
        <w:t xml:space="preserve">fat-tail distributions such as the hyperbolic power law, this is </w:t>
      </w:r>
      <w:r w:rsidR="00F53ACA">
        <w:t xml:space="preserve">also </w:t>
      </w:r>
      <w:r w:rsidR="00180E82">
        <w:t>rather straightforward.</w:t>
      </w:r>
      <w:r w:rsidR="004B25FF">
        <w:t xml:space="preserve"> To make sampling efficient, particularly for rare events, techniques such as importance sampling may be required.  If a probability for a certain state is 10 orders of magnitude more rare than the most frequent state, the rule of thumb is that 10</w:t>
      </w:r>
      <w:r w:rsidR="004B25FF" w:rsidRPr="00C23705">
        <w:rPr>
          <w:vertAlign w:val="superscript"/>
        </w:rPr>
        <w:t>10</w:t>
      </w:r>
      <w:r w:rsidR="004B25FF">
        <w:rPr>
          <w:vertAlign w:val="superscript"/>
        </w:rPr>
        <w:t xml:space="preserve"> </w:t>
      </w:r>
      <w:r w:rsidR="004B25FF">
        <w:t>more samples may be required to catch this event. Importance sampling can cut the required number of samples down if the density function is well-characterized.</w:t>
      </w:r>
    </w:p>
    <w:p w:rsidR="004B25FF" w:rsidRDefault="004B25FF" w:rsidP="003D3AD1">
      <w:pPr>
        <w:pStyle w:val="Body"/>
      </w:pPr>
    </w:p>
    <w:p w:rsidR="00AD08D5" w:rsidRDefault="00180E82" w:rsidP="003D3AD1">
      <w:pPr>
        <w:pStyle w:val="Body"/>
      </w:pPr>
      <w:r w:rsidRPr="00180E82">
        <w:lastRenderedPageBreak/>
        <w:t>Th</w:t>
      </w:r>
      <w:r>
        <w:t xml:space="preserve">e fact that many of these models follow </w:t>
      </w:r>
      <w:r w:rsidRPr="003D3AD1">
        <w:t>similar</w:t>
      </w:r>
      <w:r>
        <w:t xml:space="preserve"> patterns makes it them useful for model a</w:t>
      </w:r>
      <w:r w:rsidR="00B00D39" w:rsidRPr="00180E82">
        <w:t>utomation</w:t>
      </w:r>
      <w:r>
        <w:t xml:space="preserve">. </w:t>
      </w:r>
      <w:r w:rsidR="00F53ACA">
        <w:t>A</w:t>
      </w:r>
      <w:r w:rsidR="00B00D39">
        <w:t xml:space="preserve">bstract interfaces for common </w:t>
      </w:r>
      <w:r>
        <w:t>distributions such as the BesselK and hyperbolic power law</w:t>
      </w:r>
      <w:r w:rsidR="00F53ACA">
        <w:t xml:space="preserve"> can be generated and are of broad utility</w:t>
      </w:r>
      <w:r w:rsidR="00502B09">
        <w:t xml:space="preserve"> (see </w:t>
      </w:r>
      <w:r w:rsidR="00A95F18">
        <w:t>Appendix D</w:t>
      </w:r>
      <w:r w:rsidR="00502B09">
        <w:t>)</w:t>
      </w:r>
      <w:r>
        <w:t>.</w:t>
      </w:r>
      <w:r w:rsidR="00AD08D5">
        <w:t xml:space="preserve"> </w:t>
      </w:r>
    </w:p>
    <w:p w:rsidR="00AD4EDE" w:rsidRDefault="003D3AD1" w:rsidP="00AD4EDE">
      <w:pPr>
        <w:pStyle w:val="Body"/>
      </w:pPr>
      <w:r>
        <w:t>Other characterization techniques such as the multiscale entropy measure</w:t>
      </w:r>
      <w:r w:rsidR="00E26E08">
        <w:fldChar w:fldCharType="begin"/>
      </w:r>
      <w:r w:rsidR="004432CC">
        <w:instrText xml:space="preserve"> ADDIN ZOTERO_ITEM CSL_CITATION {"citationID":"1con2pol2q","properties":{"formattedCitation":"[52]","plainCitation":"[52]"},"citationItems":[{"id":163,"uris":["http://zotero.org/users/954774/items/NU97N82T"],"uri":["http://zotero.org/users/954774/items/NU97N82T"],"itemData":{"id":163,"type":"chapter","title":"Entropic Complexity Measured in Context Switching","container-title":"Applications of Digital Siignal Processing","publisher":"InTech","volume":"17","URL":"http://www.intechopen.com/books/applications-of-digital-signal-processing/entropic-complexity-measured-in-context-switching","ISBN":"978-953-307-406-1","author":[{"family":"Pukite","given":"P."},{"family":"Bankes","given":"S."}],"issued":{"year":2011}}}],"schema":"https://github.com/citation-style-language/schema/raw/master/csl-citation.json"} </w:instrText>
      </w:r>
      <w:r w:rsidR="00E26E08">
        <w:fldChar w:fldCharType="separate"/>
      </w:r>
      <w:r w:rsidR="00431715">
        <w:t>[52]</w:t>
      </w:r>
      <w:r w:rsidR="00E26E08">
        <w:fldChar w:fldCharType="end"/>
      </w:r>
      <w:r w:rsidR="00502B09">
        <w:t xml:space="preserve"> </w:t>
      </w:r>
      <w:r>
        <w:t xml:space="preserve">can be applied to temporal and spatial scales covering a wide dynamic range. </w:t>
      </w:r>
      <w:r w:rsidR="00F53ACA">
        <w:t>T</w:t>
      </w:r>
      <w:r>
        <w:t xml:space="preserve">his </w:t>
      </w:r>
      <w:r w:rsidR="00F53ACA">
        <w:t>reveals</w:t>
      </w:r>
      <w:r>
        <w:t xml:space="preserve"> the amount of disorder and uncertainty in the data, which is important as a quick characterization metric.</w:t>
      </w:r>
    </w:p>
    <w:p w:rsidR="00AD4EDE" w:rsidRDefault="00502B09" w:rsidP="00AD4EDE">
      <w:pPr>
        <w:pStyle w:val="HeadingRunIn"/>
      </w:pPr>
      <w:r>
        <w:t>Summary and path forward</w:t>
      </w:r>
    </w:p>
    <w:p w:rsidR="00AD4EDE" w:rsidRDefault="00180E82">
      <w:pPr>
        <w:pStyle w:val="Body"/>
      </w:pPr>
      <w:r>
        <w:t>In general, s</w:t>
      </w:r>
      <w:r w:rsidRPr="00AD08D5">
        <w:t>upport for context modeling</w:t>
      </w:r>
      <w:r>
        <w:t xml:space="preserve"> and the general notion of Internet-based data collection allows us to leverage a vast amount available data and reduce its dimensionality and scope by careful characterization and modeling.</w:t>
      </w:r>
      <w:r w:rsidRPr="00AD08D5">
        <w:t xml:space="preserve"> </w:t>
      </w:r>
      <w:r w:rsidR="00502B09">
        <w:t>Certain elementary characteristics related to probability density functions were covered in this paper.</w:t>
      </w:r>
    </w:p>
    <w:p w:rsidR="00502B09" w:rsidRDefault="00502B09" w:rsidP="00502B09">
      <w:pPr>
        <w:pStyle w:val="Body"/>
      </w:pPr>
      <w:r>
        <w:t>Frequency characteristics and correlations will be described in the second paper in this series, “Terrain Characterization”</w:t>
      </w:r>
      <w:r w:rsidR="00A95F18">
        <w:t xml:space="preserve"> (see Appendix B)</w:t>
      </w:r>
      <w:r>
        <w:t>.</w:t>
      </w:r>
    </w:p>
    <w:p w:rsidR="00502B09" w:rsidRDefault="00502B09" w:rsidP="00502B09">
      <w:pPr>
        <w:pStyle w:val="Body"/>
      </w:pPr>
      <w:r>
        <w:t>The third paper in this series, “Diffusive Growth” uses universal principles to apply the same pattern to characterize other disparate natural phenomenon, such as corrosion and thermal dispersion</w:t>
      </w:r>
      <w:r w:rsidR="00A95F18">
        <w:t xml:space="preserve"> (see Appendix C)</w:t>
      </w:r>
      <w:r>
        <w:t>.</w:t>
      </w:r>
    </w:p>
    <w:p w:rsidR="00502B09" w:rsidRDefault="00502B09" w:rsidP="00502B09">
      <w:pPr>
        <w:pStyle w:val="BodyAfterHead"/>
      </w:pPr>
      <w:r>
        <w:t>Furthermore,  by applying o</w:t>
      </w:r>
      <w:r w:rsidRPr="00AD08D5">
        <w:t>ntology-based approaches for organizing models and techniques</w:t>
      </w:r>
      <w:r>
        <w:t xml:space="preserve"> we can set the stage </w:t>
      </w:r>
      <w:r w:rsidR="00117EBE">
        <w:t xml:space="preserve">for </w:t>
      </w:r>
      <w:r>
        <w:t>broad</w:t>
      </w:r>
      <w:r w:rsidR="00117EBE">
        <w:t>er</w:t>
      </w:r>
      <w:r>
        <w:t xml:space="preserve"> collections of such models discoverable by a general community of designers</w:t>
      </w:r>
      <w:r w:rsidR="00117EBE">
        <w:t xml:space="preserve"> and analysts</w:t>
      </w:r>
      <w:r>
        <w:t>. Together with standard access protocols for context modeling these innovations provide the promise of making environmental context models generally available and reusable, significantly assisting the routine application of model based engineering.</w:t>
      </w:r>
      <w:r w:rsidR="00117EBE">
        <w:t xml:space="preserve">  That is the scope of the fourth paper in this series</w:t>
      </w:r>
      <w:r w:rsidR="00A95F18">
        <w:t xml:space="preserve"> (see Appendix D)</w:t>
      </w:r>
      <w:r w:rsidR="00117EBE">
        <w:t>.</w:t>
      </w:r>
    </w:p>
    <w:p w:rsidR="00502B09" w:rsidRDefault="00502B09" w:rsidP="00502B09">
      <w:pPr>
        <w:pStyle w:val="Body"/>
      </w:pPr>
    </w:p>
    <w:p w:rsidR="003D3AD1" w:rsidRDefault="003D3AD1" w:rsidP="00C01708">
      <w:pPr>
        <w:pStyle w:val="Body"/>
      </w:pPr>
    </w:p>
    <w:p w:rsidR="00D4782E" w:rsidRPr="00F2796F" w:rsidRDefault="00D4782E" w:rsidP="00C01708">
      <w:pPr>
        <w:pStyle w:val="Body"/>
      </w:pPr>
      <w:r>
        <w:br w:type="page"/>
      </w:r>
    </w:p>
    <w:p w:rsidR="009A7260" w:rsidRDefault="009A7260" w:rsidP="009A7260">
      <w:pPr>
        <w:pStyle w:val="Appendix"/>
      </w:pPr>
      <w:r>
        <w:lastRenderedPageBreak/>
        <w:t>References</w:t>
      </w:r>
    </w:p>
    <w:p w:rsidR="00D96203" w:rsidRDefault="00E26E08">
      <w:pPr>
        <w:pStyle w:val="Bibliography"/>
      </w:pPr>
      <w:r>
        <w:fldChar w:fldCharType="begin"/>
      </w:r>
      <w:r w:rsidR="004432CC">
        <w:instrText xml:space="preserve"> ADDIN ZOTERO_BIBL {"custom":[]} CSL_BIBLIOGRAPHY </w:instrText>
      </w:r>
      <w:r>
        <w:fldChar w:fldCharType="separate"/>
      </w:r>
      <w:r w:rsidR="004432CC">
        <w:t>[1]</w:t>
      </w:r>
      <w:r w:rsidR="004432CC">
        <w:tab/>
        <w:t xml:space="preserve"> F. E. Pritchard, C. C. Easterbrook, and G. E. McVehil, “Spectral and Exceedance Probability Models of Atmospheric Turbulence for Use in Aircraft Design and Operation,” DTIC Document, 1965.</w:t>
      </w:r>
    </w:p>
    <w:p w:rsidR="00D96203" w:rsidRDefault="004432CC">
      <w:pPr>
        <w:pStyle w:val="Bibliography"/>
      </w:pPr>
      <w:r>
        <w:t>[2]</w:t>
      </w:r>
      <w:r>
        <w:tab/>
        <w:t xml:space="preserve"> E. T. Jaynes and G. L. Bretthorst, </w:t>
      </w:r>
      <w:r>
        <w:rPr>
          <w:i/>
          <w:iCs/>
        </w:rPr>
        <w:t>Probability theory: the logic of science</w:t>
      </w:r>
      <w:r>
        <w:t>. Cambridge Univ Pr, 2003.</w:t>
      </w:r>
    </w:p>
    <w:p w:rsidR="00D96203" w:rsidRDefault="004432CC">
      <w:pPr>
        <w:pStyle w:val="Bibliography"/>
      </w:pPr>
      <w:r>
        <w:t>[3]</w:t>
      </w:r>
      <w:r>
        <w:tab/>
        <w:t xml:space="preserve"> C. Beck and E. Cohen, “Superstatistics,” </w:t>
      </w:r>
      <w:r>
        <w:rPr>
          <w:i/>
          <w:iCs/>
        </w:rPr>
        <w:t>Physica A: Statistical Mechanics and its Applications</w:t>
      </w:r>
      <w:r>
        <w:t>, vol. 322, pp. 267–275, 2003.</w:t>
      </w:r>
    </w:p>
    <w:p w:rsidR="00D96203" w:rsidRDefault="004432CC">
      <w:pPr>
        <w:pStyle w:val="Bibliography"/>
      </w:pPr>
      <w:r>
        <w:t>[4]</w:t>
      </w:r>
      <w:r>
        <w:tab/>
        <w:t xml:space="preserve"> M. Mitzenmacher, “A brief history of generative models for power law and lognormal distributions,” </w:t>
      </w:r>
      <w:r>
        <w:rPr>
          <w:i/>
          <w:iCs/>
        </w:rPr>
        <w:t>Internet mathematics</w:t>
      </w:r>
      <w:r>
        <w:t>, vol. 1, no. 2, pp. 226–251, 2004.</w:t>
      </w:r>
    </w:p>
    <w:p w:rsidR="00D96203" w:rsidRDefault="004432CC">
      <w:pPr>
        <w:pStyle w:val="Bibliography"/>
      </w:pPr>
      <w:r>
        <w:t>[5]</w:t>
      </w:r>
      <w:r>
        <w:tab/>
        <w:t xml:space="preserve"> C. E. Shannon, W. Weaver, R. E. Blahut, and B. Hajek, </w:t>
      </w:r>
      <w:r>
        <w:rPr>
          <w:i/>
          <w:iCs/>
        </w:rPr>
        <w:t>The mathematical theory of communication</w:t>
      </w:r>
      <w:r>
        <w:t>, vol. 117. University of Illinois press Urbana, 1949.</w:t>
      </w:r>
    </w:p>
    <w:p w:rsidR="00D96203" w:rsidRDefault="004432CC">
      <w:pPr>
        <w:pStyle w:val="Bibliography"/>
      </w:pPr>
      <w:r>
        <w:t>[6]</w:t>
      </w:r>
      <w:r>
        <w:tab/>
        <w:t xml:space="preserve"> D. Mumford and A. Desolneux, </w:t>
      </w:r>
      <w:r>
        <w:rPr>
          <w:i/>
          <w:iCs/>
        </w:rPr>
        <w:t>Pattern Theory: The Stochastic Analysis Of Real-World Signals</w:t>
      </w:r>
      <w:r>
        <w:t>. A K Peters, Ltd., 2010.</w:t>
      </w:r>
    </w:p>
    <w:p w:rsidR="00D96203" w:rsidRDefault="004432CC">
      <w:pPr>
        <w:pStyle w:val="Bibliography"/>
      </w:pPr>
      <w:r>
        <w:t>[7]</w:t>
      </w:r>
      <w:r>
        <w:tab/>
        <w:t xml:space="preserve"> U. Grenander and A. Srivastava, “Probability models for clutter in natural images,” </w:t>
      </w:r>
      <w:r>
        <w:rPr>
          <w:i/>
          <w:iCs/>
        </w:rPr>
        <w:t>Pattern Analysis and Machine Intelligence, IEEE Transactions on</w:t>
      </w:r>
      <w:r>
        <w:t>, vol. 23, no. 4, pp. 424–429, 2001.</w:t>
      </w:r>
    </w:p>
    <w:p w:rsidR="00D96203" w:rsidRDefault="004432CC">
      <w:pPr>
        <w:pStyle w:val="Bibliography"/>
      </w:pPr>
      <w:r>
        <w:t>[8]</w:t>
      </w:r>
      <w:r>
        <w:tab/>
        <w:t xml:space="preserve"> E. W. Montroll and M. F. Shlesinger, “Maximum entropy formalism, fractals, scaling phenomena, and 1/f noise: a tale of tails,” </w:t>
      </w:r>
      <w:r>
        <w:rPr>
          <w:i/>
          <w:iCs/>
        </w:rPr>
        <w:t>Journal of Statistical Physics</w:t>
      </w:r>
      <w:r>
        <w:t>, vol. 32, no. 2, pp. 209–230, 1983.</w:t>
      </w:r>
    </w:p>
    <w:p w:rsidR="00D96203" w:rsidRDefault="004432CC">
      <w:pPr>
        <w:pStyle w:val="Bibliography"/>
      </w:pPr>
      <w:r>
        <w:t>[9]</w:t>
      </w:r>
      <w:r>
        <w:tab/>
        <w:t xml:space="preserve"> N. N. Taleb, </w:t>
      </w:r>
      <w:r>
        <w:rPr>
          <w:i/>
          <w:iCs/>
        </w:rPr>
        <w:t>The black swan: The impact of the highly improbable</w:t>
      </w:r>
      <w:r>
        <w:t>. Random House Inc, 2010.</w:t>
      </w:r>
    </w:p>
    <w:p w:rsidR="00D96203" w:rsidRDefault="004432CC">
      <w:pPr>
        <w:pStyle w:val="Bibliography"/>
      </w:pPr>
      <w:r>
        <w:t>[10]</w:t>
      </w:r>
      <w:r>
        <w:tab/>
        <w:t xml:space="preserve"> D. Sornette, </w:t>
      </w:r>
      <w:r>
        <w:rPr>
          <w:i/>
          <w:iCs/>
        </w:rPr>
        <w:t>Critical phenomena in natural sciences: chaos, fractals, selforganization, and disorder: concepts and tools</w:t>
      </w:r>
      <w:r>
        <w:t>. Springer Verlag, 2004.</w:t>
      </w:r>
    </w:p>
    <w:p w:rsidR="00D96203" w:rsidRDefault="004432CC">
      <w:pPr>
        <w:pStyle w:val="Bibliography"/>
      </w:pPr>
      <w:r>
        <w:t>[11]</w:t>
      </w:r>
      <w:r>
        <w:tab/>
        <w:t xml:space="preserve"> M. Gell-Mann, </w:t>
      </w:r>
      <w:r>
        <w:rPr>
          <w:i/>
          <w:iCs/>
        </w:rPr>
        <w:t>The Quark and the Jaguar: Adventures in the Simple and the Complex</w:t>
      </w:r>
      <w:r>
        <w:t>. St. Martin’s Griffin, 1995.</w:t>
      </w:r>
    </w:p>
    <w:p w:rsidR="00D96203" w:rsidRDefault="004432CC">
      <w:pPr>
        <w:pStyle w:val="Bibliography"/>
      </w:pPr>
      <w:r>
        <w:t>[12]</w:t>
      </w:r>
      <w:r>
        <w:tab/>
        <w:t xml:space="preserve"> N. Taleb, </w:t>
      </w:r>
      <w:r>
        <w:rPr>
          <w:i/>
          <w:iCs/>
        </w:rPr>
        <w:t>Fooled by randomness: The hidden role of chance in life and in the markets</w:t>
      </w:r>
      <w:r>
        <w:t>. Random House Inc, 2005.</w:t>
      </w:r>
    </w:p>
    <w:p w:rsidR="00D96203" w:rsidRDefault="004432CC">
      <w:pPr>
        <w:pStyle w:val="Bibliography"/>
      </w:pPr>
      <w:r>
        <w:t>[13]</w:t>
      </w:r>
      <w:r>
        <w:tab/>
        <w:t xml:space="preserve"> E. J. Gumbel and J. Lieblein, “Some applications of extreme-value methods,” </w:t>
      </w:r>
      <w:r>
        <w:rPr>
          <w:i/>
          <w:iCs/>
        </w:rPr>
        <w:t>The American Statistician</w:t>
      </w:r>
      <w:r>
        <w:t>, vol. 8, no. 5, pp. 14–17, 1954.</w:t>
      </w:r>
    </w:p>
    <w:p w:rsidR="00D96203" w:rsidRDefault="004432CC">
      <w:pPr>
        <w:pStyle w:val="Bibliography"/>
      </w:pPr>
      <w:r>
        <w:t>[14]</w:t>
      </w:r>
      <w:r>
        <w:tab/>
        <w:t xml:space="preserve"> R. Hanel, Thurner, and M. Gell-Mann, “Generalized entropies and the transformation group of superstatistics.” [Online]. Available: http://www.pnas.org/content/108/16/6390.full. [Accessed: 15-Mar-2012].</w:t>
      </w:r>
    </w:p>
    <w:p w:rsidR="00D96203" w:rsidRDefault="004432CC">
      <w:pPr>
        <w:pStyle w:val="Bibliography"/>
      </w:pPr>
      <w:r>
        <w:t>[15]</w:t>
      </w:r>
      <w:r>
        <w:tab/>
        <w:t xml:space="preserve"> D. Mumford, “The dawning of the age of stochasticity,” </w:t>
      </w:r>
      <w:r>
        <w:rPr>
          <w:i/>
          <w:iCs/>
        </w:rPr>
        <w:t>Mathematics: Frontiers and Perspectives</w:t>
      </w:r>
      <w:r>
        <w:t>, pp. 197–218, 2000.</w:t>
      </w:r>
    </w:p>
    <w:p w:rsidR="00D96203" w:rsidRDefault="004432CC">
      <w:pPr>
        <w:pStyle w:val="Bibliography"/>
      </w:pPr>
      <w:r>
        <w:t>[16]</w:t>
      </w:r>
      <w:r>
        <w:tab/>
        <w:t xml:space="preserve"> S. Bankes, D. Challou, T. Haynes, H. Holloway, J. Tierno, and C. Wentland, “META Adaptive, Reflective, Robust Workflow (ARRoW),” BAE Systems, Final Report TR-2742, 2011.</w:t>
      </w:r>
    </w:p>
    <w:p w:rsidR="00D96203" w:rsidRDefault="004432CC">
      <w:pPr>
        <w:pStyle w:val="Bibliography"/>
      </w:pPr>
      <w:r>
        <w:t>[17]</w:t>
      </w:r>
      <w:r>
        <w:tab/>
        <w:t xml:space="preserve"> D. J. Noakes, A. I. McLeod, and K. W. Hipel, “Forecasting monthly riverflow time series,” </w:t>
      </w:r>
      <w:r>
        <w:rPr>
          <w:i/>
          <w:iCs/>
        </w:rPr>
        <w:t>International Journal of Forecasting</w:t>
      </w:r>
      <w:r>
        <w:t>, vol. 1, no. 2, pp. 179–190, 1985.</w:t>
      </w:r>
    </w:p>
    <w:p w:rsidR="00D96203" w:rsidRDefault="004432CC">
      <w:pPr>
        <w:pStyle w:val="Bibliography"/>
      </w:pPr>
      <w:r>
        <w:t>[18]</w:t>
      </w:r>
      <w:r>
        <w:tab/>
        <w:t xml:space="preserve"> BPA, “BPA Meteorological Information,” </w:t>
      </w:r>
      <w:r>
        <w:rPr>
          <w:i/>
          <w:iCs/>
        </w:rPr>
        <w:t>Meteorological Information from BPA Weather Sites</w:t>
      </w:r>
      <w:r>
        <w:t>. [Online]. Available: http://transmission.bpa.gov/business/operations/wind/MetData.aspx. [Accessed: 31-May-2012].</w:t>
      </w:r>
    </w:p>
    <w:p w:rsidR="00D96203" w:rsidRDefault="004432CC">
      <w:pPr>
        <w:pStyle w:val="Bibliography"/>
      </w:pPr>
      <w:r>
        <w:t>[19]</w:t>
      </w:r>
      <w:r>
        <w:tab/>
        <w:t xml:space="preserve"> S. M. Papalexiou, D. Koutsoyiannis, and A. Montanari, “Can a simple stochastic model generate rich patterns of rainfall events?,” </w:t>
      </w:r>
      <w:r>
        <w:rPr>
          <w:i/>
          <w:iCs/>
        </w:rPr>
        <w:t>Journal of Hydrology</w:t>
      </w:r>
      <w:r>
        <w:t>, 2011.</w:t>
      </w:r>
    </w:p>
    <w:p w:rsidR="00D96203" w:rsidRDefault="004432CC">
      <w:pPr>
        <w:pStyle w:val="Bibliography"/>
      </w:pPr>
      <w:r>
        <w:t>[20]</w:t>
      </w:r>
      <w:r>
        <w:tab/>
        <w:t xml:space="preserve"> T. Yuan, “Cloud macroscopic organization: order emerging from randomness,” </w:t>
      </w:r>
      <w:r>
        <w:rPr>
          <w:i/>
          <w:iCs/>
        </w:rPr>
        <w:t>Atmos. Chem. Phys</w:t>
      </w:r>
      <w:r>
        <w:t>, vol. 11, pp. 7483–7490, 2011.</w:t>
      </w:r>
    </w:p>
    <w:p w:rsidR="00D96203" w:rsidRDefault="004432CC">
      <w:pPr>
        <w:pStyle w:val="Bibliography"/>
      </w:pPr>
      <w:r>
        <w:t>[21]</w:t>
      </w:r>
      <w:r>
        <w:tab/>
        <w:t xml:space="preserve"> J. A. Downing, Y. T. Prairie, J. J. Cole, C. M. Duarte, L. J. Tranvik, R. G. Striegl, W. H. McDowell, P. Kortelainen, N. F. Caraco, J. M. Melack, and others, “The global abundance and size distribution of lakes, ponds, and impoundments,” </w:t>
      </w:r>
      <w:r>
        <w:rPr>
          <w:i/>
          <w:iCs/>
        </w:rPr>
        <w:t>Limnology and Oceanography</w:t>
      </w:r>
      <w:r>
        <w:t>, pp. 2388–2397, 2006.</w:t>
      </w:r>
    </w:p>
    <w:p w:rsidR="00D96203" w:rsidRDefault="004432CC">
      <w:pPr>
        <w:pStyle w:val="Bibliography"/>
      </w:pPr>
      <w:r>
        <w:t>[22]</w:t>
      </w:r>
      <w:r>
        <w:tab/>
        <w:t xml:space="preserve"> D. L. Wu, “MLS Cloud Ice Measurements.” [Online]. Available: http://mls.jpl.nasa.gov/dwu/cloud/index.html. [Accessed: 27-Apr-2012].</w:t>
      </w:r>
    </w:p>
    <w:p w:rsidR="00D96203" w:rsidRDefault="004432CC">
      <w:pPr>
        <w:pStyle w:val="Bibliography"/>
      </w:pPr>
      <w:r>
        <w:t>[23]</w:t>
      </w:r>
      <w:r>
        <w:tab/>
        <w:t xml:space="preserve"> CDIP, “CDIP Homepage.” [Online]. Available: http://cdip.ucsd.edu/?units=metric&amp;tz=UTC&amp;pub=public&amp;map_stati=1,2,3. [Accessed: 24-Apr-2012].</w:t>
      </w:r>
    </w:p>
    <w:p w:rsidR="00D96203" w:rsidRDefault="004432CC">
      <w:pPr>
        <w:pStyle w:val="Bibliography"/>
      </w:pPr>
      <w:r>
        <w:t>[24]</w:t>
      </w:r>
      <w:r>
        <w:tab/>
        <w:t xml:space="preserve"> C. of E. US Army, “Wave Information Studies.” [Online]. Available: http://wis.usace.army.mil/hindcasts.shtml. [Accessed: 31-May-2012].</w:t>
      </w:r>
    </w:p>
    <w:p w:rsidR="00D96203" w:rsidRDefault="004432CC">
      <w:pPr>
        <w:pStyle w:val="Bibliography"/>
      </w:pPr>
      <w:r>
        <w:t>[25]</w:t>
      </w:r>
      <w:r>
        <w:tab/>
        <w:t xml:space="preserve"> USGS, “USGS/EROS Find Data/Products and Data Available/DEMs.” [Online]. Available: http://eros.usgs.gov/#/Find_Data/Products_and_Data_Available/DEMs. [Accessed: 24-Apr-2012].</w:t>
      </w:r>
    </w:p>
    <w:p w:rsidR="00D96203" w:rsidRDefault="004432CC">
      <w:pPr>
        <w:pStyle w:val="Bibliography"/>
      </w:pPr>
      <w:r>
        <w:t>[26]</w:t>
      </w:r>
      <w:r>
        <w:tab/>
        <w:t xml:space="preserve"> P. R. Pukite, </w:t>
      </w:r>
      <w:r>
        <w:rPr>
          <w:i/>
          <w:iCs/>
        </w:rPr>
        <w:t>The Oil Conundrum: Vol. 1 Decline, Vol. 2 Renewal</w:t>
      </w:r>
      <w:r>
        <w:t>, vol. 1,2, 2 vols. Daina, 2011.</w:t>
      </w:r>
    </w:p>
    <w:p w:rsidR="00D96203" w:rsidRDefault="004432CC">
      <w:pPr>
        <w:pStyle w:val="Bibliography"/>
      </w:pPr>
      <w:r>
        <w:t>[27]</w:t>
      </w:r>
      <w:r>
        <w:tab/>
        <w:t xml:space="preserve"> G. Vico and A. Porporato, “Probabilistic description of topographic slope and aspect,” </w:t>
      </w:r>
      <w:r>
        <w:rPr>
          <w:i/>
          <w:iCs/>
        </w:rPr>
        <w:t>J. Geophys. Res</w:t>
      </w:r>
      <w:r>
        <w:t>, vol. 114, p. F01011, 2009.</w:t>
      </w:r>
    </w:p>
    <w:p w:rsidR="00D96203" w:rsidRDefault="004432CC">
      <w:pPr>
        <w:pStyle w:val="Bibliography"/>
      </w:pPr>
      <w:r>
        <w:lastRenderedPageBreak/>
        <w:t>[28]</w:t>
      </w:r>
      <w:r>
        <w:tab/>
        <w:t xml:space="preserve"> J. S. Gagnon, S. Lovejoy, D. Schertzer, and others, “Multifractal earth topography,” </w:t>
      </w:r>
      <w:r>
        <w:rPr>
          <w:i/>
          <w:iCs/>
        </w:rPr>
        <w:t>Nonlinear Processes in Geophysics</w:t>
      </w:r>
      <w:r>
        <w:t>, vol. 13, no. 5, pp. 541–570, 2006.</w:t>
      </w:r>
    </w:p>
    <w:p w:rsidR="00D96203" w:rsidRDefault="004432CC">
      <w:pPr>
        <w:pStyle w:val="Bibliography"/>
      </w:pPr>
      <w:r>
        <w:t>[29]</w:t>
      </w:r>
      <w:r>
        <w:tab/>
        <w:t xml:space="preserve"> G. Gonçalves and J. Santos, “Propagation of Dem Uncertainty: An Interval Arithmetic Approach.,” in </w:t>
      </w:r>
      <w:r>
        <w:rPr>
          <w:i/>
          <w:iCs/>
        </w:rPr>
        <w:t>XXII International Cartographic Conference, Spain</w:t>
      </w:r>
      <w:r>
        <w:t>, 2005.</w:t>
      </w:r>
    </w:p>
    <w:p w:rsidR="00D96203" w:rsidRDefault="004432CC">
      <w:pPr>
        <w:pStyle w:val="Bibliography"/>
      </w:pPr>
      <w:r>
        <w:t>[30]</w:t>
      </w:r>
      <w:r>
        <w:tab/>
        <w:t xml:space="preserve"> A. M. Guarnieri, “SAR interferometry and statistical topography,” </w:t>
      </w:r>
      <w:r>
        <w:rPr>
          <w:i/>
          <w:iCs/>
        </w:rPr>
        <w:t>Geoscience and Remote Sensing, IEEE Transactions on</w:t>
      </w:r>
      <w:r>
        <w:t>, vol. 40, no. 12, pp. 2567–2581, 2002.</w:t>
      </w:r>
    </w:p>
    <w:p w:rsidR="00D96203" w:rsidRDefault="004432CC">
      <w:pPr>
        <w:pStyle w:val="Bibliography"/>
      </w:pPr>
      <w:r>
        <w:t>[31]</w:t>
      </w:r>
      <w:r>
        <w:tab/>
        <w:t xml:space="preserve"> D. Carrier, “Renewable Energy Analysis for Afghanistan,” RDECOM AMSAA, 2010.</w:t>
      </w:r>
    </w:p>
    <w:p w:rsidR="00D96203" w:rsidRDefault="004432CC">
      <w:pPr>
        <w:pStyle w:val="Bibliography"/>
      </w:pPr>
      <w:r>
        <w:t>[32]</w:t>
      </w:r>
      <w:r>
        <w:tab/>
        <w:t xml:space="preserve"> H. Jahns and J. Wheeler, “Long-term wave probabilities based on hindcasting of severe storms,” </w:t>
      </w:r>
      <w:r>
        <w:rPr>
          <w:i/>
          <w:iCs/>
        </w:rPr>
        <w:t>Journal of Petroleum Technology</w:t>
      </w:r>
      <w:r>
        <w:t>, vol. 25, no. 4, pp. 473–486, 1973.</w:t>
      </w:r>
    </w:p>
    <w:p w:rsidR="00D96203" w:rsidRDefault="004432CC">
      <w:pPr>
        <w:pStyle w:val="Bibliography"/>
      </w:pPr>
      <w:r>
        <w:t>[33]</w:t>
      </w:r>
      <w:r>
        <w:tab/>
        <w:t xml:space="preserve"> G. Z. Forristall, “Wave crest distributions: Observations and second-order theory,” </w:t>
      </w:r>
      <w:r>
        <w:rPr>
          <w:i/>
          <w:iCs/>
        </w:rPr>
        <w:t>Journal of Physical Oceanography</w:t>
      </w:r>
      <w:r>
        <w:t>, vol. 30, no. 8, pp. 1931–1943, 2000.</w:t>
      </w:r>
    </w:p>
    <w:p w:rsidR="00D96203" w:rsidRDefault="004432CC">
      <w:pPr>
        <w:pStyle w:val="Bibliography"/>
      </w:pPr>
      <w:r>
        <w:t>[34]</w:t>
      </w:r>
      <w:r>
        <w:tab/>
        <w:t xml:space="preserve"> R. C. Nelson, “Depth limited design wave heights in very flat regions,” </w:t>
      </w:r>
      <w:r>
        <w:rPr>
          <w:i/>
          <w:iCs/>
        </w:rPr>
        <w:t>Coastal Engineering</w:t>
      </w:r>
      <w:r>
        <w:t>, vol. 23, no. 1, pp. 43–59, 1994.</w:t>
      </w:r>
    </w:p>
    <w:p w:rsidR="00D96203" w:rsidRDefault="004432CC">
      <w:pPr>
        <w:pStyle w:val="Bibliography"/>
      </w:pPr>
      <w:r>
        <w:t>[35]</w:t>
      </w:r>
      <w:r>
        <w:tab/>
        <w:t xml:space="preserve"> J. Fenton, “Nonlinear wave theories,” </w:t>
      </w:r>
      <w:r>
        <w:rPr>
          <w:i/>
          <w:iCs/>
        </w:rPr>
        <w:t>The Sea</w:t>
      </w:r>
      <w:r>
        <w:t>, vol. 9, no. 1, pp. 3–25, 1990.</w:t>
      </w:r>
    </w:p>
    <w:p w:rsidR="00D96203" w:rsidRDefault="004432CC">
      <w:pPr>
        <w:pStyle w:val="Bibliography"/>
      </w:pPr>
      <w:r>
        <w:t>[36]</w:t>
      </w:r>
      <w:r>
        <w:tab/>
        <w:t xml:space="preserve"> M. A. Tayfun, “Narrow-band nonlinear sea waves,” </w:t>
      </w:r>
      <w:r>
        <w:rPr>
          <w:i/>
          <w:iCs/>
        </w:rPr>
        <w:t>Journal of Geophysical Research</w:t>
      </w:r>
      <w:r>
        <w:t>, vol. 85, no. C3, pp. 1548–1552, 1980.</w:t>
      </w:r>
    </w:p>
    <w:p w:rsidR="00D96203" w:rsidRDefault="004432CC">
      <w:pPr>
        <w:pStyle w:val="Bibliography"/>
      </w:pPr>
      <w:r>
        <w:t>[37]</w:t>
      </w:r>
      <w:r>
        <w:tab/>
        <w:t xml:space="preserve"> H. Socquet-Juglard, K. Dysthe, K. Trulsen, H. E. Krogstad, and J. Liu, “Probability distributions of surface gravity waves during spectral changes,” </w:t>
      </w:r>
      <w:r>
        <w:rPr>
          <w:i/>
          <w:iCs/>
        </w:rPr>
        <w:t>Journal of Fluid Mechanics</w:t>
      </w:r>
      <w:r>
        <w:t>, vol. 542, no. -1, p. 195, Oct. 2005.</w:t>
      </w:r>
    </w:p>
    <w:p w:rsidR="00D96203" w:rsidRDefault="004432CC">
      <w:pPr>
        <w:pStyle w:val="Bibliography"/>
      </w:pPr>
      <w:r>
        <w:t>[38]</w:t>
      </w:r>
      <w:r>
        <w:tab/>
        <w:t xml:space="preserve"> Izadparast, “Empirical Moment-Based Estimation of Rayleigh-Stokes Distribution Parameters.” [Online]. Available: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 [Accessed: 01-Jun-2012].</w:t>
      </w:r>
    </w:p>
    <w:p w:rsidR="00D96203" w:rsidRDefault="004432CC">
      <w:pPr>
        <w:pStyle w:val="Bibliography"/>
      </w:pPr>
      <w:r>
        <w:t>[39]</w:t>
      </w:r>
      <w:r>
        <w:tab/>
        <w:t xml:space="preserve"> R. H. Stewart, </w:t>
      </w:r>
      <w:r>
        <w:rPr>
          <w:i/>
          <w:iCs/>
        </w:rPr>
        <w:t>Introduction to physical oceanography</w:t>
      </w:r>
      <w:r>
        <w:t>. A &amp; M University, 2003.</w:t>
      </w:r>
    </w:p>
    <w:p w:rsidR="00D96203" w:rsidRDefault="004432CC">
      <w:pPr>
        <w:pStyle w:val="Bibliography"/>
      </w:pPr>
      <w:r>
        <w:t>[40]</w:t>
      </w:r>
      <w:r>
        <w:tab/>
        <w:t xml:space="preserve"> C. DMI, “DMI / COI [Wave statistics].” [Online]. Available: http://ocean.dmi.dk/wavestat/index.uk.php. [Accessed: 20-Sep-2012].</w:t>
      </w:r>
    </w:p>
    <w:p w:rsidR="00D96203" w:rsidRDefault="004432CC">
      <w:pPr>
        <w:pStyle w:val="Bibliography"/>
      </w:pPr>
      <w:r>
        <w:t>[41]</w:t>
      </w:r>
      <w:r>
        <w:tab/>
        <w:t xml:space="preserve"> D. Koutsoyiannis, “The scaling properties in the distribution of hydrological variables as a result of the maximum entropy principle,” presented at the Geophysical Research Abstracts, 2005, vol. 7, p. 03781.</w:t>
      </w:r>
    </w:p>
    <w:p w:rsidR="00D96203" w:rsidRDefault="004432CC">
      <w:pPr>
        <w:pStyle w:val="Bibliography"/>
      </w:pPr>
      <w:r>
        <w:t>[42]</w:t>
      </w:r>
      <w:r>
        <w:tab/>
        <w:t xml:space="preserve"> J. R. A. Watson, </w:t>
      </w:r>
      <w:r>
        <w:rPr>
          <w:i/>
          <w:iCs/>
        </w:rPr>
        <w:t>High-sensitivity GPS L1 signal analysis for indoor channel modelling</w:t>
      </w:r>
      <w:r>
        <w:t>. University of Calgary, Department of Geomatics Engineering, 2005.</w:t>
      </w:r>
    </w:p>
    <w:p w:rsidR="00D96203" w:rsidRDefault="004432CC">
      <w:pPr>
        <w:pStyle w:val="Bibliography"/>
      </w:pPr>
      <w:r>
        <w:t>[43]</w:t>
      </w:r>
      <w:r>
        <w:tab/>
        <w:t xml:space="preserve"> M. Chen, C. Majidi, D. Doolin, S. Glaser, and N. Sitar, “Design and construction of a wildfire instrumentation system using networked sensors,” </w:t>
      </w:r>
      <w:r>
        <w:rPr>
          <w:i/>
          <w:iCs/>
        </w:rPr>
        <w:t>Network Embedded Systems Technology (NEST) Retreat, Oakland California. Retrieved April</w:t>
      </w:r>
      <w:r>
        <w:t>, vol. 5, 2004.</w:t>
      </w:r>
    </w:p>
    <w:p w:rsidR="00D96203" w:rsidRDefault="004432CC">
      <w:pPr>
        <w:pStyle w:val="Bibliography"/>
      </w:pPr>
      <w:r>
        <w:t>[44]</w:t>
      </w:r>
      <w:r>
        <w:tab/>
        <w:t xml:space="preserve"> S. Bocquet, “Calculation of Radar Probability of Detection in K-Distributed Sea Clutter and Noise,” DTIC Document, 2011.</w:t>
      </w:r>
    </w:p>
    <w:p w:rsidR="00D96203" w:rsidRDefault="004432CC">
      <w:pPr>
        <w:pStyle w:val="Bibliography"/>
      </w:pPr>
      <w:r>
        <w:t>[45]</w:t>
      </w:r>
      <w:r>
        <w:tab/>
        <w:t xml:space="preserve"> K. Telmer, M. Costa, and J. MacGregor, “K&amp;C Science Report–Phase 1 Global Lake Census.”</w:t>
      </w:r>
    </w:p>
    <w:p w:rsidR="00D96203" w:rsidRDefault="004432CC">
      <w:pPr>
        <w:pStyle w:val="Bibliography"/>
      </w:pPr>
      <w:r>
        <w:t>[46]</w:t>
      </w:r>
      <w:r>
        <w:tab/>
        <w:t xml:space="preserve"> S. K. HAMILTON, J. M. MELACK, M. F. GOODCHILD, and W. Lewis, “Estimation of the fractal dimension of terrain from lake size distributions,” </w:t>
      </w:r>
      <w:r>
        <w:rPr>
          <w:i/>
          <w:iCs/>
        </w:rPr>
        <w:t>Lowland floodplain rivers: Geomorphological perspectives. Wiley</w:t>
      </w:r>
      <w:r>
        <w:t>, pp. 145–163, 1992.</w:t>
      </w:r>
    </w:p>
    <w:p w:rsidR="00D96203" w:rsidRDefault="004432CC">
      <w:pPr>
        <w:pStyle w:val="Bibliography"/>
      </w:pPr>
      <w:r>
        <w:t>[47]</w:t>
      </w:r>
      <w:r>
        <w:tab/>
        <w:t xml:space="preserve"> C. M. R. Platt, “A parameterization of the visible extinction coefficient of ice clouds in terms of the ice/water content,” </w:t>
      </w:r>
      <w:r>
        <w:rPr>
          <w:i/>
          <w:iCs/>
        </w:rPr>
        <w:t>Journal of the atmospheric sciences</w:t>
      </w:r>
      <w:r>
        <w:t>, vol. 54, no. 16, pp. 2083–2098, 1997.</w:t>
      </w:r>
    </w:p>
    <w:p w:rsidR="00D96203" w:rsidRDefault="004432CC">
      <w:pPr>
        <w:pStyle w:val="Bibliography"/>
      </w:pPr>
      <w:r>
        <w:t>[48]</w:t>
      </w:r>
      <w:r>
        <w:tab/>
        <w:t xml:space="preserve"> D. L. Wu, J. H. Jiang, and C. P. Davis, “EOS MLS cloud ice measurements and cloudy-sky radiative transfer model,” </w:t>
      </w:r>
      <w:r>
        <w:rPr>
          <w:i/>
          <w:iCs/>
        </w:rPr>
        <w:t>Geoscience and Remote Sensing, IEEE Transactions on</w:t>
      </w:r>
      <w:r>
        <w:t>, vol. 44, no. 5, pp. 1156–1165, 2006.</w:t>
      </w:r>
    </w:p>
    <w:p w:rsidR="00D96203" w:rsidRDefault="004432CC">
      <w:pPr>
        <w:pStyle w:val="Bibliography"/>
      </w:pPr>
      <w:r>
        <w:t>[49]</w:t>
      </w:r>
      <w:r>
        <w:tab/>
        <w:t xml:space="preserve"> Wikipedia, “Particle-size distribution - Wikipedia, the free encyclopedia.” [Online]. Available: http://en.wikipedia.org/wiki/Particle-size_distribution. [Accessed: 31-May-2012].</w:t>
      </w:r>
    </w:p>
    <w:p w:rsidR="00D96203" w:rsidRDefault="004432CC">
      <w:pPr>
        <w:pStyle w:val="Bibliography"/>
      </w:pPr>
      <w:r>
        <w:t>[50]</w:t>
      </w:r>
      <w:r>
        <w:tab/>
        <w:t xml:space="preserve"> Wikipedia, “Volcanic ash - Wikipedia, the free encyclopedia.” [Online]. Available: http://en.wikipedia.org/wiki/Volcanic_ash. [Accessed: 31-May-2012].</w:t>
      </w:r>
    </w:p>
    <w:p w:rsidR="00D96203" w:rsidRDefault="004432CC">
      <w:pPr>
        <w:pStyle w:val="Bibliography"/>
      </w:pPr>
      <w:r>
        <w:t>[51]</w:t>
      </w:r>
      <w:r>
        <w:tab/>
        <w:t xml:space="preserve"> Wikipedia, “Particle size (grain size) - Wikipedia, the free encyclopedia.” [Online]. Available: http://en.wikipedia.org/wiki/Particle_size_(grain_size). [Accessed: 31-May-2012].</w:t>
      </w:r>
    </w:p>
    <w:p w:rsidR="00D96203" w:rsidRDefault="004432CC">
      <w:pPr>
        <w:pStyle w:val="Bibliography"/>
      </w:pPr>
      <w:r>
        <w:t>[52]</w:t>
      </w:r>
      <w:r>
        <w:tab/>
        <w:t xml:space="preserve"> P. Pukite and S. Bankes, “Entropic Complexity Measured in Context Switching,” in </w:t>
      </w:r>
      <w:r>
        <w:rPr>
          <w:i/>
          <w:iCs/>
        </w:rPr>
        <w:t>Applications of Digital Siignal Processing</w:t>
      </w:r>
      <w:r>
        <w:t>, vol. 17, InTech, 2011.</w:t>
      </w:r>
    </w:p>
    <w:p w:rsidR="00D96203" w:rsidRDefault="00E26E08">
      <w:pPr>
        <w:pStyle w:val="Bibliography"/>
      </w:pPr>
      <w:r>
        <w:fldChar w:fldCharType="end"/>
      </w:r>
    </w:p>
    <w:p w:rsidR="00AD4EDE" w:rsidRDefault="00AD4EDE" w:rsidP="00AD4EDE">
      <w:pPr>
        <w:pStyle w:val="Bibliography"/>
      </w:pPr>
    </w:p>
    <w:sectPr w:rsidR="00AD4EDE" w:rsidSect="00126B0D">
      <w:headerReference w:type="default" r:id="rId69"/>
      <w:footerReference w:type="default" r:id="rId70"/>
      <w:endnotePr>
        <w:numFmt w:val="decimal"/>
      </w:endnotePr>
      <w:pgSz w:w="12240" w:h="15840" w:code="1"/>
      <w:pgMar w:top="1440" w:right="1440" w:bottom="1440" w:left="1440" w:header="720" w:footer="720" w:gutter="0"/>
      <w:cols w:space="720"/>
      <w:docGrid w:linePitch="27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 w:author="steven.bankes" w:date="2012-12-18T16:47:00Z" w:initials="scb">
    <w:p w:rsidR="000430B4" w:rsidRDefault="000430B4">
      <w:pPr>
        <w:pStyle w:val="CommentText"/>
      </w:pPr>
      <w:r>
        <w:rPr>
          <w:rStyle w:val="CommentReference"/>
        </w:rPr>
        <w:annotationRef/>
      </w:r>
      <w:r>
        <w:t>Doesn’t fit here I don’t think.  If we have a paper on the ontology work, or on the software engineering and services part of the work, that could be referenced at this point.</w:t>
      </w:r>
    </w:p>
  </w:comment>
  <w:comment w:id="6" w:author="steven.bankes" w:date="2012-12-18T16:47:00Z" w:initials="scb">
    <w:p w:rsidR="000430B4" w:rsidRDefault="000430B4">
      <w:pPr>
        <w:pStyle w:val="CommentText"/>
      </w:pPr>
      <w:r>
        <w:rPr>
          <w:rStyle w:val="CommentReference"/>
        </w:rPr>
        <w:annotationRef/>
      </w:r>
      <w:r>
        <w:t>Citation?</w:t>
      </w:r>
    </w:p>
  </w:comment>
  <w:comment w:id="7" w:author="steven.bankes" w:date="2012-12-18T16:47:00Z" w:initials="scb">
    <w:p w:rsidR="000430B4" w:rsidRDefault="000430B4">
      <w:pPr>
        <w:pStyle w:val="CommentText"/>
      </w:pPr>
      <w:r>
        <w:rPr>
          <w:rStyle w:val="CommentReference"/>
        </w:rPr>
        <w:annotationRef/>
      </w:r>
      <w:r>
        <w:t>citation?</w:t>
      </w:r>
    </w:p>
  </w:comment>
  <w:comment w:id="8" w:author="steven.bankes" w:date="2012-12-18T16:47:00Z" w:initials="scb">
    <w:p w:rsidR="000430B4" w:rsidRDefault="000430B4">
      <w:pPr>
        <w:pStyle w:val="CommentText"/>
      </w:pPr>
      <w:r>
        <w:rPr>
          <w:rStyle w:val="CommentReference"/>
        </w:rPr>
        <w:annotationRef/>
      </w:r>
      <w:r>
        <w:t>Citation?</w:t>
      </w:r>
    </w:p>
  </w:comment>
  <w:comment w:id="10" w:author="steven.bankes" w:date="2012-12-18T16:47:00Z" w:initials="scb">
    <w:p w:rsidR="000430B4" w:rsidRDefault="000430B4">
      <w:pPr>
        <w:pStyle w:val="CommentText"/>
      </w:pPr>
      <w:r>
        <w:rPr>
          <w:rStyle w:val="CommentReference"/>
        </w:rPr>
        <w:annotationRef/>
      </w:r>
      <w:r>
        <w:t>I’m uncertain about this cheerleading for stochastic modeling in the context of an academic paper.  May make more sense for something intended for DoD agency consumption.  I am presuming that journal versions of the papers are a first priority, and that they will probably also suit DARPA.  If we need alternative versions, this text could be retained for the sponsors tech report I think.</w:t>
      </w:r>
    </w:p>
  </w:comment>
  <w:comment w:id="9" w:author="steven.bankes" w:date="2012-12-18T16:47:00Z" w:initials="scb">
    <w:p w:rsidR="000430B4" w:rsidRDefault="000430B4">
      <w:pPr>
        <w:pStyle w:val="CommentText"/>
      </w:pPr>
      <w:r>
        <w:rPr>
          <w:rStyle w:val="CommentReference"/>
        </w:rPr>
        <w:annotationRef/>
      </w:r>
    </w:p>
  </w:comment>
  <w:comment w:id="11" w:author="steven.bankes" w:date="2012-12-18T16:47:00Z" w:initials="scb">
    <w:p w:rsidR="000430B4" w:rsidRDefault="000430B4">
      <w:pPr>
        <w:pStyle w:val="CommentText"/>
      </w:pPr>
      <w:r>
        <w:rPr>
          <w:rStyle w:val="CommentReference"/>
        </w:rPr>
        <w:annotationRef/>
      </w:r>
      <w:r>
        <w:t>Add explicit citations</w:t>
      </w:r>
    </w:p>
  </w:comment>
  <w:comment w:id="12" w:author="steven.bankes" w:date="2012-12-18T16:47:00Z" w:initials="scb">
    <w:p w:rsidR="000430B4" w:rsidRDefault="000430B4">
      <w:pPr>
        <w:pStyle w:val="CommentText"/>
      </w:pPr>
      <w:r>
        <w:rPr>
          <w:rStyle w:val="CommentReference"/>
        </w:rPr>
        <w:annotationRef/>
      </w:r>
      <w:r>
        <w:t>citation</w:t>
      </w:r>
    </w:p>
  </w:comment>
  <w:comment w:id="13" w:author="steven.bankes" w:date="2012-12-18T16:47:00Z" w:initials="scb">
    <w:p w:rsidR="000430B4" w:rsidRDefault="000430B4">
      <w:pPr>
        <w:pStyle w:val="CommentText"/>
      </w:pPr>
      <w:r>
        <w:rPr>
          <w:rStyle w:val="CommentReference"/>
        </w:rPr>
        <w:annotationRef/>
      </w:r>
      <w:r>
        <w:t>citation</w:t>
      </w:r>
    </w:p>
  </w:comment>
  <w:comment w:id="14" w:author="steven.bankes" w:date="2012-12-18T16:47:00Z" w:initials="scb">
    <w:p w:rsidR="000430B4" w:rsidRDefault="000430B4">
      <w:pPr>
        <w:pStyle w:val="CommentText"/>
      </w:pPr>
      <w:r>
        <w:rPr>
          <w:rStyle w:val="CommentReference"/>
        </w:rPr>
        <w:annotationRef/>
      </w:r>
      <w:r>
        <w:t>This paragraph also seems to be a bit of an editorial, perhaps not suitable for academic publication.</w:t>
      </w:r>
    </w:p>
  </w:comment>
  <w:comment w:id="15" w:author="steven.bankes" w:date="2012-12-18T16:47:00Z" w:initials="scb">
    <w:p w:rsidR="000430B4" w:rsidRDefault="000430B4">
      <w:pPr>
        <w:pStyle w:val="CommentText"/>
      </w:pPr>
      <w:r>
        <w:rPr>
          <w:rStyle w:val="CommentReference"/>
        </w:rPr>
        <w:annotationRef/>
      </w:r>
      <w:r>
        <w:t>citation</w:t>
      </w:r>
    </w:p>
  </w:comment>
  <w:comment w:id="17" w:author="steven.bankes" w:date="2012-12-18T16:50:00Z" w:initials="scb">
    <w:p w:rsidR="000430B4" w:rsidRDefault="000430B4">
      <w:pPr>
        <w:pStyle w:val="CommentText"/>
      </w:pPr>
      <w:r>
        <w:rPr>
          <w:rStyle w:val="CommentReference"/>
        </w:rPr>
        <w:annotationRef/>
      </w:r>
      <w:r>
        <w:t>citation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30B4" w:rsidRDefault="000430B4" w:rsidP="009A7260">
      <w:r>
        <w:separator/>
      </w:r>
    </w:p>
  </w:endnote>
  <w:endnote w:type="continuationSeparator" w:id="0">
    <w:p w:rsidR="000430B4" w:rsidRDefault="000430B4" w:rsidP="009A72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0" w:usb1="08070000" w:usb2="00000010" w:usb3="00000000" w:csb0="00020000" w:csb1="00000000"/>
  </w:font>
  <w:font w:name="TimesNewRomanPSMT">
    <w:altName w:val="Times New Roman"/>
    <w:panose1 w:val="00000000000000000000"/>
    <w:charset w:val="00"/>
    <w:family w:val="auto"/>
    <w:notTrueType/>
    <w:pitch w:val="default"/>
    <w:sig w:usb0="00000003" w:usb1="0000006E" w:usb2="00000001" w:usb3="00000010" w:csb0="00000000" w:csb1="00000000"/>
  </w:font>
  <w:font w:name="TimesNewRomanPS-BoldItalic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0B4" w:rsidRPr="00AD4EDE" w:rsidRDefault="000430B4" w:rsidP="00AD4EDE">
    <w:pPr>
      <w:pStyle w:val="Footer"/>
      <w:pBdr>
        <w:top w:val="single" w:sz="4" w:space="1" w:color="auto"/>
      </w:pBdr>
      <w:rPr>
        <w:rFonts w:asciiTheme="majorHAnsi" w:hAnsiTheme="majorHAnsi"/>
      </w:rPr>
    </w:pPr>
    <w:r w:rsidRPr="00FB1C62">
      <w:rPr>
        <w:sz w:val="16"/>
        <w:szCs w:val="16"/>
      </w:rPr>
      <w:t xml:space="preserve">© 2012 BAE Systems. </w:t>
    </w:r>
    <w:r w:rsidRPr="007C037F">
      <w:rPr>
        <w:sz w:val="16"/>
        <w:szCs w:val="16"/>
      </w:rPr>
      <w:t>Distribution Statement A. Approved for Public Release; Distribution Unlimited.</w:t>
    </w:r>
    <w:r>
      <w:rPr>
        <w:sz w:val="16"/>
        <w:szCs w:val="16"/>
      </w:rPr>
      <w:t xml:space="preserve"> </w:t>
    </w:r>
    <w:r w:rsidRPr="007C037F">
      <w:rPr>
        <w:sz w:val="16"/>
        <w:szCs w:val="16"/>
      </w:rPr>
      <w:t>The views expressed</w:t>
    </w:r>
    <w:r>
      <w:rPr>
        <w:sz w:val="16"/>
        <w:szCs w:val="16"/>
      </w:rPr>
      <w:t xml:space="preserve"> </w:t>
    </w:r>
    <w:r>
      <w:rPr>
        <w:sz w:val="16"/>
        <w:szCs w:val="16"/>
      </w:rPr>
      <w:br/>
    </w:r>
    <w:r w:rsidRPr="007C037F">
      <w:rPr>
        <w:sz w:val="16"/>
        <w:szCs w:val="16"/>
      </w:rPr>
      <w:t>are those of the author and do not reflect the official policy or position of the Department of Defense or the U.S. Government.</w:t>
    </w:r>
    <w:r>
      <w:rPr>
        <w:rFonts w:asciiTheme="majorHAnsi" w:hAnsiTheme="majorHAnsi"/>
      </w:rPr>
      <w:ptab w:relativeTo="margin" w:alignment="right" w:leader="none"/>
    </w:r>
    <w:r w:rsidR="00B50D55">
      <w:rPr>
        <w:rFonts w:asciiTheme="majorHAnsi" w:hAnsiTheme="majorHAnsi"/>
      </w:rPr>
      <w:t>A-</w:t>
    </w:r>
    <w:fldSimple w:instr=" PAGE   \* MERGEFORMAT ">
      <w:r w:rsidR="007317D4" w:rsidRPr="007317D4">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30B4" w:rsidRDefault="000430B4" w:rsidP="009A7260">
      <w:r>
        <w:separator/>
      </w:r>
    </w:p>
  </w:footnote>
  <w:footnote w:type="continuationSeparator" w:id="0">
    <w:p w:rsidR="000430B4" w:rsidRDefault="000430B4" w:rsidP="009A7260">
      <w:r>
        <w:continuationSeparator/>
      </w:r>
    </w:p>
  </w:footnote>
  <w:footnote w:id="1">
    <w:p w:rsidR="000430B4" w:rsidRDefault="000430B4">
      <w:pPr>
        <w:pStyle w:val="FootnoteText"/>
      </w:pPr>
      <w:r w:rsidRPr="007B11C1">
        <w:rPr>
          <w:rStyle w:val="FootnoteReference"/>
        </w:rPr>
        <w:footnoteRef/>
      </w:r>
      <w:r>
        <w:t xml:space="preserve"> RLC = resistive-inductive-capacitive. A configuration of RLC components will show a resonant frequency sensitive to the choice of parameter values.</w:t>
      </w:r>
    </w:p>
  </w:footnote>
  <w:footnote w:id="2">
    <w:p w:rsidR="000430B4" w:rsidRDefault="000430B4">
      <w:pPr>
        <w:pStyle w:val="FootnoteText"/>
      </w:pPr>
      <w:r w:rsidRPr="007B11C1">
        <w:rPr>
          <w:rStyle w:val="FootnoteReference"/>
        </w:rPr>
        <w:footnoteRef/>
      </w:r>
      <w:r>
        <w:t xml:space="preserve"> </w:t>
      </w:r>
      <w:r>
        <w:tab/>
        <w:t>See .This approach is not as common as one would think, considering the amount of detai</w:t>
      </w:r>
      <w:r w:rsidRPr="001A4F42">
        <w:t xml:space="preserve">led analysis </w:t>
      </w:r>
      <w:r>
        <w:t>undertaken with</w:t>
      </w:r>
      <w:r w:rsidRPr="001A4F42">
        <w:t xml:space="preserve"> conventional statistical techniques (</w:t>
      </w:r>
      <w:r>
        <w:t xml:space="preserve">by </w:t>
      </w:r>
      <w:r w:rsidRPr="001A4F42">
        <w:t xml:space="preserve">non-domain experts </w:t>
      </w:r>
      <w:r>
        <w:t>who</w:t>
      </w:r>
      <w:r w:rsidRPr="001A4F42">
        <w:t xml:space="preserve"> have</w:t>
      </w:r>
      <w:r>
        <w:t xml:space="preserve"> a</w:t>
      </w:r>
      <w:r w:rsidRPr="001A4F42">
        <w:t xml:space="preserve"> knowledge of statistics). We want to occupy the pragmatic middle ground and borrow insight from both </w:t>
      </w:r>
      <w:r>
        <w:t xml:space="preserve">physics and statistical </w:t>
      </w:r>
      <w:r w:rsidRPr="001A4F42">
        <w:t xml:space="preserve">camps. </w:t>
      </w:r>
    </w:p>
  </w:footnote>
  <w:footnote w:id="3">
    <w:p w:rsidR="000430B4" w:rsidRDefault="000430B4">
      <w:pPr>
        <w:pStyle w:val="FootnoteText"/>
      </w:pPr>
      <w:r w:rsidRPr="007B11C1">
        <w:rPr>
          <w:rStyle w:val="FootnoteReference"/>
        </w:rPr>
        <w:footnoteRef/>
      </w:r>
      <w:r>
        <w:t xml:space="preserve"> Note that we can consider </w:t>
      </w:r>
      <w:r w:rsidRPr="001920B4">
        <w:rPr>
          <w:i/>
        </w:rPr>
        <w:t>E</w:t>
      </w:r>
      <w:r>
        <w:t xml:space="preserve"> as an energy or modified slightly as a power, since the energy is sustained over time</w:t>
      </w:r>
    </w:p>
  </w:footnote>
  <w:footnote w:id="4">
    <w:p w:rsidR="000430B4" w:rsidRDefault="000430B4">
      <w:pPr>
        <w:pStyle w:val="FootnoteText"/>
      </w:pPr>
      <w:r w:rsidRPr="007B11C1">
        <w:rPr>
          <w:rStyle w:val="FootnoteReference"/>
        </w:rPr>
        <w:footnoteRef/>
      </w:r>
      <w:r>
        <w:t xml:space="preserve"> The data from Lake Superior was not as extensive as the other two bodies of water</w:t>
      </w:r>
    </w:p>
  </w:footnote>
  <w:footnote w:id="5">
    <w:p w:rsidR="000430B4" w:rsidRDefault="000430B4">
      <w:pPr>
        <w:pStyle w:val="FootnoteText"/>
      </w:pPr>
      <w:r w:rsidRPr="007B11C1">
        <w:rPr>
          <w:rStyle w:val="FootnoteReference"/>
        </w:rPr>
        <w:footnoteRef/>
      </w:r>
      <w:r>
        <w:t xml:space="preserve"> </w:t>
      </w:r>
      <w:r>
        <w:tab/>
        <w:t>Plus oil reservoirs.</w:t>
      </w:r>
    </w:p>
  </w:footnote>
  <w:footnote w:id="6">
    <w:p w:rsidR="000430B4" w:rsidRDefault="000430B4" w:rsidP="00AD08D5">
      <w:pPr>
        <w:pStyle w:val="FootnoteText"/>
      </w:pPr>
      <w:r w:rsidRPr="007B11C1">
        <w:rPr>
          <w:rStyle w:val="FootnoteReference"/>
        </w:rPr>
        <w:footnoteRef/>
      </w:r>
      <w:r>
        <w:t xml:space="preserve"> </w:t>
      </w:r>
      <w:r>
        <w:tab/>
        <w:t>A</w:t>
      </w:r>
      <w:r w:rsidRPr="00703BAC">
        <w:t>rchived data</w:t>
      </w:r>
      <w:r>
        <w:t xml:space="preserve"> often g</w:t>
      </w:r>
      <w:r w:rsidRPr="00703BAC">
        <w:t>et</w:t>
      </w:r>
      <w:r>
        <w:t>s</w:t>
      </w:r>
      <w:r w:rsidRPr="00703BAC">
        <w:t xml:space="preserve"> stale, </w:t>
      </w:r>
      <w:r>
        <w:t>and</w:t>
      </w:r>
      <w:r w:rsidRPr="00703BAC">
        <w:t xml:space="preserve"> eventually gets deleted </w:t>
      </w:r>
      <w:r>
        <w:t xml:space="preserve">via </w:t>
      </w:r>
      <w:r w:rsidRPr="00703BAC">
        <w:t>some bureaucrat</w:t>
      </w:r>
      <w:r>
        <w:t>ic measure</w:t>
      </w:r>
      <w:r w:rsidRPr="00703BAC">
        <w:t xml:space="preserve">. </w:t>
      </w:r>
      <w:r>
        <w:t xml:space="preserve">Possessing a </w:t>
      </w:r>
      <w:r w:rsidRPr="00703BAC">
        <w:t xml:space="preserve">model </w:t>
      </w:r>
      <w:r>
        <w:t>that can potentially</w:t>
      </w:r>
      <w:r w:rsidRPr="00703BAC">
        <w:t xml:space="preserve"> condense 4 billion data points into a single function containing a single parameter</w:t>
      </w:r>
      <w:r>
        <w:t xml:space="preserve"> has clear benefits</w:t>
      </w:r>
      <w:r w:rsidRPr="00703BAC">
        <w:t>.</w:t>
      </w:r>
      <w:r>
        <w:t xml:space="preserve"> It amounts to a 4 Billion to 1 reduction in storage size and encapsulated domain knowledge.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BD6033AA91D745A0BEE372F0C2A151D0"/>
      </w:placeholder>
      <w:dataBinding w:prefixMappings="xmlns:ns0='http://schemas.openxmlformats.org/package/2006/metadata/core-properties' xmlns:ns1='http://purl.org/dc/elements/1.1/'" w:xpath="/ns0:coreProperties[1]/ns1:title[1]" w:storeItemID="{6C3C8BC8-F283-45AE-878A-BAB7291924A1}"/>
      <w:text/>
    </w:sdtPr>
    <w:sdtContent>
      <w:p w:rsidR="000430B4" w:rsidRDefault="00B50D55">
        <w:pPr>
          <w:pStyle w:val="Header"/>
          <w:pBdr>
            <w:between w:val="single" w:sz="4" w:space="1" w:color="4F81BD" w:themeColor="accent1"/>
          </w:pBdr>
          <w:spacing w:line="276" w:lineRule="auto"/>
          <w:jc w:val="center"/>
        </w:pPr>
        <w:r>
          <w:t>Appendix A: Stochastic Environmental Modeling</w:t>
        </w:r>
      </w:p>
    </w:sdtContent>
  </w:sdt>
  <w:sdt>
    <w:sdtPr>
      <w:alias w:val="Date"/>
      <w:id w:val="77547044"/>
      <w:placeholder>
        <w:docPart w:val="3CB3DDB81488426D87ACED4BCB87E772"/>
      </w:placeholder>
      <w:dataBinding w:prefixMappings="xmlns:ns0='http://schemas.microsoft.com/office/2006/coverPageProps'" w:xpath="/ns0:CoverPageProperties[1]/ns0:PublishDate[1]" w:storeItemID="{55AF091B-3C7A-41E3-B477-F2FDAA23CFDA}"/>
      <w:date w:fullDate="2013-01-30T00:00:00Z">
        <w:dateFormat w:val="MMMM d, yyyy"/>
        <w:lid w:val="en-US"/>
        <w:storeMappedDataAs w:val="dateTime"/>
        <w:calendar w:val="gregorian"/>
      </w:date>
    </w:sdtPr>
    <w:sdtContent>
      <w:p w:rsidR="000430B4" w:rsidRDefault="000430B4">
        <w:pPr>
          <w:pStyle w:val="Header"/>
          <w:pBdr>
            <w:between w:val="single" w:sz="4" w:space="1" w:color="4F81BD" w:themeColor="accent1"/>
          </w:pBdr>
          <w:spacing w:line="276" w:lineRule="auto"/>
          <w:jc w:val="center"/>
        </w:pPr>
        <w:r>
          <w:t>January 30, 2013</w:t>
        </w:r>
      </w:p>
    </w:sdtContent>
  </w:sdt>
  <w:p w:rsidR="000430B4" w:rsidRDefault="000430B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2CECC8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71C2BD1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3">
    <w:nsid w:val="053D1E3C"/>
    <w:multiLevelType w:val="hybridMultilevel"/>
    <w:tmpl w:val="D2B2B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3C4C14"/>
    <w:multiLevelType w:val="multilevel"/>
    <w:tmpl w:val="AD529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6DE32D5"/>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0821E7"/>
    <w:multiLevelType w:val="hybridMultilevel"/>
    <w:tmpl w:val="01B4BBB2"/>
    <w:lvl w:ilvl="0" w:tplc="FCA6F42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751BB4"/>
    <w:multiLevelType w:val="hybridMultilevel"/>
    <w:tmpl w:val="E74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29676C"/>
    <w:multiLevelType w:val="hybridMultilevel"/>
    <w:tmpl w:val="CCA09D14"/>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C546E0"/>
    <w:multiLevelType w:val="hybridMultilevel"/>
    <w:tmpl w:val="8662BE2C"/>
    <w:lvl w:ilvl="0" w:tplc="1AB04C3E">
      <w:start w:val="1"/>
      <w:numFmt w:val="bullet"/>
      <w:lvlText w:val="•"/>
      <w:lvlJc w:val="left"/>
      <w:pPr>
        <w:tabs>
          <w:tab w:val="num" w:pos="720"/>
        </w:tabs>
        <w:ind w:left="720" w:hanging="360"/>
      </w:pPr>
      <w:rPr>
        <w:rFonts w:ascii="Times New Roman" w:hAnsi="Times New Roman" w:hint="default"/>
      </w:rPr>
    </w:lvl>
    <w:lvl w:ilvl="1" w:tplc="56D8F814" w:tentative="1">
      <w:start w:val="1"/>
      <w:numFmt w:val="bullet"/>
      <w:lvlText w:val="•"/>
      <w:lvlJc w:val="left"/>
      <w:pPr>
        <w:tabs>
          <w:tab w:val="num" w:pos="1440"/>
        </w:tabs>
        <w:ind w:left="1440" w:hanging="360"/>
      </w:pPr>
      <w:rPr>
        <w:rFonts w:ascii="Times New Roman" w:hAnsi="Times New Roman" w:hint="default"/>
      </w:rPr>
    </w:lvl>
    <w:lvl w:ilvl="2" w:tplc="DF44EC62" w:tentative="1">
      <w:start w:val="1"/>
      <w:numFmt w:val="bullet"/>
      <w:lvlText w:val="•"/>
      <w:lvlJc w:val="left"/>
      <w:pPr>
        <w:tabs>
          <w:tab w:val="num" w:pos="2160"/>
        </w:tabs>
        <w:ind w:left="2160" w:hanging="360"/>
      </w:pPr>
      <w:rPr>
        <w:rFonts w:ascii="Times New Roman" w:hAnsi="Times New Roman" w:hint="default"/>
      </w:rPr>
    </w:lvl>
    <w:lvl w:ilvl="3" w:tplc="2520B58A" w:tentative="1">
      <w:start w:val="1"/>
      <w:numFmt w:val="bullet"/>
      <w:lvlText w:val="•"/>
      <w:lvlJc w:val="left"/>
      <w:pPr>
        <w:tabs>
          <w:tab w:val="num" w:pos="2880"/>
        </w:tabs>
        <w:ind w:left="2880" w:hanging="360"/>
      </w:pPr>
      <w:rPr>
        <w:rFonts w:ascii="Times New Roman" w:hAnsi="Times New Roman" w:hint="default"/>
      </w:rPr>
    </w:lvl>
    <w:lvl w:ilvl="4" w:tplc="11EE56E0" w:tentative="1">
      <w:start w:val="1"/>
      <w:numFmt w:val="bullet"/>
      <w:lvlText w:val="•"/>
      <w:lvlJc w:val="left"/>
      <w:pPr>
        <w:tabs>
          <w:tab w:val="num" w:pos="3600"/>
        </w:tabs>
        <w:ind w:left="3600" w:hanging="360"/>
      </w:pPr>
      <w:rPr>
        <w:rFonts w:ascii="Times New Roman" w:hAnsi="Times New Roman" w:hint="default"/>
      </w:rPr>
    </w:lvl>
    <w:lvl w:ilvl="5" w:tplc="6A6ADBFA" w:tentative="1">
      <w:start w:val="1"/>
      <w:numFmt w:val="bullet"/>
      <w:lvlText w:val="•"/>
      <w:lvlJc w:val="left"/>
      <w:pPr>
        <w:tabs>
          <w:tab w:val="num" w:pos="4320"/>
        </w:tabs>
        <w:ind w:left="4320" w:hanging="360"/>
      </w:pPr>
      <w:rPr>
        <w:rFonts w:ascii="Times New Roman" w:hAnsi="Times New Roman" w:hint="default"/>
      </w:rPr>
    </w:lvl>
    <w:lvl w:ilvl="6" w:tplc="94BED018" w:tentative="1">
      <w:start w:val="1"/>
      <w:numFmt w:val="bullet"/>
      <w:lvlText w:val="•"/>
      <w:lvlJc w:val="left"/>
      <w:pPr>
        <w:tabs>
          <w:tab w:val="num" w:pos="5040"/>
        </w:tabs>
        <w:ind w:left="5040" w:hanging="360"/>
      </w:pPr>
      <w:rPr>
        <w:rFonts w:ascii="Times New Roman" w:hAnsi="Times New Roman" w:hint="default"/>
      </w:rPr>
    </w:lvl>
    <w:lvl w:ilvl="7" w:tplc="C3066776" w:tentative="1">
      <w:start w:val="1"/>
      <w:numFmt w:val="bullet"/>
      <w:lvlText w:val="•"/>
      <w:lvlJc w:val="left"/>
      <w:pPr>
        <w:tabs>
          <w:tab w:val="num" w:pos="5760"/>
        </w:tabs>
        <w:ind w:left="5760" w:hanging="360"/>
      </w:pPr>
      <w:rPr>
        <w:rFonts w:ascii="Times New Roman" w:hAnsi="Times New Roman" w:hint="default"/>
      </w:rPr>
    </w:lvl>
    <w:lvl w:ilvl="8" w:tplc="76F87498" w:tentative="1">
      <w:start w:val="1"/>
      <w:numFmt w:val="bullet"/>
      <w:lvlText w:val="•"/>
      <w:lvlJc w:val="left"/>
      <w:pPr>
        <w:tabs>
          <w:tab w:val="num" w:pos="6480"/>
        </w:tabs>
        <w:ind w:left="6480" w:hanging="360"/>
      </w:pPr>
      <w:rPr>
        <w:rFonts w:ascii="Times New Roman" w:hAnsi="Times New Roman" w:hint="default"/>
      </w:rPr>
    </w:lvl>
  </w:abstractNum>
  <w:abstractNum w:abstractNumId="10">
    <w:nsid w:val="146E63FD"/>
    <w:multiLevelType w:val="hybridMultilevel"/>
    <w:tmpl w:val="7FA6673A"/>
    <w:lvl w:ilvl="0" w:tplc="BAEA45F8">
      <w:start w:val="1"/>
      <w:numFmt w:val="bullet"/>
      <w:lvlText w:val="•"/>
      <w:lvlJc w:val="left"/>
      <w:pPr>
        <w:tabs>
          <w:tab w:val="num" w:pos="720"/>
        </w:tabs>
        <w:ind w:left="720" w:hanging="360"/>
      </w:pPr>
      <w:rPr>
        <w:rFonts w:ascii="Times New Roman" w:hAnsi="Times New Roman" w:hint="default"/>
      </w:rPr>
    </w:lvl>
    <w:lvl w:ilvl="1" w:tplc="BD82940C" w:tentative="1">
      <w:start w:val="1"/>
      <w:numFmt w:val="bullet"/>
      <w:lvlText w:val="•"/>
      <w:lvlJc w:val="left"/>
      <w:pPr>
        <w:tabs>
          <w:tab w:val="num" w:pos="1440"/>
        </w:tabs>
        <w:ind w:left="1440" w:hanging="360"/>
      </w:pPr>
      <w:rPr>
        <w:rFonts w:ascii="Times New Roman" w:hAnsi="Times New Roman" w:hint="default"/>
      </w:rPr>
    </w:lvl>
    <w:lvl w:ilvl="2" w:tplc="033C5B92" w:tentative="1">
      <w:start w:val="1"/>
      <w:numFmt w:val="bullet"/>
      <w:lvlText w:val="•"/>
      <w:lvlJc w:val="left"/>
      <w:pPr>
        <w:tabs>
          <w:tab w:val="num" w:pos="2160"/>
        </w:tabs>
        <w:ind w:left="2160" w:hanging="360"/>
      </w:pPr>
      <w:rPr>
        <w:rFonts w:ascii="Times New Roman" w:hAnsi="Times New Roman" w:hint="default"/>
      </w:rPr>
    </w:lvl>
    <w:lvl w:ilvl="3" w:tplc="4A3674F2" w:tentative="1">
      <w:start w:val="1"/>
      <w:numFmt w:val="bullet"/>
      <w:lvlText w:val="•"/>
      <w:lvlJc w:val="left"/>
      <w:pPr>
        <w:tabs>
          <w:tab w:val="num" w:pos="2880"/>
        </w:tabs>
        <w:ind w:left="2880" w:hanging="360"/>
      </w:pPr>
      <w:rPr>
        <w:rFonts w:ascii="Times New Roman" w:hAnsi="Times New Roman" w:hint="default"/>
      </w:rPr>
    </w:lvl>
    <w:lvl w:ilvl="4" w:tplc="D230F160" w:tentative="1">
      <w:start w:val="1"/>
      <w:numFmt w:val="bullet"/>
      <w:lvlText w:val="•"/>
      <w:lvlJc w:val="left"/>
      <w:pPr>
        <w:tabs>
          <w:tab w:val="num" w:pos="3600"/>
        </w:tabs>
        <w:ind w:left="3600" w:hanging="360"/>
      </w:pPr>
      <w:rPr>
        <w:rFonts w:ascii="Times New Roman" w:hAnsi="Times New Roman" w:hint="default"/>
      </w:rPr>
    </w:lvl>
    <w:lvl w:ilvl="5" w:tplc="8924CB86" w:tentative="1">
      <w:start w:val="1"/>
      <w:numFmt w:val="bullet"/>
      <w:lvlText w:val="•"/>
      <w:lvlJc w:val="left"/>
      <w:pPr>
        <w:tabs>
          <w:tab w:val="num" w:pos="4320"/>
        </w:tabs>
        <w:ind w:left="4320" w:hanging="360"/>
      </w:pPr>
      <w:rPr>
        <w:rFonts w:ascii="Times New Roman" w:hAnsi="Times New Roman" w:hint="default"/>
      </w:rPr>
    </w:lvl>
    <w:lvl w:ilvl="6" w:tplc="7466DFAA" w:tentative="1">
      <w:start w:val="1"/>
      <w:numFmt w:val="bullet"/>
      <w:lvlText w:val="•"/>
      <w:lvlJc w:val="left"/>
      <w:pPr>
        <w:tabs>
          <w:tab w:val="num" w:pos="5040"/>
        </w:tabs>
        <w:ind w:left="5040" w:hanging="360"/>
      </w:pPr>
      <w:rPr>
        <w:rFonts w:ascii="Times New Roman" w:hAnsi="Times New Roman" w:hint="default"/>
      </w:rPr>
    </w:lvl>
    <w:lvl w:ilvl="7" w:tplc="FD2898F8" w:tentative="1">
      <w:start w:val="1"/>
      <w:numFmt w:val="bullet"/>
      <w:lvlText w:val="•"/>
      <w:lvlJc w:val="left"/>
      <w:pPr>
        <w:tabs>
          <w:tab w:val="num" w:pos="5760"/>
        </w:tabs>
        <w:ind w:left="5760" w:hanging="360"/>
      </w:pPr>
      <w:rPr>
        <w:rFonts w:ascii="Times New Roman" w:hAnsi="Times New Roman" w:hint="default"/>
      </w:rPr>
    </w:lvl>
    <w:lvl w:ilvl="8" w:tplc="D19CD30E" w:tentative="1">
      <w:start w:val="1"/>
      <w:numFmt w:val="bullet"/>
      <w:lvlText w:val="•"/>
      <w:lvlJc w:val="left"/>
      <w:pPr>
        <w:tabs>
          <w:tab w:val="num" w:pos="6480"/>
        </w:tabs>
        <w:ind w:left="6480" w:hanging="360"/>
      </w:pPr>
      <w:rPr>
        <w:rFonts w:ascii="Times New Roman" w:hAnsi="Times New Roman" w:hint="default"/>
      </w:rPr>
    </w:lvl>
  </w:abstractNum>
  <w:abstractNum w:abstractNumId="11">
    <w:nsid w:val="1A26584A"/>
    <w:multiLevelType w:val="hybridMultilevel"/>
    <w:tmpl w:val="BECC0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0A0473"/>
    <w:multiLevelType w:val="hybridMultilevel"/>
    <w:tmpl w:val="A952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165791"/>
    <w:multiLevelType w:val="hybridMultilevel"/>
    <w:tmpl w:val="E6C00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0F6FA2"/>
    <w:multiLevelType w:val="hybridMultilevel"/>
    <w:tmpl w:val="F614EA4C"/>
    <w:lvl w:ilvl="0" w:tplc="08029342">
      <w:start w:val="1"/>
      <w:numFmt w:val="bullet"/>
      <w:lvlText w:val="•"/>
      <w:lvlJc w:val="left"/>
      <w:pPr>
        <w:tabs>
          <w:tab w:val="num" w:pos="720"/>
        </w:tabs>
        <w:ind w:left="720" w:hanging="360"/>
      </w:pPr>
      <w:rPr>
        <w:rFonts w:ascii="Times New Roman" w:hAnsi="Times New Roman" w:hint="default"/>
      </w:rPr>
    </w:lvl>
    <w:lvl w:ilvl="1" w:tplc="CA746870" w:tentative="1">
      <w:start w:val="1"/>
      <w:numFmt w:val="bullet"/>
      <w:lvlText w:val="•"/>
      <w:lvlJc w:val="left"/>
      <w:pPr>
        <w:tabs>
          <w:tab w:val="num" w:pos="1440"/>
        </w:tabs>
        <w:ind w:left="1440" w:hanging="360"/>
      </w:pPr>
      <w:rPr>
        <w:rFonts w:ascii="Times New Roman" w:hAnsi="Times New Roman" w:hint="default"/>
      </w:rPr>
    </w:lvl>
    <w:lvl w:ilvl="2" w:tplc="FD52D9D2" w:tentative="1">
      <w:start w:val="1"/>
      <w:numFmt w:val="bullet"/>
      <w:lvlText w:val="•"/>
      <w:lvlJc w:val="left"/>
      <w:pPr>
        <w:tabs>
          <w:tab w:val="num" w:pos="2160"/>
        </w:tabs>
        <w:ind w:left="2160" w:hanging="360"/>
      </w:pPr>
      <w:rPr>
        <w:rFonts w:ascii="Times New Roman" w:hAnsi="Times New Roman" w:hint="default"/>
      </w:rPr>
    </w:lvl>
    <w:lvl w:ilvl="3" w:tplc="F676CA28" w:tentative="1">
      <w:start w:val="1"/>
      <w:numFmt w:val="bullet"/>
      <w:lvlText w:val="•"/>
      <w:lvlJc w:val="left"/>
      <w:pPr>
        <w:tabs>
          <w:tab w:val="num" w:pos="2880"/>
        </w:tabs>
        <w:ind w:left="2880" w:hanging="360"/>
      </w:pPr>
      <w:rPr>
        <w:rFonts w:ascii="Times New Roman" w:hAnsi="Times New Roman" w:hint="default"/>
      </w:rPr>
    </w:lvl>
    <w:lvl w:ilvl="4" w:tplc="DAAC9E8E" w:tentative="1">
      <w:start w:val="1"/>
      <w:numFmt w:val="bullet"/>
      <w:lvlText w:val="•"/>
      <w:lvlJc w:val="left"/>
      <w:pPr>
        <w:tabs>
          <w:tab w:val="num" w:pos="3600"/>
        </w:tabs>
        <w:ind w:left="3600" w:hanging="360"/>
      </w:pPr>
      <w:rPr>
        <w:rFonts w:ascii="Times New Roman" w:hAnsi="Times New Roman" w:hint="default"/>
      </w:rPr>
    </w:lvl>
    <w:lvl w:ilvl="5" w:tplc="28CC6100" w:tentative="1">
      <w:start w:val="1"/>
      <w:numFmt w:val="bullet"/>
      <w:lvlText w:val="•"/>
      <w:lvlJc w:val="left"/>
      <w:pPr>
        <w:tabs>
          <w:tab w:val="num" w:pos="4320"/>
        </w:tabs>
        <w:ind w:left="4320" w:hanging="360"/>
      </w:pPr>
      <w:rPr>
        <w:rFonts w:ascii="Times New Roman" w:hAnsi="Times New Roman" w:hint="default"/>
      </w:rPr>
    </w:lvl>
    <w:lvl w:ilvl="6" w:tplc="C5FE3424" w:tentative="1">
      <w:start w:val="1"/>
      <w:numFmt w:val="bullet"/>
      <w:lvlText w:val="•"/>
      <w:lvlJc w:val="left"/>
      <w:pPr>
        <w:tabs>
          <w:tab w:val="num" w:pos="5040"/>
        </w:tabs>
        <w:ind w:left="5040" w:hanging="360"/>
      </w:pPr>
      <w:rPr>
        <w:rFonts w:ascii="Times New Roman" w:hAnsi="Times New Roman" w:hint="default"/>
      </w:rPr>
    </w:lvl>
    <w:lvl w:ilvl="7" w:tplc="A2E80B4A" w:tentative="1">
      <w:start w:val="1"/>
      <w:numFmt w:val="bullet"/>
      <w:lvlText w:val="•"/>
      <w:lvlJc w:val="left"/>
      <w:pPr>
        <w:tabs>
          <w:tab w:val="num" w:pos="5760"/>
        </w:tabs>
        <w:ind w:left="5760" w:hanging="360"/>
      </w:pPr>
      <w:rPr>
        <w:rFonts w:ascii="Times New Roman" w:hAnsi="Times New Roman" w:hint="default"/>
      </w:rPr>
    </w:lvl>
    <w:lvl w:ilvl="8" w:tplc="911C5960" w:tentative="1">
      <w:start w:val="1"/>
      <w:numFmt w:val="bullet"/>
      <w:lvlText w:val="•"/>
      <w:lvlJc w:val="left"/>
      <w:pPr>
        <w:tabs>
          <w:tab w:val="num" w:pos="6480"/>
        </w:tabs>
        <w:ind w:left="6480" w:hanging="360"/>
      </w:pPr>
      <w:rPr>
        <w:rFonts w:ascii="Times New Roman" w:hAnsi="Times New Roman" w:hint="default"/>
      </w:rPr>
    </w:lvl>
  </w:abstractNum>
  <w:abstractNum w:abstractNumId="15">
    <w:nsid w:val="23164DC6"/>
    <w:multiLevelType w:val="hybridMultilevel"/>
    <w:tmpl w:val="0388EF26"/>
    <w:lvl w:ilvl="0" w:tplc="2328FDE6">
      <w:numFmt w:val="bullet"/>
      <w:lvlText w:val="•"/>
      <w:lvlJc w:val="left"/>
      <w:pPr>
        <w:ind w:left="765" w:hanging="405"/>
      </w:pPr>
      <w:rPr>
        <w:rFonts w:ascii="Times New Roman" w:eastAsia="Times New Roman" w:hAnsi="Times New Roman" w:cs="Times New Roman" w:hint="default"/>
      </w:rPr>
    </w:lvl>
    <w:lvl w:ilvl="1" w:tplc="0D0E5542">
      <w:numFmt w:val="bullet"/>
      <w:lvlText w:val="–"/>
      <w:lvlJc w:val="left"/>
      <w:pPr>
        <w:ind w:left="1470" w:hanging="39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992E39"/>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D00395"/>
    <w:multiLevelType w:val="hybridMultilevel"/>
    <w:tmpl w:val="636ED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D967F8"/>
    <w:multiLevelType w:val="hybridMultilevel"/>
    <w:tmpl w:val="528C20AC"/>
    <w:lvl w:ilvl="0" w:tplc="04090015">
      <w:start w:val="1"/>
      <w:numFmt w:val="upp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646B91"/>
    <w:multiLevelType w:val="hybridMultilevel"/>
    <w:tmpl w:val="DE38B6C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AA509B"/>
    <w:multiLevelType w:val="hybridMultilevel"/>
    <w:tmpl w:val="2BB07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C7B4F4D"/>
    <w:multiLevelType w:val="multilevel"/>
    <w:tmpl w:val="0D968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4D284584"/>
    <w:multiLevelType w:val="hybridMultilevel"/>
    <w:tmpl w:val="8B8040B8"/>
    <w:lvl w:ilvl="0" w:tplc="02ACFEAA">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EC1D22"/>
    <w:multiLevelType w:val="hybridMultilevel"/>
    <w:tmpl w:val="B952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A62CAD"/>
    <w:multiLevelType w:val="hybridMultilevel"/>
    <w:tmpl w:val="C114A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BB5D54"/>
    <w:multiLevelType w:val="hybridMultilevel"/>
    <w:tmpl w:val="56C06264"/>
    <w:lvl w:ilvl="0" w:tplc="65944BA4">
      <w:start w:val="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0F3464"/>
    <w:multiLevelType w:val="hybridMultilevel"/>
    <w:tmpl w:val="60A89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D54828"/>
    <w:multiLevelType w:val="hybridMultilevel"/>
    <w:tmpl w:val="D0E4350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DF5D57"/>
    <w:multiLevelType w:val="hybridMultilevel"/>
    <w:tmpl w:val="44C6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2AB54AF"/>
    <w:multiLevelType w:val="hybridMultilevel"/>
    <w:tmpl w:val="808AA552"/>
    <w:lvl w:ilvl="0" w:tplc="D248CEC8">
      <w:start w:val="1"/>
      <w:numFmt w:val="bullet"/>
      <w:pStyle w:val="AABullet2"/>
      <w:lvlText w:val="–"/>
      <w:lvlJc w:val="left"/>
      <w:pPr>
        <w:tabs>
          <w:tab w:val="num" w:pos="630"/>
        </w:tabs>
        <w:ind w:left="630" w:hanging="360"/>
      </w:pPr>
      <w:rPr>
        <w:rFonts w:hint="default"/>
      </w:rPr>
    </w:lvl>
    <w:lvl w:ilvl="1" w:tplc="4A9E002E">
      <w:start w:val="1"/>
      <w:numFmt w:val="bullet"/>
      <w:lvlText w:val="o"/>
      <w:lvlJc w:val="left"/>
      <w:pPr>
        <w:tabs>
          <w:tab w:val="num" w:pos="1620"/>
        </w:tabs>
        <w:ind w:left="1620" w:hanging="360"/>
      </w:pPr>
      <w:rPr>
        <w:rFonts w:ascii="Courier New" w:hAnsi="Courier New" w:hint="default"/>
      </w:rPr>
    </w:lvl>
    <w:lvl w:ilvl="2" w:tplc="46D6CC9A" w:tentative="1">
      <w:start w:val="1"/>
      <w:numFmt w:val="bullet"/>
      <w:lvlText w:val=""/>
      <w:lvlJc w:val="left"/>
      <w:pPr>
        <w:tabs>
          <w:tab w:val="num" w:pos="2340"/>
        </w:tabs>
        <w:ind w:left="2340" w:hanging="360"/>
      </w:pPr>
      <w:rPr>
        <w:rFonts w:ascii="Wingdings" w:hAnsi="Wingdings" w:hint="default"/>
      </w:rPr>
    </w:lvl>
    <w:lvl w:ilvl="3" w:tplc="A894A31A" w:tentative="1">
      <w:start w:val="1"/>
      <w:numFmt w:val="bullet"/>
      <w:lvlText w:val=""/>
      <w:lvlJc w:val="left"/>
      <w:pPr>
        <w:tabs>
          <w:tab w:val="num" w:pos="3060"/>
        </w:tabs>
        <w:ind w:left="3060" w:hanging="360"/>
      </w:pPr>
      <w:rPr>
        <w:rFonts w:ascii="Symbol" w:hAnsi="Symbol" w:hint="default"/>
      </w:rPr>
    </w:lvl>
    <w:lvl w:ilvl="4" w:tplc="C900B0F4" w:tentative="1">
      <w:start w:val="1"/>
      <w:numFmt w:val="bullet"/>
      <w:lvlText w:val="o"/>
      <w:lvlJc w:val="left"/>
      <w:pPr>
        <w:tabs>
          <w:tab w:val="num" w:pos="3780"/>
        </w:tabs>
        <w:ind w:left="3780" w:hanging="360"/>
      </w:pPr>
      <w:rPr>
        <w:rFonts w:ascii="Courier New" w:hAnsi="Courier New" w:hint="default"/>
      </w:rPr>
    </w:lvl>
    <w:lvl w:ilvl="5" w:tplc="FD5EA910" w:tentative="1">
      <w:start w:val="1"/>
      <w:numFmt w:val="bullet"/>
      <w:lvlText w:val=""/>
      <w:lvlJc w:val="left"/>
      <w:pPr>
        <w:tabs>
          <w:tab w:val="num" w:pos="4500"/>
        </w:tabs>
        <w:ind w:left="4500" w:hanging="360"/>
      </w:pPr>
      <w:rPr>
        <w:rFonts w:ascii="Wingdings" w:hAnsi="Wingdings" w:hint="default"/>
      </w:rPr>
    </w:lvl>
    <w:lvl w:ilvl="6" w:tplc="61906054" w:tentative="1">
      <w:start w:val="1"/>
      <w:numFmt w:val="bullet"/>
      <w:lvlText w:val=""/>
      <w:lvlJc w:val="left"/>
      <w:pPr>
        <w:tabs>
          <w:tab w:val="num" w:pos="5220"/>
        </w:tabs>
        <w:ind w:left="5220" w:hanging="360"/>
      </w:pPr>
      <w:rPr>
        <w:rFonts w:ascii="Symbol" w:hAnsi="Symbol" w:hint="default"/>
      </w:rPr>
    </w:lvl>
    <w:lvl w:ilvl="7" w:tplc="123CDC84" w:tentative="1">
      <w:start w:val="1"/>
      <w:numFmt w:val="bullet"/>
      <w:lvlText w:val="o"/>
      <w:lvlJc w:val="left"/>
      <w:pPr>
        <w:tabs>
          <w:tab w:val="num" w:pos="5940"/>
        </w:tabs>
        <w:ind w:left="5940" w:hanging="360"/>
      </w:pPr>
      <w:rPr>
        <w:rFonts w:ascii="Courier New" w:hAnsi="Courier New" w:hint="default"/>
      </w:rPr>
    </w:lvl>
    <w:lvl w:ilvl="8" w:tplc="68DC3FA4" w:tentative="1">
      <w:start w:val="1"/>
      <w:numFmt w:val="bullet"/>
      <w:lvlText w:val=""/>
      <w:lvlJc w:val="left"/>
      <w:pPr>
        <w:tabs>
          <w:tab w:val="num" w:pos="6660"/>
        </w:tabs>
        <w:ind w:left="6660" w:hanging="360"/>
      </w:pPr>
      <w:rPr>
        <w:rFonts w:ascii="Wingdings" w:hAnsi="Wingdings" w:hint="default"/>
      </w:rPr>
    </w:lvl>
  </w:abstractNum>
  <w:abstractNum w:abstractNumId="30">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2774F4"/>
    <w:multiLevelType w:val="hybridMultilevel"/>
    <w:tmpl w:val="A88A359E"/>
    <w:lvl w:ilvl="0" w:tplc="0409000F">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1C73DE"/>
    <w:multiLevelType w:val="hybridMultilevel"/>
    <w:tmpl w:val="89D8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3F7FE7"/>
    <w:multiLevelType w:val="hybridMultilevel"/>
    <w:tmpl w:val="197E7082"/>
    <w:lvl w:ilvl="0" w:tplc="C7FA739A">
      <w:start w:val="1"/>
      <w:numFmt w:val="bullet"/>
      <w:lvlText w:val="•"/>
      <w:lvlJc w:val="left"/>
      <w:pPr>
        <w:tabs>
          <w:tab w:val="num" w:pos="720"/>
        </w:tabs>
        <w:ind w:left="720" w:hanging="360"/>
      </w:pPr>
      <w:rPr>
        <w:rFonts w:ascii="Times New Roman" w:hAnsi="Times New Roman" w:hint="default"/>
      </w:rPr>
    </w:lvl>
    <w:lvl w:ilvl="1" w:tplc="527E2796" w:tentative="1">
      <w:start w:val="1"/>
      <w:numFmt w:val="bullet"/>
      <w:lvlText w:val="•"/>
      <w:lvlJc w:val="left"/>
      <w:pPr>
        <w:tabs>
          <w:tab w:val="num" w:pos="1440"/>
        </w:tabs>
        <w:ind w:left="1440" w:hanging="360"/>
      </w:pPr>
      <w:rPr>
        <w:rFonts w:ascii="Times New Roman" w:hAnsi="Times New Roman" w:hint="default"/>
      </w:rPr>
    </w:lvl>
    <w:lvl w:ilvl="2" w:tplc="28D6FB7E" w:tentative="1">
      <w:start w:val="1"/>
      <w:numFmt w:val="bullet"/>
      <w:lvlText w:val="•"/>
      <w:lvlJc w:val="left"/>
      <w:pPr>
        <w:tabs>
          <w:tab w:val="num" w:pos="2160"/>
        </w:tabs>
        <w:ind w:left="2160" w:hanging="360"/>
      </w:pPr>
      <w:rPr>
        <w:rFonts w:ascii="Times New Roman" w:hAnsi="Times New Roman" w:hint="default"/>
      </w:rPr>
    </w:lvl>
    <w:lvl w:ilvl="3" w:tplc="9A82F760" w:tentative="1">
      <w:start w:val="1"/>
      <w:numFmt w:val="bullet"/>
      <w:lvlText w:val="•"/>
      <w:lvlJc w:val="left"/>
      <w:pPr>
        <w:tabs>
          <w:tab w:val="num" w:pos="2880"/>
        </w:tabs>
        <w:ind w:left="2880" w:hanging="360"/>
      </w:pPr>
      <w:rPr>
        <w:rFonts w:ascii="Times New Roman" w:hAnsi="Times New Roman" w:hint="default"/>
      </w:rPr>
    </w:lvl>
    <w:lvl w:ilvl="4" w:tplc="A5E4C5F4" w:tentative="1">
      <w:start w:val="1"/>
      <w:numFmt w:val="bullet"/>
      <w:lvlText w:val="•"/>
      <w:lvlJc w:val="left"/>
      <w:pPr>
        <w:tabs>
          <w:tab w:val="num" w:pos="3600"/>
        </w:tabs>
        <w:ind w:left="3600" w:hanging="360"/>
      </w:pPr>
      <w:rPr>
        <w:rFonts w:ascii="Times New Roman" w:hAnsi="Times New Roman" w:hint="default"/>
      </w:rPr>
    </w:lvl>
    <w:lvl w:ilvl="5" w:tplc="CFFCAB56" w:tentative="1">
      <w:start w:val="1"/>
      <w:numFmt w:val="bullet"/>
      <w:lvlText w:val="•"/>
      <w:lvlJc w:val="left"/>
      <w:pPr>
        <w:tabs>
          <w:tab w:val="num" w:pos="4320"/>
        </w:tabs>
        <w:ind w:left="4320" w:hanging="360"/>
      </w:pPr>
      <w:rPr>
        <w:rFonts w:ascii="Times New Roman" w:hAnsi="Times New Roman" w:hint="default"/>
      </w:rPr>
    </w:lvl>
    <w:lvl w:ilvl="6" w:tplc="8C44A18A" w:tentative="1">
      <w:start w:val="1"/>
      <w:numFmt w:val="bullet"/>
      <w:lvlText w:val="•"/>
      <w:lvlJc w:val="left"/>
      <w:pPr>
        <w:tabs>
          <w:tab w:val="num" w:pos="5040"/>
        </w:tabs>
        <w:ind w:left="5040" w:hanging="360"/>
      </w:pPr>
      <w:rPr>
        <w:rFonts w:ascii="Times New Roman" w:hAnsi="Times New Roman" w:hint="default"/>
      </w:rPr>
    </w:lvl>
    <w:lvl w:ilvl="7" w:tplc="981603B8" w:tentative="1">
      <w:start w:val="1"/>
      <w:numFmt w:val="bullet"/>
      <w:lvlText w:val="•"/>
      <w:lvlJc w:val="left"/>
      <w:pPr>
        <w:tabs>
          <w:tab w:val="num" w:pos="5760"/>
        </w:tabs>
        <w:ind w:left="5760" w:hanging="360"/>
      </w:pPr>
      <w:rPr>
        <w:rFonts w:ascii="Times New Roman" w:hAnsi="Times New Roman" w:hint="default"/>
      </w:rPr>
    </w:lvl>
    <w:lvl w:ilvl="8" w:tplc="FC342260"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30"/>
  </w:num>
  <w:num w:numId="3">
    <w:abstractNumId w:val="31"/>
  </w:num>
  <w:num w:numId="4">
    <w:abstractNumId w:val="23"/>
  </w:num>
  <w:num w:numId="5">
    <w:abstractNumId w:val="15"/>
  </w:num>
  <w:num w:numId="6">
    <w:abstractNumId w:val="19"/>
  </w:num>
  <w:num w:numId="7">
    <w:abstractNumId w:val="8"/>
  </w:num>
  <w:num w:numId="8">
    <w:abstractNumId w:val="27"/>
  </w:num>
  <w:num w:numId="9">
    <w:abstractNumId w:val="18"/>
  </w:num>
  <w:num w:numId="10">
    <w:abstractNumId w:val="6"/>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num>
  <w:num w:numId="14">
    <w:abstractNumId w:val="11"/>
  </w:num>
  <w:num w:numId="15">
    <w:abstractNumId w:val="20"/>
  </w:num>
  <w:num w:numId="16">
    <w:abstractNumId w:val="29"/>
  </w:num>
  <w:num w:numId="17">
    <w:abstractNumId w:val="1"/>
  </w:num>
  <w:num w:numId="18">
    <w:abstractNumId w:val="0"/>
  </w:num>
  <w:num w:numId="19">
    <w:abstractNumId w:val="13"/>
  </w:num>
  <w:num w:numId="20">
    <w:abstractNumId w:val="16"/>
  </w:num>
  <w:num w:numId="21">
    <w:abstractNumId w:val="17"/>
  </w:num>
  <w:num w:numId="22">
    <w:abstractNumId w:val="25"/>
  </w:num>
  <w:num w:numId="23">
    <w:abstractNumId w:val="22"/>
  </w:num>
  <w:num w:numId="24">
    <w:abstractNumId w:val="3"/>
  </w:num>
  <w:num w:numId="25">
    <w:abstractNumId w:val="24"/>
  </w:num>
  <w:num w:numId="26">
    <w:abstractNumId w:val="32"/>
  </w:num>
  <w:num w:numId="27">
    <w:abstractNumId w:val="5"/>
  </w:num>
  <w:num w:numId="28">
    <w:abstractNumId w:val="28"/>
  </w:num>
  <w:num w:numId="29">
    <w:abstractNumId w:val="33"/>
  </w:num>
  <w:num w:numId="30">
    <w:abstractNumId w:val="10"/>
  </w:num>
  <w:num w:numId="31">
    <w:abstractNumId w:val="14"/>
  </w:num>
  <w:num w:numId="32">
    <w:abstractNumId w:val="9"/>
  </w:num>
  <w:num w:numId="33">
    <w:abstractNumId w:val="12"/>
  </w:num>
  <w:num w:numId="3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10"/>
  <w:proofState w:spelling="clean" w:grammar="clean"/>
  <w:mailMerge>
    <w:mainDocumentType w:val="formLetters"/>
    <w:dataType w:val="textFile"/>
    <w:activeRecord w:val="-1"/>
  </w:mailMerge>
  <w:revisionView w:markup="0"/>
  <w:trackRevisions/>
  <w:defaultTabStop w:val="720"/>
  <w:characterSpacingControl w:val="doNotCompress"/>
  <w:footnotePr>
    <w:footnote w:id="-1"/>
    <w:footnote w:id="0"/>
  </w:footnotePr>
  <w:endnotePr>
    <w:numFmt w:val="decimal"/>
    <w:endnote w:id="-1"/>
    <w:endnote w:id="0"/>
  </w:endnotePr>
  <w:compat/>
  <w:rsids>
    <w:rsidRoot w:val="009A7260"/>
    <w:rsid w:val="00002768"/>
    <w:rsid w:val="00003CAA"/>
    <w:rsid w:val="00010F18"/>
    <w:rsid w:val="00012A27"/>
    <w:rsid w:val="0001383D"/>
    <w:rsid w:val="00021FFF"/>
    <w:rsid w:val="000249CD"/>
    <w:rsid w:val="000430B4"/>
    <w:rsid w:val="000431AF"/>
    <w:rsid w:val="00067530"/>
    <w:rsid w:val="000676BB"/>
    <w:rsid w:val="00072A25"/>
    <w:rsid w:val="000765AE"/>
    <w:rsid w:val="00092895"/>
    <w:rsid w:val="00092A4F"/>
    <w:rsid w:val="0009321A"/>
    <w:rsid w:val="00093D7B"/>
    <w:rsid w:val="000A4624"/>
    <w:rsid w:val="000A7D2D"/>
    <w:rsid w:val="000B0717"/>
    <w:rsid w:val="000B0A57"/>
    <w:rsid w:val="000B416A"/>
    <w:rsid w:val="000C40F4"/>
    <w:rsid w:val="000C4E10"/>
    <w:rsid w:val="000C6E7F"/>
    <w:rsid w:val="000E319E"/>
    <w:rsid w:val="000E4F71"/>
    <w:rsid w:val="000E5982"/>
    <w:rsid w:val="000E5B98"/>
    <w:rsid w:val="000F7348"/>
    <w:rsid w:val="000F7D0F"/>
    <w:rsid w:val="00104DD7"/>
    <w:rsid w:val="00105A09"/>
    <w:rsid w:val="0010659F"/>
    <w:rsid w:val="00112D29"/>
    <w:rsid w:val="001146A0"/>
    <w:rsid w:val="001168DC"/>
    <w:rsid w:val="00117EBE"/>
    <w:rsid w:val="00123FD2"/>
    <w:rsid w:val="0012487D"/>
    <w:rsid w:val="00126B0D"/>
    <w:rsid w:val="00133061"/>
    <w:rsid w:val="00134F47"/>
    <w:rsid w:val="00137540"/>
    <w:rsid w:val="00143C13"/>
    <w:rsid w:val="001455D5"/>
    <w:rsid w:val="001479B6"/>
    <w:rsid w:val="00151773"/>
    <w:rsid w:val="00154CD0"/>
    <w:rsid w:val="001570BA"/>
    <w:rsid w:val="00163B3E"/>
    <w:rsid w:val="001663F8"/>
    <w:rsid w:val="00167E75"/>
    <w:rsid w:val="00171F94"/>
    <w:rsid w:val="00173B5D"/>
    <w:rsid w:val="0017519E"/>
    <w:rsid w:val="00180E82"/>
    <w:rsid w:val="001920B4"/>
    <w:rsid w:val="00195763"/>
    <w:rsid w:val="001A2B60"/>
    <w:rsid w:val="001A3150"/>
    <w:rsid w:val="001A4F42"/>
    <w:rsid w:val="001A53B3"/>
    <w:rsid w:val="001B0F5B"/>
    <w:rsid w:val="001B2EEB"/>
    <w:rsid w:val="001C2766"/>
    <w:rsid w:val="001D01A8"/>
    <w:rsid w:val="001D3D10"/>
    <w:rsid w:val="001D4810"/>
    <w:rsid w:val="001E34BB"/>
    <w:rsid w:val="001E3ABC"/>
    <w:rsid w:val="001E681D"/>
    <w:rsid w:val="001F2B9D"/>
    <w:rsid w:val="001F3786"/>
    <w:rsid w:val="00207294"/>
    <w:rsid w:val="00207616"/>
    <w:rsid w:val="002077DB"/>
    <w:rsid w:val="00207F06"/>
    <w:rsid w:val="00212D23"/>
    <w:rsid w:val="002166E5"/>
    <w:rsid w:val="00220EC4"/>
    <w:rsid w:val="00221201"/>
    <w:rsid w:val="00223E10"/>
    <w:rsid w:val="0023076C"/>
    <w:rsid w:val="00240952"/>
    <w:rsid w:val="002474FD"/>
    <w:rsid w:val="00253836"/>
    <w:rsid w:val="002543ED"/>
    <w:rsid w:val="00256371"/>
    <w:rsid w:val="002642B0"/>
    <w:rsid w:val="00270EFB"/>
    <w:rsid w:val="00277583"/>
    <w:rsid w:val="0027769B"/>
    <w:rsid w:val="00293C72"/>
    <w:rsid w:val="002B492E"/>
    <w:rsid w:val="002C0E45"/>
    <w:rsid w:val="002D27FA"/>
    <w:rsid w:val="002F01F4"/>
    <w:rsid w:val="002F56B8"/>
    <w:rsid w:val="00303DAC"/>
    <w:rsid w:val="003059A0"/>
    <w:rsid w:val="00310927"/>
    <w:rsid w:val="003319DA"/>
    <w:rsid w:val="0033782B"/>
    <w:rsid w:val="00344682"/>
    <w:rsid w:val="0035144E"/>
    <w:rsid w:val="0035454A"/>
    <w:rsid w:val="00355E5B"/>
    <w:rsid w:val="00356746"/>
    <w:rsid w:val="00363B14"/>
    <w:rsid w:val="00364E60"/>
    <w:rsid w:val="00365ABC"/>
    <w:rsid w:val="00366FF0"/>
    <w:rsid w:val="00370DD7"/>
    <w:rsid w:val="00371D3E"/>
    <w:rsid w:val="003815C3"/>
    <w:rsid w:val="00384AD3"/>
    <w:rsid w:val="00385D4A"/>
    <w:rsid w:val="003948A0"/>
    <w:rsid w:val="00397942"/>
    <w:rsid w:val="00397C89"/>
    <w:rsid w:val="003A5BA2"/>
    <w:rsid w:val="003A6DB0"/>
    <w:rsid w:val="003A6FC8"/>
    <w:rsid w:val="003A75FC"/>
    <w:rsid w:val="003B4578"/>
    <w:rsid w:val="003B49D1"/>
    <w:rsid w:val="003D20F4"/>
    <w:rsid w:val="003D3AD1"/>
    <w:rsid w:val="003D6508"/>
    <w:rsid w:val="003D7334"/>
    <w:rsid w:val="003E71DF"/>
    <w:rsid w:val="003F16BF"/>
    <w:rsid w:val="003F2AC4"/>
    <w:rsid w:val="00405352"/>
    <w:rsid w:val="00405E0B"/>
    <w:rsid w:val="0041744C"/>
    <w:rsid w:val="00425A02"/>
    <w:rsid w:val="00431715"/>
    <w:rsid w:val="00431CE8"/>
    <w:rsid w:val="00432388"/>
    <w:rsid w:val="00433DA4"/>
    <w:rsid w:val="00434927"/>
    <w:rsid w:val="004432CC"/>
    <w:rsid w:val="00445132"/>
    <w:rsid w:val="00447B9D"/>
    <w:rsid w:val="004551A0"/>
    <w:rsid w:val="00455E74"/>
    <w:rsid w:val="00463405"/>
    <w:rsid w:val="00475565"/>
    <w:rsid w:val="0047646F"/>
    <w:rsid w:val="00476636"/>
    <w:rsid w:val="00481484"/>
    <w:rsid w:val="004A53E8"/>
    <w:rsid w:val="004A5BAE"/>
    <w:rsid w:val="004A6A9B"/>
    <w:rsid w:val="004A6B3A"/>
    <w:rsid w:val="004B1EFD"/>
    <w:rsid w:val="004B1F14"/>
    <w:rsid w:val="004B1FC1"/>
    <w:rsid w:val="004B25FF"/>
    <w:rsid w:val="004B3741"/>
    <w:rsid w:val="004B6A3C"/>
    <w:rsid w:val="004C5F37"/>
    <w:rsid w:val="004D7CD8"/>
    <w:rsid w:val="004E5D0D"/>
    <w:rsid w:val="004E72C5"/>
    <w:rsid w:val="004F1BC6"/>
    <w:rsid w:val="005009C7"/>
    <w:rsid w:val="00502B09"/>
    <w:rsid w:val="005125C4"/>
    <w:rsid w:val="00515320"/>
    <w:rsid w:val="00521E37"/>
    <w:rsid w:val="0052593E"/>
    <w:rsid w:val="00536AE1"/>
    <w:rsid w:val="0054185C"/>
    <w:rsid w:val="00541998"/>
    <w:rsid w:val="0054489E"/>
    <w:rsid w:val="005457F8"/>
    <w:rsid w:val="00566CB7"/>
    <w:rsid w:val="00575655"/>
    <w:rsid w:val="00584009"/>
    <w:rsid w:val="005A60A2"/>
    <w:rsid w:val="005C23E3"/>
    <w:rsid w:val="005C3132"/>
    <w:rsid w:val="005E14AA"/>
    <w:rsid w:val="005E54EB"/>
    <w:rsid w:val="005E584B"/>
    <w:rsid w:val="005E7845"/>
    <w:rsid w:val="005F2698"/>
    <w:rsid w:val="005F4BFE"/>
    <w:rsid w:val="005F544F"/>
    <w:rsid w:val="005F7975"/>
    <w:rsid w:val="00600D72"/>
    <w:rsid w:val="006024D3"/>
    <w:rsid w:val="00607254"/>
    <w:rsid w:val="0060791B"/>
    <w:rsid w:val="00610B80"/>
    <w:rsid w:val="006119CE"/>
    <w:rsid w:val="00614031"/>
    <w:rsid w:val="00624292"/>
    <w:rsid w:val="0063390F"/>
    <w:rsid w:val="00642014"/>
    <w:rsid w:val="00651094"/>
    <w:rsid w:val="00652C94"/>
    <w:rsid w:val="00653BF8"/>
    <w:rsid w:val="0066019C"/>
    <w:rsid w:val="0066312E"/>
    <w:rsid w:val="00663F67"/>
    <w:rsid w:val="00665387"/>
    <w:rsid w:val="00665DE3"/>
    <w:rsid w:val="00671EFD"/>
    <w:rsid w:val="0067693B"/>
    <w:rsid w:val="00676C3C"/>
    <w:rsid w:val="00685ACA"/>
    <w:rsid w:val="006879C2"/>
    <w:rsid w:val="0069152D"/>
    <w:rsid w:val="006917B8"/>
    <w:rsid w:val="006922C3"/>
    <w:rsid w:val="006A0DFD"/>
    <w:rsid w:val="006A6E47"/>
    <w:rsid w:val="006B4CEC"/>
    <w:rsid w:val="006B56A9"/>
    <w:rsid w:val="006C31ED"/>
    <w:rsid w:val="006D29A2"/>
    <w:rsid w:val="006E1D01"/>
    <w:rsid w:val="006E257D"/>
    <w:rsid w:val="006E267A"/>
    <w:rsid w:val="006F020C"/>
    <w:rsid w:val="006F2335"/>
    <w:rsid w:val="006F6E64"/>
    <w:rsid w:val="006F7812"/>
    <w:rsid w:val="00703133"/>
    <w:rsid w:val="00703BAC"/>
    <w:rsid w:val="0070795F"/>
    <w:rsid w:val="007117DD"/>
    <w:rsid w:val="00714F6E"/>
    <w:rsid w:val="00721BBE"/>
    <w:rsid w:val="007317D4"/>
    <w:rsid w:val="00731ED9"/>
    <w:rsid w:val="0074048F"/>
    <w:rsid w:val="007408AB"/>
    <w:rsid w:val="00741CC7"/>
    <w:rsid w:val="007439F5"/>
    <w:rsid w:val="00751B58"/>
    <w:rsid w:val="00753260"/>
    <w:rsid w:val="00761034"/>
    <w:rsid w:val="0076178A"/>
    <w:rsid w:val="007655A3"/>
    <w:rsid w:val="00765B95"/>
    <w:rsid w:val="00766CF0"/>
    <w:rsid w:val="007711DA"/>
    <w:rsid w:val="007733AC"/>
    <w:rsid w:val="0077494C"/>
    <w:rsid w:val="007758C2"/>
    <w:rsid w:val="00786ACC"/>
    <w:rsid w:val="00787EFD"/>
    <w:rsid w:val="00792FFB"/>
    <w:rsid w:val="007B11C1"/>
    <w:rsid w:val="007B16D6"/>
    <w:rsid w:val="007B77B1"/>
    <w:rsid w:val="007C7A5D"/>
    <w:rsid w:val="007D2AEE"/>
    <w:rsid w:val="007D4781"/>
    <w:rsid w:val="007E1EA2"/>
    <w:rsid w:val="007E2166"/>
    <w:rsid w:val="007E2AB0"/>
    <w:rsid w:val="007E462E"/>
    <w:rsid w:val="007F0EC9"/>
    <w:rsid w:val="007F2371"/>
    <w:rsid w:val="007F2464"/>
    <w:rsid w:val="007F2670"/>
    <w:rsid w:val="007F41E7"/>
    <w:rsid w:val="007F7B07"/>
    <w:rsid w:val="0080316D"/>
    <w:rsid w:val="00810888"/>
    <w:rsid w:val="008116D7"/>
    <w:rsid w:val="0081327C"/>
    <w:rsid w:val="00815648"/>
    <w:rsid w:val="00830D56"/>
    <w:rsid w:val="00831817"/>
    <w:rsid w:val="00831B38"/>
    <w:rsid w:val="00835D32"/>
    <w:rsid w:val="00837A9C"/>
    <w:rsid w:val="00840AC7"/>
    <w:rsid w:val="0084414F"/>
    <w:rsid w:val="00844BA8"/>
    <w:rsid w:val="0085591B"/>
    <w:rsid w:val="00855AC9"/>
    <w:rsid w:val="00856D0A"/>
    <w:rsid w:val="008576D7"/>
    <w:rsid w:val="00861540"/>
    <w:rsid w:val="008616CE"/>
    <w:rsid w:val="00864B73"/>
    <w:rsid w:val="00864C3B"/>
    <w:rsid w:val="00873200"/>
    <w:rsid w:val="0087634E"/>
    <w:rsid w:val="008772B9"/>
    <w:rsid w:val="00880E08"/>
    <w:rsid w:val="008872DE"/>
    <w:rsid w:val="008A3497"/>
    <w:rsid w:val="008A36A5"/>
    <w:rsid w:val="008B0EA7"/>
    <w:rsid w:val="008B1FCF"/>
    <w:rsid w:val="008B5F7F"/>
    <w:rsid w:val="008C1F55"/>
    <w:rsid w:val="008C2D78"/>
    <w:rsid w:val="008C59F5"/>
    <w:rsid w:val="008D044D"/>
    <w:rsid w:val="008D4BA8"/>
    <w:rsid w:val="008D4DAC"/>
    <w:rsid w:val="008F2981"/>
    <w:rsid w:val="009104FD"/>
    <w:rsid w:val="00914B0D"/>
    <w:rsid w:val="009216CB"/>
    <w:rsid w:val="00921E82"/>
    <w:rsid w:val="00921FB8"/>
    <w:rsid w:val="00924321"/>
    <w:rsid w:val="00937807"/>
    <w:rsid w:val="009466AE"/>
    <w:rsid w:val="0095748B"/>
    <w:rsid w:val="00957A1D"/>
    <w:rsid w:val="00960DFA"/>
    <w:rsid w:val="009673AA"/>
    <w:rsid w:val="0097206A"/>
    <w:rsid w:val="00981772"/>
    <w:rsid w:val="00981841"/>
    <w:rsid w:val="0098496C"/>
    <w:rsid w:val="00994BAB"/>
    <w:rsid w:val="009A44A5"/>
    <w:rsid w:val="009A5497"/>
    <w:rsid w:val="009A7260"/>
    <w:rsid w:val="009B1247"/>
    <w:rsid w:val="009B511E"/>
    <w:rsid w:val="009B665A"/>
    <w:rsid w:val="009B7A45"/>
    <w:rsid w:val="009C39BD"/>
    <w:rsid w:val="009C5E3B"/>
    <w:rsid w:val="009E0CB2"/>
    <w:rsid w:val="009E0F11"/>
    <w:rsid w:val="009F381A"/>
    <w:rsid w:val="009F3D2A"/>
    <w:rsid w:val="009F3F7C"/>
    <w:rsid w:val="009F401A"/>
    <w:rsid w:val="009F6379"/>
    <w:rsid w:val="00A03864"/>
    <w:rsid w:val="00A116A5"/>
    <w:rsid w:val="00A142EC"/>
    <w:rsid w:val="00A24F4E"/>
    <w:rsid w:val="00A26641"/>
    <w:rsid w:val="00A3052F"/>
    <w:rsid w:val="00A32053"/>
    <w:rsid w:val="00A33D10"/>
    <w:rsid w:val="00A37849"/>
    <w:rsid w:val="00A4018D"/>
    <w:rsid w:val="00A401DA"/>
    <w:rsid w:val="00A45CE9"/>
    <w:rsid w:val="00A46F47"/>
    <w:rsid w:val="00A5179F"/>
    <w:rsid w:val="00A52D98"/>
    <w:rsid w:val="00A53E24"/>
    <w:rsid w:val="00A55475"/>
    <w:rsid w:val="00A5686E"/>
    <w:rsid w:val="00A67001"/>
    <w:rsid w:val="00A71D46"/>
    <w:rsid w:val="00A76CFF"/>
    <w:rsid w:val="00A77B00"/>
    <w:rsid w:val="00A811D1"/>
    <w:rsid w:val="00A87036"/>
    <w:rsid w:val="00A87E97"/>
    <w:rsid w:val="00A91808"/>
    <w:rsid w:val="00A91AD1"/>
    <w:rsid w:val="00A91DAE"/>
    <w:rsid w:val="00A95F18"/>
    <w:rsid w:val="00A96E40"/>
    <w:rsid w:val="00AA2EE1"/>
    <w:rsid w:val="00AA34E5"/>
    <w:rsid w:val="00AA663D"/>
    <w:rsid w:val="00AB2545"/>
    <w:rsid w:val="00AB5F7F"/>
    <w:rsid w:val="00AB6762"/>
    <w:rsid w:val="00AC4C68"/>
    <w:rsid w:val="00AD08D5"/>
    <w:rsid w:val="00AD4EDE"/>
    <w:rsid w:val="00AD7B5D"/>
    <w:rsid w:val="00AE312F"/>
    <w:rsid w:val="00AE5E9C"/>
    <w:rsid w:val="00AE69F5"/>
    <w:rsid w:val="00AF2095"/>
    <w:rsid w:val="00AF77E8"/>
    <w:rsid w:val="00AF785A"/>
    <w:rsid w:val="00B00D39"/>
    <w:rsid w:val="00B033BF"/>
    <w:rsid w:val="00B05114"/>
    <w:rsid w:val="00B1126C"/>
    <w:rsid w:val="00B11B72"/>
    <w:rsid w:val="00B173F9"/>
    <w:rsid w:val="00B2033E"/>
    <w:rsid w:val="00B22095"/>
    <w:rsid w:val="00B2701E"/>
    <w:rsid w:val="00B314B9"/>
    <w:rsid w:val="00B32A56"/>
    <w:rsid w:val="00B44021"/>
    <w:rsid w:val="00B50D55"/>
    <w:rsid w:val="00B540C7"/>
    <w:rsid w:val="00B5477F"/>
    <w:rsid w:val="00B56BF5"/>
    <w:rsid w:val="00B56E41"/>
    <w:rsid w:val="00B60D2C"/>
    <w:rsid w:val="00B614BF"/>
    <w:rsid w:val="00B66843"/>
    <w:rsid w:val="00B74331"/>
    <w:rsid w:val="00B76B4D"/>
    <w:rsid w:val="00B77891"/>
    <w:rsid w:val="00B81DF1"/>
    <w:rsid w:val="00B84537"/>
    <w:rsid w:val="00B90551"/>
    <w:rsid w:val="00B949BC"/>
    <w:rsid w:val="00B961E6"/>
    <w:rsid w:val="00BB0B10"/>
    <w:rsid w:val="00BC504C"/>
    <w:rsid w:val="00BC78D2"/>
    <w:rsid w:val="00BD13DE"/>
    <w:rsid w:val="00BD4097"/>
    <w:rsid w:val="00BE2746"/>
    <w:rsid w:val="00BF1CAC"/>
    <w:rsid w:val="00BF1E32"/>
    <w:rsid w:val="00BF3186"/>
    <w:rsid w:val="00C01708"/>
    <w:rsid w:val="00C021BD"/>
    <w:rsid w:val="00C04A7A"/>
    <w:rsid w:val="00C1008E"/>
    <w:rsid w:val="00C17E46"/>
    <w:rsid w:val="00C23705"/>
    <w:rsid w:val="00C2623D"/>
    <w:rsid w:val="00C30CAC"/>
    <w:rsid w:val="00C32DE6"/>
    <w:rsid w:val="00C33344"/>
    <w:rsid w:val="00C33D9C"/>
    <w:rsid w:val="00C37593"/>
    <w:rsid w:val="00C409DA"/>
    <w:rsid w:val="00C42031"/>
    <w:rsid w:val="00C464CF"/>
    <w:rsid w:val="00C50B81"/>
    <w:rsid w:val="00C537A7"/>
    <w:rsid w:val="00C5465F"/>
    <w:rsid w:val="00C55473"/>
    <w:rsid w:val="00C72E84"/>
    <w:rsid w:val="00C738CA"/>
    <w:rsid w:val="00C7450F"/>
    <w:rsid w:val="00C76E69"/>
    <w:rsid w:val="00C80F50"/>
    <w:rsid w:val="00C81FB9"/>
    <w:rsid w:val="00C85645"/>
    <w:rsid w:val="00C919D9"/>
    <w:rsid w:val="00C95D38"/>
    <w:rsid w:val="00CA0335"/>
    <w:rsid w:val="00CA27AA"/>
    <w:rsid w:val="00CA4F3C"/>
    <w:rsid w:val="00CA6DE5"/>
    <w:rsid w:val="00CB08B9"/>
    <w:rsid w:val="00CB2EE4"/>
    <w:rsid w:val="00CB4444"/>
    <w:rsid w:val="00CB677C"/>
    <w:rsid w:val="00CC02A4"/>
    <w:rsid w:val="00CC1715"/>
    <w:rsid w:val="00CC2EC2"/>
    <w:rsid w:val="00CC6060"/>
    <w:rsid w:val="00CD2DD9"/>
    <w:rsid w:val="00CD64EC"/>
    <w:rsid w:val="00CE2010"/>
    <w:rsid w:val="00CE3661"/>
    <w:rsid w:val="00CE7204"/>
    <w:rsid w:val="00CE7D54"/>
    <w:rsid w:val="00CF2D22"/>
    <w:rsid w:val="00D051AB"/>
    <w:rsid w:val="00D06708"/>
    <w:rsid w:val="00D07978"/>
    <w:rsid w:val="00D106E1"/>
    <w:rsid w:val="00D25571"/>
    <w:rsid w:val="00D30400"/>
    <w:rsid w:val="00D31F8F"/>
    <w:rsid w:val="00D35356"/>
    <w:rsid w:val="00D409EA"/>
    <w:rsid w:val="00D40BB1"/>
    <w:rsid w:val="00D4125D"/>
    <w:rsid w:val="00D44EF5"/>
    <w:rsid w:val="00D45CDE"/>
    <w:rsid w:val="00D4782E"/>
    <w:rsid w:val="00D5759D"/>
    <w:rsid w:val="00D57783"/>
    <w:rsid w:val="00D61062"/>
    <w:rsid w:val="00D8091B"/>
    <w:rsid w:val="00D873E4"/>
    <w:rsid w:val="00D96203"/>
    <w:rsid w:val="00DA182B"/>
    <w:rsid w:val="00DA20FB"/>
    <w:rsid w:val="00DA6357"/>
    <w:rsid w:val="00DB026A"/>
    <w:rsid w:val="00DB13B2"/>
    <w:rsid w:val="00DB3995"/>
    <w:rsid w:val="00DB65DF"/>
    <w:rsid w:val="00DC7D10"/>
    <w:rsid w:val="00DE2EA6"/>
    <w:rsid w:val="00DE4814"/>
    <w:rsid w:val="00DE5813"/>
    <w:rsid w:val="00DE6059"/>
    <w:rsid w:val="00DF3BDA"/>
    <w:rsid w:val="00DF521C"/>
    <w:rsid w:val="00E0118D"/>
    <w:rsid w:val="00E02D24"/>
    <w:rsid w:val="00E04190"/>
    <w:rsid w:val="00E076C3"/>
    <w:rsid w:val="00E161C3"/>
    <w:rsid w:val="00E239CC"/>
    <w:rsid w:val="00E26E08"/>
    <w:rsid w:val="00E2700F"/>
    <w:rsid w:val="00E31112"/>
    <w:rsid w:val="00E311D2"/>
    <w:rsid w:val="00E509DA"/>
    <w:rsid w:val="00E51B33"/>
    <w:rsid w:val="00E54CDA"/>
    <w:rsid w:val="00E6480E"/>
    <w:rsid w:val="00E77100"/>
    <w:rsid w:val="00E829FA"/>
    <w:rsid w:val="00E840C1"/>
    <w:rsid w:val="00E85C1C"/>
    <w:rsid w:val="00E85FDD"/>
    <w:rsid w:val="00E92380"/>
    <w:rsid w:val="00E93D79"/>
    <w:rsid w:val="00E97DF4"/>
    <w:rsid w:val="00EA064B"/>
    <w:rsid w:val="00EA3575"/>
    <w:rsid w:val="00EA56BF"/>
    <w:rsid w:val="00EB04D9"/>
    <w:rsid w:val="00EB2BDE"/>
    <w:rsid w:val="00EB44AE"/>
    <w:rsid w:val="00EB4F77"/>
    <w:rsid w:val="00EB7F3C"/>
    <w:rsid w:val="00EC0D5E"/>
    <w:rsid w:val="00EC2389"/>
    <w:rsid w:val="00EC3645"/>
    <w:rsid w:val="00EC5C3A"/>
    <w:rsid w:val="00ED17EC"/>
    <w:rsid w:val="00ED310D"/>
    <w:rsid w:val="00EE37C3"/>
    <w:rsid w:val="00EE5279"/>
    <w:rsid w:val="00F071FB"/>
    <w:rsid w:val="00F1097C"/>
    <w:rsid w:val="00F12B5E"/>
    <w:rsid w:val="00F13360"/>
    <w:rsid w:val="00F150C4"/>
    <w:rsid w:val="00F17472"/>
    <w:rsid w:val="00F21B68"/>
    <w:rsid w:val="00F26074"/>
    <w:rsid w:val="00F2796F"/>
    <w:rsid w:val="00F32D7E"/>
    <w:rsid w:val="00F45D6F"/>
    <w:rsid w:val="00F5193E"/>
    <w:rsid w:val="00F53ACA"/>
    <w:rsid w:val="00F565D3"/>
    <w:rsid w:val="00F6240A"/>
    <w:rsid w:val="00F64AFD"/>
    <w:rsid w:val="00F66B4F"/>
    <w:rsid w:val="00F673F9"/>
    <w:rsid w:val="00F72A6B"/>
    <w:rsid w:val="00F757AA"/>
    <w:rsid w:val="00F765B9"/>
    <w:rsid w:val="00F767B9"/>
    <w:rsid w:val="00F80F91"/>
    <w:rsid w:val="00F83B29"/>
    <w:rsid w:val="00F84056"/>
    <w:rsid w:val="00F84F0D"/>
    <w:rsid w:val="00F91A5F"/>
    <w:rsid w:val="00FA3D2C"/>
    <w:rsid w:val="00FA5FD5"/>
    <w:rsid w:val="00FA61F6"/>
    <w:rsid w:val="00FC18A0"/>
    <w:rsid w:val="00FC29F2"/>
    <w:rsid w:val="00FC2FB9"/>
    <w:rsid w:val="00FC4190"/>
    <w:rsid w:val="00FC64B2"/>
    <w:rsid w:val="00FC6A6F"/>
    <w:rsid w:val="00FD1073"/>
    <w:rsid w:val="00FE2881"/>
    <w:rsid w:val="00FE4FF7"/>
    <w:rsid w:val="00FE6E5B"/>
    <w:rsid w:val="00FF193D"/>
    <w:rsid w:val="00FF3421"/>
    <w:rsid w:val="00FF64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92895"/>
    <w:pPr>
      <w:numPr>
        <w:numId w:val="1"/>
      </w:numPr>
      <w:spacing w:before="240"/>
      <w:outlineLvl w:val="0"/>
    </w:pPr>
    <w:rPr>
      <w:rFonts w:ascii="Arial" w:hAnsi="Arial"/>
      <w:b/>
    </w:r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895"/>
    <w:rPr>
      <w:rFonts w:ascii="Arial" w:eastAsia="Times New Roman" w:hAnsi="Arial" w:cs="Times New Roman"/>
      <w:b/>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6879C2"/>
    <w:rPr>
      <w:rFonts w:ascii="Arial" w:hAnsi="Arial"/>
    </w:rPr>
  </w:style>
  <w:style w:type="character" w:styleId="FootnoteReference">
    <w:name w:val="footnote reference"/>
    <w:uiPriority w:val="99"/>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4E5D0D"/>
    <w:rPr>
      <w:sz w:val="18"/>
    </w:rPr>
  </w:style>
  <w:style w:type="paragraph" w:styleId="Caption">
    <w:name w:val="caption"/>
    <w:basedOn w:val="Normal"/>
    <w:uiPriority w:val="35"/>
    <w:qFormat/>
    <w:rsid w:val="00171F94"/>
    <w:pPr>
      <w:suppressLineNumbers/>
      <w:spacing w:before="120" w:after="120"/>
      <w:ind w:left="720" w:right="720"/>
      <w:jc w:val="center"/>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link w:val="BodyAfterHeadChar"/>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F91A5F"/>
    <w:pPr>
      <w:keepNext/>
      <w:widowControl w:val="0"/>
      <w:tabs>
        <w:tab w:val="left" w:pos="-1310"/>
        <w:tab w:val="left" w:pos="2332"/>
      </w:tabs>
      <w:spacing w:after="400" w:line="360" w:lineRule="atLeast"/>
      <w:jc w:val="center"/>
    </w:pPr>
    <w:rPr>
      <w:rFonts w:ascii="Arial" w:hAnsi="Arial"/>
      <w:i/>
      <w:noProof/>
      <w:color w:val="000000"/>
      <w:sz w:val="40"/>
    </w:rPr>
  </w:style>
  <w:style w:type="paragraph" w:customStyle="1" w:styleId="Extract">
    <w:name w:val="Extract"/>
    <w:basedOn w:val="Normal"/>
    <w:link w:val="ExtractChar"/>
    <w:rsid w:val="009A7260"/>
    <w:pPr>
      <w:pBdr>
        <w:top w:val="single" w:sz="4" w:space="1" w:color="auto"/>
        <w:left w:val="single" w:sz="4" w:space="4" w:color="auto"/>
        <w:bottom w:val="single" w:sz="4" w:space="1" w:color="auto"/>
        <w:right w:val="single" w:sz="4" w:space="4" w:color="auto"/>
      </w:pBdr>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uiPriority w:val="99"/>
    <w:rsid w:val="009A7260"/>
    <w:pPr>
      <w:suppressLineNumbers/>
      <w:ind w:left="283" w:hanging="283"/>
    </w:pPr>
  </w:style>
  <w:style w:type="character" w:customStyle="1" w:styleId="FootnoteTextChar">
    <w:name w:val="Footnote Text Char"/>
    <w:basedOn w:val="DefaultParagraphFont"/>
    <w:link w:val="FootnoteText"/>
    <w:uiPriority w:val="99"/>
    <w:rsid w:val="009A7260"/>
    <w:rPr>
      <w:rFonts w:ascii="Times New Roman" w:eastAsia="Times New Roman" w:hAnsi="Times New Roman" w:cs="Times New Roman"/>
      <w:sz w:val="20"/>
      <w:szCs w:val="20"/>
    </w:rPr>
  </w:style>
  <w:style w:type="paragraph" w:customStyle="1" w:styleId="HeadingRunIn">
    <w:name w:val="HeadingRunIn"/>
    <w:basedOn w:val="Normal"/>
    <w:rsid w:val="00E829FA"/>
    <w:pPr>
      <w:keepNext/>
      <w:spacing w:before="240" w:after="120"/>
    </w:pPr>
    <w:rPr>
      <w:b/>
      <w:color w:val="000000"/>
      <w:sz w:val="28"/>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character" w:styleId="Strong">
    <w:name w:val="Strong"/>
    <w:basedOn w:val="DefaultParagraphFont"/>
    <w:uiPriority w:val="22"/>
    <w:qFormat/>
    <w:rsid w:val="006879C2"/>
    <w:rPr>
      <w:b/>
      <w:bCs/>
    </w:rPr>
  </w:style>
  <w:style w:type="paragraph" w:styleId="HTMLPreformatted">
    <w:name w:val="HTML Preformatted"/>
    <w:basedOn w:val="Normal"/>
    <w:link w:val="HTMLPreformattedChar"/>
    <w:uiPriority w:val="99"/>
    <w:semiHidden/>
    <w:unhideWhenUsed/>
    <w:rsid w:val="00C37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37593"/>
    <w:rPr>
      <w:rFonts w:ascii="Courier New" w:eastAsia="Times New Roman" w:hAnsi="Courier New" w:cs="Courier New"/>
      <w:sz w:val="20"/>
      <w:szCs w:val="20"/>
    </w:rPr>
  </w:style>
  <w:style w:type="character" w:customStyle="1" w:styleId="attribute-name">
    <w:name w:val="attribute-name"/>
    <w:basedOn w:val="DefaultParagraphFont"/>
    <w:rsid w:val="00C37593"/>
  </w:style>
  <w:style w:type="character" w:customStyle="1" w:styleId="end-tag">
    <w:name w:val="end-tag"/>
    <w:basedOn w:val="DefaultParagraphFont"/>
    <w:rsid w:val="00C37593"/>
  </w:style>
  <w:style w:type="character" w:customStyle="1" w:styleId="start-tag">
    <w:name w:val="start-tag"/>
    <w:basedOn w:val="DefaultParagraphFont"/>
    <w:rsid w:val="00C37593"/>
  </w:style>
  <w:style w:type="table" w:styleId="ColorfulGrid-Accent3">
    <w:name w:val="Colorful Grid Accent 3"/>
    <w:basedOn w:val="TableNormal"/>
    <w:uiPriority w:val="73"/>
    <w:rsid w:val="00624292"/>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Shading-Accent5">
    <w:name w:val="Colorful Shading Accent 5"/>
    <w:basedOn w:val="TableNormal"/>
    <w:uiPriority w:val="71"/>
    <w:rsid w:val="00AA663D"/>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styleId="PlaceholderText">
    <w:name w:val="Placeholder Text"/>
    <w:basedOn w:val="DefaultParagraphFont"/>
    <w:uiPriority w:val="99"/>
    <w:semiHidden/>
    <w:rsid w:val="00B81DF1"/>
    <w:rPr>
      <w:color w:val="808080"/>
    </w:rPr>
  </w:style>
  <w:style w:type="paragraph" w:styleId="ListParagraph">
    <w:name w:val="List Paragraph"/>
    <w:basedOn w:val="Normal"/>
    <w:uiPriority w:val="34"/>
    <w:qFormat/>
    <w:rsid w:val="00A26641"/>
    <w:pPr>
      <w:spacing w:after="120"/>
      <w:ind w:left="720"/>
    </w:pPr>
  </w:style>
  <w:style w:type="character" w:customStyle="1" w:styleId="mi">
    <w:name w:val="mi"/>
    <w:basedOn w:val="DefaultParagraphFont"/>
    <w:rsid w:val="009466AE"/>
  </w:style>
  <w:style w:type="character" w:customStyle="1" w:styleId="mo">
    <w:name w:val="mo"/>
    <w:basedOn w:val="DefaultParagraphFont"/>
    <w:rsid w:val="009466AE"/>
  </w:style>
  <w:style w:type="character" w:customStyle="1" w:styleId="mn">
    <w:name w:val="mn"/>
    <w:basedOn w:val="DefaultParagraphFont"/>
    <w:rsid w:val="009466AE"/>
  </w:style>
  <w:style w:type="character" w:styleId="FollowedHyperlink">
    <w:name w:val="FollowedHyperlink"/>
    <w:basedOn w:val="DefaultParagraphFont"/>
    <w:uiPriority w:val="99"/>
    <w:semiHidden/>
    <w:unhideWhenUsed/>
    <w:rsid w:val="00BF1E32"/>
    <w:rPr>
      <w:color w:val="800080" w:themeColor="followedHyperlink"/>
      <w:u w:val="single"/>
    </w:rPr>
  </w:style>
  <w:style w:type="paragraph" w:customStyle="1" w:styleId="Equation">
    <w:name w:val="Equation"/>
    <w:basedOn w:val="Normal"/>
    <w:link w:val="EquationChar"/>
    <w:qFormat/>
    <w:rsid w:val="00786ACC"/>
    <w:pPr>
      <w:tabs>
        <w:tab w:val="right" w:pos="7200"/>
      </w:tabs>
      <w:jc w:val="center"/>
    </w:pPr>
  </w:style>
  <w:style w:type="paragraph" w:customStyle="1" w:styleId="EquationNumber">
    <w:name w:val="EquationNumber"/>
    <w:basedOn w:val="BodyAfterHead"/>
    <w:link w:val="EquationNumberChar"/>
    <w:qFormat/>
    <w:rsid w:val="00A5179F"/>
    <w:pPr>
      <w:jc w:val="right"/>
    </w:pPr>
  </w:style>
  <w:style w:type="character" w:customStyle="1" w:styleId="EquationChar">
    <w:name w:val="Equation Char"/>
    <w:basedOn w:val="DefaultParagraphFont"/>
    <w:link w:val="Equation"/>
    <w:rsid w:val="00786ACC"/>
    <w:rPr>
      <w:rFonts w:ascii="Times New Roman" w:eastAsia="Times New Roman" w:hAnsi="Times New Roman" w:cs="Times New Roman"/>
      <w:sz w:val="20"/>
      <w:szCs w:val="20"/>
    </w:rPr>
  </w:style>
  <w:style w:type="paragraph" w:customStyle="1" w:styleId="Code">
    <w:name w:val="Code"/>
    <w:basedOn w:val="Extract"/>
    <w:link w:val="CodeChar"/>
    <w:qFormat/>
    <w:rsid w:val="00195763"/>
    <w:pPr>
      <w:spacing w:before="0"/>
      <w:contextualSpacing/>
    </w:pPr>
    <w:rPr>
      <w:rFonts w:ascii="Courier New" w:hAnsi="Courier New"/>
    </w:rPr>
  </w:style>
  <w:style w:type="character" w:customStyle="1" w:styleId="BodyAfterHeadChar">
    <w:name w:val="BodyAfterHead Char"/>
    <w:basedOn w:val="DefaultParagraphFont"/>
    <w:link w:val="BodyAfterHead"/>
    <w:rsid w:val="00937807"/>
    <w:rPr>
      <w:rFonts w:ascii="Times New Roman" w:eastAsia="Times New Roman" w:hAnsi="Times New Roman" w:cs="Times New Roman"/>
      <w:color w:val="000000"/>
      <w:szCs w:val="20"/>
    </w:rPr>
  </w:style>
  <w:style w:type="character" w:customStyle="1" w:styleId="EquationNumberChar">
    <w:name w:val="EquationNumber Char"/>
    <w:basedOn w:val="BodyAfterHeadChar"/>
    <w:link w:val="EquationNumber"/>
    <w:rsid w:val="00937807"/>
  </w:style>
  <w:style w:type="paragraph" w:customStyle="1" w:styleId="Footnote">
    <w:name w:val="Footnote"/>
    <w:basedOn w:val="Normal"/>
    <w:qFormat/>
    <w:rsid w:val="009C5E3B"/>
    <w:pPr>
      <w:suppressAutoHyphens w:val="0"/>
      <w:overflowPunct/>
      <w:textAlignment w:val="auto"/>
    </w:pPr>
    <w:rPr>
      <w:sz w:val="16"/>
    </w:rPr>
  </w:style>
  <w:style w:type="table" w:styleId="LightList-Accent5">
    <w:name w:val="Light List Accent 5"/>
    <w:basedOn w:val="TableNormal"/>
    <w:uiPriority w:val="61"/>
    <w:rsid w:val="00C1008E"/>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ExtractChar">
    <w:name w:val="Extract Char"/>
    <w:basedOn w:val="DefaultParagraphFont"/>
    <w:link w:val="Extract"/>
    <w:rsid w:val="00AF785A"/>
    <w:rPr>
      <w:rFonts w:ascii="Arial" w:eastAsia="Times New Roman" w:hAnsi="Arial" w:cs="Times New Roman"/>
      <w:color w:val="000000"/>
      <w:sz w:val="18"/>
      <w:szCs w:val="20"/>
    </w:rPr>
  </w:style>
  <w:style w:type="character" w:customStyle="1" w:styleId="CodeChar">
    <w:name w:val="Code Char"/>
    <w:basedOn w:val="ExtractChar"/>
    <w:link w:val="Code"/>
    <w:rsid w:val="00195763"/>
    <w:rPr>
      <w:rFonts w:ascii="Courier New" w:hAnsi="Courier New"/>
    </w:rPr>
  </w:style>
  <w:style w:type="table" w:styleId="MediumGrid2-Accent5">
    <w:name w:val="Medium Grid 2 Accent 5"/>
    <w:basedOn w:val="TableNormal"/>
    <w:uiPriority w:val="68"/>
    <w:rsid w:val="00C1008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Bibliography">
    <w:name w:val="Bibliography"/>
    <w:basedOn w:val="Normal"/>
    <w:next w:val="Normal"/>
    <w:uiPriority w:val="37"/>
    <w:unhideWhenUsed/>
    <w:rsid w:val="00CA6DE5"/>
    <w:pPr>
      <w:tabs>
        <w:tab w:val="left" w:pos="504"/>
      </w:tabs>
      <w:ind w:left="504" w:hanging="504"/>
    </w:pPr>
  </w:style>
  <w:style w:type="paragraph" w:styleId="Header">
    <w:name w:val="header"/>
    <w:basedOn w:val="Normal"/>
    <w:link w:val="HeaderChar"/>
    <w:uiPriority w:val="99"/>
    <w:unhideWhenUsed/>
    <w:rsid w:val="009104FD"/>
    <w:pPr>
      <w:tabs>
        <w:tab w:val="center" w:pos="4680"/>
        <w:tab w:val="right" w:pos="9360"/>
      </w:tabs>
    </w:pPr>
  </w:style>
  <w:style w:type="character" w:customStyle="1" w:styleId="HeaderChar">
    <w:name w:val="Header Char"/>
    <w:basedOn w:val="DefaultParagraphFont"/>
    <w:link w:val="Header"/>
    <w:uiPriority w:val="99"/>
    <w:rsid w:val="009104F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104FD"/>
    <w:pPr>
      <w:tabs>
        <w:tab w:val="center" w:pos="4680"/>
        <w:tab w:val="right" w:pos="9360"/>
      </w:tabs>
    </w:pPr>
  </w:style>
  <w:style w:type="character" w:customStyle="1" w:styleId="FooterChar">
    <w:name w:val="Footer Char"/>
    <w:basedOn w:val="DefaultParagraphFont"/>
    <w:link w:val="Footer"/>
    <w:uiPriority w:val="99"/>
    <w:rsid w:val="009104FD"/>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7733AC"/>
    <w:pPr>
      <w:suppressAutoHyphens w:val="0"/>
      <w:overflowPunct/>
      <w:autoSpaceDE/>
      <w:autoSpaceDN/>
      <w:adjustRightInd/>
      <w:textAlignment w:val="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7733AC"/>
    <w:rPr>
      <w:rFonts w:ascii="Consolas" w:hAnsi="Consolas"/>
      <w:sz w:val="21"/>
      <w:szCs w:val="21"/>
    </w:rPr>
  </w:style>
  <w:style w:type="paragraph" w:customStyle="1" w:styleId="AABAEProposal">
    <w:name w:val="AA BAE Proposal"/>
    <w:link w:val="AABAEProposalChar"/>
    <w:qFormat/>
    <w:rsid w:val="00BF3186"/>
    <w:pPr>
      <w:spacing w:before="120" w:after="0" w:line="240" w:lineRule="auto"/>
    </w:pPr>
    <w:rPr>
      <w:rFonts w:ascii="Times New Roman" w:eastAsia="Times New Roman" w:hAnsi="Times New Roman" w:cs="Arial"/>
      <w:sz w:val="24"/>
      <w:szCs w:val="24"/>
    </w:rPr>
  </w:style>
  <w:style w:type="character" w:customStyle="1" w:styleId="AABAEProposalChar">
    <w:name w:val="AA BAE Proposal Char"/>
    <w:basedOn w:val="DefaultParagraphFont"/>
    <w:link w:val="AABAEProposal"/>
    <w:rsid w:val="00BF3186"/>
    <w:rPr>
      <w:rFonts w:ascii="Times New Roman" w:eastAsia="Times New Roman" w:hAnsi="Times New Roman" w:cs="Arial"/>
      <w:sz w:val="24"/>
      <w:szCs w:val="24"/>
    </w:rPr>
  </w:style>
  <w:style w:type="paragraph" w:customStyle="1" w:styleId="AABullet2">
    <w:name w:val="AA Bullet 2"/>
    <w:basedOn w:val="Normal"/>
    <w:rsid w:val="00BF3186"/>
    <w:pPr>
      <w:numPr>
        <w:numId w:val="16"/>
      </w:numPr>
      <w:tabs>
        <w:tab w:val="clear" w:pos="630"/>
        <w:tab w:val="left" w:pos="360"/>
        <w:tab w:val="left" w:pos="533"/>
      </w:tabs>
      <w:suppressAutoHyphens w:val="0"/>
      <w:overflowPunct/>
      <w:autoSpaceDE/>
      <w:autoSpaceDN/>
      <w:adjustRightInd/>
      <w:ind w:left="533" w:hanging="245"/>
      <w:textAlignment w:val="auto"/>
    </w:pPr>
    <w:rPr>
      <w:rFonts w:cs="Arial"/>
      <w:sz w:val="24"/>
      <w:szCs w:val="24"/>
    </w:rPr>
  </w:style>
  <w:style w:type="paragraph" w:styleId="NormalWeb">
    <w:name w:val="Normal (Web)"/>
    <w:basedOn w:val="Normal"/>
    <w:uiPriority w:val="99"/>
    <w:semiHidden/>
    <w:unhideWhenUsed/>
    <w:rsid w:val="00BF3186"/>
    <w:pPr>
      <w:suppressAutoHyphens w:val="0"/>
      <w:overflowPunct/>
      <w:autoSpaceDE/>
      <w:autoSpaceDN/>
      <w:adjustRightInd/>
      <w:spacing w:before="100" w:beforeAutospacing="1" w:after="100" w:afterAutospacing="1"/>
      <w:textAlignment w:val="auto"/>
    </w:pPr>
    <w:rPr>
      <w:rFonts w:eastAsiaTheme="minorEastAsia"/>
      <w:sz w:val="24"/>
      <w:szCs w:val="24"/>
    </w:rPr>
  </w:style>
  <w:style w:type="paragraph" w:styleId="IntenseQuote">
    <w:name w:val="Intense Quote"/>
    <w:basedOn w:val="Normal"/>
    <w:next w:val="Normal"/>
    <w:link w:val="IntenseQuoteChar"/>
    <w:uiPriority w:val="30"/>
    <w:qFormat/>
    <w:rsid w:val="002474FD"/>
    <w:pPr>
      <w:pBdr>
        <w:bottom w:val="single" w:sz="4" w:space="4" w:color="4F81BD" w:themeColor="accent1"/>
      </w:pBdr>
      <w:suppressAutoHyphens w:val="0"/>
      <w:overflowPunct/>
      <w:autoSpaceDE/>
      <w:autoSpaceDN/>
      <w:adjustRightInd/>
      <w:spacing w:before="200" w:after="280" w:line="276" w:lineRule="auto"/>
      <w:ind w:left="936" w:right="936"/>
      <w:textAlignment w:val="auto"/>
    </w:pPr>
    <w:rPr>
      <w:rFonts w:asciiTheme="minorHAnsi" w:eastAsiaTheme="minorHAnsi" w:hAnsiTheme="minorHAnsi" w:cstheme="minorBidi"/>
      <w:b/>
      <w:bCs/>
      <w:i/>
      <w:iCs/>
      <w:color w:val="4F81BD" w:themeColor="accent1"/>
      <w:sz w:val="28"/>
      <w:szCs w:val="22"/>
    </w:rPr>
  </w:style>
  <w:style w:type="character" w:customStyle="1" w:styleId="IntenseQuoteChar">
    <w:name w:val="Intense Quote Char"/>
    <w:basedOn w:val="DefaultParagraphFont"/>
    <w:link w:val="IntenseQuote"/>
    <w:uiPriority w:val="30"/>
    <w:rsid w:val="002474FD"/>
    <w:rPr>
      <w:b/>
      <w:bCs/>
      <w:i/>
      <w:iCs/>
      <w:color w:val="4F81BD" w:themeColor="accent1"/>
      <w:sz w:val="28"/>
    </w:rPr>
  </w:style>
  <w:style w:type="paragraph" w:styleId="Title">
    <w:name w:val="Title"/>
    <w:basedOn w:val="Normal"/>
    <w:next w:val="Normal"/>
    <w:link w:val="TitleChar"/>
    <w:uiPriority w:val="10"/>
    <w:qFormat/>
    <w:rsid w:val="00921E82"/>
    <w:pPr>
      <w:pBdr>
        <w:bottom w:val="single" w:sz="8" w:space="4" w:color="4F81BD" w:themeColor="accent1"/>
      </w:pBdr>
      <w:suppressAutoHyphens w:val="0"/>
      <w:overflowPunct/>
      <w:autoSpaceDE/>
      <w:autoSpaceDN/>
      <w:adjustRightInd/>
      <w:spacing w:after="300"/>
      <w:contextualSpacing/>
      <w:textAlignment w:val="auto"/>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21E82"/>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921E82"/>
    <w:rPr>
      <w:b/>
      <w:bCs/>
      <w:i/>
      <w:iCs/>
      <w:color w:val="4F81BD" w:themeColor="accent1"/>
    </w:rPr>
  </w:style>
  <w:style w:type="table" w:customStyle="1" w:styleId="LightShading1">
    <w:name w:val="Light Shading1"/>
    <w:basedOn w:val="TableNormal"/>
    <w:uiPriority w:val="60"/>
    <w:rsid w:val="00921E8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
    <w:name w:val="List Bullet"/>
    <w:basedOn w:val="Normal"/>
    <w:uiPriority w:val="99"/>
    <w:unhideWhenUsed/>
    <w:rsid w:val="00921E82"/>
    <w:pPr>
      <w:numPr>
        <w:numId w:val="17"/>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paragraph" w:styleId="ListBullet2">
    <w:name w:val="List Bullet 2"/>
    <w:basedOn w:val="Normal"/>
    <w:uiPriority w:val="99"/>
    <w:unhideWhenUsed/>
    <w:rsid w:val="00921E82"/>
    <w:pPr>
      <w:numPr>
        <w:numId w:val="18"/>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character" w:customStyle="1" w:styleId="msqrt">
    <w:name w:val="msqrt"/>
    <w:basedOn w:val="DefaultParagraphFont"/>
    <w:rsid w:val="00FE6E5B"/>
  </w:style>
  <w:style w:type="paragraph" w:styleId="Subtitle">
    <w:name w:val="Subtitle"/>
    <w:basedOn w:val="Normal"/>
    <w:next w:val="Normal"/>
    <w:link w:val="SubtitleChar"/>
    <w:uiPriority w:val="11"/>
    <w:qFormat/>
    <w:rsid w:val="00671E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1EFD"/>
    <w:rPr>
      <w:rFonts w:asciiTheme="majorHAnsi" w:eastAsiaTheme="majorEastAsia" w:hAnsiTheme="majorHAnsi" w:cstheme="majorBidi"/>
      <w:i/>
      <w:iCs/>
      <w:color w:val="4F81BD" w:themeColor="accent1"/>
      <w:spacing w:val="15"/>
      <w:sz w:val="24"/>
      <w:szCs w:val="24"/>
    </w:rPr>
  </w:style>
  <w:style w:type="paragraph" w:customStyle="1" w:styleId="Authoraffiliation">
    <w:name w:val="Author_affiliation"/>
    <w:basedOn w:val="Normal"/>
    <w:qFormat/>
    <w:rsid w:val="00F84056"/>
    <w:pPr>
      <w:jc w:val="center"/>
    </w:pPr>
  </w:style>
</w:styles>
</file>

<file path=word/webSettings.xml><?xml version="1.0" encoding="utf-8"?>
<w:webSettings xmlns:r="http://schemas.openxmlformats.org/officeDocument/2006/relationships" xmlns:w="http://schemas.openxmlformats.org/wordprocessingml/2006/main">
  <w:divs>
    <w:div w:id="181865200">
      <w:bodyDiv w:val="1"/>
      <w:marLeft w:val="0"/>
      <w:marRight w:val="0"/>
      <w:marTop w:val="0"/>
      <w:marBottom w:val="0"/>
      <w:divBdr>
        <w:top w:val="none" w:sz="0" w:space="0" w:color="auto"/>
        <w:left w:val="none" w:sz="0" w:space="0" w:color="auto"/>
        <w:bottom w:val="none" w:sz="0" w:space="0" w:color="auto"/>
        <w:right w:val="none" w:sz="0" w:space="0" w:color="auto"/>
      </w:divBdr>
    </w:div>
    <w:div w:id="247080421">
      <w:bodyDiv w:val="1"/>
      <w:marLeft w:val="0"/>
      <w:marRight w:val="0"/>
      <w:marTop w:val="0"/>
      <w:marBottom w:val="0"/>
      <w:divBdr>
        <w:top w:val="none" w:sz="0" w:space="0" w:color="auto"/>
        <w:left w:val="none" w:sz="0" w:space="0" w:color="auto"/>
        <w:bottom w:val="none" w:sz="0" w:space="0" w:color="auto"/>
        <w:right w:val="none" w:sz="0" w:space="0" w:color="auto"/>
      </w:divBdr>
    </w:div>
    <w:div w:id="297805306">
      <w:bodyDiv w:val="1"/>
      <w:marLeft w:val="0"/>
      <w:marRight w:val="0"/>
      <w:marTop w:val="0"/>
      <w:marBottom w:val="0"/>
      <w:divBdr>
        <w:top w:val="none" w:sz="0" w:space="0" w:color="auto"/>
        <w:left w:val="none" w:sz="0" w:space="0" w:color="auto"/>
        <w:bottom w:val="none" w:sz="0" w:space="0" w:color="auto"/>
        <w:right w:val="none" w:sz="0" w:space="0" w:color="auto"/>
      </w:divBdr>
    </w:div>
    <w:div w:id="506332277">
      <w:bodyDiv w:val="1"/>
      <w:marLeft w:val="0"/>
      <w:marRight w:val="0"/>
      <w:marTop w:val="0"/>
      <w:marBottom w:val="0"/>
      <w:divBdr>
        <w:top w:val="none" w:sz="0" w:space="0" w:color="auto"/>
        <w:left w:val="none" w:sz="0" w:space="0" w:color="auto"/>
        <w:bottom w:val="none" w:sz="0" w:space="0" w:color="auto"/>
        <w:right w:val="none" w:sz="0" w:space="0" w:color="auto"/>
      </w:divBdr>
    </w:div>
    <w:div w:id="670792682">
      <w:bodyDiv w:val="1"/>
      <w:marLeft w:val="0"/>
      <w:marRight w:val="0"/>
      <w:marTop w:val="0"/>
      <w:marBottom w:val="0"/>
      <w:divBdr>
        <w:top w:val="none" w:sz="0" w:space="0" w:color="auto"/>
        <w:left w:val="none" w:sz="0" w:space="0" w:color="auto"/>
        <w:bottom w:val="none" w:sz="0" w:space="0" w:color="auto"/>
        <w:right w:val="none" w:sz="0" w:space="0" w:color="auto"/>
      </w:divBdr>
    </w:div>
    <w:div w:id="700470761">
      <w:bodyDiv w:val="1"/>
      <w:marLeft w:val="0"/>
      <w:marRight w:val="0"/>
      <w:marTop w:val="0"/>
      <w:marBottom w:val="0"/>
      <w:divBdr>
        <w:top w:val="none" w:sz="0" w:space="0" w:color="auto"/>
        <w:left w:val="none" w:sz="0" w:space="0" w:color="auto"/>
        <w:bottom w:val="none" w:sz="0" w:space="0" w:color="auto"/>
        <w:right w:val="none" w:sz="0" w:space="0" w:color="auto"/>
      </w:divBdr>
      <w:divsChild>
        <w:div w:id="1751274283">
          <w:marLeft w:val="547"/>
          <w:marRight w:val="0"/>
          <w:marTop w:val="144"/>
          <w:marBottom w:val="0"/>
          <w:divBdr>
            <w:top w:val="none" w:sz="0" w:space="0" w:color="auto"/>
            <w:left w:val="none" w:sz="0" w:space="0" w:color="auto"/>
            <w:bottom w:val="none" w:sz="0" w:space="0" w:color="auto"/>
            <w:right w:val="none" w:sz="0" w:space="0" w:color="auto"/>
          </w:divBdr>
        </w:div>
        <w:div w:id="707024237">
          <w:marLeft w:val="547"/>
          <w:marRight w:val="0"/>
          <w:marTop w:val="144"/>
          <w:marBottom w:val="0"/>
          <w:divBdr>
            <w:top w:val="none" w:sz="0" w:space="0" w:color="auto"/>
            <w:left w:val="none" w:sz="0" w:space="0" w:color="auto"/>
            <w:bottom w:val="none" w:sz="0" w:space="0" w:color="auto"/>
            <w:right w:val="none" w:sz="0" w:space="0" w:color="auto"/>
          </w:divBdr>
        </w:div>
        <w:div w:id="1239946747">
          <w:marLeft w:val="1166"/>
          <w:marRight w:val="0"/>
          <w:marTop w:val="125"/>
          <w:marBottom w:val="0"/>
          <w:divBdr>
            <w:top w:val="none" w:sz="0" w:space="0" w:color="auto"/>
            <w:left w:val="none" w:sz="0" w:space="0" w:color="auto"/>
            <w:bottom w:val="none" w:sz="0" w:space="0" w:color="auto"/>
            <w:right w:val="none" w:sz="0" w:space="0" w:color="auto"/>
          </w:divBdr>
        </w:div>
        <w:div w:id="1289124227">
          <w:marLeft w:val="1166"/>
          <w:marRight w:val="0"/>
          <w:marTop w:val="125"/>
          <w:marBottom w:val="0"/>
          <w:divBdr>
            <w:top w:val="none" w:sz="0" w:space="0" w:color="auto"/>
            <w:left w:val="none" w:sz="0" w:space="0" w:color="auto"/>
            <w:bottom w:val="none" w:sz="0" w:space="0" w:color="auto"/>
            <w:right w:val="none" w:sz="0" w:space="0" w:color="auto"/>
          </w:divBdr>
        </w:div>
        <w:div w:id="1383091051">
          <w:marLeft w:val="1166"/>
          <w:marRight w:val="0"/>
          <w:marTop w:val="125"/>
          <w:marBottom w:val="0"/>
          <w:divBdr>
            <w:top w:val="none" w:sz="0" w:space="0" w:color="auto"/>
            <w:left w:val="none" w:sz="0" w:space="0" w:color="auto"/>
            <w:bottom w:val="none" w:sz="0" w:space="0" w:color="auto"/>
            <w:right w:val="none" w:sz="0" w:space="0" w:color="auto"/>
          </w:divBdr>
        </w:div>
        <w:div w:id="1463884543">
          <w:marLeft w:val="547"/>
          <w:marRight w:val="0"/>
          <w:marTop w:val="144"/>
          <w:marBottom w:val="0"/>
          <w:divBdr>
            <w:top w:val="none" w:sz="0" w:space="0" w:color="auto"/>
            <w:left w:val="none" w:sz="0" w:space="0" w:color="auto"/>
            <w:bottom w:val="none" w:sz="0" w:space="0" w:color="auto"/>
            <w:right w:val="none" w:sz="0" w:space="0" w:color="auto"/>
          </w:divBdr>
        </w:div>
        <w:div w:id="1146050344">
          <w:marLeft w:val="1166"/>
          <w:marRight w:val="0"/>
          <w:marTop w:val="125"/>
          <w:marBottom w:val="0"/>
          <w:divBdr>
            <w:top w:val="none" w:sz="0" w:space="0" w:color="auto"/>
            <w:left w:val="none" w:sz="0" w:space="0" w:color="auto"/>
            <w:bottom w:val="none" w:sz="0" w:space="0" w:color="auto"/>
            <w:right w:val="none" w:sz="0" w:space="0" w:color="auto"/>
          </w:divBdr>
        </w:div>
        <w:div w:id="1095636113">
          <w:marLeft w:val="547"/>
          <w:marRight w:val="0"/>
          <w:marTop w:val="144"/>
          <w:marBottom w:val="0"/>
          <w:divBdr>
            <w:top w:val="none" w:sz="0" w:space="0" w:color="auto"/>
            <w:left w:val="none" w:sz="0" w:space="0" w:color="auto"/>
            <w:bottom w:val="none" w:sz="0" w:space="0" w:color="auto"/>
            <w:right w:val="none" w:sz="0" w:space="0" w:color="auto"/>
          </w:divBdr>
        </w:div>
        <w:div w:id="2053573887">
          <w:marLeft w:val="1166"/>
          <w:marRight w:val="0"/>
          <w:marTop w:val="125"/>
          <w:marBottom w:val="0"/>
          <w:divBdr>
            <w:top w:val="none" w:sz="0" w:space="0" w:color="auto"/>
            <w:left w:val="none" w:sz="0" w:space="0" w:color="auto"/>
            <w:bottom w:val="none" w:sz="0" w:space="0" w:color="auto"/>
            <w:right w:val="none" w:sz="0" w:space="0" w:color="auto"/>
          </w:divBdr>
        </w:div>
        <w:div w:id="805775757">
          <w:marLeft w:val="547"/>
          <w:marRight w:val="0"/>
          <w:marTop w:val="144"/>
          <w:marBottom w:val="0"/>
          <w:divBdr>
            <w:top w:val="none" w:sz="0" w:space="0" w:color="auto"/>
            <w:left w:val="none" w:sz="0" w:space="0" w:color="auto"/>
            <w:bottom w:val="none" w:sz="0" w:space="0" w:color="auto"/>
            <w:right w:val="none" w:sz="0" w:space="0" w:color="auto"/>
          </w:divBdr>
        </w:div>
        <w:div w:id="193883571">
          <w:marLeft w:val="547"/>
          <w:marRight w:val="0"/>
          <w:marTop w:val="144"/>
          <w:marBottom w:val="0"/>
          <w:divBdr>
            <w:top w:val="none" w:sz="0" w:space="0" w:color="auto"/>
            <w:left w:val="none" w:sz="0" w:space="0" w:color="auto"/>
            <w:bottom w:val="none" w:sz="0" w:space="0" w:color="auto"/>
            <w:right w:val="none" w:sz="0" w:space="0" w:color="auto"/>
          </w:divBdr>
        </w:div>
        <w:div w:id="668337035">
          <w:marLeft w:val="1166"/>
          <w:marRight w:val="0"/>
          <w:marTop w:val="125"/>
          <w:marBottom w:val="0"/>
          <w:divBdr>
            <w:top w:val="none" w:sz="0" w:space="0" w:color="auto"/>
            <w:left w:val="none" w:sz="0" w:space="0" w:color="auto"/>
            <w:bottom w:val="none" w:sz="0" w:space="0" w:color="auto"/>
            <w:right w:val="none" w:sz="0" w:space="0" w:color="auto"/>
          </w:divBdr>
        </w:div>
        <w:div w:id="1584293418">
          <w:marLeft w:val="547"/>
          <w:marRight w:val="0"/>
          <w:marTop w:val="144"/>
          <w:marBottom w:val="0"/>
          <w:divBdr>
            <w:top w:val="none" w:sz="0" w:space="0" w:color="auto"/>
            <w:left w:val="none" w:sz="0" w:space="0" w:color="auto"/>
            <w:bottom w:val="none" w:sz="0" w:space="0" w:color="auto"/>
            <w:right w:val="none" w:sz="0" w:space="0" w:color="auto"/>
          </w:divBdr>
        </w:div>
        <w:div w:id="170992618">
          <w:marLeft w:val="547"/>
          <w:marRight w:val="0"/>
          <w:marTop w:val="144"/>
          <w:marBottom w:val="0"/>
          <w:divBdr>
            <w:top w:val="none" w:sz="0" w:space="0" w:color="auto"/>
            <w:left w:val="none" w:sz="0" w:space="0" w:color="auto"/>
            <w:bottom w:val="none" w:sz="0" w:space="0" w:color="auto"/>
            <w:right w:val="none" w:sz="0" w:space="0" w:color="auto"/>
          </w:divBdr>
        </w:div>
        <w:div w:id="1764455874">
          <w:marLeft w:val="547"/>
          <w:marRight w:val="0"/>
          <w:marTop w:val="144"/>
          <w:marBottom w:val="0"/>
          <w:divBdr>
            <w:top w:val="none" w:sz="0" w:space="0" w:color="auto"/>
            <w:left w:val="none" w:sz="0" w:space="0" w:color="auto"/>
            <w:bottom w:val="none" w:sz="0" w:space="0" w:color="auto"/>
            <w:right w:val="none" w:sz="0" w:space="0" w:color="auto"/>
          </w:divBdr>
        </w:div>
        <w:div w:id="840391927">
          <w:marLeft w:val="1166"/>
          <w:marRight w:val="0"/>
          <w:marTop w:val="125"/>
          <w:marBottom w:val="0"/>
          <w:divBdr>
            <w:top w:val="none" w:sz="0" w:space="0" w:color="auto"/>
            <w:left w:val="none" w:sz="0" w:space="0" w:color="auto"/>
            <w:bottom w:val="none" w:sz="0" w:space="0" w:color="auto"/>
            <w:right w:val="none" w:sz="0" w:space="0" w:color="auto"/>
          </w:divBdr>
        </w:div>
        <w:div w:id="544871506">
          <w:marLeft w:val="1166"/>
          <w:marRight w:val="0"/>
          <w:marTop w:val="125"/>
          <w:marBottom w:val="0"/>
          <w:divBdr>
            <w:top w:val="none" w:sz="0" w:space="0" w:color="auto"/>
            <w:left w:val="none" w:sz="0" w:space="0" w:color="auto"/>
            <w:bottom w:val="none" w:sz="0" w:space="0" w:color="auto"/>
            <w:right w:val="none" w:sz="0" w:space="0" w:color="auto"/>
          </w:divBdr>
        </w:div>
        <w:div w:id="393890277">
          <w:marLeft w:val="1166"/>
          <w:marRight w:val="0"/>
          <w:marTop w:val="125"/>
          <w:marBottom w:val="0"/>
          <w:divBdr>
            <w:top w:val="none" w:sz="0" w:space="0" w:color="auto"/>
            <w:left w:val="none" w:sz="0" w:space="0" w:color="auto"/>
            <w:bottom w:val="none" w:sz="0" w:space="0" w:color="auto"/>
            <w:right w:val="none" w:sz="0" w:space="0" w:color="auto"/>
          </w:divBdr>
        </w:div>
        <w:div w:id="1750957085">
          <w:marLeft w:val="547"/>
          <w:marRight w:val="0"/>
          <w:marTop w:val="144"/>
          <w:marBottom w:val="0"/>
          <w:divBdr>
            <w:top w:val="none" w:sz="0" w:space="0" w:color="auto"/>
            <w:left w:val="none" w:sz="0" w:space="0" w:color="auto"/>
            <w:bottom w:val="none" w:sz="0" w:space="0" w:color="auto"/>
            <w:right w:val="none" w:sz="0" w:space="0" w:color="auto"/>
          </w:divBdr>
        </w:div>
        <w:div w:id="197746262">
          <w:marLeft w:val="1166"/>
          <w:marRight w:val="0"/>
          <w:marTop w:val="125"/>
          <w:marBottom w:val="0"/>
          <w:divBdr>
            <w:top w:val="none" w:sz="0" w:space="0" w:color="auto"/>
            <w:left w:val="none" w:sz="0" w:space="0" w:color="auto"/>
            <w:bottom w:val="none" w:sz="0" w:space="0" w:color="auto"/>
            <w:right w:val="none" w:sz="0" w:space="0" w:color="auto"/>
          </w:divBdr>
        </w:div>
        <w:div w:id="466320423">
          <w:marLeft w:val="1166"/>
          <w:marRight w:val="0"/>
          <w:marTop w:val="125"/>
          <w:marBottom w:val="0"/>
          <w:divBdr>
            <w:top w:val="none" w:sz="0" w:space="0" w:color="auto"/>
            <w:left w:val="none" w:sz="0" w:space="0" w:color="auto"/>
            <w:bottom w:val="none" w:sz="0" w:space="0" w:color="auto"/>
            <w:right w:val="none" w:sz="0" w:space="0" w:color="auto"/>
          </w:divBdr>
        </w:div>
        <w:div w:id="165825281">
          <w:marLeft w:val="547"/>
          <w:marRight w:val="0"/>
          <w:marTop w:val="144"/>
          <w:marBottom w:val="0"/>
          <w:divBdr>
            <w:top w:val="none" w:sz="0" w:space="0" w:color="auto"/>
            <w:left w:val="none" w:sz="0" w:space="0" w:color="auto"/>
            <w:bottom w:val="none" w:sz="0" w:space="0" w:color="auto"/>
            <w:right w:val="none" w:sz="0" w:space="0" w:color="auto"/>
          </w:divBdr>
        </w:div>
        <w:div w:id="291641163">
          <w:marLeft w:val="1166"/>
          <w:marRight w:val="0"/>
          <w:marTop w:val="125"/>
          <w:marBottom w:val="0"/>
          <w:divBdr>
            <w:top w:val="none" w:sz="0" w:space="0" w:color="auto"/>
            <w:left w:val="none" w:sz="0" w:space="0" w:color="auto"/>
            <w:bottom w:val="none" w:sz="0" w:space="0" w:color="auto"/>
            <w:right w:val="none" w:sz="0" w:space="0" w:color="auto"/>
          </w:divBdr>
        </w:div>
        <w:div w:id="1419256212">
          <w:marLeft w:val="547"/>
          <w:marRight w:val="0"/>
          <w:marTop w:val="144"/>
          <w:marBottom w:val="0"/>
          <w:divBdr>
            <w:top w:val="none" w:sz="0" w:space="0" w:color="auto"/>
            <w:left w:val="none" w:sz="0" w:space="0" w:color="auto"/>
            <w:bottom w:val="none" w:sz="0" w:space="0" w:color="auto"/>
            <w:right w:val="none" w:sz="0" w:space="0" w:color="auto"/>
          </w:divBdr>
        </w:div>
        <w:div w:id="1083062329">
          <w:marLeft w:val="547"/>
          <w:marRight w:val="0"/>
          <w:marTop w:val="144"/>
          <w:marBottom w:val="0"/>
          <w:divBdr>
            <w:top w:val="none" w:sz="0" w:space="0" w:color="auto"/>
            <w:left w:val="none" w:sz="0" w:space="0" w:color="auto"/>
            <w:bottom w:val="none" w:sz="0" w:space="0" w:color="auto"/>
            <w:right w:val="none" w:sz="0" w:space="0" w:color="auto"/>
          </w:divBdr>
        </w:div>
        <w:div w:id="1905411320">
          <w:marLeft w:val="547"/>
          <w:marRight w:val="0"/>
          <w:marTop w:val="144"/>
          <w:marBottom w:val="0"/>
          <w:divBdr>
            <w:top w:val="none" w:sz="0" w:space="0" w:color="auto"/>
            <w:left w:val="none" w:sz="0" w:space="0" w:color="auto"/>
            <w:bottom w:val="none" w:sz="0" w:space="0" w:color="auto"/>
            <w:right w:val="none" w:sz="0" w:space="0" w:color="auto"/>
          </w:divBdr>
        </w:div>
        <w:div w:id="1967613540">
          <w:marLeft w:val="547"/>
          <w:marRight w:val="0"/>
          <w:marTop w:val="144"/>
          <w:marBottom w:val="0"/>
          <w:divBdr>
            <w:top w:val="none" w:sz="0" w:space="0" w:color="auto"/>
            <w:left w:val="none" w:sz="0" w:space="0" w:color="auto"/>
            <w:bottom w:val="none" w:sz="0" w:space="0" w:color="auto"/>
            <w:right w:val="none" w:sz="0" w:space="0" w:color="auto"/>
          </w:divBdr>
        </w:div>
      </w:divsChild>
    </w:div>
    <w:div w:id="722560826">
      <w:bodyDiv w:val="1"/>
      <w:marLeft w:val="0"/>
      <w:marRight w:val="0"/>
      <w:marTop w:val="0"/>
      <w:marBottom w:val="0"/>
      <w:divBdr>
        <w:top w:val="none" w:sz="0" w:space="0" w:color="auto"/>
        <w:left w:val="none" w:sz="0" w:space="0" w:color="auto"/>
        <w:bottom w:val="none" w:sz="0" w:space="0" w:color="auto"/>
        <w:right w:val="none" w:sz="0" w:space="0" w:color="auto"/>
      </w:divBdr>
    </w:div>
    <w:div w:id="752236593">
      <w:bodyDiv w:val="1"/>
      <w:marLeft w:val="0"/>
      <w:marRight w:val="0"/>
      <w:marTop w:val="0"/>
      <w:marBottom w:val="0"/>
      <w:divBdr>
        <w:top w:val="none" w:sz="0" w:space="0" w:color="auto"/>
        <w:left w:val="none" w:sz="0" w:space="0" w:color="auto"/>
        <w:bottom w:val="none" w:sz="0" w:space="0" w:color="auto"/>
        <w:right w:val="none" w:sz="0" w:space="0" w:color="auto"/>
      </w:divBdr>
    </w:div>
    <w:div w:id="984504301">
      <w:bodyDiv w:val="1"/>
      <w:marLeft w:val="0"/>
      <w:marRight w:val="0"/>
      <w:marTop w:val="0"/>
      <w:marBottom w:val="0"/>
      <w:divBdr>
        <w:top w:val="none" w:sz="0" w:space="0" w:color="auto"/>
        <w:left w:val="none" w:sz="0" w:space="0" w:color="auto"/>
        <w:bottom w:val="none" w:sz="0" w:space="0" w:color="auto"/>
        <w:right w:val="none" w:sz="0" w:space="0" w:color="auto"/>
      </w:divBdr>
    </w:div>
    <w:div w:id="1750346001">
      <w:bodyDiv w:val="1"/>
      <w:marLeft w:val="0"/>
      <w:marRight w:val="0"/>
      <w:marTop w:val="0"/>
      <w:marBottom w:val="0"/>
      <w:divBdr>
        <w:top w:val="none" w:sz="0" w:space="0" w:color="auto"/>
        <w:left w:val="none" w:sz="0" w:space="0" w:color="auto"/>
        <w:bottom w:val="none" w:sz="0" w:space="0" w:color="auto"/>
        <w:right w:val="none" w:sz="0" w:space="0" w:color="auto"/>
      </w:divBdr>
    </w:div>
    <w:div w:id="1973093161">
      <w:bodyDiv w:val="1"/>
      <w:marLeft w:val="0"/>
      <w:marRight w:val="0"/>
      <w:marTop w:val="0"/>
      <w:marBottom w:val="0"/>
      <w:divBdr>
        <w:top w:val="none" w:sz="0" w:space="0" w:color="auto"/>
        <w:left w:val="none" w:sz="0" w:space="0" w:color="auto"/>
        <w:bottom w:val="none" w:sz="0" w:space="0" w:color="auto"/>
        <w:right w:val="none" w:sz="0" w:space="0" w:color="auto"/>
      </w:divBdr>
    </w:div>
    <w:div w:id="210167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gif"/><Relationship Id="rId26" Type="http://schemas.openxmlformats.org/officeDocument/2006/relationships/hyperlink" Target="http://1.bp.blogspot.com/-yPtFex5vI1w/TzWsB_ZLQUI/AAAAAAAAA84/lOAPPxYKB_E/s1600/bpa_wind_all_semilog.gif" TargetMode="External"/><Relationship Id="rId39" Type="http://schemas.openxmlformats.org/officeDocument/2006/relationships/chart" Target="charts/chart5.xml"/><Relationship Id="rId21" Type="http://schemas.openxmlformats.org/officeDocument/2006/relationships/image" Target="media/image6.gif"/><Relationship Id="rId34" Type="http://schemas.openxmlformats.org/officeDocument/2006/relationships/chart" Target="charts/chart1.xml"/><Relationship Id="rId42" Type="http://schemas.openxmlformats.org/officeDocument/2006/relationships/image" Target="media/image18.png"/><Relationship Id="rId47" Type="http://schemas.openxmlformats.org/officeDocument/2006/relationships/hyperlink" Target="http://3.bp.blogspot.com/-PCEQC8B1v4I/T0RZQgtpLlI/AAAAAAAAA9w/VLx7HEAEgJU/s1600/rainfall_mc.gif" TargetMode="External"/><Relationship Id="rId50" Type="http://schemas.openxmlformats.org/officeDocument/2006/relationships/image" Target="media/image23.gif"/><Relationship Id="rId55" Type="http://schemas.openxmlformats.org/officeDocument/2006/relationships/image" Target="media/image28.png"/><Relationship Id="rId63" Type="http://schemas.openxmlformats.org/officeDocument/2006/relationships/image" Target="media/image35.png"/><Relationship Id="rId68" Type="http://schemas.openxmlformats.org/officeDocument/2006/relationships/image" Target="media/image40.jpe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image" Target="media/image11.png"/><Relationship Id="rId11" Type="http://schemas.openxmlformats.org/officeDocument/2006/relationships/package" Target="embeddings/Microsoft_Office_PowerPoint_Slide1.sldx"/><Relationship Id="rId24" Type="http://schemas.openxmlformats.org/officeDocument/2006/relationships/image" Target="media/image9.gif"/><Relationship Id="rId32" Type="http://schemas.openxmlformats.org/officeDocument/2006/relationships/image" Target="media/image14.png"/><Relationship Id="rId37" Type="http://schemas.openxmlformats.org/officeDocument/2006/relationships/chart" Target="charts/chart3.xml"/><Relationship Id="rId40" Type="http://schemas.openxmlformats.org/officeDocument/2006/relationships/chart" Target="charts/chart6.xml"/><Relationship Id="rId45" Type="http://schemas.openxmlformats.org/officeDocument/2006/relationships/hyperlink" Target="http://1.bp.blogspot.com/-NuRFrFyQYy4/T0QystbAeII/AAAAAAAAA9o/_6KyR6Xu9Cc/s1600/mergedIowaRainfall.gif" TargetMode="External"/><Relationship Id="rId53" Type="http://schemas.openxmlformats.org/officeDocument/2006/relationships/image" Target="media/image26.jpeg"/><Relationship Id="rId58" Type="http://schemas.openxmlformats.org/officeDocument/2006/relationships/image" Target="media/image30.gif"/><Relationship Id="rId66" Type="http://schemas.openxmlformats.org/officeDocument/2006/relationships/image" Target="media/image38.gif"/><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8.gif"/><Relationship Id="rId28" Type="http://schemas.openxmlformats.org/officeDocument/2006/relationships/hyperlink" Target="http://2.bp.blogspot.com/-J9DijugJnqc/TzWsBu4qBbI/AAAAAAAAA8w/TDgxdZgEFb0/s1600/bpa_wind_all_loglog.gif" TargetMode="External"/><Relationship Id="rId36" Type="http://schemas.openxmlformats.org/officeDocument/2006/relationships/chart" Target="charts/chart2.xml"/><Relationship Id="rId49" Type="http://schemas.openxmlformats.org/officeDocument/2006/relationships/image" Target="media/image22.png"/><Relationship Id="rId57" Type="http://schemas.openxmlformats.org/officeDocument/2006/relationships/chart" Target="charts/chart7.xml"/><Relationship Id="rId61" Type="http://schemas.openxmlformats.org/officeDocument/2006/relationships/image" Target="media/image33.gif"/><Relationship Id="rId10" Type="http://schemas.openxmlformats.org/officeDocument/2006/relationships/image" Target="media/image1.emf"/><Relationship Id="rId19" Type="http://schemas.openxmlformats.org/officeDocument/2006/relationships/image" Target="media/image4.gif"/><Relationship Id="rId31" Type="http://schemas.openxmlformats.org/officeDocument/2006/relationships/image" Target="media/image13.png"/><Relationship Id="rId44" Type="http://schemas.openxmlformats.org/officeDocument/2006/relationships/hyperlink" Target="http://itia.ntua.gr/getfile/1174/1/documents/2011JoH_RichRainfallPatterns.pdf" TargetMode="External"/><Relationship Id="rId52" Type="http://schemas.openxmlformats.org/officeDocument/2006/relationships/image" Target="media/image25.gif"/><Relationship Id="rId60" Type="http://schemas.openxmlformats.org/officeDocument/2006/relationships/image" Target="media/image32.png"/><Relationship Id="rId65" Type="http://schemas.openxmlformats.org/officeDocument/2006/relationships/image" Target="media/image37.gif"/><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gif"/><Relationship Id="rId43" Type="http://schemas.openxmlformats.org/officeDocument/2006/relationships/image" Target="media/image19.png"/><Relationship Id="rId48" Type="http://schemas.openxmlformats.org/officeDocument/2006/relationships/image" Target="media/image21.png"/><Relationship Id="rId56" Type="http://schemas.openxmlformats.org/officeDocument/2006/relationships/image" Target="media/image29.jpeg"/><Relationship Id="rId64" Type="http://schemas.openxmlformats.org/officeDocument/2006/relationships/image" Target="media/image36.png"/><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4.gif"/><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hyperlink" Target="http://http/transmission.bpa.gov/Business/Operations/Wind/MetData.aspx" TargetMode="External"/><Relationship Id="rId33" Type="http://schemas.openxmlformats.org/officeDocument/2006/relationships/image" Target="media/image15.png"/><Relationship Id="rId38" Type="http://schemas.openxmlformats.org/officeDocument/2006/relationships/chart" Target="charts/chart4.xml"/><Relationship Id="rId46" Type="http://schemas.openxmlformats.org/officeDocument/2006/relationships/image" Target="media/image20.png"/><Relationship Id="rId59" Type="http://schemas.openxmlformats.org/officeDocument/2006/relationships/image" Target="media/image31.gif"/><Relationship Id="rId67" Type="http://schemas.openxmlformats.org/officeDocument/2006/relationships/image" Target="media/image39.jpeg"/><Relationship Id="rId20" Type="http://schemas.openxmlformats.org/officeDocument/2006/relationships/image" Target="media/image5.gif"/><Relationship Id="rId41" Type="http://schemas.openxmlformats.org/officeDocument/2006/relationships/image" Target="media/image17.gif"/><Relationship Id="rId54" Type="http://schemas.openxmlformats.org/officeDocument/2006/relationships/image" Target="media/image27.png"/><Relationship Id="rId62" Type="http://schemas.openxmlformats.org/officeDocument/2006/relationships/image" Target="media/image34.gif"/><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Michigan</a:t>
            </a:r>
          </a:p>
        </c:rich>
      </c:tx>
      <c:layout>
        <c:manualLayout>
          <c:xMode val="edge"/>
          <c:yMode val="edge"/>
          <c:x val="0.68206648192792152"/>
          <c:y val="5.4617888849174533E-2"/>
        </c:manualLayout>
      </c:layout>
      <c:overlay val="1"/>
    </c:title>
    <c:plotArea>
      <c:layout>
        <c:manualLayout>
          <c:layoutTarget val="inner"/>
          <c:xMode val="edge"/>
          <c:yMode val="edge"/>
          <c:x val="0.18026306506186263"/>
          <c:y val="2.6769185497382438E-2"/>
          <c:w val="0.78134616597063822"/>
          <c:h val="0.69891940454224921"/>
        </c:manualLayout>
      </c:layout>
      <c:scatterChart>
        <c:scatterStyle val="lineMarker"/>
        <c:ser>
          <c:idx val="1"/>
          <c:order val="0"/>
          <c:tx>
            <c:strRef>
              <c:f>lake_michigan!$C$9</c:f>
              <c:strCache>
                <c:ptCount val="1"/>
                <c:pt idx="0">
                  <c:v>Model</c:v>
                </c:pt>
              </c:strCache>
            </c:strRef>
          </c:tx>
          <c:spPr>
            <a:ln>
              <a:prstDash val="sysDot"/>
            </a:ln>
          </c:spPr>
          <c:marker>
            <c:symbol val="none"/>
          </c:marker>
          <c:xVal>
            <c:numRef>
              <c:f>lake_michigan!$A$10:$A$824</c:f>
              <c:numCache>
                <c:formatCode>General</c:formatCode>
                <c:ptCount val="815"/>
                <c:pt idx="0">
                  <c:v>1.0000000000000021E-2</c:v>
                </c:pt>
                <c:pt idx="1">
                  <c:v>2.0000000000000032E-2</c:v>
                </c:pt>
                <c:pt idx="2">
                  <c:v>3.0000000000000051E-2</c:v>
                </c:pt>
                <c:pt idx="3">
                  <c:v>4.0000000000000063E-2</c:v>
                </c:pt>
                <c:pt idx="4">
                  <c:v>5.0000000000000031E-2</c:v>
                </c:pt>
                <c:pt idx="5">
                  <c:v>6.0000000000000102E-2</c:v>
                </c:pt>
                <c:pt idx="6">
                  <c:v>7.0000000000000034E-2</c:v>
                </c:pt>
                <c:pt idx="7">
                  <c:v>8.0000000000000127E-2</c:v>
                </c:pt>
                <c:pt idx="8">
                  <c:v>9.0000000000000066E-2</c:v>
                </c:pt>
                <c:pt idx="9">
                  <c:v>0.10000000000000003</c:v>
                </c:pt>
                <c:pt idx="10">
                  <c:v>0.10999999999999999</c:v>
                </c:pt>
                <c:pt idx="11">
                  <c:v>0.12000000000000002</c:v>
                </c:pt>
                <c:pt idx="12">
                  <c:v>0.13</c:v>
                </c:pt>
                <c:pt idx="13">
                  <c:v>0.14000000000000001</c:v>
                </c:pt>
                <c:pt idx="14">
                  <c:v>0.15000000000000024</c:v>
                </c:pt>
                <c:pt idx="15">
                  <c:v>0.16000000000000006</c:v>
                </c:pt>
                <c:pt idx="16">
                  <c:v>0.17</c:v>
                </c:pt>
                <c:pt idx="17">
                  <c:v>0.18000000000000024</c:v>
                </c:pt>
                <c:pt idx="18">
                  <c:v>0.19000000000000009</c:v>
                </c:pt>
                <c:pt idx="19">
                  <c:v>0.20000000000000004</c:v>
                </c:pt>
                <c:pt idx="20">
                  <c:v>0.21000000000000021</c:v>
                </c:pt>
                <c:pt idx="21">
                  <c:v>0.22000000000000011</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0.31000000000000177</c:v>
                </c:pt>
                <c:pt idx="31">
                  <c:v>0.32000000000000201</c:v>
                </c:pt>
                <c:pt idx="32">
                  <c:v>0.33000000000000224</c:v>
                </c:pt>
                <c:pt idx="33">
                  <c:v>0.34000000000000041</c:v>
                </c:pt>
                <c:pt idx="34">
                  <c:v>0.35000000000000031</c:v>
                </c:pt>
                <c:pt idx="35">
                  <c:v>0.36000000000000032</c:v>
                </c:pt>
                <c:pt idx="36">
                  <c:v>0.37000000000000038</c:v>
                </c:pt>
                <c:pt idx="37">
                  <c:v>0.38000000000000206</c:v>
                </c:pt>
                <c:pt idx="38">
                  <c:v>0.39000000000000207</c:v>
                </c:pt>
                <c:pt idx="39">
                  <c:v>0.4000000000000003</c:v>
                </c:pt>
                <c:pt idx="40">
                  <c:v>0.41000000000000031</c:v>
                </c:pt>
                <c:pt idx="41">
                  <c:v>0.42000000000000032</c:v>
                </c:pt>
                <c:pt idx="42">
                  <c:v>0.43000000000000038</c:v>
                </c:pt>
                <c:pt idx="43">
                  <c:v>0.44000000000000034</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0.58000000000000052</c:v>
                </c:pt>
                <c:pt idx="58">
                  <c:v>0.59000000000000052</c:v>
                </c:pt>
                <c:pt idx="59">
                  <c:v>0.60000000000000064</c:v>
                </c:pt>
                <c:pt idx="60">
                  <c:v>0.61000000000000065</c:v>
                </c:pt>
                <c:pt idx="61">
                  <c:v>0.62000000000000366</c:v>
                </c:pt>
                <c:pt idx="62">
                  <c:v>0.63000000000000411</c:v>
                </c:pt>
                <c:pt idx="63">
                  <c:v>0.64000000000000412</c:v>
                </c:pt>
                <c:pt idx="64">
                  <c:v>0.65000000000000424</c:v>
                </c:pt>
                <c:pt idx="65">
                  <c:v>0.66000000000000481</c:v>
                </c:pt>
                <c:pt idx="66">
                  <c:v>0.6700000000000047</c:v>
                </c:pt>
                <c:pt idx="67">
                  <c:v>0.68000000000000083</c:v>
                </c:pt>
                <c:pt idx="68">
                  <c:v>0.69000000000000083</c:v>
                </c:pt>
                <c:pt idx="69">
                  <c:v>0.70000000000000062</c:v>
                </c:pt>
                <c:pt idx="70">
                  <c:v>0.71000000000000063</c:v>
                </c:pt>
                <c:pt idx="71">
                  <c:v>0.72000000000000064</c:v>
                </c:pt>
                <c:pt idx="72">
                  <c:v>0.73000000000000065</c:v>
                </c:pt>
                <c:pt idx="73">
                  <c:v>0.74000000000000365</c:v>
                </c:pt>
                <c:pt idx="74">
                  <c:v>0.75000000000000389</c:v>
                </c:pt>
                <c:pt idx="75">
                  <c:v>0.76000000000000423</c:v>
                </c:pt>
                <c:pt idx="76">
                  <c:v>0.77000000000000401</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0.87000000000000388</c:v>
                </c:pt>
                <c:pt idx="87">
                  <c:v>0.88000000000000089</c:v>
                </c:pt>
                <c:pt idx="88">
                  <c:v>0.8900000000000009</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1.1800000000000075</c:v>
                </c:pt>
                <c:pt idx="118">
                  <c:v>1.1900000000000075</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1.6800000000000079</c:v>
                </c:pt>
                <c:pt idx="168">
                  <c:v>1.6900000000000079</c:v>
                </c:pt>
                <c:pt idx="169">
                  <c:v>1.7000000000000017</c:v>
                </c:pt>
                <c:pt idx="170">
                  <c:v>1.7100000000000017</c:v>
                </c:pt>
                <c:pt idx="171">
                  <c:v>1.7200000000000017</c:v>
                </c:pt>
                <c:pt idx="172">
                  <c:v>1.730000000000002</c:v>
                </c:pt>
                <c:pt idx="173">
                  <c:v>1.740000000000002</c:v>
                </c:pt>
                <c:pt idx="174">
                  <c:v>1.7500000000000022</c:v>
                </c:pt>
                <c:pt idx="175">
                  <c:v>1.7600000000000022</c:v>
                </c:pt>
                <c:pt idx="176">
                  <c:v>1.7700000000000025</c:v>
                </c:pt>
                <c:pt idx="177">
                  <c:v>1.7800000000000025</c:v>
                </c:pt>
                <c:pt idx="178">
                  <c:v>1.7900000000000025</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1.9300000000000077</c:v>
                </c:pt>
                <c:pt idx="193">
                  <c:v>1.9400000000000077</c:v>
                </c:pt>
                <c:pt idx="194">
                  <c:v>1.9500000000000077</c:v>
                </c:pt>
                <c:pt idx="195">
                  <c:v>1.9600000000000077</c:v>
                </c:pt>
                <c:pt idx="196">
                  <c:v>1.9700000000000077</c:v>
                </c:pt>
                <c:pt idx="197">
                  <c:v>1.9800000000000086</c:v>
                </c:pt>
                <c:pt idx="198">
                  <c:v>1.9900000000000087</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2.4599999999999782</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3.3799999999999586</c:v>
                </c:pt>
                <c:pt idx="338">
                  <c:v>3.3899999999999717</c:v>
                </c:pt>
                <c:pt idx="339">
                  <c:v>3.3999999999999582</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5.9399999999999489</c:v>
                </c:pt>
                <c:pt idx="594">
                  <c:v>5.9499999999999194</c:v>
                </c:pt>
                <c:pt idx="595">
                  <c:v>5.9599999999999174</c:v>
                </c:pt>
                <c:pt idx="596">
                  <c:v>5.9699999999999172</c:v>
                </c:pt>
                <c:pt idx="597">
                  <c:v>5.9799999999999498</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7.9399999999999107</c:v>
                </c:pt>
                <c:pt idx="794">
                  <c:v>7.9499999999999034</c:v>
                </c:pt>
                <c:pt idx="795">
                  <c:v>7.9599999999998934</c:v>
                </c:pt>
                <c:pt idx="796">
                  <c:v>7.9699999999998834</c:v>
                </c:pt>
                <c:pt idx="797">
                  <c:v>7.9799999999999098</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numCache>
            </c:numRef>
          </c:xVal>
          <c:yVal>
            <c:numRef>
              <c:f>lake_michigan!$C$10:$C$824</c:f>
              <c:numCache>
                <c:formatCode>General</c:formatCode>
                <c:ptCount val="815"/>
                <c:pt idx="0" formatCode="0.00E+00">
                  <c:v>0.99763687665859213</c:v>
                </c:pt>
                <c:pt idx="1">
                  <c:v>0.99220496315220896</c:v>
                </c:pt>
                <c:pt idx="2">
                  <c:v>0.98463977943464953</c:v>
                </c:pt>
                <c:pt idx="3">
                  <c:v>0.97543132408994637</c:v>
                </c:pt>
                <c:pt idx="4">
                  <c:v>0.96491337803956378</c:v>
                </c:pt>
                <c:pt idx="5">
                  <c:v>0.95333550904278386</c:v>
                </c:pt>
                <c:pt idx="6">
                  <c:v>0.94089393601073912</c:v>
                </c:pt>
                <c:pt idx="7">
                  <c:v>0.92774784887798545</c:v>
                </c:pt>
                <c:pt idx="8">
                  <c:v>0.91402916781581389</c:v>
                </c:pt>
                <c:pt idx="9">
                  <c:v>0.89984888062798174</c:v>
                </c:pt>
                <c:pt idx="10">
                  <c:v>0.88530141015296959</c:v>
                </c:pt>
                <c:pt idx="11">
                  <c:v>0.87046776247303592</c:v>
                </c:pt>
                <c:pt idx="12">
                  <c:v>0.85541787752183762</c:v>
                </c:pt>
                <c:pt idx="13">
                  <c:v>0.84021243438350335</c:v>
                </c:pt>
                <c:pt idx="14">
                  <c:v>0.82490427014401935</c:v>
                </c:pt>
                <c:pt idx="15">
                  <c:v>0.80953951658580703</c:v>
                </c:pt>
                <c:pt idx="16">
                  <c:v>0.79415852562185529</c:v>
                </c:pt>
                <c:pt idx="17">
                  <c:v>0.77879663311431002</c:v>
                </c:pt>
                <c:pt idx="18">
                  <c:v>0.76348479673921021</c:v>
                </c:pt>
                <c:pt idx="19">
                  <c:v>0.74825013409013374</c:v>
                </c:pt>
                <c:pt idx="20">
                  <c:v>0.73311638063694995</c:v>
                </c:pt>
                <c:pt idx="21">
                  <c:v>0.71810428248747871</c:v>
                </c:pt>
                <c:pt idx="22">
                  <c:v>0.7032319355182306</c:v>
                </c:pt>
                <c:pt idx="23">
                  <c:v>0.68851507994913352</c:v>
                </c:pt>
                <c:pt idx="24">
                  <c:v>0.67396735757070536</c:v>
                </c:pt>
                <c:pt idx="25">
                  <c:v>0.6596005374152728</c:v>
                </c:pt>
                <c:pt idx="26">
                  <c:v>0.64542471457278738</c:v>
                </c:pt>
                <c:pt idx="27">
                  <c:v>0.63144848600221171</c:v>
                </c:pt>
                <c:pt idx="28">
                  <c:v>0.61767910652059432</c:v>
                </c:pt>
                <c:pt idx="29">
                  <c:v>0.60412262761965962</c:v>
                </c:pt>
                <c:pt idx="30">
                  <c:v>0.59078402133297059</c:v>
                </c:pt>
                <c:pt idx="31">
                  <c:v>0.57766729103012615</c:v>
                </c:pt>
                <c:pt idx="32">
                  <c:v>0.56477557073286599</c:v>
                </c:pt>
                <c:pt idx="33">
                  <c:v>0.5521112143152066</c:v>
                </c:pt>
                <c:pt idx="34">
                  <c:v>0.5396758757577117</c:v>
                </c:pt>
                <c:pt idx="35">
                  <c:v>0.52747058146572057</c:v>
                </c:pt>
                <c:pt idx="36">
                  <c:v>0.51549579552697977</c:v>
                </c:pt>
                <c:pt idx="37">
                  <c:v>0.50375147867084791</c:v>
                </c:pt>
                <c:pt idx="38">
                  <c:v>0.49223714159518817</c:v>
                </c:pt>
                <c:pt idx="39">
                  <c:v>0.48095189324533183</c:v>
                </c:pt>
                <c:pt idx="40">
                  <c:v>0.469894484559224</c:v>
                </c:pt>
                <c:pt idx="41">
                  <c:v>0.45906334813303229</c:v>
                </c:pt>
                <c:pt idx="42">
                  <c:v>0.44845663420916082</c:v>
                </c:pt>
                <c:pt idx="43">
                  <c:v>0.43807224334377654</c:v>
                </c:pt>
                <c:pt idx="44">
                  <c:v>0.4279078560717397</c:v>
                </c:pt>
                <c:pt idx="45">
                  <c:v>0.41796095985262194</c:v>
                </c:pt>
                <c:pt idx="46">
                  <c:v>0.40822887355147874</c:v>
                </c:pt>
                <c:pt idx="47">
                  <c:v>0.39870876968193264</c:v>
                </c:pt>
                <c:pt idx="48">
                  <c:v>0.38939769461570362</c:v>
                </c:pt>
                <c:pt idx="49">
                  <c:v>0.38029258694247126</c:v>
                </c:pt>
                <c:pt idx="50">
                  <c:v>0.37139029414568092</c:v>
                </c:pt>
                <c:pt idx="51">
                  <c:v>0.36268758774390475</c:v>
                </c:pt>
                <c:pt idx="52">
                  <c:v>0.35418117703298863</c:v>
                </c:pt>
                <c:pt idx="53">
                  <c:v>0.34586772155148482</c:v>
                </c:pt>
                <c:pt idx="54">
                  <c:v>0.33774384238044808</c:v>
                </c:pt>
                <c:pt idx="55">
                  <c:v>0.32980613237844658</c:v>
                </c:pt>
                <c:pt idx="56">
                  <c:v>0.32205116544350998</c:v>
                </c:pt>
                <c:pt idx="57">
                  <c:v>0.3144755048855124</c:v>
                </c:pt>
                <c:pt idx="58">
                  <c:v>0.30707571098498065</c:v>
                </c:pt>
                <c:pt idx="59">
                  <c:v>0.29984834780786246</c:v>
                </c:pt>
                <c:pt idx="60">
                  <c:v>0.29278998933954742</c:v>
                </c:pt>
                <c:pt idx="61">
                  <c:v>0.28589722499614456</c:v>
                </c:pt>
                <c:pt idx="62">
                  <c:v>0.27916666845056831</c:v>
                </c:pt>
                <c:pt idx="63">
                  <c:v>0.27259495319382332</c:v>
                </c:pt>
                <c:pt idx="64">
                  <c:v>0.26617873297163192</c:v>
                </c:pt>
                <c:pt idx="65">
                  <c:v>0.25991470437104841</c:v>
                </c:pt>
                <c:pt idx="66">
                  <c:v>0.25379959885254322</c:v>
                </c:pt>
                <c:pt idx="67">
                  <c:v>0.24783018557310998</c:v>
                </c:pt>
                <c:pt idx="68">
                  <c:v>0.24200327385101691</c:v>
                </c:pt>
                <c:pt idx="69">
                  <c:v>0.23631571530620829</c:v>
                </c:pt>
                <c:pt idx="70">
                  <c:v>0.23076440570661949</c:v>
                </c:pt>
                <c:pt idx="71">
                  <c:v>0.22534628654770592</c:v>
                </c:pt>
                <c:pt idx="72">
                  <c:v>0.220058346389742</c:v>
                </c:pt>
                <c:pt idx="73">
                  <c:v>0.21489762197515916</c:v>
                </c:pt>
                <c:pt idx="74">
                  <c:v>0.20986119914604048</c:v>
                </c:pt>
                <c:pt idx="75">
                  <c:v>0.20494621358016221</c:v>
                </c:pt>
                <c:pt idx="76">
                  <c:v>0.20014985136226146</c:v>
                </c:pt>
                <c:pt idx="77">
                  <c:v>0.19546934940578639</c:v>
                </c:pt>
                <c:pt idx="78">
                  <c:v>0.19090199573904226</c:v>
                </c:pt>
                <c:pt idx="79">
                  <c:v>0.18644512966849944</c:v>
                </c:pt>
                <c:pt idx="80">
                  <c:v>0.18209614183090586</c:v>
                </c:pt>
                <c:pt idx="81">
                  <c:v>0.17785247414492891</c:v>
                </c:pt>
                <c:pt idx="82">
                  <c:v>0.17371161967210674</c:v>
                </c:pt>
                <c:pt idx="83">
                  <c:v>0.16967112239610188</c:v>
                </c:pt>
                <c:pt idx="84">
                  <c:v>0.16572857692853707</c:v>
                </c:pt>
                <c:pt idx="85">
                  <c:v>0.16188162814897167</c:v>
                </c:pt>
                <c:pt idx="86">
                  <c:v>0.15812797078596699</c:v>
                </c:pt>
                <c:pt idx="87">
                  <c:v>0.15446534894565844</c:v>
                </c:pt>
                <c:pt idx="88">
                  <c:v>0.15089155559366271</c:v>
                </c:pt>
                <c:pt idx="89">
                  <c:v>0.1474044319957267</c:v>
                </c:pt>
                <c:pt idx="90">
                  <c:v>0.14400186712203344</c:v>
                </c:pt>
                <c:pt idx="91">
                  <c:v>0.14068179701973912</c:v>
                </c:pt>
                <c:pt idx="92">
                  <c:v>0.13744220415783462</c:v>
                </c:pt>
                <c:pt idx="93">
                  <c:v>0.13428111674818827</c:v>
                </c:pt>
                <c:pt idx="94">
                  <c:v>0.1311966080462654</c:v>
                </c:pt>
                <c:pt idx="95">
                  <c:v>0.12818679563466487</c:v>
                </c:pt>
                <c:pt idx="96">
                  <c:v>0.12524984069246362</c:v>
                </c:pt>
                <c:pt idx="97">
                  <c:v>0.12238394725298822</c:v>
                </c:pt>
                <c:pt idx="98">
                  <c:v>0.1195873614525101</c:v>
                </c:pt>
                <c:pt idx="99">
                  <c:v>0.11685837077202491</c:v>
                </c:pt>
                <c:pt idx="100">
                  <c:v>0.11419530327421153</c:v>
                </c:pt>
                <c:pt idx="101">
                  <c:v>0.11159652683737778</c:v>
                </c:pt>
                <c:pt idx="102">
                  <c:v>0.10906044838810226</c:v>
                </c:pt>
                <c:pt idx="103">
                  <c:v>0.10658551313406535</c:v>
                </c:pt>
                <c:pt idx="104">
                  <c:v>0.10417020379849402</c:v>
                </c:pt>
                <c:pt idx="105">
                  <c:v>0.10181303985742843</c:v>
                </c:pt>
                <c:pt idx="106">
                  <c:v>9.9512576780976719E-2</c:v>
                </c:pt>
                <c:pt idx="107">
                  <c:v>9.7267405279538213E-2</c:v>
                </c:pt>
                <c:pt idx="108">
                  <c:v>9.5076150555950728E-2</c:v>
                </c:pt>
                <c:pt idx="109">
                  <c:v>9.2937471564330978E-2</c:v>
                </c:pt>
                <c:pt idx="110">
                  <c:v>9.0850060276377098E-2</c:v>
                </c:pt>
                <c:pt idx="111">
                  <c:v>8.8812640955752767E-2</c:v>
                </c:pt>
                <c:pt idx="112">
                  <c:v>8.6823969441153268E-2</c:v>
                </c:pt>
                <c:pt idx="113">
                  <c:v>8.488283243852264E-2</c:v>
                </c:pt>
                <c:pt idx="114">
                  <c:v>8.2988046822896525E-2</c:v>
                </c:pt>
                <c:pt idx="115">
                  <c:v>8.1138458950231723E-2</c:v>
                </c:pt>
                <c:pt idx="116">
                  <c:v>7.9332943979560144E-2</c:v>
                </c:pt>
                <c:pt idx="117">
                  <c:v>7.7570405205743903E-2</c:v>
                </c:pt>
                <c:pt idx="118">
                  <c:v>7.5849773403068685E-2</c:v>
                </c:pt>
                <c:pt idx="119">
                  <c:v>7.4170006179865633E-2</c:v>
                </c:pt>
                <c:pt idx="120">
                  <c:v>7.2530087344320052E-2</c:v>
                </c:pt>
                <c:pt idx="121">
                  <c:v>7.0929026281585483E-2</c:v>
                </c:pt>
                <c:pt idx="122">
                  <c:v>6.9365857342297874E-2</c:v>
                </c:pt>
                <c:pt idx="123">
                  <c:v>6.7839639242539357E-2</c:v>
                </c:pt>
                <c:pt idx="124">
                  <c:v>6.6349454475296304E-2</c:v>
                </c:pt>
                <c:pt idx="125">
                  <c:v>6.4894408733422018E-2</c:v>
                </c:pt>
                <c:pt idx="126">
                  <c:v>6.3473630344075993E-2</c:v>
                </c:pt>
                <c:pt idx="127">
                  <c:v>6.2086269714634504E-2</c:v>
                </c:pt>
                <c:pt idx="128">
                  <c:v>6.0731498789998929E-2</c:v>
                </c:pt>
                <c:pt idx="129">
                  <c:v>5.9408510521250783E-2</c:v>
                </c:pt>
                <c:pt idx="130">
                  <c:v>5.8116518345568191E-2</c:v>
                </c:pt>
                <c:pt idx="131">
                  <c:v>5.6854755677311956E-2</c:v>
                </c:pt>
                <c:pt idx="132">
                  <c:v>5.5622475410175586E-2</c:v>
                </c:pt>
                <c:pt idx="133">
                  <c:v>5.4418949430284393E-2</c:v>
                </c:pt>
                <c:pt idx="134">
                  <c:v>5.3243468140119272E-2</c:v>
                </c:pt>
                <c:pt idx="135">
                  <c:v>5.2095339993133788E-2</c:v>
                </c:pt>
                <c:pt idx="136">
                  <c:v>5.0973891038918924E-2</c:v>
                </c:pt>
                <c:pt idx="137">
                  <c:v>4.9878464478780193E-2</c:v>
                </c:pt>
                <c:pt idx="138">
                  <c:v>4.8808420231563523E-2</c:v>
                </c:pt>
                <c:pt idx="139">
                  <c:v>4.7763134509578441E-2</c:v>
                </c:pt>
                <c:pt idx="140">
                  <c:v>4.6741999404461818E-2</c:v>
                </c:pt>
                <c:pt idx="141">
                  <c:v>4.5744422482814906E-2</c:v>
                </c:pt>
                <c:pt idx="142">
                  <c:v>4.4769826391443376E-2</c:v>
                </c:pt>
                <c:pt idx="143">
                  <c:v>4.3817648472038194E-2</c:v>
                </c:pt>
                <c:pt idx="144">
                  <c:v>4.2887340385127926E-2</c:v>
                </c:pt>
                <c:pt idx="145">
                  <c:v>4.1978367743121782E-2</c:v>
                </c:pt>
                <c:pt idx="146">
                  <c:v>4.1090209752280497E-2</c:v>
                </c:pt>
                <c:pt idx="147">
                  <c:v>4.0222358863438418E-2</c:v>
                </c:pt>
                <c:pt idx="148">
                  <c:v>3.9374320431304045E-2</c:v>
                </c:pt>
                <c:pt idx="149">
                  <c:v>3.8545612382166416E-2</c:v>
                </c:pt>
                <c:pt idx="150">
                  <c:v>3.7735764889837202E-2</c:v>
                </c:pt>
                <c:pt idx="151">
                  <c:v>3.6944320059654791E-2</c:v>
                </c:pt>
                <c:pt idx="152">
                  <c:v>3.6170831620381282E-2</c:v>
                </c:pt>
                <c:pt idx="153">
                  <c:v>3.5414864623825197E-2</c:v>
                </c:pt>
                <c:pt idx="154">
                  <c:v>3.4675995152017892E-2</c:v>
                </c:pt>
                <c:pt idx="155">
                  <c:v>3.3953810031784798E-2</c:v>
                </c:pt>
                <c:pt idx="156">
                  <c:v>3.3247906556539891E-2</c:v>
                </c:pt>
                <c:pt idx="157">
                  <c:v>3.2557892215146295E-2</c:v>
                </c:pt>
                <c:pt idx="158">
                  <c:v>3.1883384427682168E-2</c:v>
                </c:pt>
                <c:pt idx="159">
                  <c:v>3.1224010287950781E-2</c:v>
                </c:pt>
                <c:pt idx="160">
                  <c:v>3.0579406312584118E-2</c:v>
                </c:pt>
                <c:pt idx="161">
                  <c:v>2.9949218196581282E-2</c:v>
                </c:pt>
                <c:pt idx="162">
                  <c:v>2.9333100575134052E-2</c:v>
                </c:pt>
                <c:pt idx="163">
                  <c:v>2.8730716791588735E-2</c:v>
                </c:pt>
                <c:pt idx="164">
                  <c:v>2.8141738671402152E-2</c:v>
                </c:pt>
                <c:pt idx="165">
                  <c:v>2.7565846301940242E-2</c:v>
                </c:pt>
                <c:pt idx="166">
                  <c:v>2.7002727817987092E-2</c:v>
                </c:pt>
                <c:pt idx="167">
                  <c:v>2.6452079192819215E-2</c:v>
                </c:pt>
                <c:pt idx="168">
                  <c:v>2.5913604034712469E-2</c:v>
                </c:pt>
                <c:pt idx="169">
                  <c:v>2.5387013388746806E-2</c:v>
                </c:pt>
                <c:pt idx="170">
                  <c:v>2.4872025543778015E-2</c:v>
                </c:pt>
                <c:pt idx="171">
                  <c:v>2.4368365844449468E-2</c:v>
                </c:pt>
                <c:pt idx="172">
                  <c:v>2.3875766508117117E-2</c:v>
                </c:pt>
                <c:pt idx="173">
                  <c:v>2.3393966446563452E-2</c:v>
                </c:pt>
                <c:pt idx="174">
                  <c:v>2.2922711092384515E-2</c:v>
                </c:pt>
                <c:pt idx="175">
                  <c:v>2.2461752229926954E-2</c:v>
                </c:pt>
                <c:pt idx="176">
                  <c:v>2.2010847830660929E-2</c:v>
                </c:pt>
                <c:pt idx="177">
                  <c:v>2.1569761892880138E-2</c:v>
                </c:pt>
                <c:pt idx="178">
                  <c:v>2.1138264285613492E-2</c:v>
                </c:pt>
                <c:pt idx="179">
                  <c:v>2.0716130596641336E-2</c:v>
                </c:pt>
                <c:pt idx="180">
                  <c:v>2.0303141984515417E-2</c:v>
                </c:pt>
                <c:pt idx="181">
                  <c:v>1.9899085034472457E-2</c:v>
                </c:pt>
                <c:pt idx="182">
                  <c:v>1.9503751618147783E-2</c:v>
                </c:pt>
                <c:pt idx="183">
                  <c:v>1.9116938756984048E-2</c:v>
                </c:pt>
                <c:pt idx="184">
                  <c:v>1.8738448489246003E-2</c:v>
                </c:pt>
                <c:pt idx="185">
                  <c:v>1.8368087740540023E-2</c:v>
                </c:pt>
                <c:pt idx="186">
                  <c:v>1.8005668197753642E-2</c:v>
                </c:pt>
                <c:pt idx="187">
                  <c:v>1.7651006186321924E-2</c:v>
                </c:pt>
                <c:pt idx="188">
                  <c:v>1.7303922550734638E-2</c:v>
                </c:pt>
                <c:pt idx="189">
                  <c:v>1.6964242538199097E-2</c:v>
                </c:pt>
                <c:pt idx="190">
                  <c:v>1.6631795685376045E-2</c:v>
                </c:pt>
                <c:pt idx="191">
                  <c:v>1.6306415708106883E-2</c:v>
                </c:pt>
                <c:pt idx="192">
                  <c:v>1.5987940394055065E-2</c:v>
                </c:pt>
                <c:pt idx="193">
                  <c:v>1.5676211498182362E-2</c:v>
                </c:pt>
                <c:pt idx="194">
                  <c:v>1.5371074640986989E-2</c:v>
                </c:pt>
                <c:pt idx="195">
                  <c:v>1.507237920942916E-2</c:v>
                </c:pt>
                <c:pt idx="196">
                  <c:v>1.4779978260474299E-2</c:v>
                </c:pt>
                <c:pt idx="197">
                  <c:v>1.4493728427182925E-2</c:v>
                </c:pt>
                <c:pt idx="198">
                  <c:v>1.4213489827279839E-2</c:v>
                </c:pt>
                <c:pt idx="199">
                  <c:v>1.3939125974137883E-2</c:v>
                </c:pt>
                <c:pt idx="200">
                  <c:v>1.3670503690110247E-2</c:v>
                </c:pt>
                <c:pt idx="201">
                  <c:v>1.3407493022149898E-2</c:v>
                </c:pt>
                <c:pt idx="202">
                  <c:v>1.3149967159655739E-2</c:v>
                </c:pt>
                <c:pt idx="203">
                  <c:v>1.2897802354483141E-2</c:v>
                </c:pt>
                <c:pt idx="204">
                  <c:v>1.2650877843064961E-2</c:v>
                </c:pt>
                <c:pt idx="205">
                  <c:v>1.2409075770583601E-2</c:v>
                </c:pt>
                <c:pt idx="206">
                  <c:v>1.2172281117141252E-2</c:v>
                </c:pt>
                <c:pt idx="207">
                  <c:v>1.1940381625873393E-2</c:v>
                </c:pt>
                <c:pt idx="208">
                  <c:v>1.1713267732953779E-2</c:v>
                </c:pt>
                <c:pt idx="209">
                  <c:v>1.1490832499442483E-2</c:v>
                </c:pt>
                <c:pt idx="210">
                  <c:v>1.1272971544923061E-2</c:v>
                </c:pt>
                <c:pt idx="211">
                  <c:v>1.1059582982885964E-2</c:v>
                </c:pt>
                <c:pt idx="212">
                  <c:v>1.0850567357807895E-2</c:v>
                </c:pt>
                <c:pt idx="213">
                  <c:v>1.0645827583882543E-2</c:v>
                </c:pt>
                <c:pt idx="214">
                  <c:v>1.0445268885359533E-2</c:v>
                </c:pt>
                <c:pt idx="215">
                  <c:v>1.0248798738447144E-2</c:v>
                </c:pt>
                <c:pt idx="216">
                  <c:v>1.0056326814736579E-2</c:v>
                </c:pt>
                <c:pt idx="217">
                  <c:v>9.8677649261089632E-3</c:v>
                </c:pt>
                <c:pt idx="218">
                  <c:v>9.6830269710823525E-3</c:v>
                </c:pt>
                <c:pt idx="219">
                  <c:v>9.5020288825637227E-3</c:v>
                </c:pt>
                <c:pt idx="220">
                  <c:v>9.3246885769644045E-3</c:v>
                </c:pt>
                <c:pt idx="221">
                  <c:v>9.1509259046446793E-3</c:v>
                </c:pt>
                <c:pt idx="222">
                  <c:v>8.9806626016528026E-3</c:v>
                </c:pt>
                <c:pt idx="223">
                  <c:v>8.8138222427201363E-3</c:v>
                </c:pt>
                <c:pt idx="224">
                  <c:v>8.6503301954827267E-3</c:v>
                </c:pt>
                <c:pt idx="225">
                  <c:v>8.4901135758935261E-3</c:v>
                </c:pt>
                <c:pt idx="226">
                  <c:v>8.3331012047953238E-3</c:v>
                </c:pt>
                <c:pt idx="227">
                  <c:v>8.179223565621549E-3</c:v>
                </c:pt>
                <c:pt idx="228">
                  <c:v>8.0284127631962392E-3</c:v>
                </c:pt>
                <c:pt idx="229">
                  <c:v>7.8806024836027555E-3</c:v>
                </c:pt>
                <c:pt idx="230">
                  <c:v>7.7357279550926469E-3</c:v>
                </c:pt>
                <c:pt idx="231">
                  <c:v>7.593725910008042E-3</c:v>
                </c:pt>
                <c:pt idx="232">
                  <c:v>7.4545345476885287E-3</c:v>
                </c:pt>
                <c:pt idx="233">
                  <c:v>7.3180934983376519E-3</c:v>
                </c:pt>
                <c:pt idx="234">
                  <c:v>7.1843437878224758E-3</c:v>
                </c:pt>
                <c:pt idx="235">
                  <c:v>7.0532278033824522E-3</c:v>
                </c:pt>
                <c:pt idx="236">
                  <c:v>6.9246892602216831E-3</c:v>
                </c:pt>
                <c:pt idx="237">
                  <c:v>6.7986731689625018E-3</c:v>
                </c:pt>
                <c:pt idx="238">
                  <c:v>6.6751258039359027E-3</c:v>
                </c:pt>
                <c:pt idx="239">
                  <c:v>6.5539946722884693E-3</c:v>
                </c:pt>
                <c:pt idx="240">
                  <c:v>6.43522848388179E-3</c:v>
                </c:pt>
                <c:pt idx="241">
                  <c:v>6.3187771219645021E-3</c:v>
                </c:pt>
                <c:pt idx="242">
                  <c:v>6.2045916145972539E-3</c:v>
                </c:pt>
                <c:pt idx="243">
                  <c:v>6.0926241068080429E-3</c:v>
                </c:pt>
                <c:pt idx="244">
                  <c:v>5.9828278334607523E-3</c:v>
                </c:pt>
                <c:pt idx="245">
                  <c:v>5.8751570928170923E-3</c:v>
                </c:pt>
                <c:pt idx="246">
                  <c:v>5.7695672207733889E-3</c:v>
                </c:pt>
                <c:pt idx="247">
                  <c:v>5.6660145657546094E-3</c:v>
                </c:pt>
                <c:pt idx="248">
                  <c:v>5.5644564642480885E-3</c:v>
                </c:pt>
                <c:pt idx="249">
                  <c:v>5.4648512169597485E-3</c:v>
                </c:pt>
                <c:pt idx="250">
                  <c:v>5.3671580655767718E-3</c:v>
                </c:pt>
                <c:pt idx="251">
                  <c:v>5.2713371701203771E-3</c:v>
                </c:pt>
                <c:pt idx="252">
                  <c:v>5.1773495868729178E-3</c:v>
                </c:pt>
                <c:pt idx="253">
                  <c:v>5.085157246864932E-3</c:v>
                </c:pt>
                <c:pt idx="254">
                  <c:v>4.9947229349061933E-3</c:v>
                </c:pt>
                <c:pt idx="255">
                  <c:v>4.9060102691470793E-3</c:v>
                </c:pt>
                <c:pt idx="256">
                  <c:v>4.8189836811565094E-3</c:v>
                </c:pt>
                <c:pt idx="257">
                  <c:v>4.7336083965022315E-3</c:v>
                </c:pt>
                <c:pt idx="258">
                  <c:v>4.6498504158203023E-3</c:v>
                </c:pt>
                <c:pt idx="259">
                  <c:v>4.5676764963618419E-3</c:v>
                </c:pt>
                <c:pt idx="260">
                  <c:v>4.4870541340029033E-3</c:v>
                </c:pt>
                <c:pt idx="261">
                  <c:v>4.4079515457065895E-3</c:v>
                </c:pt>
                <c:pt idx="262">
                  <c:v>4.3303376524251964E-3</c:v>
                </c:pt>
                <c:pt idx="263">
                  <c:v>4.2541820624304857E-3</c:v>
                </c:pt>
                <c:pt idx="264">
                  <c:v>4.1794550550613924E-3</c:v>
                </c:pt>
                <c:pt idx="265">
                  <c:v>4.1061275648777628E-3</c:v>
                </c:pt>
                <c:pt idx="266">
                  <c:v>4.034171166210191E-3</c:v>
                </c:pt>
                <c:pt idx="267">
                  <c:v>3.9635580580945455E-3</c:v>
                </c:pt>
                <c:pt idx="268">
                  <c:v>3.8942610495821661E-3</c:v>
                </c:pt>
                <c:pt idx="269">
                  <c:v>3.8262535454155547E-3</c:v>
                </c:pt>
                <c:pt idx="270">
                  <c:v>3.7595095320597806E-3</c:v>
                </c:pt>
                <c:pt idx="271">
                  <c:v>3.6940035640807092E-3</c:v>
                </c:pt>
                <c:pt idx="272">
                  <c:v>3.629710750860876E-3</c:v>
                </c:pt>
                <c:pt idx="273">
                  <c:v>3.5666067436442082E-3</c:v>
                </c:pt>
                <c:pt idx="274">
                  <c:v>3.5046677229013585E-3</c:v>
                </c:pt>
                <c:pt idx="275">
                  <c:v>3.4438703860065604E-3</c:v>
                </c:pt>
                <c:pt idx="276">
                  <c:v>3.3841919352191252E-3</c:v>
                </c:pt>
                <c:pt idx="277">
                  <c:v>3.3256100659605384E-3</c:v>
                </c:pt>
                <c:pt idx="278">
                  <c:v>3.2681029553802156E-3</c:v>
                </c:pt>
                <c:pt idx="279">
                  <c:v>3.2116492512022296E-3</c:v>
                </c:pt>
                <c:pt idx="280">
                  <c:v>3.1562280608458792E-3</c:v>
                </c:pt>
                <c:pt idx="281">
                  <c:v>3.1018189408128054E-3</c:v>
                </c:pt>
                <c:pt idx="282">
                  <c:v>3.048401886334054E-3</c:v>
                </c:pt>
                <c:pt idx="283">
                  <c:v>2.9959573212702487E-3</c:v>
                </c:pt>
                <c:pt idx="284">
                  <c:v>2.9444660882585452E-3</c:v>
                </c:pt>
                <c:pt idx="285">
                  <c:v>2.8939094390996027E-3</c:v>
                </c:pt>
                <c:pt idx="286">
                  <c:v>2.8442690253791237E-3</c:v>
                </c:pt>
                <c:pt idx="287">
                  <c:v>2.7955268893172292E-3</c:v>
                </c:pt>
                <c:pt idx="288">
                  <c:v>2.7476654548402582E-3</c:v>
                </c:pt>
                <c:pt idx="289">
                  <c:v>2.7006675188694517E-3</c:v>
                </c:pt>
                <c:pt idx="290">
                  <c:v>2.654516242820276E-3</c:v>
                </c:pt>
                <c:pt idx="291">
                  <c:v>2.6091951443079895E-3</c:v>
                </c:pt>
                <c:pt idx="292">
                  <c:v>2.5646880890533691E-3</c:v>
                </c:pt>
                <c:pt idx="293">
                  <c:v>2.5209792829840694E-3</c:v>
                </c:pt>
                <c:pt idx="294">
                  <c:v>2.4780532645260604E-3</c:v>
                </c:pt>
                <c:pt idx="295">
                  <c:v>2.4358948970811811E-3</c:v>
                </c:pt>
                <c:pt idx="296">
                  <c:v>2.3944893616851246E-3</c:v>
                </c:pt>
                <c:pt idx="297">
                  <c:v>2.3538221498420001E-3</c:v>
                </c:pt>
                <c:pt idx="298">
                  <c:v>2.313879056530624E-3</c:v>
                </c:pt>
                <c:pt idx="299">
                  <c:v>2.2746461733783997E-3</c:v>
                </c:pt>
                <c:pt idx="300">
                  <c:v>2.2361098819984452E-3</c:v>
                </c:pt>
                <c:pt idx="301">
                  <c:v>2.1982568474858796E-3</c:v>
                </c:pt>
                <c:pt idx="302">
                  <c:v>2.1610740120692811E-3</c:v>
                </c:pt>
                <c:pt idx="303">
                  <c:v>2.1245485889134445E-3</c:v>
                </c:pt>
                <c:pt idx="304">
                  <c:v>2.0886680560694652E-3</c:v>
                </c:pt>
                <c:pt idx="305">
                  <c:v>2.0534201505688042E-3</c:v>
                </c:pt>
                <c:pt idx="306">
                  <c:v>2.0187928626572726E-3</c:v>
                </c:pt>
                <c:pt idx="307">
                  <c:v>1.9847744301657562E-3</c:v>
                </c:pt>
                <c:pt idx="308">
                  <c:v>1.9513533330142673E-3</c:v>
                </c:pt>
                <c:pt idx="309">
                  <c:v>1.918518287845737E-3</c:v>
                </c:pt>
                <c:pt idx="310">
                  <c:v>1.8862582427865808E-3</c:v>
                </c:pt>
                <c:pt idx="311">
                  <c:v>1.8545623723306961E-3</c:v>
                </c:pt>
                <c:pt idx="312">
                  <c:v>1.8234200723439824E-3</c:v>
                </c:pt>
                <c:pt idx="313">
                  <c:v>1.7928209551862253E-3</c:v>
                </c:pt>
                <c:pt idx="314">
                  <c:v>1.7627548449474736E-3</c:v>
                </c:pt>
                <c:pt idx="315">
                  <c:v>1.7332117727962483E-3</c:v>
                </c:pt>
                <c:pt idx="316">
                  <c:v>1.7041819724365307E-3</c:v>
                </c:pt>
                <c:pt idx="317">
                  <c:v>1.6756558756709937E-3</c:v>
                </c:pt>
                <c:pt idx="318">
                  <c:v>1.647624108067926E-3</c:v>
                </c:pt>
                <c:pt idx="319">
                  <c:v>1.6200774847291313E-3</c:v>
                </c:pt>
                <c:pt idx="320">
                  <c:v>1.593007006156288E-3</c:v>
                </c:pt>
                <c:pt idx="321">
                  <c:v>1.5664038542136645E-3</c:v>
                </c:pt>
                <c:pt idx="322">
                  <c:v>1.5402593881844041E-3</c:v>
                </c:pt>
                <c:pt idx="323">
                  <c:v>1.5145651409183771E-3</c:v>
                </c:pt>
                <c:pt idx="324">
                  <c:v>1.4893128150691359E-3</c:v>
                </c:pt>
                <c:pt idx="325">
                  <c:v>1.464494279418108E-3</c:v>
                </c:pt>
                <c:pt idx="326">
                  <c:v>1.4401015652834605E-3</c:v>
                </c:pt>
                <c:pt idx="327">
                  <c:v>1.4161268630119685E-3</c:v>
                </c:pt>
                <c:pt idx="328">
                  <c:v>1.3925625185516183E-3</c:v>
                </c:pt>
                <c:pt idx="329">
                  <c:v>1.3694010301030341E-3</c:v>
                </c:pt>
                <c:pt idx="330">
                  <c:v>1.3466350448479245E-3</c:v>
                </c:pt>
                <c:pt idx="331">
                  <c:v>1.3242573557524443E-3</c:v>
                </c:pt>
                <c:pt idx="332">
                  <c:v>1.3022608984439021E-3</c:v>
                </c:pt>
                <c:pt idx="333">
                  <c:v>1.2806387481588525E-3</c:v>
                </c:pt>
                <c:pt idx="334">
                  <c:v>1.2593841167609211E-3</c:v>
                </c:pt>
                <c:pt idx="335">
                  <c:v>1.2384903498267299E-3</c:v>
                </c:pt>
                <c:pt idx="336">
                  <c:v>1.2179509237980766E-3</c:v>
                </c:pt>
                <c:pt idx="337">
                  <c:v>1.1977594431990921E-3</c:v>
                </c:pt>
                <c:pt idx="338">
                  <c:v>1.1779096379164826E-3</c:v>
                </c:pt>
                <c:pt idx="339">
                  <c:v>1.1583953605415365E-3</c:v>
                </c:pt>
                <c:pt idx="340">
                  <c:v>1.1392105837722921E-3</c:v>
                </c:pt>
                <c:pt idx="341">
                  <c:v>1.1203493978746491E-3</c:v>
                </c:pt>
                <c:pt idx="342">
                  <c:v>1.1018060082006935E-3</c:v>
                </c:pt>
                <c:pt idx="343">
                  <c:v>1.0835747327630381E-3</c:v>
                </c:pt>
                <c:pt idx="344">
                  <c:v>1.0656499998638943E-3</c:v>
                </c:pt>
                <c:pt idx="345">
                  <c:v>1.0480263457774491E-3</c:v>
                </c:pt>
                <c:pt idx="346">
                  <c:v>1.0306984124843239E-3</c:v>
                </c:pt>
                <c:pt idx="347">
                  <c:v>1.0136609454568942E-3</c:v>
                </c:pt>
                <c:pt idx="348">
                  <c:v>9.969087914942238E-4</c:v>
                </c:pt>
                <c:pt idx="349">
                  <c:v>9.8043689660539507E-4</c:v>
                </c:pt>
                <c:pt idx="350">
                  <c:v>9.6424030394035346E-4</c:v>
                </c:pt>
                <c:pt idx="351">
                  <c:v>9.4831415176659301E-4</c:v>
                </c:pt>
                <c:pt idx="352">
                  <c:v>9.3265367149124572E-4</c:v>
                </c:pt>
                <c:pt idx="353">
                  <c:v>9.1725418572701878E-4</c:v>
                </c:pt>
                <c:pt idx="354">
                  <c:v>9.0211110640117187E-4</c:v>
                </c:pt>
                <c:pt idx="355">
                  <c:v>8.872199329064877E-4</c:v>
                </c:pt>
                <c:pt idx="356">
                  <c:v>8.7257625029308705E-4</c:v>
                </c:pt>
                <c:pt idx="357">
                  <c:v>8.5817572750053819E-4</c:v>
                </c:pt>
                <c:pt idx="358">
                  <c:v>8.4401411562870141E-4</c:v>
                </c:pt>
                <c:pt idx="359">
                  <c:v>8.3008724624704529E-4</c:v>
                </c:pt>
                <c:pt idx="360">
                  <c:v>8.1639102974104727E-4</c:v>
                </c:pt>
                <c:pt idx="361">
                  <c:v>8.0292145369502367E-4</c:v>
                </c:pt>
                <c:pt idx="362">
                  <c:v>7.8967458131056064E-4</c:v>
                </c:pt>
                <c:pt idx="363">
                  <c:v>7.7664654985962602E-4</c:v>
                </c:pt>
                <c:pt idx="364">
                  <c:v>7.6383356917157522E-4</c:v>
                </c:pt>
                <c:pt idx="365">
                  <c:v>7.5123192015332223E-4</c:v>
                </c:pt>
                <c:pt idx="366">
                  <c:v>7.388379533418125E-4</c:v>
                </c:pt>
                <c:pt idx="367">
                  <c:v>7.266480874881364E-4</c:v>
                </c:pt>
                <c:pt idx="368">
                  <c:v>7.1465880817250034E-4</c:v>
                </c:pt>
                <c:pt idx="369">
                  <c:v>7.028666664493135E-4</c:v>
                </c:pt>
                <c:pt idx="370">
                  <c:v>6.9126827752179307E-4</c:v>
                </c:pt>
                <c:pt idx="371">
                  <c:v>6.7986031944532199E-4</c:v>
                </c:pt>
                <c:pt idx="372">
                  <c:v>6.6863953185885791E-4</c:v>
                </c:pt>
                <c:pt idx="373">
                  <c:v>6.5760271474396169E-4</c:v>
                </c:pt>
                <c:pt idx="374">
                  <c:v>6.4674672721046222E-4</c:v>
                </c:pt>
                <c:pt idx="375">
                  <c:v>6.3606848630850957E-4</c:v>
                </c:pt>
                <c:pt idx="376">
                  <c:v>6.2556496586615583E-4</c:v>
                </c:pt>
                <c:pt idx="377">
                  <c:v>6.1523319535195984E-4</c:v>
                </c:pt>
                <c:pt idx="378">
                  <c:v>6.0507025876214114E-4</c:v>
                </c:pt>
                <c:pt idx="379">
                  <c:v>5.9507329353150748E-4</c:v>
                </c:pt>
                <c:pt idx="380">
                  <c:v>5.8523948946782812E-4</c:v>
                </c:pt>
                <c:pt idx="381">
                  <c:v>5.7556608770901823E-4</c:v>
                </c:pt>
                <c:pt idx="382">
                  <c:v>5.6605037970256812E-4</c:v>
                </c:pt>
                <c:pt idx="383">
                  <c:v>5.5668970620684818E-4</c:v>
                </c:pt>
                <c:pt idx="384">
                  <c:v>5.4748145631366464E-4</c:v>
                </c:pt>
                <c:pt idx="385">
                  <c:v>5.3842306649164271E-4</c:v>
                </c:pt>
                <c:pt idx="386">
                  <c:v>5.2951201964997641E-4</c:v>
                </c:pt>
                <c:pt idx="387">
                  <c:v>5.2074584422204533E-4</c:v>
                </c:pt>
                <c:pt idx="388">
                  <c:v>5.1212211326849045E-4</c:v>
                </c:pt>
                <c:pt idx="389">
                  <c:v>5.0363844359926002E-4</c:v>
                </c:pt>
                <c:pt idx="390">
                  <c:v>4.95292494914278E-4</c:v>
                </c:pt>
                <c:pt idx="391">
                  <c:v>4.8708196896224534E-4</c:v>
                </c:pt>
                <c:pt idx="392">
                  <c:v>4.7900460871714179E-4</c:v>
                </c:pt>
                <c:pt idx="393">
                  <c:v>4.7105819757216924E-4</c:v>
                </c:pt>
                <c:pt idx="394">
                  <c:v>4.6324055855059322E-4</c:v>
                </c:pt>
                <c:pt idx="395">
                  <c:v>4.5554955353319001E-4</c:v>
                </c:pt>
                <c:pt idx="396">
                  <c:v>4.479830825018935E-4</c:v>
                </c:pt>
                <c:pt idx="397">
                  <c:v>4.4053908279931031E-4</c:v>
                </c:pt>
                <c:pt idx="398">
                  <c:v>4.3321552840372391E-4</c:v>
                </c:pt>
                <c:pt idx="399">
                  <c:v>4.2601042921925502E-4</c:v>
                </c:pt>
                <c:pt idx="400">
                  <c:v>4.1892183038082963E-4</c:v>
                </c:pt>
                <c:pt idx="401">
                  <c:v>4.1194781157364522E-4</c:v>
                </c:pt>
                <c:pt idx="402">
                  <c:v>4.0508648636681193E-4</c:v>
                </c:pt>
                <c:pt idx="403">
                  <c:v>3.9833600156082916E-4</c:v>
                </c:pt>
                <c:pt idx="404">
                  <c:v>3.9169453654860854E-4</c:v>
                </c:pt>
                <c:pt idx="405">
                  <c:v>3.8516030268978015E-4</c:v>
                </c:pt>
                <c:pt idx="406">
                  <c:v>3.787315426979076E-4</c:v>
                </c:pt>
                <c:pt idx="407">
                  <c:v>3.7240653004040261E-4</c:v>
                </c:pt>
                <c:pt idx="408">
                  <c:v>3.6618356835084459E-4</c:v>
                </c:pt>
                <c:pt idx="409">
                  <c:v>3.600609908533887E-4</c:v>
                </c:pt>
                <c:pt idx="410">
                  <c:v>3.5403715979904945E-4</c:v>
                </c:pt>
                <c:pt idx="411">
                  <c:v>3.4811046591356961E-4</c:v>
                </c:pt>
                <c:pt idx="412">
                  <c:v>3.4227932785666165E-4</c:v>
                </c:pt>
                <c:pt idx="413">
                  <c:v>3.3654219169228764E-4</c:v>
                </c:pt>
                <c:pt idx="414">
                  <c:v>3.3089753036985494E-4</c:v>
                </c:pt>
                <c:pt idx="415">
                  <c:v>3.2534384321598219E-4</c:v>
                </c:pt>
                <c:pt idx="416">
                  <c:v>3.1987965543667034E-4</c:v>
                </c:pt>
                <c:pt idx="417">
                  <c:v>3.1450351762961641E-4</c:v>
                </c:pt>
                <c:pt idx="418">
                  <c:v>3.092140053065101E-4</c:v>
                </c:pt>
                <c:pt idx="419">
                  <c:v>3.0400971842500335E-4</c:v>
                </c:pt>
                <c:pt idx="420">
                  <c:v>2.9888928093021327E-4</c:v>
                </c:pt>
                <c:pt idx="421">
                  <c:v>2.9385134030554815E-4</c:v>
                </c:pt>
                <c:pt idx="422">
                  <c:v>2.8889456713262015E-4</c:v>
                </c:pt>
                <c:pt idx="423">
                  <c:v>2.8401765466007633E-4</c:v>
                </c:pt>
                <c:pt idx="424">
                  <c:v>2.7921931838114489E-4</c:v>
                </c:pt>
                <c:pt idx="425">
                  <c:v>2.7449829561973353E-4</c:v>
                </c:pt>
                <c:pt idx="426">
                  <c:v>2.6985334512483471E-4</c:v>
                </c:pt>
                <c:pt idx="427">
                  <c:v>2.6528324667315001E-4</c:v>
                </c:pt>
                <c:pt idx="428">
                  <c:v>2.6078680067967652E-4</c:v>
                </c:pt>
                <c:pt idx="429">
                  <c:v>2.5636282781611573E-4</c:v>
                </c:pt>
                <c:pt idx="430">
                  <c:v>2.520101686369559E-4</c:v>
                </c:pt>
                <c:pt idx="431">
                  <c:v>2.4772768321304207E-4</c:v>
                </c:pt>
                <c:pt idx="432">
                  <c:v>2.4351425077247542E-4</c:v>
                </c:pt>
                <c:pt idx="433">
                  <c:v>2.3936876934868996E-4</c:v>
                </c:pt>
                <c:pt idx="434">
                  <c:v>2.3529015543555682E-4</c:v>
                </c:pt>
                <c:pt idx="435">
                  <c:v>2.3127734364935973E-4</c:v>
                </c:pt>
                <c:pt idx="436">
                  <c:v>2.2732928639751347E-4</c:v>
                </c:pt>
                <c:pt idx="437">
                  <c:v>2.2344495355384352E-4</c:v>
                </c:pt>
                <c:pt idx="438">
                  <c:v>2.1962333214035356E-4</c:v>
                </c:pt>
                <c:pt idx="439">
                  <c:v>2.158634260152624E-4</c:v>
                </c:pt>
                <c:pt idx="440">
                  <c:v>2.1216425556724072E-4</c:v>
                </c:pt>
                <c:pt idx="441">
                  <c:v>2.0852485741570682E-4</c:v>
                </c:pt>
                <c:pt idx="442">
                  <c:v>2.0494428411702402E-4</c:v>
                </c:pt>
                <c:pt idx="443">
                  <c:v>2.0142160387649852E-4</c:v>
                </c:pt>
                <c:pt idx="444">
                  <c:v>1.9795590026605993E-4</c:v>
                </c:pt>
                <c:pt idx="445">
                  <c:v>1.9454627194749515E-4</c:v>
                </c:pt>
                <c:pt idx="446">
                  <c:v>1.9119183240112175E-4</c:v>
                </c:pt>
                <c:pt idx="447">
                  <c:v>1.8789170965977952E-4</c:v>
                </c:pt>
                <c:pt idx="448">
                  <c:v>1.8464504604805295E-4</c:v>
                </c:pt>
                <c:pt idx="449">
                  <c:v>1.8145099792658435E-4</c:v>
                </c:pt>
                <c:pt idx="450">
                  <c:v>1.7830873544139329E-4</c:v>
                </c:pt>
                <c:pt idx="451">
                  <c:v>1.7521744227809387E-4</c:v>
                </c:pt>
                <c:pt idx="452">
                  <c:v>1.7217631542089742E-4</c:v>
                </c:pt>
                <c:pt idx="453">
                  <c:v>1.6918456491631862E-4</c:v>
                </c:pt>
                <c:pt idx="454">
                  <c:v>1.6624141364146784E-4</c:v>
                </c:pt>
                <c:pt idx="455">
                  <c:v>1.6334609707685716E-4</c:v>
                </c:pt>
                <c:pt idx="456">
                  <c:v>1.6049786308360424E-4</c:v>
                </c:pt>
                <c:pt idx="457">
                  <c:v>1.5769597168495793E-4</c:v>
                </c:pt>
                <c:pt idx="458">
                  <c:v>1.5493969485205441E-4</c:v>
                </c:pt>
                <c:pt idx="459">
                  <c:v>1.5222831629380668E-4</c:v>
                </c:pt>
                <c:pt idx="460">
                  <c:v>1.4956113125085089E-4</c:v>
                </c:pt>
                <c:pt idx="461">
                  <c:v>1.4693744629347969E-4</c:v>
                </c:pt>
                <c:pt idx="462">
                  <c:v>1.4435657912343928E-4</c:v>
                </c:pt>
                <c:pt idx="463">
                  <c:v>1.4181785837956282E-4</c:v>
                </c:pt>
                <c:pt idx="464">
                  <c:v>1.393206234471138E-4</c:v>
                </c:pt>
                <c:pt idx="465">
                  <c:v>1.3686422427080667E-4</c:v>
                </c:pt>
                <c:pt idx="466">
                  <c:v>1.3444802117139231E-4</c:v>
                </c:pt>
                <c:pt idx="467">
                  <c:v>1.3207138466575505E-4</c:v>
                </c:pt>
                <c:pt idx="468">
                  <c:v>1.2973369529045367E-4</c:v>
                </c:pt>
                <c:pt idx="469">
                  <c:v>1.2743434342862232E-4</c:v>
                </c:pt>
                <c:pt idx="470">
                  <c:v>1.2517272914015423E-4</c:v>
                </c:pt>
                <c:pt idx="471">
                  <c:v>1.2294826199515927E-4</c:v>
                </c:pt>
                <c:pt idx="472">
                  <c:v>1.2076036091052724E-4</c:v>
                </c:pt>
                <c:pt idx="473">
                  <c:v>1.1860845398964658E-4</c:v>
                </c:pt>
                <c:pt idx="474">
                  <c:v>1.1649197836511305E-4</c:v>
                </c:pt>
                <c:pt idx="475">
                  <c:v>1.1441038004446168E-4</c:v>
                </c:pt>
                <c:pt idx="476">
                  <c:v>1.1236311375876962E-4</c:v>
                </c:pt>
                <c:pt idx="477">
                  <c:v>1.1034964281414903E-4</c:v>
                </c:pt>
                <c:pt idx="478">
                  <c:v>1.0836943894601519E-4</c:v>
                </c:pt>
                <c:pt idx="479">
                  <c:v>1.0642198217611841E-4</c:v>
                </c:pt>
                <c:pt idx="480">
                  <c:v>1.0450676067224005E-4</c:v>
                </c:pt>
                <c:pt idx="481">
                  <c:v>1.0262327061054823E-4</c:v>
                </c:pt>
                <c:pt idx="482">
                  <c:v>1.0077101604050622E-4</c:v>
                </c:pt>
                <c:pt idx="483">
                  <c:v>9.894950875232738E-5</c:v>
                </c:pt>
                <c:pt idx="484">
                  <c:v>9.7158268146901067E-5</c:v>
                </c:pt>
                <c:pt idx="485">
                  <c:v>9.5396821108147329E-5</c:v>
                </c:pt>
                <c:pt idx="486">
                  <c:v>9.3664701877747548E-5</c:v>
                </c:pt>
                <c:pt idx="487">
                  <c:v>9.1961451932211295E-5</c:v>
                </c:pt>
                <c:pt idx="488">
                  <c:v>9.0286619862224709E-5</c:v>
                </c:pt>
                <c:pt idx="489">
                  <c:v>8.8639761254235351E-5</c:v>
                </c:pt>
                <c:pt idx="490">
                  <c:v>8.7020438574235702E-5</c:v>
                </c:pt>
                <c:pt idx="491">
                  <c:v>8.5428221053695798E-5</c:v>
                </c:pt>
                <c:pt idx="492">
                  <c:v>8.3862684577605044E-5</c:v>
                </c:pt>
                <c:pt idx="493">
                  <c:v>8.2323411574571398E-5</c:v>
                </c:pt>
                <c:pt idx="494">
                  <c:v>8.080999090895708E-5</c:v>
                </c:pt>
                <c:pt idx="495">
                  <c:v>7.9322017774985894E-5</c:v>
                </c:pt>
                <c:pt idx="496">
                  <c:v>7.785909359280713E-5</c:v>
                </c:pt>
                <c:pt idx="497">
                  <c:v>7.642082590645712E-5</c:v>
                </c:pt>
                <c:pt idx="498">
                  <c:v>7.5006828283692969E-5</c:v>
                </c:pt>
                <c:pt idx="499">
                  <c:v>7.3616720217655203E-5</c:v>
                </c:pt>
                <c:pt idx="500">
                  <c:v>7.2250127030326058E-5</c:v>
                </c:pt>
                <c:pt idx="501">
                  <c:v>7.0906679777749256E-5</c:v>
                </c:pt>
                <c:pt idx="502">
                  <c:v>6.9586015156973191E-5</c:v>
                </c:pt>
                <c:pt idx="503">
                  <c:v>6.8287775414680821E-5</c:v>
                </c:pt>
                <c:pt idx="504">
                  <c:v>6.7011608257487481E-5</c:v>
                </c:pt>
                <c:pt idx="505">
                  <c:v>6.5757166763845491E-5</c:v>
                </c:pt>
                <c:pt idx="506">
                  <c:v>6.4524109297562409E-5</c:v>
                </c:pt>
                <c:pt idx="507">
                  <c:v>6.3312099422864736E-5</c:v>
                </c:pt>
                <c:pt idx="508">
                  <c:v>6.2120805820994724E-5</c:v>
                </c:pt>
                <c:pt idx="509">
                  <c:v>6.0949902208316616E-5</c:v>
                </c:pt>
                <c:pt idx="510">
                  <c:v>5.9799067255882241E-5</c:v>
                </c:pt>
                <c:pt idx="511">
                  <c:v>5.8667984510443492E-5</c:v>
                </c:pt>
                <c:pt idx="512">
                  <c:v>5.755634231688203E-5</c:v>
                </c:pt>
                <c:pt idx="513">
                  <c:v>5.6463833742019527E-5</c:v>
                </c:pt>
                <c:pt idx="514">
                  <c:v>5.5390156499786922E-5</c:v>
                </c:pt>
                <c:pt idx="515">
                  <c:v>5.4335012877730438E-5</c:v>
                </c:pt>
                <c:pt idx="516">
                  <c:v>5.3298109664819682E-5</c:v>
                </c:pt>
                <c:pt idx="517">
                  <c:v>5.2279158080540505E-5</c:v>
                </c:pt>
                <c:pt idx="518">
                  <c:v>5.127787370523673E-5</c:v>
                </c:pt>
                <c:pt idx="519">
                  <c:v>5.0293976411689994E-5</c:v>
                </c:pt>
                <c:pt idx="520">
                  <c:v>4.932719029790412E-5</c:v>
                </c:pt>
                <c:pt idx="521">
                  <c:v>4.8377243621070909E-5</c:v>
                </c:pt>
                <c:pt idx="522">
                  <c:v>4.7443868732702196E-5</c:v>
                </c:pt>
                <c:pt idx="523">
                  <c:v>4.6526802014893918E-5</c:v>
                </c:pt>
                <c:pt idx="524">
                  <c:v>4.5625783817708795E-5</c:v>
                </c:pt>
                <c:pt idx="525">
                  <c:v>4.4740558397652378E-5</c:v>
                </c:pt>
                <c:pt idx="526">
                  <c:v>4.3870873857226541E-5</c:v>
                </c:pt>
                <c:pt idx="527">
                  <c:v>4.3016482085524898E-5</c:v>
                </c:pt>
                <c:pt idx="528">
                  <c:v>4.2177138699872767E-5</c:v>
                </c:pt>
                <c:pt idx="529">
                  <c:v>4.1352602988469933E-5</c:v>
                </c:pt>
                <c:pt idx="530">
                  <c:v>4.0542637854027171E-5</c:v>
                </c:pt>
                <c:pt idx="531">
                  <c:v>3.974700975837626E-5</c:v>
                </c:pt>
                <c:pt idx="532">
                  <c:v>3.8965488668039882E-5</c:v>
                </c:pt>
                <c:pt idx="533">
                  <c:v>3.8197848000727093E-5</c:v>
                </c:pt>
                <c:pt idx="534">
                  <c:v>3.7443864572752712E-5</c:v>
                </c:pt>
                <c:pt idx="535">
                  <c:v>3.6703318547356621E-5</c:v>
                </c:pt>
                <c:pt idx="536">
                  <c:v>3.5975993383904459E-5</c:v>
                </c:pt>
                <c:pt idx="537">
                  <c:v>3.5261675787953863E-5</c:v>
                </c:pt>
                <c:pt idx="538">
                  <c:v>3.4560155662169672E-5</c:v>
                </c:pt>
                <c:pt idx="539">
                  <c:v>3.3871226058074523E-5</c:v>
                </c:pt>
                <c:pt idx="540">
                  <c:v>3.3194683128609962E-5</c:v>
                </c:pt>
                <c:pt idx="541">
                  <c:v>3.2530326081507209E-5</c:v>
                </c:pt>
                <c:pt idx="542">
                  <c:v>3.1877957133434135E-5</c:v>
                </c:pt>
                <c:pt idx="543">
                  <c:v>3.1237381464920862E-5</c:v>
                </c:pt>
                <c:pt idx="544">
                  <c:v>3.0608407176036054E-5</c:v>
                </c:pt>
                <c:pt idx="545">
                  <c:v>2.9990845242807714E-5</c:v>
                </c:pt>
                <c:pt idx="546">
                  <c:v>2.9384509474368806E-5</c:v>
                </c:pt>
                <c:pt idx="547">
                  <c:v>2.8789216470817496E-5</c:v>
                </c:pt>
                <c:pt idx="548">
                  <c:v>2.8204785581776117E-5</c:v>
                </c:pt>
                <c:pt idx="549">
                  <c:v>2.7631038865638376E-5</c:v>
                </c:pt>
                <c:pt idx="550">
                  <c:v>2.7067801049487657E-5</c:v>
                </c:pt>
                <c:pt idx="551">
                  <c:v>2.6514899489677339E-5</c:v>
                </c:pt>
                <c:pt idx="552">
                  <c:v>2.5972164133057001E-5</c:v>
                </c:pt>
                <c:pt idx="553">
                  <c:v>2.5439427478837828E-5</c:v>
                </c:pt>
                <c:pt idx="554">
                  <c:v>2.49165245410756E-5</c:v>
                </c:pt>
                <c:pt idx="555">
                  <c:v>2.4403292811774004E-5</c:v>
                </c:pt>
                <c:pt idx="556">
                  <c:v>2.3899572224577275E-5</c:v>
                </c:pt>
                <c:pt idx="557">
                  <c:v>2.3405205119062445E-5</c:v>
                </c:pt>
                <c:pt idx="558">
                  <c:v>2.2920036205600459E-5</c:v>
                </c:pt>
                <c:pt idx="559">
                  <c:v>2.2443912530790354E-5</c:v>
                </c:pt>
                <c:pt idx="560">
                  <c:v>2.1976683443443228E-5</c:v>
                </c:pt>
                <c:pt idx="561">
                  <c:v>2.1518200561119321E-5</c:v>
                </c:pt>
                <c:pt idx="562">
                  <c:v>2.1068317737192689E-5</c:v>
                </c:pt>
                <c:pt idx="563">
                  <c:v>2.062689102844675E-5</c:v>
                </c:pt>
                <c:pt idx="564">
                  <c:v>2.0193778663182375E-5</c:v>
                </c:pt>
                <c:pt idx="565">
                  <c:v>1.9768841009831493E-5</c:v>
                </c:pt>
                <c:pt idx="566">
                  <c:v>1.935194054606872E-5</c:v>
                </c:pt>
                <c:pt idx="567">
                  <c:v>1.8942941828408946E-5</c:v>
                </c:pt>
                <c:pt idx="568">
                  <c:v>1.8541711462281549E-5</c:v>
                </c:pt>
                <c:pt idx="569">
                  <c:v>1.814811807257569E-5</c:v>
                </c:pt>
                <c:pt idx="570">
                  <c:v>1.7762032274644143E-5</c:v>
                </c:pt>
                <c:pt idx="571">
                  <c:v>1.7383326645759645E-5</c:v>
                </c:pt>
                <c:pt idx="572">
                  <c:v>1.7011875697013594E-5</c:v>
                </c:pt>
                <c:pt idx="573">
                  <c:v>1.6647555845650518E-5</c:v>
                </c:pt>
                <c:pt idx="574">
                  <c:v>1.6290245387829426E-5</c:v>
                </c:pt>
                <c:pt idx="575">
                  <c:v>1.5939824471803977E-5</c:v>
                </c:pt>
                <c:pt idx="576">
                  <c:v>1.5596175071513667E-5</c:v>
                </c:pt>
                <c:pt idx="577">
                  <c:v>1.5259180960578767E-5</c:v>
                </c:pt>
                <c:pt idx="578">
                  <c:v>1.4928727686693389E-5</c:v>
                </c:pt>
                <c:pt idx="579">
                  <c:v>1.4604702546403854E-5</c:v>
                </c:pt>
                <c:pt idx="580">
                  <c:v>1.4286994560273064E-5</c:v>
                </c:pt>
                <c:pt idx="581">
                  <c:v>1.397549444841722E-5</c:v>
                </c:pt>
                <c:pt idx="582">
                  <c:v>1.3670094606410425E-5</c:v>
                </c:pt>
                <c:pt idx="583">
                  <c:v>1.3370689081553127E-5</c:v>
                </c:pt>
                <c:pt idx="584">
                  <c:v>1.3077173549492643E-5</c:v>
                </c:pt>
                <c:pt idx="585">
                  <c:v>1.2789445291193393E-5</c:v>
                </c:pt>
                <c:pt idx="586">
                  <c:v>1.2507403170248933E-5</c:v>
                </c:pt>
                <c:pt idx="587">
                  <c:v>1.2230947610530203E-5</c:v>
                </c:pt>
                <c:pt idx="588">
                  <c:v>1.1959980574162541E-5</c:v>
                </c:pt>
                <c:pt idx="589">
                  <c:v>1.1694405539827914E-5</c:v>
                </c:pt>
                <c:pt idx="590">
                  <c:v>1.1434127481384079E-5</c:v>
                </c:pt>
                <c:pt idx="591">
                  <c:v>1.1179052846797302E-5</c:v>
                </c:pt>
                <c:pt idx="592">
                  <c:v>1.0929089537380805E-5</c:v>
                </c:pt>
                <c:pt idx="593">
                  <c:v>1.0684146887334843E-5</c:v>
                </c:pt>
                <c:pt idx="594">
                  <c:v>1.0444135643583798E-5</c:v>
                </c:pt>
                <c:pt idx="595">
                  <c:v>1.0208967945901406E-5</c:v>
                </c:pt>
                <c:pt idx="596">
                  <c:v>9.9785573073259221E-6</c:v>
                </c:pt>
                <c:pt idx="597">
                  <c:v>9.7528185948508712E-6</c:v>
                </c:pt>
                <c:pt idx="598">
                  <c:v>9.5316680103954707E-6</c:v>
                </c:pt>
                <c:pt idx="599">
                  <c:v>9.3150230720442206E-6</c:v>
                </c:pt>
                <c:pt idx="600">
                  <c:v>9.1028025955518205E-6</c:v>
                </c:pt>
                <c:pt idx="601">
                  <c:v>8.8949266761118185E-6</c:v>
                </c:pt>
                <c:pt idx="602">
                  <c:v>8.6913166703801567E-6</c:v>
                </c:pt>
                <c:pt idx="603">
                  <c:v>8.4918951787524228E-6</c:v>
                </c:pt>
                <c:pt idx="604">
                  <c:v>8.2965860278888625E-6</c:v>
                </c:pt>
                <c:pt idx="605">
                  <c:v>8.1053142534828783E-6</c:v>
                </c:pt>
                <c:pt idx="606">
                  <c:v>7.9180060832707951E-6</c:v>
                </c:pt>
                <c:pt idx="607">
                  <c:v>7.7345889202754128E-6</c:v>
                </c:pt>
                <c:pt idx="608">
                  <c:v>7.5549913262828105E-6</c:v>
                </c:pt>
                <c:pt idx="609">
                  <c:v>7.3791430055456462E-6</c:v>
                </c:pt>
                <c:pt idx="610">
                  <c:v>7.2069747887111386E-6</c:v>
                </c:pt>
                <c:pt idx="611">
                  <c:v>7.038418616969497E-6</c:v>
                </c:pt>
                <c:pt idx="612">
                  <c:v>6.8734075264180824E-6</c:v>
                </c:pt>
                <c:pt idx="613">
                  <c:v>6.711875632638793E-6</c:v>
                </c:pt>
                <c:pt idx="614">
                  <c:v>6.5537581154850166E-6</c:v>
                </c:pt>
                <c:pt idx="615">
                  <c:v>6.3989912040742432E-6</c:v>
                </c:pt>
                <c:pt idx="616">
                  <c:v>6.2475121619835699E-6</c:v>
                </c:pt>
                <c:pt idx="617">
                  <c:v>6.0992592726440693E-6</c:v>
                </c:pt>
                <c:pt idx="618">
                  <c:v>5.9541718249313017E-6</c:v>
                </c:pt>
                <c:pt idx="619">
                  <c:v>5.812190098948883E-6</c:v>
                </c:pt>
                <c:pt idx="620">
                  <c:v>5.6732553520014512E-6</c:v>
                </c:pt>
                <c:pt idx="621">
                  <c:v>5.5373098047545555E-6</c:v>
                </c:pt>
                <c:pt idx="622">
                  <c:v>5.4042966275779533E-6</c:v>
                </c:pt>
                <c:pt idx="623">
                  <c:v>5.2741599270704844E-6</c:v>
                </c:pt>
                <c:pt idx="624">
                  <c:v>5.1468447327617093E-6</c:v>
                </c:pt>
                <c:pt idx="625">
                  <c:v>5.0222969839897029E-6</c:v>
                </c:pt>
                <c:pt idx="626">
                  <c:v>4.9004635169508336E-6</c:v>
                </c:pt>
                <c:pt idx="627">
                  <c:v>4.7812920519194106E-6</c:v>
                </c:pt>
                <c:pt idx="628">
                  <c:v>4.6647311806343189E-6</c:v>
                </c:pt>
                <c:pt idx="629">
                  <c:v>4.5507303538504319E-6</c:v>
                </c:pt>
                <c:pt idx="630">
                  <c:v>4.4392398690518912E-6</c:v>
                </c:pt>
                <c:pt idx="631">
                  <c:v>4.3302108583247904E-6</c:v>
                </c:pt>
                <c:pt idx="632">
                  <c:v>4.2235952763877445E-6</c:v>
                </c:pt>
                <c:pt idx="633">
                  <c:v>4.1193458887765523E-6</c:v>
                </c:pt>
                <c:pt idx="634">
                  <c:v>4.0174162601814395E-6</c:v>
                </c:pt>
                <c:pt idx="635">
                  <c:v>3.917760742935249E-6</c:v>
                </c:pt>
                <c:pt idx="636">
                  <c:v>3.8203344656485355E-6</c:v>
                </c:pt>
                <c:pt idx="637">
                  <c:v>3.7250933219917934E-6</c:v>
                </c:pt>
                <c:pt idx="638">
                  <c:v>3.6319939596204194E-6</c:v>
                </c:pt>
                <c:pt idx="639">
                  <c:v>3.5409937692418734E-6</c:v>
                </c:pt>
                <c:pt idx="640">
                  <c:v>3.4520508738223359E-6</c:v>
                </c:pt>
                <c:pt idx="641">
                  <c:v>3.3651241179310441E-6</c:v>
                </c:pt>
                <c:pt idx="642">
                  <c:v>3.2801730572203132E-6</c:v>
                </c:pt>
                <c:pt idx="643">
                  <c:v>3.1971579480392748E-6</c:v>
                </c:pt>
                <c:pt idx="644">
                  <c:v>3.1160397371797403E-6</c:v>
                </c:pt>
                <c:pt idx="645">
                  <c:v>3.0367800517520065E-6</c:v>
                </c:pt>
                <c:pt idx="646">
                  <c:v>2.95934118918868E-6</c:v>
                </c:pt>
                <c:pt idx="647">
                  <c:v>2.883686107375868E-6</c:v>
                </c:pt>
                <c:pt idx="648">
                  <c:v>2.8097784149080011E-6</c:v>
                </c:pt>
                <c:pt idx="649">
                  <c:v>2.7375823614669495E-6</c:v>
                </c:pt>
                <c:pt idx="650">
                  <c:v>2.6670628283216541E-6</c:v>
                </c:pt>
                <c:pt idx="651">
                  <c:v>2.598185318948357E-6</c:v>
                </c:pt>
                <c:pt idx="652">
                  <c:v>2.5309159497686307E-6</c:v>
                </c:pt>
                <c:pt idx="653">
                  <c:v>2.4652214410043282E-6</c:v>
                </c:pt>
                <c:pt idx="654">
                  <c:v>2.4010691076474796E-6</c:v>
                </c:pt>
                <c:pt idx="655">
                  <c:v>2.3384268505444001E-6</c:v>
                </c:pt>
                <c:pt idx="656">
                  <c:v>2.277263147591462E-6</c:v>
                </c:pt>
                <c:pt idx="657">
                  <c:v>2.2175470450419817E-6</c:v>
                </c:pt>
                <c:pt idx="658">
                  <c:v>2.159248148922469E-6</c:v>
                </c:pt>
                <c:pt idx="659">
                  <c:v>2.1023366165569331E-6</c:v>
                </c:pt>
                <c:pt idx="660">
                  <c:v>2.0467831481976491E-6</c:v>
                </c:pt>
                <c:pt idx="661">
                  <c:v>1.9925589787614994E-6</c:v>
                </c:pt>
                <c:pt idx="662">
                  <c:v>1.9396358696703161E-6</c:v>
                </c:pt>
                <c:pt idx="663">
                  <c:v>1.8879861007938831E-6</c:v>
                </c:pt>
                <c:pt idx="664">
                  <c:v>1.8375824624945708E-6</c:v>
                </c:pt>
                <c:pt idx="665">
                  <c:v>1.7883982477721961E-6</c:v>
                </c:pt>
                <c:pt idx="666">
                  <c:v>1.7404072445080894E-6</c:v>
                </c:pt>
                <c:pt idx="667">
                  <c:v>1.6935837278068452E-6</c:v>
                </c:pt>
                <c:pt idx="668">
                  <c:v>1.6479024524350871E-6</c:v>
                </c:pt>
                <c:pt idx="669">
                  <c:v>1.6033386453557317E-6</c:v>
                </c:pt>
                <c:pt idx="670">
                  <c:v>1.5598679983566598E-6</c:v>
                </c:pt>
                <c:pt idx="671">
                  <c:v>1.5174666607729305E-6</c:v>
                </c:pt>
                <c:pt idx="672">
                  <c:v>1.4761112323013337E-6</c:v>
                </c:pt>
                <c:pt idx="673">
                  <c:v>1.4357787559059504E-6</c:v>
                </c:pt>
                <c:pt idx="674">
                  <c:v>1.3964467108143891E-6</c:v>
                </c:pt>
                <c:pt idx="675">
                  <c:v>1.3580930056027172E-6</c:v>
                </c:pt>
                <c:pt idx="676">
                  <c:v>1.320695971369047E-6</c:v>
                </c:pt>
                <c:pt idx="677">
                  <c:v>1.284234354994025E-6</c:v>
                </c:pt>
                <c:pt idx="678">
                  <c:v>1.2486873124877478E-6</c:v>
                </c:pt>
                <c:pt idx="679">
                  <c:v>1.2140344024218544E-6</c:v>
                </c:pt>
                <c:pt idx="680">
                  <c:v>1.1802555794460921E-6</c:v>
                </c:pt>
                <c:pt idx="681">
                  <c:v>1.1473311878881248E-6</c:v>
                </c:pt>
                <c:pt idx="682">
                  <c:v>1.1152419554362147E-6</c:v>
                </c:pt>
                <c:pt idx="683">
                  <c:v>1.0839689869030668E-6</c:v>
                </c:pt>
                <c:pt idx="684">
                  <c:v>1.053493758070828E-6</c:v>
                </c:pt>
                <c:pt idx="685">
                  <c:v>1.0237981096158131E-6</c:v>
                </c:pt>
                <c:pt idx="686">
                  <c:v>9.9486424111217298E-7</c:v>
                </c:pt>
                <c:pt idx="687">
                  <c:v>9.6667470511396599E-7</c:v>
                </c:pt>
                <c:pt idx="688">
                  <c:v>9.392124013144445E-7</c:v>
                </c:pt>
                <c:pt idx="689">
                  <c:v>9.1246057078191248E-7</c:v>
                </c:pt>
                <c:pt idx="690">
                  <c:v>8.8640279027147507E-7</c:v>
                </c:pt>
                <c:pt idx="691">
                  <c:v>8.6102296661147243E-7</c:v>
                </c:pt>
                <c:pt idx="692">
                  <c:v>8.3630533116441884E-7</c:v>
                </c:pt>
                <c:pt idx="693">
                  <c:v>8.1223443436101794E-7</c:v>
                </c:pt>
                <c:pt idx="694">
                  <c:v>7.887951403071636E-7</c:v>
                </c:pt>
                <c:pt idx="695">
                  <c:v>7.6597262146252801E-7</c:v>
                </c:pt>
                <c:pt idx="696">
                  <c:v>7.4375235339054152E-7</c:v>
                </c:pt>
                <c:pt idx="697">
                  <c:v>7.221201095786723E-7</c:v>
                </c:pt>
                <c:pt idx="698">
                  <c:v>7.0106195632844042E-7</c:v>
                </c:pt>
                <c:pt idx="699">
                  <c:v>6.8056424771447452E-7</c:v>
                </c:pt>
                <c:pt idx="700">
                  <c:v>6.6061362061177414E-7</c:v>
                </c:pt>
                <c:pt idx="701">
                  <c:v>6.411969897906902E-7</c:v>
                </c:pt>
                <c:pt idx="702">
                  <c:v>6.2230154307862662E-7</c:v>
                </c:pt>
                <c:pt idx="703">
                  <c:v>6.0391473658821529E-7</c:v>
                </c:pt>
                <c:pt idx="704">
                  <c:v>5.8602429001079681E-7</c:v>
                </c:pt>
                <c:pt idx="705">
                  <c:v>5.686181819750113E-7</c:v>
                </c:pt>
                <c:pt idx="706">
                  <c:v>5.5168464546949113E-7</c:v>
                </c:pt>
                <c:pt idx="707">
                  <c:v>5.3521216332913969E-7</c:v>
                </c:pt>
                <c:pt idx="708">
                  <c:v>5.19189463784474E-7</c:v>
                </c:pt>
                <c:pt idx="709">
                  <c:v>5.0360551607312566E-7</c:v>
                </c:pt>
                <c:pt idx="710">
                  <c:v>4.8844952611307332E-7</c:v>
                </c:pt>
                <c:pt idx="711">
                  <c:v>4.7371093223698734E-7</c:v>
                </c:pt>
                <c:pt idx="712">
                  <c:v>4.5937940098686853E-7</c:v>
                </c:pt>
                <c:pt idx="713">
                  <c:v>4.4544482296864911E-7</c:v>
                </c:pt>
                <c:pt idx="714">
                  <c:v>4.3189730876590723E-7</c:v>
                </c:pt>
                <c:pt idx="715">
                  <c:v>4.1872718491219804E-7</c:v>
                </c:pt>
                <c:pt idx="716">
                  <c:v>4.0592498992146556E-7</c:v>
                </c:pt>
                <c:pt idx="717">
                  <c:v>3.9348147037574359E-7</c:v>
                </c:pt>
                <c:pt idx="718">
                  <c:v>3.8138757706985894E-7</c:v>
                </c:pt>
                <c:pt idx="719">
                  <c:v>3.6963446121222801E-7</c:v>
                </c:pt>
                <c:pt idx="720">
                  <c:v>3.5821347068140965E-7</c:v>
                </c:pt>
                <c:pt idx="721">
                  <c:v>3.4711614633771981E-7</c:v>
                </c:pt>
                <c:pt idx="722">
                  <c:v>3.3633421838943308E-7</c:v>
                </c:pt>
                <c:pt idx="723">
                  <c:v>3.258596028128662E-7</c:v>
                </c:pt>
                <c:pt idx="724">
                  <c:v>3.1568439782592456E-7</c:v>
                </c:pt>
                <c:pt idx="725">
                  <c:v>3.0580088041451438E-7</c:v>
                </c:pt>
                <c:pt idx="726">
                  <c:v>2.9620150291116421E-7</c:v>
                </c:pt>
                <c:pt idx="727">
                  <c:v>2.8687888962551496E-7</c:v>
                </c:pt>
                <c:pt idx="728">
                  <c:v>2.7782583352590255E-7</c:v>
                </c:pt>
                <c:pt idx="729">
                  <c:v>2.6903529297169222E-7</c:v>
                </c:pt>
                <c:pt idx="730">
                  <c:v>2.6050038849567845E-7</c:v>
                </c:pt>
                <c:pt idx="731">
                  <c:v>2.5221439963609991E-7</c:v>
                </c:pt>
                <c:pt idx="732">
                  <c:v>2.4417076181772561E-7</c:v>
                </c:pt>
                <c:pt idx="733">
                  <c:v>2.3636306328144454E-7</c:v>
                </c:pt>
                <c:pt idx="734">
                  <c:v>2.2878504206190015E-7</c:v>
                </c:pt>
                <c:pt idx="735">
                  <c:v>2.2143058301258745E-7</c:v>
                </c:pt>
                <c:pt idx="736">
                  <c:v>2.1429371487793847E-7</c:v>
                </c:pt>
                <c:pt idx="737">
                  <c:v>2.0736860741182812E-7</c:v>
                </c:pt>
                <c:pt idx="738">
                  <c:v>2.0064956854209892E-7</c:v>
                </c:pt>
                <c:pt idx="739">
                  <c:v>1.9413104158043364E-7</c:v>
                </c:pt>
                <c:pt idx="740">
                  <c:v>1.878076024772159E-7</c:v>
                </c:pt>
                <c:pt idx="741">
                  <c:v>1.816739571207987E-7</c:v>
                </c:pt>
                <c:pt idx="742">
                  <c:v>1.7572493868070996E-7</c:v>
                </c:pt>
                <c:pt idx="743">
                  <c:v>1.6995550499426839E-7</c:v>
                </c:pt>
                <c:pt idx="744">
                  <c:v>1.6436073599615245E-7</c:v>
                </c:pt>
                <c:pt idx="745">
                  <c:v>1.5893583119040926E-7</c:v>
                </c:pt>
                <c:pt idx="746">
                  <c:v>1.5367610716441412E-7</c:v>
                </c:pt>
                <c:pt idx="747">
                  <c:v>1.4857699514430064E-7</c:v>
                </c:pt>
                <c:pt idx="748">
                  <c:v>1.4363403859137618E-7</c:v>
                </c:pt>
                <c:pt idx="749">
                  <c:v>1.3884289083903507E-7</c:v>
                </c:pt>
                <c:pt idx="750">
                  <c:v>1.3419931276970555E-7</c:v>
                </c:pt>
                <c:pt idx="751">
                  <c:v>1.2969917053134383E-7</c:v>
                </c:pt>
                <c:pt idx="752">
                  <c:v>1.2533843329299845E-7</c:v>
                </c:pt>
                <c:pt idx="753">
                  <c:v>1.2111317103898169E-7</c:v>
                </c:pt>
                <c:pt idx="754">
                  <c:v>1.1701955240119098E-7</c:v>
                </c:pt>
                <c:pt idx="755">
                  <c:v>1.1305384252906874E-7</c:v>
                </c:pt>
                <c:pt idx="756">
                  <c:v>1.0921240099682721E-7</c:v>
                </c:pt>
                <c:pt idx="757">
                  <c:v>1.0549167974736483E-7</c:v>
                </c:pt>
                <c:pt idx="758">
                  <c:v>1.0188822107250985E-7</c:v>
                </c:pt>
                <c:pt idx="759">
                  <c:v>9.8398655629084738E-8</c:v>
                </c:pt>
                <c:pt idx="760">
                  <c:v>9.5019700490358209E-8</c:v>
                </c:pt>
                <c:pt idx="761">
                  <c:v>9.1748157232438449E-8</c:v>
                </c:pt>
                <c:pt idx="762">
                  <c:v>8.8580910055140239E-8</c:v>
                </c:pt>
                <c:pt idx="763">
                  <c:v>8.55149239369E-8</c:v>
                </c:pt>
                <c:pt idx="764">
                  <c:v>8.2547242823293045E-8</c:v>
                </c:pt>
                <c:pt idx="765">
                  <c:v>7.9674987848712213E-8</c:v>
                </c:pt>
                <c:pt idx="766">
                  <c:v>7.6895355590759534E-8</c:v>
                </c:pt>
                <c:pt idx="767">
                  <c:v>7.4205616356945037E-8</c:v>
                </c:pt>
                <c:pt idx="768">
                  <c:v>7.1603112503223259E-8</c:v>
                </c:pt>
                <c:pt idx="769">
                  <c:v>6.9085256783979896E-8</c:v>
                </c:pt>
                <c:pt idx="770">
                  <c:v>6.664953073300874E-8</c:v>
                </c:pt>
                <c:pt idx="771">
                  <c:v>6.4293483075072567E-8</c:v>
                </c:pt>
                <c:pt idx="772">
                  <c:v>6.2014728167622972E-8</c:v>
                </c:pt>
                <c:pt idx="773">
                  <c:v>5.9810944472266132E-8</c:v>
                </c:pt>
                <c:pt idx="774">
                  <c:v>5.7679873055549493E-8</c:v>
                </c:pt>
                <c:pt idx="775">
                  <c:v>5.561931611866942E-8</c:v>
                </c:pt>
                <c:pt idx="776">
                  <c:v>5.3627135555678039E-8</c:v>
                </c:pt>
                <c:pt idx="777">
                  <c:v>5.1701251539795494E-8</c:v>
                </c:pt>
                <c:pt idx="778">
                  <c:v>4.9839641137411584E-8</c:v>
                </c:pt>
                <c:pt idx="779">
                  <c:v>4.8040336949386106E-8</c:v>
                </c:pt>
                <c:pt idx="780">
                  <c:v>4.6301425779244343E-8</c:v>
                </c:pt>
                <c:pt idx="781">
                  <c:v>4.4621047327873535E-8</c:v>
                </c:pt>
                <c:pt idx="782">
                  <c:v>4.2997392914329997E-8</c:v>
                </c:pt>
                <c:pt idx="783">
                  <c:v>4.1428704222364504E-8</c:v>
                </c:pt>
                <c:pt idx="784">
                  <c:v>3.9913272072289023E-8</c:v>
                </c:pt>
                <c:pt idx="785">
                  <c:v>3.8449435217784266E-8</c:v>
                </c:pt>
                <c:pt idx="786">
                  <c:v>3.7035579167288666E-8</c:v>
                </c:pt>
                <c:pt idx="787">
                  <c:v>3.5670135029576757E-8</c:v>
                </c:pt>
                <c:pt idx="788">
                  <c:v>3.4351578383158027E-8</c:v>
                </c:pt>
                <c:pt idx="789">
                  <c:v>3.3078428169130077E-8</c:v>
                </c:pt>
                <c:pt idx="790">
                  <c:v>3.184924560710821E-8</c:v>
                </c:pt>
                <c:pt idx="791">
                  <c:v>3.0662633133875159E-8</c:v>
                </c:pt>
                <c:pt idx="792">
                  <c:v>2.9517233364390686E-8</c:v>
                </c:pt>
                <c:pt idx="793">
                  <c:v>2.8411728074792122E-8</c:v>
                </c:pt>
                <c:pt idx="794">
                  <c:v>2.7344837207043955E-8</c:v>
                </c:pt>
                <c:pt idx="795">
                  <c:v>2.6315317894875988E-8</c:v>
                </c:pt>
                <c:pt idx="796">
                  <c:v>2.5321963510663847E-8</c:v>
                </c:pt>
                <c:pt idx="797">
                  <c:v>2.4363602732908652E-8</c:v>
                </c:pt>
                <c:pt idx="798">
                  <c:v>2.3439098633970598E-8</c:v>
                </c:pt>
                <c:pt idx="799">
                  <c:v>2.254734778771726E-8</c:v>
                </c:pt>
                <c:pt idx="800">
                  <c:v>2.1687279396756434E-8</c:v>
                </c:pt>
                <c:pt idx="801">
                  <c:v>2.0857854438915298E-8</c:v>
                </c:pt>
                <c:pt idx="802">
                  <c:v>2.0058064832638943E-8</c:v>
                </c:pt>
                <c:pt idx="803">
                  <c:v>1.9286932620984379E-8</c:v>
                </c:pt>
                <c:pt idx="804">
                  <c:v>1.8543509173884846E-8</c:v>
                </c:pt>
                <c:pt idx="805">
                  <c:v>1.7826874408368475E-8</c:v>
                </c:pt>
                <c:pt idx="806">
                  <c:v>1.7136136026413845E-8</c:v>
                </c:pt>
                <c:pt idx="807">
                  <c:v>1.6470428770132056E-8</c:v>
                </c:pt>
                <c:pt idx="808">
                  <c:v>1.5828913693961909E-8</c:v>
                </c:pt>
                <c:pt idx="809">
                  <c:v>1.5210777453581026E-8</c:v>
                </c:pt>
                <c:pt idx="810">
                  <c:v>1.4615231611222437E-8</c:v>
                </c:pt>
                <c:pt idx="811">
                  <c:v>1.4041511957104006E-8</c:v>
                </c:pt>
                <c:pt idx="812">
                  <c:v>1.3488877846672376E-8</c:v>
                </c:pt>
                <c:pt idx="813">
                  <c:v>1.2956611553370348E-8</c:v>
                </c:pt>
                <c:pt idx="814">
                  <c:v>1.2444017636642109E-8</c:v>
                </c:pt>
              </c:numCache>
            </c:numRef>
          </c:yVal>
        </c:ser>
        <c:ser>
          <c:idx val="2"/>
          <c:order val="1"/>
          <c:tx>
            <c:strRef>
              <c:f>lake_michigan!$E$9</c:f>
              <c:strCache>
                <c:ptCount val="1"/>
                <c:pt idx="0">
                  <c:v>RMS</c:v>
                </c:pt>
              </c:strCache>
            </c:strRef>
          </c:tx>
          <c:spPr>
            <a:ln w="50800">
              <a:prstDash val="sysDot"/>
            </a:ln>
          </c:spPr>
          <c:marker>
            <c:symbol val="none"/>
          </c:marker>
          <c:xVal>
            <c:numRef>
              <c:f>lake_michigan!$A$10:$A$824</c:f>
              <c:numCache>
                <c:formatCode>General</c:formatCode>
                <c:ptCount val="815"/>
                <c:pt idx="0">
                  <c:v>1.0000000000000021E-2</c:v>
                </c:pt>
                <c:pt idx="1">
                  <c:v>2.0000000000000032E-2</c:v>
                </c:pt>
                <c:pt idx="2">
                  <c:v>3.0000000000000051E-2</c:v>
                </c:pt>
                <c:pt idx="3">
                  <c:v>4.0000000000000063E-2</c:v>
                </c:pt>
                <c:pt idx="4">
                  <c:v>5.0000000000000031E-2</c:v>
                </c:pt>
                <c:pt idx="5">
                  <c:v>6.0000000000000102E-2</c:v>
                </c:pt>
                <c:pt idx="6">
                  <c:v>7.0000000000000034E-2</c:v>
                </c:pt>
                <c:pt idx="7">
                  <c:v>8.0000000000000127E-2</c:v>
                </c:pt>
                <c:pt idx="8">
                  <c:v>9.0000000000000066E-2</c:v>
                </c:pt>
                <c:pt idx="9">
                  <c:v>0.10000000000000003</c:v>
                </c:pt>
                <c:pt idx="10">
                  <c:v>0.10999999999999999</c:v>
                </c:pt>
                <c:pt idx="11">
                  <c:v>0.12000000000000002</c:v>
                </c:pt>
                <c:pt idx="12">
                  <c:v>0.13</c:v>
                </c:pt>
                <c:pt idx="13">
                  <c:v>0.14000000000000001</c:v>
                </c:pt>
                <c:pt idx="14">
                  <c:v>0.15000000000000024</c:v>
                </c:pt>
                <c:pt idx="15">
                  <c:v>0.16000000000000006</c:v>
                </c:pt>
                <c:pt idx="16">
                  <c:v>0.17</c:v>
                </c:pt>
                <c:pt idx="17">
                  <c:v>0.18000000000000024</c:v>
                </c:pt>
                <c:pt idx="18">
                  <c:v>0.19000000000000009</c:v>
                </c:pt>
                <c:pt idx="19">
                  <c:v>0.20000000000000004</c:v>
                </c:pt>
                <c:pt idx="20">
                  <c:v>0.21000000000000021</c:v>
                </c:pt>
                <c:pt idx="21">
                  <c:v>0.22000000000000011</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0.31000000000000177</c:v>
                </c:pt>
                <c:pt idx="31">
                  <c:v>0.32000000000000201</c:v>
                </c:pt>
                <c:pt idx="32">
                  <c:v>0.33000000000000224</c:v>
                </c:pt>
                <c:pt idx="33">
                  <c:v>0.34000000000000041</c:v>
                </c:pt>
                <c:pt idx="34">
                  <c:v>0.35000000000000031</c:v>
                </c:pt>
                <c:pt idx="35">
                  <c:v>0.36000000000000032</c:v>
                </c:pt>
                <c:pt idx="36">
                  <c:v>0.37000000000000038</c:v>
                </c:pt>
                <c:pt idx="37">
                  <c:v>0.38000000000000206</c:v>
                </c:pt>
                <c:pt idx="38">
                  <c:v>0.39000000000000207</c:v>
                </c:pt>
                <c:pt idx="39">
                  <c:v>0.4000000000000003</c:v>
                </c:pt>
                <c:pt idx="40">
                  <c:v>0.41000000000000031</c:v>
                </c:pt>
                <c:pt idx="41">
                  <c:v>0.42000000000000032</c:v>
                </c:pt>
                <c:pt idx="42">
                  <c:v>0.43000000000000038</c:v>
                </c:pt>
                <c:pt idx="43">
                  <c:v>0.44000000000000034</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0.58000000000000052</c:v>
                </c:pt>
                <c:pt idx="58">
                  <c:v>0.59000000000000052</c:v>
                </c:pt>
                <c:pt idx="59">
                  <c:v>0.60000000000000064</c:v>
                </c:pt>
                <c:pt idx="60">
                  <c:v>0.61000000000000065</c:v>
                </c:pt>
                <c:pt idx="61">
                  <c:v>0.62000000000000366</c:v>
                </c:pt>
                <c:pt idx="62">
                  <c:v>0.63000000000000411</c:v>
                </c:pt>
                <c:pt idx="63">
                  <c:v>0.64000000000000412</c:v>
                </c:pt>
                <c:pt idx="64">
                  <c:v>0.65000000000000424</c:v>
                </c:pt>
                <c:pt idx="65">
                  <c:v>0.66000000000000481</c:v>
                </c:pt>
                <c:pt idx="66">
                  <c:v>0.6700000000000047</c:v>
                </c:pt>
                <c:pt idx="67">
                  <c:v>0.68000000000000083</c:v>
                </c:pt>
                <c:pt idx="68">
                  <c:v>0.69000000000000083</c:v>
                </c:pt>
                <c:pt idx="69">
                  <c:v>0.70000000000000062</c:v>
                </c:pt>
                <c:pt idx="70">
                  <c:v>0.71000000000000063</c:v>
                </c:pt>
                <c:pt idx="71">
                  <c:v>0.72000000000000064</c:v>
                </c:pt>
                <c:pt idx="72">
                  <c:v>0.73000000000000065</c:v>
                </c:pt>
                <c:pt idx="73">
                  <c:v>0.74000000000000365</c:v>
                </c:pt>
                <c:pt idx="74">
                  <c:v>0.75000000000000389</c:v>
                </c:pt>
                <c:pt idx="75">
                  <c:v>0.76000000000000423</c:v>
                </c:pt>
                <c:pt idx="76">
                  <c:v>0.77000000000000401</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0.87000000000000388</c:v>
                </c:pt>
                <c:pt idx="87">
                  <c:v>0.88000000000000089</c:v>
                </c:pt>
                <c:pt idx="88">
                  <c:v>0.8900000000000009</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1.1800000000000075</c:v>
                </c:pt>
                <c:pt idx="118">
                  <c:v>1.1900000000000075</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1.6800000000000079</c:v>
                </c:pt>
                <c:pt idx="168">
                  <c:v>1.6900000000000079</c:v>
                </c:pt>
                <c:pt idx="169">
                  <c:v>1.7000000000000017</c:v>
                </c:pt>
                <c:pt idx="170">
                  <c:v>1.7100000000000017</c:v>
                </c:pt>
                <c:pt idx="171">
                  <c:v>1.7200000000000017</c:v>
                </c:pt>
                <c:pt idx="172">
                  <c:v>1.730000000000002</c:v>
                </c:pt>
                <c:pt idx="173">
                  <c:v>1.740000000000002</c:v>
                </c:pt>
                <c:pt idx="174">
                  <c:v>1.7500000000000022</c:v>
                </c:pt>
                <c:pt idx="175">
                  <c:v>1.7600000000000022</c:v>
                </c:pt>
                <c:pt idx="176">
                  <c:v>1.7700000000000025</c:v>
                </c:pt>
                <c:pt idx="177">
                  <c:v>1.7800000000000025</c:v>
                </c:pt>
                <c:pt idx="178">
                  <c:v>1.7900000000000025</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1.9300000000000077</c:v>
                </c:pt>
                <c:pt idx="193">
                  <c:v>1.9400000000000077</c:v>
                </c:pt>
                <c:pt idx="194">
                  <c:v>1.9500000000000077</c:v>
                </c:pt>
                <c:pt idx="195">
                  <c:v>1.9600000000000077</c:v>
                </c:pt>
                <c:pt idx="196">
                  <c:v>1.9700000000000077</c:v>
                </c:pt>
                <c:pt idx="197">
                  <c:v>1.9800000000000086</c:v>
                </c:pt>
                <c:pt idx="198">
                  <c:v>1.9900000000000087</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2.4599999999999782</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3.3799999999999586</c:v>
                </c:pt>
                <c:pt idx="338">
                  <c:v>3.3899999999999717</c:v>
                </c:pt>
                <c:pt idx="339">
                  <c:v>3.3999999999999582</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5.9399999999999489</c:v>
                </c:pt>
                <c:pt idx="594">
                  <c:v>5.9499999999999194</c:v>
                </c:pt>
                <c:pt idx="595">
                  <c:v>5.9599999999999174</c:v>
                </c:pt>
                <c:pt idx="596">
                  <c:v>5.9699999999999172</c:v>
                </c:pt>
                <c:pt idx="597">
                  <c:v>5.9799999999999498</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7.9399999999999107</c:v>
                </c:pt>
                <c:pt idx="794">
                  <c:v>7.9499999999999034</c:v>
                </c:pt>
                <c:pt idx="795">
                  <c:v>7.9599999999998934</c:v>
                </c:pt>
                <c:pt idx="796">
                  <c:v>7.9699999999998834</c:v>
                </c:pt>
                <c:pt idx="797">
                  <c:v>7.9799999999999098</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numCache>
            </c:numRef>
          </c:xVal>
          <c:yVal>
            <c:numRef>
              <c:f>lake_michigan!$E$10:$E$824</c:f>
              <c:numCache>
                <c:formatCode>General</c:formatCode>
                <c:ptCount val="815"/>
                <c:pt idx="0">
                  <c:v>0.99641276551652336</c:v>
                </c:pt>
                <c:pt idx="1">
                  <c:v>0.98994214718909568</c:v>
                </c:pt>
                <c:pt idx="2">
                  <c:v>0.9809855229414155</c:v>
                </c:pt>
                <c:pt idx="3">
                  <c:v>0.97046330800368652</c:v>
                </c:pt>
                <c:pt idx="4">
                  <c:v>0.95928072781295981</c:v>
                </c:pt>
                <c:pt idx="5">
                  <c:v>0.94772976594469061</c:v>
                </c:pt>
                <c:pt idx="6">
                  <c:v>0.93569837184910065</c:v>
                </c:pt>
                <c:pt idx="7">
                  <c:v>0.92313246950330141</c:v>
                </c:pt>
                <c:pt idx="8">
                  <c:v>0.90993264705590349</c:v>
                </c:pt>
                <c:pt idx="9">
                  <c:v>0.89612802651126444</c:v>
                </c:pt>
                <c:pt idx="10">
                  <c:v>0.88178777487540849</c:v>
                </c:pt>
                <c:pt idx="11">
                  <c:v>0.86709796936000461</c:v>
                </c:pt>
                <c:pt idx="12">
                  <c:v>0.85220144432386535</c:v>
                </c:pt>
                <c:pt idx="13">
                  <c:v>0.83728536388874153</c:v>
                </c:pt>
                <c:pt idx="14">
                  <c:v>0.82238151792923331</c:v>
                </c:pt>
                <c:pt idx="15">
                  <c:v>0.80743731257257578</c:v>
                </c:pt>
                <c:pt idx="16">
                  <c:v>0.79247415365971385</c:v>
                </c:pt>
                <c:pt idx="17">
                  <c:v>0.77744153131080806</c:v>
                </c:pt>
                <c:pt idx="18">
                  <c:v>0.76239189567495935</c:v>
                </c:pt>
                <c:pt idx="19">
                  <c:v>0.7473960935283479</c:v>
                </c:pt>
                <c:pt idx="20">
                  <c:v>0.73246723067120167</c:v>
                </c:pt>
                <c:pt idx="21">
                  <c:v>0.71773775742870904</c:v>
                </c:pt>
                <c:pt idx="22">
                  <c:v>0.7032061826679965</c:v>
                </c:pt>
                <c:pt idx="23">
                  <c:v>0.68885470262207626</c:v>
                </c:pt>
                <c:pt idx="24">
                  <c:v>0.67475146026596156</c:v>
                </c:pt>
                <c:pt idx="25">
                  <c:v>0.66086944453639751</c:v>
                </c:pt>
                <c:pt idx="26">
                  <c:v>0.64723753490407465</c:v>
                </c:pt>
                <c:pt idx="27">
                  <c:v>0.62063594031713865</c:v>
                </c:pt>
                <c:pt idx="28">
                  <c:v>0.62063594031713865</c:v>
                </c:pt>
                <c:pt idx="29">
                  <c:v>0.60767191448120228</c:v>
                </c:pt>
                <c:pt idx="30">
                  <c:v>0.59493967895999433</c:v>
                </c:pt>
                <c:pt idx="31">
                  <c:v>0.58241939090725214</c:v>
                </c:pt>
                <c:pt idx="32">
                  <c:v>0.57016390469487555</c:v>
                </c:pt>
                <c:pt idx="33">
                  <c:v>0.55814143943096961</c:v>
                </c:pt>
                <c:pt idx="34">
                  <c:v>0.54634009300088271</c:v>
                </c:pt>
                <c:pt idx="35">
                  <c:v>0.534763853735856</c:v>
                </c:pt>
                <c:pt idx="36">
                  <c:v>0.52341535357522229</c:v>
                </c:pt>
                <c:pt idx="37">
                  <c:v>0.51228411865806489</c:v>
                </c:pt>
                <c:pt idx="38">
                  <c:v>0.50138709040949603</c:v>
                </c:pt>
                <c:pt idx="39">
                  <c:v>0.49069548816882641</c:v>
                </c:pt>
                <c:pt idx="40">
                  <c:v>0.48022750196037001</c:v>
                </c:pt>
                <c:pt idx="41">
                  <c:v>0.46997598153259118</c:v>
                </c:pt>
                <c:pt idx="42">
                  <c:v>0.45992241348296953</c:v>
                </c:pt>
                <c:pt idx="43">
                  <c:v>0.45009097931542935</c:v>
                </c:pt>
                <c:pt idx="44">
                  <c:v>0.44046600416951331</c:v>
                </c:pt>
                <c:pt idx="45">
                  <c:v>0.43107124736093233</c:v>
                </c:pt>
                <c:pt idx="46">
                  <c:v>0.42184460230790838</c:v>
                </c:pt>
                <c:pt idx="47">
                  <c:v>0.41283101858162624</c:v>
                </c:pt>
                <c:pt idx="48">
                  <c:v>0.40399082845500089</c:v>
                </c:pt>
                <c:pt idx="49">
                  <c:v>0.3953460755426812</c:v>
                </c:pt>
                <c:pt idx="50">
                  <c:v>0.38691804891014825</c:v>
                </c:pt>
                <c:pt idx="51">
                  <c:v>0.37866304758541802</c:v>
                </c:pt>
                <c:pt idx="52">
                  <c:v>0.37058386519692177</c:v>
                </c:pt>
                <c:pt idx="53">
                  <c:v>0.36270217706744939</c:v>
                </c:pt>
                <c:pt idx="54">
                  <c:v>0.35500757221518281</c:v>
                </c:pt>
                <c:pt idx="55">
                  <c:v>0.34009696226145114</c:v>
                </c:pt>
                <c:pt idx="56">
                  <c:v>0.33290063831715033</c:v>
                </c:pt>
                <c:pt idx="57">
                  <c:v>0.33290063831715033</c:v>
                </c:pt>
                <c:pt idx="58">
                  <c:v>0.32585336477947258</c:v>
                </c:pt>
                <c:pt idx="59">
                  <c:v>0.31897114886981187</c:v>
                </c:pt>
                <c:pt idx="60">
                  <c:v>0.31223620478661734</c:v>
                </c:pt>
                <c:pt idx="61">
                  <c:v>0.30566233000018728</c:v>
                </c:pt>
                <c:pt idx="62">
                  <c:v>0.29922179482901362</c:v>
                </c:pt>
                <c:pt idx="63">
                  <c:v>0.29294314638285296</c:v>
                </c:pt>
                <c:pt idx="64">
                  <c:v>0.2868103864230378</c:v>
                </c:pt>
                <c:pt idx="65">
                  <c:v>0.28078867094744936</c:v>
                </c:pt>
                <c:pt idx="66">
                  <c:v>0.27491881747236041</c:v>
                </c:pt>
                <c:pt idx="67">
                  <c:v>0.26917203635435832</c:v>
                </c:pt>
                <c:pt idx="68">
                  <c:v>0.26353976705360832</c:v>
                </c:pt>
                <c:pt idx="69">
                  <c:v>0.25802625840047883</c:v>
                </c:pt>
                <c:pt idx="70">
                  <c:v>0.25263010908939343</c:v>
                </c:pt>
                <c:pt idx="71">
                  <c:v>0.24735615182804579</c:v>
                </c:pt>
                <c:pt idx="72">
                  <c:v>0.24219229586447477</c:v>
                </c:pt>
                <c:pt idx="73">
                  <c:v>0.23714146956802307</c:v>
                </c:pt>
                <c:pt idx="74">
                  <c:v>0.23219548069070617</c:v>
                </c:pt>
                <c:pt idx="75">
                  <c:v>0.22735519157441722</c:v>
                </c:pt>
                <c:pt idx="76">
                  <c:v>0.22262403362127325</c:v>
                </c:pt>
                <c:pt idx="77">
                  <c:v>0.21799286241411533</c:v>
                </c:pt>
                <c:pt idx="78">
                  <c:v>0.21345232693303479</c:v>
                </c:pt>
                <c:pt idx="79">
                  <c:v>0.20901597313194276</c:v>
                </c:pt>
                <c:pt idx="80">
                  <c:v>0.2046662667256712</c:v>
                </c:pt>
                <c:pt idx="81">
                  <c:v>0.20042276311319976</c:v>
                </c:pt>
                <c:pt idx="82">
                  <c:v>0.19625623249743707</c:v>
                </c:pt>
                <c:pt idx="83">
                  <c:v>0.19218361630348862</c:v>
                </c:pt>
                <c:pt idx="84">
                  <c:v>0.18820380067308479</c:v>
                </c:pt>
                <c:pt idx="85">
                  <c:v>0.18429550552345741</c:v>
                </c:pt>
                <c:pt idx="86">
                  <c:v>0.18046756985901294</c:v>
                </c:pt>
                <c:pt idx="87">
                  <c:v>0.17673232696537294</c:v>
                </c:pt>
                <c:pt idx="88">
                  <c:v>0.17306396048210598</c:v>
                </c:pt>
                <c:pt idx="89">
                  <c:v>0.16947386050838384</c:v>
                </c:pt>
                <c:pt idx="90">
                  <c:v>0.16595648470100094</c:v>
                </c:pt>
                <c:pt idx="91">
                  <c:v>0.16251104257988322</c:v>
                </c:pt>
                <c:pt idx="92">
                  <c:v>0.15914286988550011</c:v>
                </c:pt>
                <c:pt idx="93">
                  <c:v>0.15584810404478341</c:v>
                </c:pt>
                <c:pt idx="94">
                  <c:v>0.15262493054667051</c:v>
                </c:pt>
                <c:pt idx="95">
                  <c:v>0.14947307990931577</c:v>
                </c:pt>
                <c:pt idx="96">
                  <c:v>0.14638760264956338</c:v>
                </c:pt>
                <c:pt idx="97">
                  <c:v>0.14336023465760245</c:v>
                </c:pt>
                <c:pt idx="98">
                  <c:v>0.14040417156094448</c:v>
                </c:pt>
                <c:pt idx="99">
                  <c:v>0.13750382832641311</c:v>
                </c:pt>
                <c:pt idx="100">
                  <c:v>0.13468214684146507</c:v>
                </c:pt>
                <c:pt idx="101">
                  <c:v>0.13191490967125871</c:v>
                </c:pt>
                <c:pt idx="102">
                  <c:v>0.12919923336009237</c:v>
                </c:pt>
                <c:pt idx="103">
                  <c:v>0.12653580957802243</c:v>
                </c:pt>
                <c:pt idx="104">
                  <c:v>0.12393906458630877</c:v>
                </c:pt>
                <c:pt idx="105">
                  <c:v>0.12139041312060377</c:v>
                </c:pt>
                <c:pt idx="106">
                  <c:v>0.11889308896300772</c:v>
                </c:pt>
                <c:pt idx="107">
                  <c:v>0.11645058639473246</c:v>
                </c:pt>
                <c:pt idx="108">
                  <c:v>0.11405271001943815</c:v>
                </c:pt>
                <c:pt idx="109">
                  <c:v>0.11170825392788877</c:v>
                </c:pt>
                <c:pt idx="110">
                  <c:v>0.10940466026626414</c:v>
                </c:pt>
                <c:pt idx="111">
                  <c:v>0.10496007828627249</c:v>
                </c:pt>
                <c:pt idx="112">
                  <c:v>0.10280748428325757</c:v>
                </c:pt>
                <c:pt idx="113">
                  <c:v>0.10069948952503871</c:v>
                </c:pt>
                <c:pt idx="114">
                  <c:v>9.863188111215726E-2</c:v>
                </c:pt>
                <c:pt idx="115">
                  <c:v>9.863188111215726E-2</c:v>
                </c:pt>
                <c:pt idx="116">
                  <c:v>9.660461413097246E-2</c:v>
                </c:pt>
                <c:pt idx="117">
                  <c:v>9.4617976028781733E-2</c:v>
                </c:pt>
                <c:pt idx="118">
                  <c:v>9.2678290646137029E-2</c:v>
                </c:pt>
                <c:pt idx="119">
                  <c:v>9.0776404583150047E-2</c:v>
                </c:pt>
                <c:pt idx="120">
                  <c:v>8.8916629549286322E-2</c:v>
                </c:pt>
                <c:pt idx="121">
                  <c:v>8.7093252529502535E-2</c:v>
                </c:pt>
                <c:pt idx="122">
                  <c:v>8.5308016173042747E-2</c:v>
                </c:pt>
                <c:pt idx="123">
                  <c:v>8.3558863435182373E-2</c:v>
                </c:pt>
                <c:pt idx="124">
                  <c:v>8.1853339807484854E-2</c:v>
                </c:pt>
                <c:pt idx="125">
                  <c:v>8.0179983328954985E-2</c:v>
                </c:pt>
                <c:pt idx="126">
                  <c:v>7.8542126591700109E-2</c:v>
                </c:pt>
                <c:pt idx="127">
                  <c:v>7.6936832243646558E-2</c:v>
                </c:pt>
                <c:pt idx="128">
                  <c:v>7.5365636331290897E-2</c:v>
                </c:pt>
                <c:pt idx="129">
                  <c:v>7.3833173942309857E-2</c:v>
                </c:pt>
                <c:pt idx="130">
                  <c:v>7.2318892594913003E-2</c:v>
                </c:pt>
                <c:pt idx="131">
                  <c:v>7.0851087882475114E-2</c:v>
                </c:pt>
                <c:pt idx="132">
                  <c:v>6.9413707669960883E-2</c:v>
                </c:pt>
                <c:pt idx="133">
                  <c:v>6.8005215910872704E-2</c:v>
                </c:pt>
                <c:pt idx="134">
                  <c:v>6.6622333909470574E-2</c:v>
                </c:pt>
                <c:pt idx="135">
                  <c:v>6.5262681242820336E-2</c:v>
                </c:pt>
                <c:pt idx="136">
                  <c:v>6.393827680105843E-2</c:v>
                </c:pt>
                <c:pt idx="137">
                  <c:v>6.262961009885E-2</c:v>
                </c:pt>
                <c:pt idx="138">
                  <c:v>6.1357673771660237E-2</c:v>
                </c:pt>
                <c:pt idx="139">
                  <c:v>6.011585653164031E-2</c:v>
                </c:pt>
                <c:pt idx="140">
                  <c:v>5.8897484211845486E-2</c:v>
                </c:pt>
                <c:pt idx="141">
                  <c:v>5.770160464310075E-2</c:v>
                </c:pt>
                <c:pt idx="142">
                  <c:v>5.6532116329382473E-2</c:v>
                </c:pt>
                <c:pt idx="143">
                  <c:v>5.5389306717989147E-2</c:v>
                </c:pt>
                <c:pt idx="144">
                  <c:v>5.4263627168997977E-2</c:v>
                </c:pt>
                <c:pt idx="145">
                  <c:v>5.3168641601771392E-2</c:v>
                </c:pt>
                <c:pt idx="146">
                  <c:v>5.2093229398977939E-2</c:v>
                </c:pt>
                <c:pt idx="147">
                  <c:v>5.1038252902510364E-2</c:v>
                </c:pt>
                <c:pt idx="148">
                  <c:v>5.0010143745656571E-2</c:v>
                </c:pt>
                <c:pt idx="149">
                  <c:v>4.9000440198588513E-2</c:v>
                </c:pt>
                <c:pt idx="150">
                  <c:v>4.8011387943319876E-2</c:v>
                </c:pt>
                <c:pt idx="151">
                  <c:v>4.7044406250882832E-2</c:v>
                </c:pt>
                <c:pt idx="152">
                  <c:v>4.6097186560168042E-2</c:v>
                </c:pt>
                <c:pt idx="153">
                  <c:v>4.5174229217930913E-2</c:v>
                </c:pt>
                <c:pt idx="154">
                  <c:v>4.4270494913732826E-2</c:v>
                </c:pt>
                <c:pt idx="155">
                  <c:v>4.3382318694525794E-2</c:v>
                </c:pt>
                <c:pt idx="156">
                  <c:v>4.2518970735664324E-2</c:v>
                </c:pt>
                <c:pt idx="157">
                  <c:v>4.1663806042061394E-2</c:v>
                </c:pt>
                <c:pt idx="158">
                  <c:v>4.0828097937427026E-2</c:v>
                </c:pt>
                <c:pt idx="159">
                  <c:v>4.0010606805288187E-2</c:v>
                </c:pt>
                <c:pt idx="160">
                  <c:v>3.9214512531377282E-2</c:v>
                </c:pt>
                <c:pt idx="161">
                  <c:v>3.842939515115041E-2</c:v>
                </c:pt>
                <c:pt idx="162">
                  <c:v>3.7659737045907068E-2</c:v>
                </c:pt>
                <c:pt idx="163">
                  <c:v>3.6909230116877668E-2</c:v>
                </c:pt>
                <c:pt idx="164">
                  <c:v>3.617189186717739E-2</c:v>
                </c:pt>
                <c:pt idx="165">
                  <c:v>3.5449563756057692E-2</c:v>
                </c:pt>
                <c:pt idx="166">
                  <c:v>3.4742739833561735E-2</c:v>
                </c:pt>
                <c:pt idx="167">
                  <c:v>3.4049138486763754E-2</c:v>
                </c:pt>
                <c:pt idx="168">
                  <c:v>3.3366451154552008E-2</c:v>
                </c:pt>
                <c:pt idx="169">
                  <c:v>3.270105557384801E-2</c:v>
                </c:pt>
                <c:pt idx="170">
                  <c:v>3.2050750976276694E-2</c:v>
                </c:pt>
                <c:pt idx="171">
                  <c:v>3.1415483465470198E-2</c:v>
                </c:pt>
                <c:pt idx="172">
                  <c:v>3.079030355826989E-2</c:v>
                </c:pt>
                <c:pt idx="173">
                  <c:v>3.0178418088591414E-2</c:v>
                </c:pt>
                <c:pt idx="174">
                  <c:v>2.9584390282287185E-2</c:v>
                </c:pt>
                <c:pt idx="175">
                  <c:v>2.8996201249219009E-2</c:v>
                </c:pt>
                <c:pt idx="176">
                  <c:v>2.8417219512407756E-2</c:v>
                </c:pt>
                <c:pt idx="177">
                  <c:v>2.785608645624239E-2</c:v>
                </c:pt>
                <c:pt idx="178">
                  <c:v>2.7309280851325661E-2</c:v>
                </c:pt>
                <c:pt idx="179">
                  <c:v>2.6767523539575781E-2</c:v>
                </c:pt>
                <c:pt idx="180">
                  <c:v>2.6238539667120902E-2</c:v>
                </c:pt>
                <c:pt idx="181">
                  <c:v>2.5719553570991469E-2</c:v>
                </c:pt>
                <c:pt idx="182">
                  <c:v>2.521264026136865E-2</c:v>
                </c:pt>
                <c:pt idx="183">
                  <c:v>2.4714736627985401E-2</c:v>
                </c:pt>
                <c:pt idx="184">
                  <c:v>2.4231510772244943E-2</c:v>
                </c:pt>
                <c:pt idx="185">
                  <c:v>2.3754456050677927E-2</c:v>
                </c:pt>
                <c:pt idx="186">
                  <c:v>2.3287722483647216E-2</c:v>
                </c:pt>
                <c:pt idx="187">
                  <c:v>2.2827752910841811E-2</c:v>
                </c:pt>
                <c:pt idx="188">
                  <c:v>2.2378113475300519E-2</c:v>
                </c:pt>
                <c:pt idx="189">
                  <c:v>2.1938956883399446E-2</c:v>
                </c:pt>
                <c:pt idx="190">
                  <c:v>2.1505127049235406E-2</c:v>
                </c:pt>
                <c:pt idx="191">
                  <c:v>2.1083208312473022E-2</c:v>
                </c:pt>
                <c:pt idx="192">
                  <c:v>2.0666831918920481E-2</c:v>
                </c:pt>
                <c:pt idx="193">
                  <c:v>2.0258144740583545E-2</c:v>
                </c:pt>
                <c:pt idx="194">
                  <c:v>1.9859634993133382E-2</c:v>
                </c:pt>
                <c:pt idx="195">
                  <c:v>1.9468401255408288E-2</c:v>
                </c:pt>
                <c:pt idx="196">
                  <c:v>1.9089482837846804E-2</c:v>
                </c:pt>
                <c:pt idx="197">
                  <c:v>1.871498392248876E-2</c:v>
                </c:pt>
                <c:pt idx="198">
                  <c:v>1.8348102360521701E-2</c:v>
                </c:pt>
                <c:pt idx="199">
                  <c:v>1.7640164579746893E-2</c:v>
                </c:pt>
                <c:pt idx="200">
                  <c:v>1.7640164579746893E-2</c:v>
                </c:pt>
                <c:pt idx="201">
                  <c:v>1.6956084924687267E-2</c:v>
                </c:pt>
                <c:pt idx="202">
                  <c:v>1.6956084924687267E-2</c:v>
                </c:pt>
                <c:pt idx="203">
                  <c:v>1.629518070801066E-2</c:v>
                </c:pt>
                <c:pt idx="204">
                  <c:v>1.629518070801066E-2</c:v>
                </c:pt>
                <c:pt idx="205">
                  <c:v>1.5659266440783994E-2</c:v>
                </c:pt>
                <c:pt idx="206">
                  <c:v>1.5659266440783994E-2</c:v>
                </c:pt>
                <c:pt idx="207">
                  <c:v>1.5349335374688263E-2</c:v>
                </c:pt>
                <c:pt idx="208">
                  <c:v>1.5046249147370679E-2</c:v>
                </c:pt>
                <c:pt idx="209">
                  <c:v>1.4750313171585238E-2</c:v>
                </c:pt>
                <c:pt idx="210">
                  <c:v>1.4461787946445521E-2</c:v>
                </c:pt>
                <c:pt idx="211">
                  <c:v>1.4176397693397125E-2</c:v>
                </c:pt>
                <c:pt idx="212">
                  <c:v>1.3897888210039304E-2</c:v>
                </c:pt>
                <c:pt idx="213">
                  <c:v>1.3626052893626403E-2</c:v>
                </c:pt>
                <c:pt idx="214">
                  <c:v>1.3358268787566619E-2</c:v>
                </c:pt>
                <c:pt idx="215">
                  <c:v>1.30951646828237E-2</c:v>
                </c:pt>
                <c:pt idx="216">
                  <c:v>1.28360039956971E-2</c:v>
                </c:pt>
                <c:pt idx="217">
                  <c:v>1.2583230028217924E-2</c:v>
                </c:pt>
                <c:pt idx="218">
                  <c:v>1.2335333682072779E-2</c:v>
                </c:pt>
                <c:pt idx="219">
                  <c:v>1.2095881100299738E-2</c:v>
                </c:pt>
                <c:pt idx="220">
                  <c:v>1.1859320956960569E-2</c:v>
                </c:pt>
                <c:pt idx="221">
                  <c:v>1.162550054567839E-2</c:v>
                </c:pt>
                <c:pt idx="222">
                  <c:v>1.139720451215006E-2</c:v>
                </c:pt>
                <c:pt idx="223">
                  <c:v>1.1172600379852621E-2</c:v>
                </c:pt>
                <c:pt idx="224">
                  <c:v>1.0736713500963908E-2</c:v>
                </c:pt>
                <c:pt idx="225">
                  <c:v>1.0736713500963908E-2</c:v>
                </c:pt>
                <c:pt idx="226">
                  <c:v>1.0319313076413239E-2</c:v>
                </c:pt>
                <c:pt idx="227">
                  <c:v>1.0319313076413239E-2</c:v>
                </c:pt>
                <c:pt idx="228">
                  <c:v>9.9193391442900548E-3</c:v>
                </c:pt>
                <c:pt idx="229">
                  <c:v>9.9193391442900548E-3</c:v>
                </c:pt>
                <c:pt idx="230">
                  <c:v>9.5363066372794059E-3</c:v>
                </c:pt>
                <c:pt idx="231">
                  <c:v>9.5363066372794059E-3</c:v>
                </c:pt>
                <c:pt idx="232">
                  <c:v>9.3500407883224893E-3</c:v>
                </c:pt>
                <c:pt idx="233">
                  <c:v>9.1664877232382844E-3</c:v>
                </c:pt>
                <c:pt idx="234">
                  <c:v>8.9872822985328487E-3</c:v>
                </c:pt>
                <c:pt idx="235">
                  <c:v>8.8100890049118263E-3</c:v>
                </c:pt>
                <c:pt idx="236">
                  <c:v>8.6403244273926313E-3</c:v>
                </c:pt>
                <c:pt idx="237">
                  <c:v>8.4720509827306747E-3</c:v>
                </c:pt>
                <c:pt idx="238">
                  <c:v>8.307900610246154E-3</c:v>
                </c:pt>
                <c:pt idx="239">
                  <c:v>8.1455647488287795E-3</c:v>
                </c:pt>
                <c:pt idx="240">
                  <c:v>7.9862291185820271E-3</c:v>
                </c:pt>
                <c:pt idx="241">
                  <c:v>7.8294356003747838E-3</c:v>
                </c:pt>
                <c:pt idx="242">
                  <c:v>7.6765405861437116E-3</c:v>
                </c:pt>
                <c:pt idx="243">
                  <c:v>7.5257475302775313E-3</c:v>
                </c:pt>
                <c:pt idx="244">
                  <c:v>7.3770923636885914E-3</c:v>
                </c:pt>
                <c:pt idx="245">
                  <c:v>7.2335214211790089E-3</c:v>
                </c:pt>
                <c:pt idx="246">
                  <c:v>7.0933818807865524E-3</c:v>
                </c:pt>
                <c:pt idx="247">
                  <c:v>6.9530087894647411E-3</c:v>
                </c:pt>
                <c:pt idx="248">
                  <c:v>6.8153394992874813E-3</c:v>
                </c:pt>
                <c:pt idx="249">
                  <c:v>6.5522623427287591E-3</c:v>
                </c:pt>
                <c:pt idx="250">
                  <c:v>6.5522623427287591E-3</c:v>
                </c:pt>
                <c:pt idx="251">
                  <c:v>6.2996410816265197E-3</c:v>
                </c:pt>
                <c:pt idx="252">
                  <c:v>6.2996410816265197E-3</c:v>
                </c:pt>
                <c:pt idx="253">
                  <c:v>6.0540982102318813E-3</c:v>
                </c:pt>
                <c:pt idx="254">
                  <c:v>6.0540982102318813E-3</c:v>
                </c:pt>
                <c:pt idx="255">
                  <c:v>5.9358855090226913E-3</c:v>
                </c:pt>
                <c:pt idx="256">
                  <c:v>5.8195771461612474E-3</c:v>
                </c:pt>
                <c:pt idx="257">
                  <c:v>5.7070684772672544E-3</c:v>
                </c:pt>
                <c:pt idx="258">
                  <c:v>5.5966168530979495E-3</c:v>
                </c:pt>
                <c:pt idx="259">
                  <c:v>5.4878629645311768E-3</c:v>
                </c:pt>
                <c:pt idx="260">
                  <c:v>5.3798007460245829E-3</c:v>
                </c:pt>
                <c:pt idx="261">
                  <c:v>5.2732835567435394E-3</c:v>
                </c:pt>
                <c:pt idx="262">
                  <c:v>5.1703145450443713E-3</c:v>
                </c:pt>
                <c:pt idx="263">
                  <c:v>5.0689624243952028E-3</c:v>
                </c:pt>
                <c:pt idx="264">
                  <c:v>4.9685085765515495E-3</c:v>
                </c:pt>
                <c:pt idx="265">
                  <c:v>4.8698063606787186E-3</c:v>
                </c:pt>
                <c:pt idx="266">
                  <c:v>4.7747601151245031E-3</c:v>
                </c:pt>
                <c:pt idx="267">
                  <c:v>4.6789144067732281E-3</c:v>
                </c:pt>
                <c:pt idx="268">
                  <c:v>4.586122825960901E-3</c:v>
                </c:pt>
                <c:pt idx="269">
                  <c:v>4.4958014953637871E-3</c:v>
                </c:pt>
                <c:pt idx="270">
                  <c:v>4.4065760575893514E-3</c:v>
                </c:pt>
                <c:pt idx="271">
                  <c:v>4.3196232500129928E-3</c:v>
                </c:pt>
                <c:pt idx="272">
                  <c:v>4.2327333215330708E-3</c:v>
                </c:pt>
                <c:pt idx="273">
                  <c:v>4.1486370214782863E-3</c:v>
                </c:pt>
                <c:pt idx="274">
                  <c:v>4.0663552324907426E-3</c:v>
                </c:pt>
                <c:pt idx="275">
                  <c:v>3.9851603535979345E-3</c:v>
                </c:pt>
                <c:pt idx="276">
                  <c:v>3.9060853985261419E-3</c:v>
                </c:pt>
                <c:pt idx="277">
                  <c:v>3.8292112118279895E-3</c:v>
                </c:pt>
                <c:pt idx="278">
                  <c:v>3.7543671216703116E-3</c:v>
                </c:pt>
                <c:pt idx="279">
                  <c:v>3.6788133959962544E-3</c:v>
                </c:pt>
                <c:pt idx="280">
                  <c:v>3.605541283248281E-3</c:v>
                </c:pt>
                <c:pt idx="281">
                  <c:v>3.5335896315244718E-3</c:v>
                </c:pt>
                <c:pt idx="282">
                  <c:v>3.4625991317025775E-3</c:v>
                </c:pt>
                <c:pt idx="283">
                  <c:v>3.3940249857275858E-3</c:v>
                </c:pt>
                <c:pt idx="284">
                  <c:v>3.3269599380658867E-3</c:v>
                </c:pt>
                <c:pt idx="285">
                  <c:v>3.260029631325058E-3</c:v>
                </c:pt>
                <c:pt idx="286">
                  <c:v>3.1955695747994317E-3</c:v>
                </c:pt>
                <c:pt idx="287">
                  <c:v>3.1318730501585252E-3</c:v>
                </c:pt>
                <c:pt idx="288">
                  <c:v>3.0701617084178973E-3</c:v>
                </c:pt>
                <c:pt idx="289">
                  <c:v>3.008845606711644E-3</c:v>
                </c:pt>
                <c:pt idx="290">
                  <c:v>2.9493979124409798E-3</c:v>
                </c:pt>
                <c:pt idx="291">
                  <c:v>2.8900310627227809E-3</c:v>
                </c:pt>
                <c:pt idx="292">
                  <c:v>2.8323080522386955E-3</c:v>
                </c:pt>
                <c:pt idx="293">
                  <c:v>2.7760312609715933E-3</c:v>
                </c:pt>
                <c:pt idx="294">
                  <c:v>2.7193412642138801E-3</c:v>
                </c:pt>
                <c:pt idx="295">
                  <c:v>2.664160365769525E-3</c:v>
                </c:pt>
                <c:pt idx="296">
                  <c:v>2.6120156294078527E-3</c:v>
                </c:pt>
                <c:pt idx="297">
                  <c:v>2.5597002212131592E-3</c:v>
                </c:pt>
                <c:pt idx="298">
                  <c:v>2.5088310322354027E-3</c:v>
                </c:pt>
                <c:pt idx="299">
                  <c:v>2.4590667188084192E-3</c:v>
                </c:pt>
                <c:pt idx="300">
                  <c:v>2.4116558801319608E-3</c:v>
                </c:pt>
                <c:pt idx="301">
                  <c:v>2.3642270759994259E-3</c:v>
                </c:pt>
                <c:pt idx="302">
                  <c:v>2.3185229556534842E-3</c:v>
                </c:pt>
                <c:pt idx="303">
                  <c:v>2.2729895071406277E-3</c:v>
                </c:pt>
                <c:pt idx="304">
                  <c:v>2.227788419565801E-3</c:v>
                </c:pt>
                <c:pt idx="305">
                  <c:v>2.1847521694523574E-3</c:v>
                </c:pt>
                <c:pt idx="306">
                  <c:v>2.1413655929447212E-3</c:v>
                </c:pt>
                <c:pt idx="307">
                  <c:v>2.0989940647073834E-3</c:v>
                </c:pt>
                <c:pt idx="308">
                  <c:v>2.0575477574597185E-3</c:v>
                </c:pt>
                <c:pt idx="309">
                  <c:v>2.0176554621656254E-3</c:v>
                </c:pt>
                <c:pt idx="310">
                  <c:v>1.9786524569490567E-3</c:v>
                </c:pt>
                <c:pt idx="311">
                  <c:v>1.9392901426102513E-3</c:v>
                </c:pt>
                <c:pt idx="312">
                  <c:v>1.9012572720236499E-3</c:v>
                </c:pt>
                <c:pt idx="313">
                  <c:v>1.8641316569706391E-3</c:v>
                </c:pt>
                <c:pt idx="314">
                  <c:v>1.827823470170674E-3</c:v>
                </c:pt>
                <c:pt idx="315">
                  <c:v>1.7920183161418304E-3</c:v>
                </c:pt>
                <c:pt idx="316">
                  <c:v>1.7573988822162741E-3</c:v>
                </c:pt>
                <c:pt idx="317">
                  <c:v>1.7216206763715769E-3</c:v>
                </c:pt>
                <c:pt idx="318">
                  <c:v>1.6881510316371392E-3</c:v>
                </c:pt>
                <c:pt idx="319">
                  <c:v>1.6560826924793223E-3</c:v>
                </c:pt>
                <c:pt idx="320">
                  <c:v>1.6230262532354099E-3</c:v>
                </c:pt>
                <c:pt idx="321">
                  <c:v>1.5917214459623109E-3</c:v>
                </c:pt>
                <c:pt idx="322">
                  <c:v>1.5603986732331033E-3</c:v>
                </c:pt>
                <c:pt idx="323">
                  <c:v>1.5286896431975121E-3</c:v>
                </c:pt>
                <c:pt idx="324">
                  <c:v>1.4982202296335715E-3</c:v>
                </c:pt>
                <c:pt idx="325">
                  <c:v>1.4680382633673889E-3</c:v>
                </c:pt>
                <c:pt idx="326">
                  <c:v>1.4387905008189821E-3</c:v>
                </c:pt>
                <c:pt idx="327">
                  <c:v>1.4106206656372166E-3</c:v>
                </c:pt>
                <c:pt idx="328">
                  <c:v>1.383313172348786E-3</c:v>
                </c:pt>
                <c:pt idx="329">
                  <c:v>1.3562661781739464E-3</c:v>
                </c:pt>
                <c:pt idx="330">
                  <c:v>1.3290125812538437E-3</c:v>
                </c:pt>
                <c:pt idx="331">
                  <c:v>1.3028728426125941E-3</c:v>
                </c:pt>
                <c:pt idx="332">
                  <c:v>1.277200205830232E-3</c:v>
                </c:pt>
                <c:pt idx="333">
                  <c:v>1.2526863409670207E-3</c:v>
                </c:pt>
                <c:pt idx="334">
                  <c:v>1.2281814588318703E-3</c:v>
                </c:pt>
                <c:pt idx="335">
                  <c:v>1.2045299358619747E-3</c:v>
                </c:pt>
                <c:pt idx="336">
                  <c:v>1.1814712729437443E-3</c:v>
                </c:pt>
                <c:pt idx="337">
                  <c:v>1.1576850090530306E-3</c:v>
                </c:pt>
                <c:pt idx="338">
                  <c:v>1.1340155206270347E-3</c:v>
                </c:pt>
                <c:pt idx="339">
                  <c:v>1.1115137868482269E-3</c:v>
                </c:pt>
                <c:pt idx="340">
                  <c:v>1.0900630322519091E-3</c:v>
                </c:pt>
                <c:pt idx="341">
                  <c:v>1.0689626040497465E-3</c:v>
                </c:pt>
                <c:pt idx="342">
                  <c:v>1.0475926940059289E-3</c:v>
                </c:pt>
                <c:pt idx="343">
                  <c:v>1.0267886958296019E-3</c:v>
                </c:pt>
                <c:pt idx="344">
                  <c:v>1.0067392468099299E-3</c:v>
                </c:pt>
                <c:pt idx="345">
                  <c:v>9.8618676501915545E-4</c:v>
                </c:pt>
                <c:pt idx="346">
                  <c:v>9.6657746967420983E-4</c:v>
                </c:pt>
                <c:pt idx="347">
                  <c:v>9.4758798256507298E-4</c:v>
                </c:pt>
                <c:pt idx="348">
                  <c:v>9.2904763185871228E-4</c:v>
                </c:pt>
                <c:pt idx="349">
                  <c:v>9.1047135024011528E-4</c:v>
                </c:pt>
                <c:pt idx="350">
                  <c:v>8.9212861955097959E-4</c:v>
                </c:pt>
                <c:pt idx="351">
                  <c:v>8.7489974714069702E-4</c:v>
                </c:pt>
                <c:pt idx="352">
                  <c:v>8.5694327375794913E-4</c:v>
                </c:pt>
                <c:pt idx="353">
                  <c:v>8.4037014049570568E-4</c:v>
                </c:pt>
                <c:pt idx="354">
                  <c:v>8.2307838898904397E-4</c:v>
                </c:pt>
                <c:pt idx="355">
                  <c:v>8.0716997760292488E-4</c:v>
                </c:pt>
                <c:pt idx="356">
                  <c:v>7.9072260253347157E-4</c:v>
                </c:pt>
                <c:pt idx="357">
                  <c:v>7.745087783934579E-4</c:v>
                </c:pt>
                <c:pt idx="358">
                  <c:v>7.5939084707619931E-4</c:v>
                </c:pt>
                <c:pt idx="359">
                  <c:v>7.4447053577616704E-4</c:v>
                </c:pt>
                <c:pt idx="360">
                  <c:v>7.2873279622309142E-4</c:v>
                </c:pt>
                <c:pt idx="361">
                  <c:v>7.1320165941528941E-4</c:v>
                </c:pt>
                <c:pt idx="362">
                  <c:v>6.9903589727190964E-4</c:v>
                </c:pt>
                <c:pt idx="363">
                  <c:v>6.8504978968963537E-4</c:v>
                </c:pt>
                <c:pt idx="364">
                  <c:v>6.7142299122958384E-4</c:v>
                </c:pt>
                <c:pt idx="365">
                  <c:v>6.5785907186591784E-4</c:v>
                </c:pt>
                <c:pt idx="366">
                  <c:v>6.4480716800141113E-4</c:v>
                </c:pt>
                <c:pt idx="367">
                  <c:v>6.3174628140884011E-4</c:v>
                </c:pt>
                <c:pt idx="368">
                  <c:v>6.1913453121904664E-4</c:v>
                </c:pt>
                <c:pt idx="369">
                  <c:v>6.0591195552148788E-4</c:v>
                </c:pt>
                <c:pt idx="370">
                  <c:v>5.9315648168280514E-4</c:v>
                </c:pt>
                <c:pt idx="371">
                  <c:v>5.8094895425550401E-4</c:v>
                </c:pt>
                <c:pt idx="372">
                  <c:v>5.6866956500375933E-4</c:v>
                </c:pt>
                <c:pt idx="373">
                  <c:v>5.5700100125978633E-4</c:v>
                </c:pt>
                <c:pt idx="374">
                  <c:v>5.4549412662080411E-4</c:v>
                </c:pt>
                <c:pt idx="375">
                  <c:v>5.3396928652572103E-4</c:v>
                </c:pt>
                <c:pt idx="376">
                  <c:v>5.2254325643923572E-4</c:v>
                </c:pt>
                <c:pt idx="377">
                  <c:v>5.1171906913247004E-4</c:v>
                </c:pt>
                <c:pt idx="378">
                  <c:v>5.0067031362432111E-4</c:v>
                </c:pt>
                <c:pt idx="379">
                  <c:v>4.9040305545698334E-4</c:v>
                </c:pt>
                <c:pt idx="380">
                  <c:v>4.7996512545659921E-4</c:v>
                </c:pt>
                <c:pt idx="381">
                  <c:v>4.6999429731509431E-4</c:v>
                </c:pt>
                <c:pt idx="382">
                  <c:v>4.5993364189304017E-4</c:v>
                </c:pt>
                <c:pt idx="383">
                  <c:v>4.4966638372570875E-4</c:v>
                </c:pt>
                <c:pt idx="384">
                  <c:v>4.4000995106614375E-4</c:v>
                </c:pt>
                <c:pt idx="385">
                  <c:v>4.308834993618447E-4</c:v>
                </c:pt>
                <c:pt idx="386">
                  <c:v>4.2174806492949391E-4</c:v>
                </c:pt>
                <c:pt idx="387">
                  <c:v>4.1282821597047421E-4</c:v>
                </c:pt>
                <c:pt idx="388">
                  <c:v>4.0393531519562374E-4</c:v>
                </c:pt>
                <c:pt idx="389">
                  <c:v>3.9585984267380636E-4</c:v>
                </c:pt>
                <c:pt idx="390">
                  <c:v>3.8729032010894812E-4</c:v>
                </c:pt>
                <c:pt idx="391">
                  <c:v>3.7964601853379568E-4</c:v>
                </c:pt>
                <c:pt idx="392">
                  <c:v>3.7136394326670958E-4</c:v>
                </c:pt>
                <c:pt idx="393">
                  <c:v>3.6345015984989555E-4</c:v>
                </c:pt>
                <c:pt idx="394">
                  <c:v>3.5625499467751128E-4</c:v>
                </c:pt>
                <c:pt idx="395">
                  <c:v>3.4945506953956555E-4</c:v>
                </c:pt>
                <c:pt idx="396">
                  <c:v>3.4214312890246427E-4</c:v>
                </c:pt>
                <c:pt idx="397">
                  <c:v>3.3501982555452512E-4</c:v>
                </c:pt>
                <c:pt idx="398">
                  <c:v>3.2821091768852554E-4</c:v>
                </c:pt>
                <c:pt idx="399">
                  <c:v>3.2129421708585842E-4</c:v>
                </c:pt>
                <c:pt idx="400">
                  <c:v>3.0819739958107376E-4</c:v>
                </c:pt>
                <c:pt idx="401">
                  <c:v>3.0819739958107376E-4</c:v>
                </c:pt>
                <c:pt idx="402">
                  <c:v>3.0140645717118561E-4</c:v>
                </c:pt>
                <c:pt idx="403">
                  <c:v>2.9540599483017212E-4</c:v>
                </c:pt>
                <c:pt idx="404">
                  <c:v>2.8347693197258776E-4</c:v>
                </c:pt>
                <c:pt idx="405">
                  <c:v>2.8347693197258776E-4</c:v>
                </c:pt>
                <c:pt idx="406">
                  <c:v>2.7750341781574513E-4</c:v>
                </c:pt>
                <c:pt idx="407">
                  <c:v>2.7164667912361499E-4</c:v>
                </c:pt>
                <c:pt idx="408">
                  <c:v>2.6046318269463492E-4</c:v>
                </c:pt>
                <c:pt idx="409">
                  <c:v>2.6046318269463492E-4</c:v>
                </c:pt>
                <c:pt idx="410">
                  <c:v>2.5509151131749636E-4</c:v>
                </c:pt>
                <c:pt idx="411">
                  <c:v>2.5007914906257972E-4</c:v>
                </c:pt>
                <c:pt idx="412">
                  <c:v>2.397939254391386E-4</c:v>
                </c:pt>
                <c:pt idx="413">
                  <c:v>2.397939254391386E-4</c:v>
                </c:pt>
                <c:pt idx="414">
                  <c:v>2.3488037319282679E-4</c:v>
                </c:pt>
                <c:pt idx="415">
                  <c:v>2.3012851005151555E-4</c:v>
                </c:pt>
                <c:pt idx="416">
                  <c:v>2.2520597507715356E-4</c:v>
                </c:pt>
                <c:pt idx="417">
                  <c:v>2.209571447069466E-4</c:v>
                </c:pt>
                <c:pt idx="418">
                  <c:v>2.1674424524895805E-4</c:v>
                </c:pt>
                <c:pt idx="419">
                  <c:v>2.1231576031764278E-4</c:v>
                </c:pt>
                <c:pt idx="420">
                  <c:v>2.0830048087687488E-4</c:v>
                </c:pt>
                <c:pt idx="421">
                  <c:v>2.0422232233971695E-4</c:v>
                </c:pt>
                <c:pt idx="422">
                  <c:v>2.0009925016228677E-4</c:v>
                </c:pt>
                <c:pt idx="423">
                  <c:v>1.9655107258039953E-4</c:v>
                </c:pt>
                <c:pt idx="424">
                  <c:v>1.9283222316546016E-4</c:v>
                </c:pt>
                <c:pt idx="425">
                  <c:v>1.8534961069530462E-4</c:v>
                </c:pt>
                <c:pt idx="426">
                  <c:v>1.8534961069530462E-4</c:v>
                </c:pt>
                <c:pt idx="427">
                  <c:v>1.8155889945592224E-4</c:v>
                </c:pt>
                <c:pt idx="428">
                  <c:v>1.7809156642653462E-4</c:v>
                </c:pt>
                <c:pt idx="429">
                  <c:v>1.7125571037636885E-4</c:v>
                </c:pt>
                <c:pt idx="430">
                  <c:v>1.7125571037636885E-4</c:v>
                </c:pt>
                <c:pt idx="431">
                  <c:v>1.6789617008364501E-4</c:v>
                </c:pt>
                <c:pt idx="432">
                  <c:v>1.6482407708869618E-4</c:v>
                </c:pt>
                <c:pt idx="433">
                  <c:v>1.5835651288880167E-4</c:v>
                </c:pt>
                <c:pt idx="434">
                  <c:v>1.5835651288880167E-4</c:v>
                </c:pt>
                <c:pt idx="435">
                  <c:v>1.5525747170968423E-4</c:v>
                </c:pt>
                <c:pt idx="436">
                  <c:v>1.5245486055639703E-4</c:v>
                </c:pt>
                <c:pt idx="437">
                  <c:v>1.4679574188148923E-4</c:v>
                </c:pt>
                <c:pt idx="438">
                  <c:v>1.4679574188148923E-4</c:v>
                </c:pt>
                <c:pt idx="439">
                  <c:v>1.4406499255264579E-4</c:v>
                </c:pt>
                <c:pt idx="440">
                  <c:v>1.415408459690755E-4</c:v>
                </c:pt>
                <c:pt idx="441">
                  <c:v>1.3884602755245281E-4</c:v>
                </c:pt>
                <c:pt idx="442">
                  <c:v>1.3603443367111073E-4</c:v>
                </c:pt>
                <c:pt idx="443">
                  <c:v>1.334653734472639E-4</c:v>
                </c:pt>
                <c:pt idx="444">
                  <c:v>1.3117477779313425E-4</c:v>
                </c:pt>
                <c:pt idx="445">
                  <c:v>1.2871351030595198E-4</c:v>
                </c:pt>
                <c:pt idx="446">
                  <c:v>1.2647681102015548E-4</c:v>
                </c:pt>
                <c:pt idx="447">
                  <c:v>1.2397062989269548E-4</c:v>
                </c:pt>
                <c:pt idx="448">
                  <c:v>1.2153631058968063E-4</c:v>
                </c:pt>
                <c:pt idx="449">
                  <c:v>1.1940740404054846E-4</c:v>
                </c:pt>
                <c:pt idx="450">
                  <c:v>1.1504179820562096E-4</c:v>
                </c:pt>
                <c:pt idx="451">
                  <c:v>1.1504179820562096E-4</c:v>
                </c:pt>
                <c:pt idx="452">
                  <c:v>1.1284102983204425E-4</c:v>
                </c:pt>
                <c:pt idx="453">
                  <c:v>1.1098160512457545E-4</c:v>
                </c:pt>
                <c:pt idx="454">
                  <c:v>1.06903446587419E-4</c:v>
                </c:pt>
                <c:pt idx="455">
                  <c:v>1.06903446587419E-4</c:v>
                </c:pt>
                <c:pt idx="456">
                  <c:v>1.0497216005550608E-4</c:v>
                </c:pt>
                <c:pt idx="457">
                  <c:v>1.0303189079553876E-4</c:v>
                </c:pt>
                <c:pt idx="458">
                  <c:v>9.9519644125874282E-5</c:v>
                </c:pt>
                <c:pt idx="459">
                  <c:v>9.9519644125874282E-5</c:v>
                </c:pt>
                <c:pt idx="460">
                  <c:v>9.7768012155069502E-5</c:v>
                </c:pt>
                <c:pt idx="461">
                  <c:v>9.5971466543987762E-5</c:v>
                </c:pt>
                <c:pt idx="462">
                  <c:v>9.2378375321824078E-5</c:v>
                </c:pt>
                <c:pt idx="463">
                  <c:v>9.2378375321824078E-5</c:v>
                </c:pt>
                <c:pt idx="464">
                  <c:v>9.0626743351019895E-5</c:v>
                </c:pt>
                <c:pt idx="465">
                  <c:v>8.9135610493821328E-5</c:v>
                </c:pt>
                <c:pt idx="466">
                  <c:v>8.7590581268291061E-5</c:v>
                </c:pt>
                <c:pt idx="467">
                  <c:v>8.5955724762206995E-5</c:v>
                </c:pt>
                <c:pt idx="468">
                  <c:v>8.4347816440288068E-5</c:v>
                </c:pt>
                <c:pt idx="469">
                  <c:v>8.2874649039201066E-5</c:v>
                </c:pt>
                <c:pt idx="470">
                  <c:v>8.1383516182002865E-5</c:v>
                </c:pt>
                <c:pt idx="471">
                  <c:v>7.987441786869497E-5</c:v>
                </c:pt>
                <c:pt idx="472">
                  <c:v>7.8176682266222473E-5</c:v>
                </c:pt>
                <c:pt idx="473">
                  <c:v>7.7044858531240582E-5</c:v>
                </c:pt>
                <c:pt idx="474">
                  <c:v>7.5652535682652113E-5</c:v>
                </c:pt>
                <c:pt idx="475">
                  <c:v>7.2760097248811639E-5</c:v>
                </c:pt>
                <c:pt idx="476">
                  <c:v>7.2760097248811639E-5</c:v>
                </c:pt>
                <c:pt idx="477">
                  <c:v>7.15653944174419E-5</c:v>
                </c:pt>
                <c:pt idx="478">
                  <c:v>7.050543250690345E-5</c:v>
                </c:pt>
                <c:pt idx="479">
                  <c:v>6.8080095931943364E-5</c:v>
                </c:pt>
                <c:pt idx="480">
                  <c:v>6.8080095931943364E-5</c:v>
                </c:pt>
                <c:pt idx="481">
                  <c:v>6.6795565820019595E-5</c:v>
                </c:pt>
                <c:pt idx="482">
                  <c:v>6.5520018436151134E-5</c:v>
                </c:pt>
                <c:pt idx="483">
                  <c:v>6.3058750948969422E-5</c:v>
                </c:pt>
                <c:pt idx="484">
                  <c:v>6.3058750948969422E-5</c:v>
                </c:pt>
                <c:pt idx="485">
                  <c:v>6.1944892670098419E-5</c:v>
                </c:pt>
                <c:pt idx="486">
                  <c:v>6.0920861671781913E-5</c:v>
                </c:pt>
                <c:pt idx="487">
                  <c:v>5.8845851490982415E-5</c:v>
                </c:pt>
                <c:pt idx="488">
                  <c:v>5.8845851490982415E-5</c:v>
                </c:pt>
                <c:pt idx="489">
                  <c:v>5.7839785948777292E-5</c:v>
                </c:pt>
                <c:pt idx="490">
                  <c:v>5.6618134933241845E-5</c:v>
                </c:pt>
                <c:pt idx="491">
                  <c:v>5.5719862127700575E-5</c:v>
                </c:pt>
                <c:pt idx="492">
                  <c:v>5.4695831129384151E-5</c:v>
                </c:pt>
                <c:pt idx="493">
                  <c:v>5.36628174030121E-5</c:v>
                </c:pt>
                <c:pt idx="494">
                  <c:v>5.2809458237748231E-5</c:v>
                </c:pt>
                <c:pt idx="495">
                  <c:v>5.1812375423597745E-5</c:v>
                </c:pt>
                <c:pt idx="496">
                  <c:v>5.093206807416743E-5</c:v>
                </c:pt>
                <c:pt idx="497">
                  <c:v>5.0006847084460432E-5</c:v>
                </c:pt>
                <c:pt idx="498">
                  <c:v>4.9216367015584771E-5</c:v>
                </c:pt>
                <c:pt idx="499">
                  <c:v>4.8452835130874573E-5</c:v>
                </c:pt>
                <c:pt idx="500">
                  <c:v>4.6988650457843429E-5</c:v>
                </c:pt>
                <c:pt idx="501">
                  <c:v>4.6988650457843429E-5</c:v>
                </c:pt>
                <c:pt idx="502">
                  <c:v>4.6180204932856704E-5</c:v>
                </c:pt>
                <c:pt idx="503">
                  <c:v>4.5335828495647892E-5</c:v>
                </c:pt>
                <c:pt idx="504">
                  <c:v>4.3754868357895831E-5</c:v>
                </c:pt>
                <c:pt idx="505">
                  <c:v>4.3754868357895831E-5</c:v>
                </c:pt>
                <c:pt idx="506">
                  <c:v>4.294642283290956E-5</c:v>
                </c:pt>
                <c:pt idx="507">
                  <c:v>4.2299666412919791E-5</c:v>
                </c:pt>
                <c:pt idx="508">
                  <c:v>4.1086998125439856E-5</c:v>
                </c:pt>
                <c:pt idx="509">
                  <c:v>4.1086998125439856E-5</c:v>
                </c:pt>
                <c:pt idx="510">
                  <c:v>4.0404310793228523E-5</c:v>
                </c:pt>
                <c:pt idx="511">
                  <c:v>3.9595865268241832E-5</c:v>
                </c:pt>
                <c:pt idx="512">
                  <c:v>3.8931143392141569E-5</c:v>
                </c:pt>
                <c:pt idx="513">
                  <c:v>3.8365231524650901E-5</c:v>
                </c:pt>
                <c:pt idx="514">
                  <c:v>3.7772371472994113E-5</c:v>
                </c:pt>
                <c:pt idx="515">
                  <c:v>3.7197476877447697E-5</c:v>
                </c:pt>
                <c:pt idx="516">
                  <c:v>3.6586651369679879E-5</c:v>
                </c:pt>
                <c:pt idx="517">
                  <c:v>3.5877015853302783E-5</c:v>
                </c:pt>
                <c:pt idx="518">
                  <c:v>3.5320086713867058E-5</c:v>
                </c:pt>
                <c:pt idx="519">
                  <c:v>3.4879933039152331E-5</c:v>
                </c:pt>
                <c:pt idx="520">
                  <c:v>3.4394865724160243E-5</c:v>
                </c:pt>
                <c:pt idx="521">
                  <c:v>3.3945729321389611E-5</c:v>
                </c:pt>
                <c:pt idx="522">
                  <c:v>3.3433713822231572E-5</c:v>
                </c:pt>
                <c:pt idx="523">
                  <c:v>3.2840853770574675E-5</c:v>
                </c:pt>
                <c:pt idx="524">
                  <c:v>3.225697644697306E-5</c:v>
                </c:pt>
                <c:pt idx="525">
                  <c:v>3.1816822772257912E-5</c:v>
                </c:pt>
                <c:pt idx="526">
                  <c:v>3.1241928176711882E-5</c:v>
                </c:pt>
                <c:pt idx="527">
                  <c:v>3.0783809045885773E-5</c:v>
                </c:pt>
                <c:pt idx="528">
                  <c:v>3.0262810818672253E-5</c:v>
                </c:pt>
                <c:pt idx="529">
                  <c:v>2.9930449880622057E-5</c:v>
                </c:pt>
                <c:pt idx="530">
                  <c:v>2.9427417109519248E-5</c:v>
                </c:pt>
                <c:pt idx="531">
                  <c:v>2.8951332522582522E-5</c:v>
                </c:pt>
                <c:pt idx="532">
                  <c:v>2.8475247935645922E-5</c:v>
                </c:pt>
                <c:pt idx="533">
                  <c:v>2.7954249708432077E-5</c:v>
                </c:pt>
                <c:pt idx="534">
                  <c:v>2.7585957858160509E-5</c:v>
                </c:pt>
                <c:pt idx="535">
                  <c:v>2.7091907815113107E-5</c:v>
                </c:pt>
                <c:pt idx="536">
                  <c:v>2.6732598692896404E-5</c:v>
                </c:pt>
                <c:pt idx="537">
                  <c:v>2.6436168667068175E-5</c:v>
                </c:pt>
                <c:pt idx="538">
                  <c:v>2.6040928632630097E-5</c:v>
                </c:pt>
                <c:pt idx="539">
                  <c:v>2.5708567694579986E-5</c:v>
                </c:pt>
                <c:pt idx="540">
                  <c:v>2.5214517651532353E-5</c:v>
                </c:pt>
                <c:pt idx="541">
                  <c:v>2.4828260345149681E-5</c:v>
                </c:pt>
                <c:pt idx="542">
                  <c:v>2.4585726687653915E-5</c:v>
                </c:pt>
                <c:pt idx="543">
                  <c:v>2.423540029349269E-5</c:v>
                </c:pt>
                <c:pt idx="544">
                  <c:v>2.38671084432212E-5</c:v>
                </c:pt>
                <c:pt idx="545">
                  <c:v>2.3480851136838339E-5</c:v>
                </c:pt>
                <c:pt idx="546">
                  <c:v>2.3139507470732953E-5</c:v>
                </c:pt>
                <c:pt idx="547">
                  <c:v>2.2789181076572121E-5</c:v>
                </c:pt>
                <c:pt idx="548">
                  <c:v>2.2465802866577528E-5</c:v>
                </c:pt>
                <c:pt idx="549">
                  <c:v>2.2025649191862292E-5</c:v>
                </c:pt>
                <c:pt idx="550">
                  <c:v>2.166634006964606E-5</c:v>
                </c:pt>
                <c:pt idx="551">
                  <c:v>2.1280082763263561E-5</c:v>
                </c:pt>
                <c:pt idx="552">
                  <c:v>2.0947721825213348E-5</c:v>
                </c:pt>
                <c:pt idx="553">
                  <c:v>2.0588412702996814E-5</c:v>
                </c:pt>
                <c:pt idx="554">
                  <c:v>2.0282999949112882E-5</c:v>
                </c:pt>
                <c:pt idx="555">
                  <c:v>2.0049449019672454E-5</c:v>
                </c:pt>
                <c:pt idx="556">
                  <c:v>1.9833863546342613E-5</c:v>
                </c:pt>
                <c:pt idx="557">
                  <c:v>1.9564381704680404E-5</c:v>
                </c:pt>
                <c:pt idx="558">
                  <c:v>1.9348796231350538E-5</c:v>
                </c:pt>
                <c:pt idx="559">
                  <c:v>1.9052366205521954E-5</c:v>
                </c:pt>
                <c:pt idx="560">
                  <c:v>1.8764918907748875E-5</c:v>
                </c:pt>
                <c:pt idx="561">
                  <c:v>1.8468488881920464E-5</c:v>
                </c:pt>
                <c:pt idx="562">
                  <c:v>1.808223157553788E-5</c:v>
                </c:pt>
                <c:pt idx="563">
                  <c:v>1.7803767005820194E-5</c:v>
                </c:pt>
                <c:pt idx="564">
                  <c:v>1.7534285164157921E-5</c:v>
                </c:pt>
                <c:pt idx="565">
                  <c:v>1.7255820594440238E-5</c:v>
                </c:pt>
                <c:pt idx="566">
                  <c:v>1.704921784916584E-5</c:v>
                </c:pt>
                <c:pt idx="567">
                  <c:v>1.6770753279448238E-5</c:v>
                </c:pt>
                <c:pt idx="568">
                  <c:v>1.6510254165841297E-5</c:v>
                </c:pt>
                <c:pt idx="569">
                  <c:v>1.6159927771680335E-5</c:v>
                </c:pt>
                <c:pt idx="570">
                  <c:v>1.5899428658073546E-5</c:v>
                </c:pt>
                <c:pt idx="571">
                  <c:v>1.5674860456688319E-5</c:v>
                </c:pt>
                <c:pt idx="572">
                  <c:v>1.5450292255303003E-5</c:v>
                </c:pt>
                <c:pt idx="573">
                  <c:v>1.5198775869751651E-5</c:v>
                </c:pt>
                <c:pt idx="574">
                  <c:v>1.4929294028089281E-5</c:v>
                </c:pt>
                <c:pt idx="575">
                  <c:v>1.4641846730316288E-5</c:v>
                </c:pt>
                <c:pt idx="576">
                  <c:v>1.4345416704487801E-5</c:v>
                </c:pt>
                <c:pt idx="577">
                  <c:v>1.4165762143379527E-5</c:v>
                </c:pt>
                <c:pt idx="578">
                  <c:v>1.3950176670049804E-5</c:v>
                </c:pt>
                <c:pt idx="579">
                  <c:v>1.3698660284498357E-5</c:v>
                </c:pt>
                <c:pt idx="580">
                  <c:v>1.3492057539223954E-5</c:v>
                </c:pt>
                <c:pt idx="581">
                  <c:v>1.326748933783886E-5</c:v>
                </c:pt>
                <c:pt idx="582">
                  <c:v>1.2980042040065716E-5</c:v>
                </c:pt>
                <c:pt idx="583">
                  <c:v>1.2827335663123752E-5</c:v>
                </c:pt>
                <c:pt idx="584">
                  <c:v>1.2602767461738527E-5</c:v>
                </c:pt>
                <c:pt idx="585">
                  <c:v>1.2378199260353305E-5</c:v>
                </c:pt>
                <c:pt idx="586">
                  <c:v>1.2162613787023387E-5</c:v>
                </c:pt>
                <c:pt idx="587">
                  <c:v>1.1938045585638263E-5</c:v>
                </c:pt>
                <c:pt idx="588">
                  <c:v>1.1695511928142222E-5</c:v>
                </c:pt>
                <c:pt idx="589">
                  <c:v>1.153382282314478E-5</c:v>
                </c:pt>
                <c:pt idx="590">
                  <c:v>1.1372133718147571E-5</c:v>
                </c:pt>
                <c:pt idx="591">
                  <c:v>1.1066720964263657E-5</c:v>
                </c:pt>
                <c:pt idx="592">
                  <c:v>1.0922997315377097E-5</c:v>
                </c:pt>
                <c:pt idx="593">
                  <c:v>1.0716394570102579E-5</c:v>
                </c:pt>
                <c:pt idx="594">
                  <c:v>1.0545722737049847E-5</c:v>
                </c:pt>
                <c:pt idx="595">
                  <c:v>1.036606817594164E-5</c:v>
                </c:pt>
                <c:pt idx="596">
                  <c:v>1.0186413614833576E-5</c:v>
                </c:pt>
                <c:pt idx="597">
                  <c:v>1.0033707237891527E-5</c:v>
                </c:pt>
                <c:pt idx="598">
                  <c:v>9.8989663170605105E-6</c:v>
                </c:pt>
                <c:pt idx="599">
                  <c:v>9.7732081242847226E-6</c:v>
                </c:pt>
                <c:pt idx="600">
                  <c:v>9.6294844753982728E-6</c:v>
                </c:pt>
                <c:pt idx="601">
                  <c:v>9.4857608265117128E-6</c:v>
                </c:pt>
                <c:pt idx="602">
                  <c:v>9.3600026337360148E-6</c:v>
                </c:pt>
                <c:pt idx="603">
                  <c:v>9.1893308006831915E-6</c:v>
                </c:pt>
                <c:pt idx="604">
                  <c:v>9.0366244237411727E-6</c:v>
                </c:pt>
                <c:pt idx="605">
                  <c:v>8.9108662309655695E-6</c:v>
                </c:pt>
                <c:pt idx="606">
                  <c:v>8.8300216784668289E-6</c:v>
                </c:pt>
                <c:pt idx="607">
                  <c:v>8.7312116698572569E-6</c:v>
                </c:pt>
                <c:pt idx="608">
                  <c:v>8.5425743806936768E-6</c:v>
                </c:pt>
                <c:pt idx="609">
                  <c:v>8.4078334598626401E-6</c:v>
                </c:pt>
                <c:pt idx="610">
                  <c:v>8.3000407231977345E-6</c:v>
                </c:pt>
                <c:pt idx="611">
                  <c:v>8.1473343462557207E-6</c:v>
                </c:pt>
                <c:pt idx="612">
                  <c:v>7.9586970570922101E-6</c:v>
                </c:pt>
                <c:pt idx="613">
                  <c:v>7.8329388643163934E-6</c:v>
                </c:pt>
                <c:pt idx="614">
                  <c:v>7.7161633995961729E-6</c:v>
                </c:pt>
                <c:pt idx="615">
                  <c:v>7.5814224787650312E-6</c:v>
                </c:pt>
                <c:pt idx="616">
                  <c:v>7.4826124701555092E-6</c:v>
                </c:pt>
                <c:pt idx="617">
                  <c:v>7.2939751809919511E-6</c:v>
                </c:pt>
                <c:pt idx="618">
                  <c:v>7.177199716271618E-6</c:v>
                </c:pt>
                <c:pt idx="619">
                  <c:v>7.0514415234959038E-6</c:v>
                </c:pt>
                <c:pt idx="620">
                  <c:v>6.9346660587755901E-6</c:v>
                </c:pt>
                <c:pt idx="621">
                  <c:v>6.7550114976674054E-6</c:v>
                </c:pt>
                <c:pt idx="622">
                  <c:v>6.6651842171132559E-6</c:v>
                </c:pt>
                <c:pt idx="623">
                  <c:v>6.5484087523930151E-6</c:v>
                </c:pt>
                <c:pt idx="624">
                  <c:v>6.4495987437835489E-6</c:v>
                </c:pt>
                <c:pt idx="625">
                  <c:v>6.3418060071185934E-6</c:v>
                </c:pt>
                <c:pt idx="626">
                  <c:v>6.2609614546199333E-6</c:v>
                </c:pt>
                <c:pt idx="627">
                  <c:v>6.1621514460103731E-6</c:v>
                </c:pt>
                <c:pt idx="628">
                  <c:v>6.0274105251792424E-6</c:v>
                </c:pt>
                <c:pt idx="629">
                  <c:v>6.0004623410130926E-6</c:v>
                </c:pt>
                <c:pt idx="630">
                  <c:v>5.8477559640710924E-6</c:v>
                </c:pt>
                <c:pt idx="631">
                  <c:v>5.6770841310183124E-6</c:v>
                </c:pt>
                <c:pt idx="632">
                  <c:v>5.5692913943534907E-6</c:v>
                </c:pt>
                <c:pt idx="633">
                  <c:v>5.4525159296330914E-6</c:v>
                </c:pt>
                <c:pt idx="634">
                  <c:v>5.3716713771344677E-6</c:v>
                </c:pt>
                <c:pt idx="635">
                  <c:v>5.1830340879708605E-6</c:v>
                </c:pt>
                <c:pt idx="636">
                  <c:v>5.0482931671397553E-6</c:v>
                </c:pt>
                <c:pt idx="637">
                  <c:v>4.9315177024194424E-6</c:v>
                </c:pt>
                <c:pt idx="638">
                  <c:v>4.8147422376990813E-6</c:v>
                </c:pt>
                <c:pt idx="639">
                  <c:v>4.6710185888125832E-6</c:v>
                </c:pt>
                <c:pt idx="640">
                  <c:v>4.5901740363138511E-6</c:v>
                </c:pt>
                <c:pt idx="641">
                  <c:v>4.437467659371944E-6</c:v>
                </c:pt>
                <c:pt idx="642">
                  <c:v>4.3206921946516795E-6</c:v>
                </c:pt>
                <c:pt idx="643">
                  <c:v>4.2128994579867103E-6</c:v>
                </c:pt>
                <c:pt idx="644">
                  <c:v>4.0871412652109733E-6</c:v>
                </c:pt>
                <c:pt idx="645">
                  <c:v>4.033244896878551E-6</c:v>
                </c:pt>
                <c:pt idx="646">
                  <c:v>3.9254521602136099E-6</c:v>
                </c:pt>
                <c:pt idx="647">
                  <c:v>3.8625730638257685E-6</c:v>
                </c:pt>
                <c:pt idx="648">
                  <c:v>3.8176594235486975E-6</c:v>
                </c:pt>
                <c:pt idx="649">
                  <c:v>3.7278321429946645E-6</c:v>
                </c:pt>
                <c:pt idx="650">
                  <c:v>3.6290221343851361E-6</c:v>
                </c:pt>
                <c:pt idx="651">
                  <c:v>3.5032639416094406E-6</c:v>
                </c:pt>
                <c:pt idx="652">
                  <c:v>3.4403848452215924E-6</c:v>
                </c:pt>
                <c:pt idx="653">
                  <c:v>3.3775057488337154E-6</c:v>
                </c:pt>
                <c:pt idx="654">
                  <c:v>3.3146266524458389E-6</c:v>
                </c:pt>
                <c:pt idx="655">
                  <c:v>3.2607302841134102E-6</c:v>
                </c:pt>
                <c:pt idx="656">
                  <c:v>3.2158166438363524E-6</c:v>
                </c:pt>
                <c:pt idx="657">
                  <c:v>3.1259893632822634E-6</c:v>
                </c:pt>
                <c:pt idx="658">
                  <c:v>2.9822657143957052E-6</c:v>
                </c:pt>
                <c:pt idx="659">
                  <c:v>2.8744729777307852E-6</c:v>
                </c:pt>
                <c:pt idx="660">
                  <c:v>2.8026111532875386E-6</c:v>
                </c:pt>
                <c:pt idx="661">
                  <c:v>2.7576975130105071E-6</c:v>
                </c:pt>
                <c:pt idx="662">
                  <c:v>2.6499047763456138E-6</c:v>
                </c:pt>
                <c:pt idx="663">
                  <c:v>2.5780429519023241E-6</c:v>
                </c:pt>
                <c:pt idx="664">
                  <c:v>2.4882156713482215E-6</c:v>
                </c:pt>
                <c:pt idx="665">
                  <c:v>2.4343193030157611E-6</c:v>
                </c:pt>
                <c:pt idx="666">
                  <c:v>2.3444920224616921E-6</c:v>
                </c:pt>
                <c:pt idx="667">
                  <c:v>2.3175438382954674E-6</c:v>
                </c:pt>
                <c:pt idx="668">
                  <c:v>2.2097511016305715E-6</c:v>
                </c:pt>
                <c:pt idx="669">
                  <c:v>2.1648374613535294E-6</c:v>
                </c:pt>
                <c:pt idx="670">
                  <c:v>2.1468720052426852E-6</c:v>
                </c:pt>
                <c:pt idx="671">
                  <c:v>2.0750101807994252E-6</c:v>
                </c:pt>
                <c:pt idx="672">
                  <c:v>2.0480619966331852E-6</c:v>
                </c:pt>
                <c:pt idx="673">
                  <c:v>2.0390792685778025E-6</c:v>
                </c:pt>
                <c:pt idx="674">
                  <c:v>2.0211138124669991E-6</c:v>
                </c:pt>
                <c:pt idx="675">
                  <c:v>1.9762001721899374E-6</c:v>
                </c:pt>
                <c:pt idx="676">
                  <c:v>1.9402692599683021E-6</c:v>
                </c:pt>
                <c:pt idx="677">
                  <c:v>1.9133210758020659E-6</c:v>
                </c:pt>
                <c:pt idx="678">
                  <c:v>1.9043383477466648E-6</c:v>
                </c:pt>
                <c:pt idx="679">
                  <c:v>1.8414592513588018E-6</c:v>
                </c:pt>
                <c:pt idx="680">
                  <c:v>1.8234937952479685E-6</c:v>
                </c:pt>
                <c:pt idx="681">
                  <c:v>1.7785801549709465E-6</c:v>
                </c:pt>
                <c:pt idx="682">
                  <c:v>1.7336665146938944E-6</c:v>
                </c:pt>
                <c:pt idx="683">
                  <c:v>1.7246837866384856E-6</c:v>
                </c:pt>
                <c:pt idx="684">
                  <c:v>1.7067183305276684E-6</c:v>
                </c:pt>
                <c:pt idx="685">
                  <c:v>1.68875287441687E-6</c:v>
                </c:pt>
                <c:pt idx="686">
                  <c:v>1.6528219621952205E-6</c:v>
                </c:pt>
                <c:pt idx="687">
                  <c:v>1.6168910499735841E-6</c:v>
                </c:pt>
                <c:pt idx="688">
                  <c:v>1.5719774096965464E-6</c:v>
                </c:pt>
                <c:pt idx="689">
                  <c:v>1.5001155852532746E-6</c:v>
                </c:pt>
                <c:pt idx="690">
                  <c:v>1.4731674010870404E-6</c:v>
                </c:pt>
                <c:pt idx="691">
                  <c:v>1.4462192169208128E-6</c:v>
                </c:pt>
                <c:pt idx="692">
                  <c:v>1.4372364888653966E-6</c:v>
                </c:pt>
                <c:pt idx="693">
                  <c:v>1.4102883046991776E-6</c:v>
                </c:pt>
                <c:pt idx="694">
                  <c:v>1.3743573924775482E-6</c:v>
                </c:pt>
                <c:pt idx="695">
                  <c:v>1.3563919363667373E-6</c:v>
                </c:pt>
                <c:pt idx="696">
                  <c:v>1.3474092083113144E-6</c:v>
                </c:pt>
                <c:pt idx="697">
                  <c:v>1.3024955680342761E-6</c:v>
                </c:pt>
                <c:pt idx="698">
                  <c:v>1.2755473838680501E-6</c:v>
                </c:pt>
                <c:pt idx="699">
                  <c:v>1.2396164716464139E-6</c:v>
                </c:pt>
                <c:pt idx="700">
                  <c:v>1.2126682874801746E-6</c:v>
                </c:pt>
                <c:pt idx="701">
                  <c:v>1.1947028313693762E-6</c:v>
                </c:pt>
                <c:pt idx="702">
                  <c:v>1.1677546472031325E-6</c:v>
                </c:pt>
                <c:pt idx="703">
                  <c:v>1.1408064630369213E-6</c:v>
                </c:pt>
                <c:pt idx="704">
                  <c:v>1.0958928227598681E-6</c:v>
                </c:pt>
                <c:pt idx="705">
                  <c:v>1.0779273666490511E-6</c:v>
                </c:pt>
                <c:pt idx="706">
                  <c:v>1.0509791824828254E-6</c:v>
                </c:pt>
                <c:pt idx="707">
                  <c:v>1.033013726372013E-6</c:v>
                </c:pt>
                <c:pt idx="708">
                  <c:v>1.0060655422057874E-6</c:v>
                </c:pt>
                <c:pt idx="709">
                  <c:v>9.6115190192874739E-7</c:v>
                </c:pt>
                <c:pt idx="710">
                  <c:v>9.5216917387333115E-7</c:v>
                </c:pt>
                <c:pt idx="711">
                  <c:v>9.2522098970711005E-7</c:v>
                </c:pt>
                <c:pt idx="712">
                  <c:v>8.982728055408844E-7</c:v>
                </c:pt>
                <c:pt idx="713">
                  <c:v>8.8929007748547482E-7</c:v>
                </c:pt>
                <c:pt idx="714">
                  <c:v>8.8030734943005678E-7</c:v>
                </c:pt>
                <c:pt idx="715">
                  <c:v>8.8030734943005678E-7</c:v>
                </c:pt>
                <c:pt idx="716">
                  <c:v>8.7132462137465832E-7</c:v>
                </c:pt>
                <c:pt idx="717">
                  <c:v>8.7132462137465832E-7</c:v>
                </c:pt>
                <c:pt idx="718">
                  <c:v>8.6234189331924324E-7</c:v>
                </c:pt>
                <c:pt idx="719">
                  <c:v>8.5335916526383769E-7</c:v>
                </c:pt>
                <c:pt idx="720">
                  <c:v>8.2641098109761119E-7</c:v>
                </c:pt>
                <c:pt idx="721">
                  <c:v>8.1742825304220627E-7</c:v>
                </c:pt>
                <c:pt idx="722">
                  <c:v>8.1742825304220627E-7</c:v>
                </c:pt>
                <c:pt idx="723">
                  <c:v>7.9946279693138363E-7</c:v>
                </c:pt>
                <c:pt idx="724">
                  <c:v>7.7251461276515618E-7</c:v>
                </c:pt>
                <c:pt idx="725">
                  <c:v>7.4556642859893423E-7</c:v>
                </c:pt>
                <c:pt idx="726">
                  <c:v>7.2760097248811921E-7</c:v>
                </c:pt>
                <c:pt idx="727">
                  <c:v>7.0065278832188816E-7</c:v>
                </c:pt>
                <c:pt idx="728">
                  <c:v>6.6472187610024986E-7</c:v>
                </c:pt>
                <c:pt idx="729">
                  <c:v>6.557391480448442E-7</c:v>
                </c:pt>
                <c:pt idx="730">
                  <c:v>6.2879096387861463E-7</c:v>
                </c:pt>
                <c:pt idx="731">
                  <c:v>6.1082550776779432E-7</c:v>
                </c:pt>
                <c:pt idx="732">
                  <c:v>6.0184277971239194E-7</c:v>
                </c:pt>
                <c:pt idx="733">
                  <c:v>5.7489459554616491E-7</c:v>
                </c:pt>
                <c:pt idx="734">
                  <c:v>5.659118674907492E-7</c:v>
                </c:pt>
                <c:pt idx="735">
                  <c:v>5.4794641137994191E-7</c:v>
                </c:pt>
                <c:pt idx="736">
                  <c:v>5.1201549915829704E-7</c:v>
                </c:pt>
                <c:pt idx="737">
                  <c:v>5.1201549915829704E-7</c:v>
                </c:pt>
                <c:pt idx="738">
                  <c:v>4.9405004304748647E-7</c:v>
                </c:pt>
                <c:pt idx="739">
                  <c:v>4.9405004304748647E-7</c:v>
                </c:pt>
                <c:pt idx="740">
                  <c:v>4.9405004304748647E-7</c:v>
                </c:pt>
                <c:pt idx="741">
                  <c:v>4.6710185888125902E-7</c:v>
                </c:pt>
                <c:pt idx="742">
                  <c:v>4.4913640277044305E-7</c:v>
                </c:pt>
                <c:pt idx="743">
                  <c:v>4.3117094665962173E-7</c:v>
                </c:pt>
                <c:pt idx="744">
                  <c:v>3.9524003443798539E-7</c:v>
                </c:pt>
                <c:pt idx="745">
                  <c:v>3.7727457832716894E-7</c:v>
                </c:pt>
                <c:pt idx="746">
                  <c:v>3.7727457832716894E-7</c:v>
                </c:pt>
                <c:pt idx="747">
                  <c:v>3.6829185027176259E-7</c:v>
                </c:pt>
                <c:pt idx="748">
                  <c:v>3.6829185027176259E-7</c:v>
                </c:pt>
                <c:pt idx="749">
                  <c:v>3.5032639416094461E-7</c:v>
                </c:pt>
                <c:pt idx="750">
                  <c:v>3.4134366610553562E-7</c:v>
                </c:pt>
                <c:pt idx="751">
                  <c:v>3.3236093805012509E-7</c:v>
                </c:pt>
                <c:pt idx="752">
                  <c:v>3.0541275388390092E-7</c:v>
                </c:pt>
                <c:pt idx="753">
                  <c:v>2.9643002582849251E-7</c:v>
                </c:pt>
                <c:pt idx="754">
                  <c:v>2.9643002582849251E-7</c:v>
                </c:pt>
                <c:pt idx="755">
                  <c:v>2.6948184166226378E-7</c:v>
                </c:pt>
                <c:pt idx="756">
                  <c:v>2.4253365749603919E-7</c:v>
                </c:pt>
                <c:pt idx="757">
                  <c:v>2.4253365749603919E-7</c:v>
                </c:pt>
                <c:pt idx="758">
                  <c:v>2.1558547332980882E-7</c:v>
                </c:pt>
                <c:pt idx="759">
                  <c:v>2.066027452744033E-7</c:v>
                </c:pt>
                <c:pt idx="760">
                  <c:v>2.066027452744033E-7</c:v>
                </c:pt>
                <c:pt idx="761">
                  <c:v>1.9762001721899388E-7</c:v>
                </c:pt>
                <c:pt idx="762">
                  <c:v>1.9762001721899388E-7</c:v>
                </c:pt>
                <c:pt idx="763">
                  <c:v>1.9762001721899388E-7</c:v>
                </c:pt>
                <c:pt idx="764">
                  <c:v>1.9762001721899388E-7</c:v>
                </c:pt>
                <c:pt idx="765">
                  <c:v>1.7965456110817669E-7</c:v>
                </c:pt>
                <c:pt idx="766">
                  <c:v>1.7067183305276715E-7</c:v>
                </c:pt>
                <c:pt idx="767">
                  <c:v>1.7067183305276715E-7</c:v>
                </c:pt>
                <c:pt idx="768">
                  <c:v>1.6168910499735889E-7</c:v>
                </c:pt>
                <c:pt idx="769">
                  <c:v>1.6168910499735889E-7</c:v>
                </c:pt>
                <c:pt idx="770">
                  <c:v>1.6168910499735889E-7</c:v>
                </c:pt>
                <c:pt idx="771">
                  <c:v>1.5270637694194906E-7</c:v>
                </c:pt>
                <c:pt idx="772">
                  <c:v>1.5270637694194906E-7</c:v>
                </c:pt>
                <c:pt idx="773">
                  <c:v>1.4372364888653988E-7</c:v>
                </c:pt>
                <c:pt idx="774">
                  <c:v>1.2575819277572346E-7</c:v>
                </c:pt>
                <c:pt idx="775">
                  <c:v>1.1677546472031368E-7</c:v>
                </c:pt>
                <c:pt idx="776">
                  <c:v>1.0779273666490543E-7</c:v>
                </c:pt>
                <c:pt idx="777">
                  <c:v>1.0779273666490543E-7</c:v>
                </c:pt>
                <c:pt idx="778">
                  <c:v>1.0779273666490543E-7</c:v>
                </c:pt>
                <c:pt idx="779">
                  <c:v>9.8810008609497405E-8</c:v>
                </c:pt>
                <c:pt idx="780">
                  <c:v>9.8810008609497405E-8</c:v>
                </c:pt>
                <c:pt idx="781">
                  <c:v>8.9827280554088585E-8</c:v>
                </c:pt>
                <c:pt idx="782">
                  <c:v>8.9827280554088585E-8</c:v>
                </c:pt>
                <c:pt idx="783">
                  <c:v>8.0844552498679911E-8</c:v>
                </c:pt>
                <c:pt idx="784">
                  <c:v>8.0844552498679911E-8</c:v>
                </c:pt>
                <c:pt idx="785">
                  <c:v>8.0844552498679911E-8</c:v>
                </c:pt>
                <c:pt idx="786">
                  <c:v>8.0844552498679911E-8</c:v>
                </c:pt>
                <c:pt idx="787">
                  <c:v>6.2879096387861648E-8</c:v>
                </c:pt>
                <c:pt idx="788">
                  <c:v>6.2879096387861648E-8</c:v>
                </c:pt>
                <c:pt idx="789">
                  <c:v>5.3896368332452782E-8</c:v>
                </c:pt>
                <c:pt idx="790">
                  <c:v>4.4913640277044326E-8</c:v>
                </c:pt>
                <c:pt idx="791">
                  <c:v>3.593091222163542E-8</c:v>
                </c:pt>
                <c:pt idx="792">
                  <c:v>3.593091222163542E-8</c:v>
                </c:pt>
                <c:pt idx="793">
                  <c:v>3.593091222163542E-8</c:v>
                </c:pt>
                <c:pt idx="794">
                  <c:v>3.593091222163542E-8</c:v>
                </c:pt>
                <c:pt idx="795">
                  <c:v>3.593091222163542E-8</c:v>
                </c:pt>
                <c:pt idx="796">
                  <c:v>3.593091222163542E-8</c:v>
                </c:pt>
                <c:pt idx="797">
                  <c:v>3.593091222163542E-8</c:v>
                </c:pt>
                <c:pt idx="798">
                  <c:v>2.6948184166226407E-8</c:v>
                </c:pt>
                <c:pt idx="799">
                  <c:v>2.6948184166226407E-8</c:v>
                </c:pt>
                <c:pt idx="800">
                  <c:v>2.6948184166226407E-8</c:v>
                </c:pt>
                <c:pt idx="801">
                  <c:v>2.6948184166226407E-8</c:v>
                </c:pt>
                <c:pt idx="802">
                  <c:v>2.6948184166226407E-8</c:v>
                </c:pt>
                <c:pt idx="803">
                  <c:v>2.6948184166226407E-8</c:v>
                </c:pt>
                <c:pt idx="804">
                  <c:v>2.6948184166226407E-8</c:v>
                </c:pt>
                <c:pt idx="805">
                  <c:v>1.79654561108177E-8</c:v>
                </c:pt>
                <c:pt idx="806">
                  <c:v>1.79654561108177E-8</c:v>
                </c:pt>
                <c:pt idx="807">
                  <c:v>1.79654561108177E-8</c:v>
                </c:pt>
                <c:pt idx="808">
                  <c:v>8.9827280554088698E-9</c:v>
                </c:pt>
                <c:pt idx="809">
                  <c:v>8.9827280554088698E-9</c:v>
                </c:pt>
                <c:pt idx="810">
                  <c:v>8.9827280554088698E-9</c:v>
                </c:pt>
                <c:pt idx="811">
                  <c:v>8.9827280554088698E-9</c:v>
                </c:pt>
                <c:pt idx="812">
                  <c:v>8.9827280554088698E-9</c:v>
                </c:pt>
                <c:pt idx="813">
                  <c:v>8.9827280554088698E-9</c:v>
                </c:pt>
                <c:pt idx="814">
                  <c:v>8.9827280554088698E-9</c:v>
                </c:pt>
              </c:numCache>
            </c:numRef>
          </c:yVal>
        </c:ser>
        <c:ser>
          <c:idx val="3"/>
          <c:order val="2"/>
          <c:tx>
            <c:strRef>
              <c:f>lake_michigan!$F$9</c:f>
              <c:strCache>
                <c:ptCount val="1"/>
                <c:pt idx="0">
                  <c:v>chop</c:v>
                </c:pt>
              </c:strCache>
            </c:strRef>
          </c:tx>
          <c:spPr>
            <a:ln w="6350">
              <a:prstDash val="dash"/>
            </a:ln>
          </c:spPr>
          <c:marker>
            <c:symbol val="none"/>
          </c:marker>
          <c:xVal>
            <c:numRef>
              <c:f>lake_michigan!$A$10:$A$824</c:f>
              <c:numCache>
                <c:formatCode>General</c:formatCode>
                <c:ptCount val="815"/>
                <c:pt idx="0">
                  <c:v>1.0000000000000021E-2</c:v>
                </c:pt>
                <c:pt idx="1">
                  <c:v>2.0000000000000032E-2</c:v>
                </c:pt>
                <c:pt idx="2">
                  <c:v>3.0000000000000051E-2</c:v>
                </c:pt>
                <c:pt idx="3">
                  <c:v>4.0000000000000063E-2</c:v>
                </c:pt>
                <c:pt idx="4">
                  <c:v>5.0000000000000031E-2</c:v>
                </c:pt>
                <c:pt idx="5">
                  <c:v>6.0000000000000102E-2</c:v>
                </c:pt>
                <c:pt idx="6">
                  <c:v>7.0000000000000034E-2</c:v>
                </c:pt>
                <c:pt idx="7">
                  <c:v>8.0000000000000127E-2</c:v>
                </c:pt>
                <c:pt idx="8">
                  <c:v>9.0000000000000066E-2</c:v>
                </c:pt>
                <c:pt idx="9">
                  <c:v>0.10000000000000003</c:v>
                </c:pt>
                <c:pt idx="10">
                  <c:v>0.10999999999999999</c:v>
                </c:pt>
                <c:pt idx="11">
                  <c:v>0.12000000000000002</c:v>
                </c:pt>
                <c:pt idx="12">
                  <c:v>0.13</c:v>
                </c:pt>
                <c:pt idx="13">
                  <c:v>0.14000000000000001</c:v>
                </c:pt>
                <c:pt idx="14">
                  <c:v>0.15000000000000024</c:v>
                </c:pt>
                <c:pt idx="15">
                  <c:v>0.16000000000000006</c:v>
                </c:pt>
                <c:pt idx="16">
                  <c:v>0.17</c:v>
                </c:pt>
                <c:pt idx="17">
                  <c:v>0.18000000000000024</c:v>
                </c:pt>
                <c:pt idx="18">
                  <c:v>0.19000000000000009</c:v>
                </c:pt>
                <c:pt idx="19">
                  <c:v>0.20000000000000004</c:v>
                </c:pt>
                <c:pt idx="20">
                  <c:v>0.21000000000000021</c:v>
                </c:pt>
                <c:pt idx="21">
                  <c:v>0.22000000000000011</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0.31000000000000177</c:v>
                </c:pt>
                <c:pt idx="31">
                  <c:v>0.32000000000000201</c:v>
                </c:pt>
                <c:pt idx="32">
                  <c:v>0.33000000000000224</c:v>
                </c:pt>
                <c:pt idx="33">
                  <c:v>0.34000000000000041</c:v>
                </c:pt>
                <c:pt idx="34">
                  <c:v>0.35000000000000031</c:v>
                </c:pt>
                <c:pt idx="35">
                  <c:v>0.36000000000000032</c:v>
                </c:pt>
                <c:pt idx="36">
                  <c:v>0.37000000000000038</c:v>
                </c:pt>
                <c:pt idx="37">
                  <c:v>0.38000000000000206</c:v>
                </c:pt>
                <c:pt idx="38">
                  <c:v>0.39000000000000207</c:v>
                </c:pt>
                <c:pt idx="39">
                  <c:v>0.4000000000000003</c:v>
                </c:pt>
                <c:pt idx="40">
                  <c:v>0.41000000000000031</c:v>
                </c:pt>
                <c:pt idx="41">
                  <c:v>0.42000000000000032</c:v>
                </c:pt>
                <c:pt idx="42">
                  <c:v>0.43000000000000038</c:v>
                </c:pt>
                <c:pt idx="43">
                  <c:v>0.44000000000000034</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0.58000000000000052</c:v>
                </c:pt>
                <c:pt idx="58">
                  <c:v>0.59000000000000052</c:v>
                </c:pt>
                <c:pt idx="59">
                  <c:v>0.60000000000000064</c:v>
                </c:pt>
                <c:pt idx="60">
                  <c:v>0.61000000000000065</c:v>
                </c:pt>
                <c:pt idx="61">
                  <c:v>0.62000000000000366</c:v>
                </c:pt>
                <c:pt idx="62">
                  <c:v>0.63000000000000411</c:v>
                </c:pt>
                <c:pt idx="63">
                  <c:v>0.64000000000000412</c:v>
                </c:pt>
                <c:pt idx="64">
                  <c:v>0.65000000000000424</c:v>
                </c:pt>
                <c:pt idx="65">
                  <c:v>0.66000000000000481</c:v>
                </c:pt>
                <c:pt idx="66">
                  <c:v>0.6700000000000047</c:v>
                </c:pt>
                <c:pt idx="67">
                  <c:v>0.68000000000000083</c:v>
                </c:pt>
                <c:pt idx="68">
                  <c:v>0.69000000000000083</c:v>
                </c:pt>
                <c:pt idx="69">
                  <c:v>0.70000000000000062</c:v>
                </c:pt>
                <c:pt idx="70">
                  <c:v>0.71000000000000063</c:v>
                </c:pt>
                <c:pt idx="71">
                  <c:v>0.72000000000000064</c:v>
                </c:pt>
                <c:pt idx="72">
                  <c:v>0.73000000000000065</c:v>
                </c:pt>
                <c:pt idx="73">
                  <c:v>0.74000000000000365</c:v>
                </c:pt>
                <c:pt idx="74">
                  <c:v>0.75000000000000389</c:v>
                </c:pt>
                <c:pt idx="75">
                  <c:v>0.76000000000000423</c:v>
                </c:pt>
                <c:pt idx="76">
                  <c:v>0.77000000000000401</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0.87000000000000388</c:v>
                </c:pt>
                <c:pt idx="87">
                  <c:v>0.88000000000000089</c:v>
                </c:pt>
                <c:pt idx="88">
                  <c:v>0.8900000000000009</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1.1800000000000075</c:v>
                </c:pt>
                <c:pt idx="118">
                  <c:v>1.1900000000000075</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1.6800000000000079</c:v>
                </c:pt>
                <c:pt idx="168">
                  <c:v>1.6900000000000079</c:v>
                </c:pt>
                <c:pt idx="169">
                  <c:v>1.7000000000000017</c:v>
                </c:pt>
                <c:pt idx="170">
                  <c:v>1.7100000000000017</c:v>
                </c:pt>
                <c:pt idx="171">
                  <c:v>1.7200000000000017</c:v>
                </c:pt>
                <c:pt idx="172">
                  <c:v>1.730000000000002</c:v>
                </c:pt>
                <c:pt idx="173">
                  <c:v>1.740000000000002</c:v>
                </c:pt>
                <c:pt idx="174">
                  <c:v>1.7500000000000022</c:v>
                </c:pt>
                <c:pt idx="175">
                  <c:v>1.7600000000000022</c:v>
                </c:pt>
                <c:pt idx="176">
                  <c:v>1.7700000000000025</c:v>
                </c:pt>
                <c:pt idx="177">
                  <c:v>1.7800000000000025</c:v>
                </c:pt>
                <c:pt idx="178">
                  <c:v>1.7900000000000025</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1.9300000000000077</c:v>
                </c:pt>
                <c:pt idx="193">
                  <c:v>1.9400000000000077</c:v>
                </c:pt>
                <c:pt idx="194">
                  <c:v>1.9500000000000077</c:v>
                </c:pt>
                <c:pt idx="195">
                  <c:v>1.9600000000000077</c:v>
                </c:pt>
                <c:pt idx="196">
                  <c:v>1.9700000000000077</c:v>
                </c:pt>
                <c:pt idx="197">
                  <c:v>1.9800000000000086</c:v>
                </c:pt>
                <c:pt idx="198">
                  <c:v>1.9900000000000087</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2.4599999999999782</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3.3799999999999586</c:v>
                </c:pt>
                <c:pt idx="338">
                  <c:v>3.3899999999999717</c:v>
                </c:pt>
                <c:pt idx="339">
                  <c:v>3.3999999999999582</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5.9399999999999489</c:v>
                </c:pt>
                <c:pt idx="594">
                  <c:v>5.9499999999999194</c:v>
                </c:pt>
                <c:pt idx="595">
                  <c:v>5.9599999999999174</c:v>
                </c:pt>
                <c:pt idx="596">
                  <c:v>5.9699999999999172</c:v>
                </c:pt>
                <c:pt idx="597">
                  <c:v>5.9799999999999498</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7.9399999999999107</c:v>
                </c:pt>
                <c:pt idx="794">
                  <c:v>7.9499999999999034</c:v>
                </c:pt>
                <c:pt idx="795">
                  <c:v>7.9599999999998934</c:v>
                </c:pt>
                <c:pt idx="796">
                  <c:v>7.9699999999998834</c:v>
                </c:pt>
                <c:pt idx="797">
                  <c:v>7.9799999999999098</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numCache>
            </c:numRef>
          </c:xVal>
          <c:yVal>
            <c:numRef>
              <c:f>lake_michigan!$F$10:$F$824</c:f>
              <c:numCache>
                <c:formatCode>General</c:formatCode>
                <c:ptCount val="815"/>
                <c:pt idx="0">
                  <c:v>0.99452844358095849</c:v>
                </c:pt>
                <c:pt idx="1">
                  <c:v>0.98359281648728969</c:v>
                </c:pt>
                <c:pt idx="2">
                  <c:v>0.96560315078746151</c:v>
                </c:pt>
                <c:pt idx="3">
                  <c:v>0.94588804191013198</c:v>
                </c:pt>
                <c:pt idx="4">
                  <c:v>0.93097902141038325</c:v>
                </c:pt>
                <c:pt idx="5">
                  <c:v>0.91683098537802021</c:v>
                </c:pt>
                <c:pt idx="6">
                  <c:v>0.90349582173138787</c:v>
                </c:pt>
                <c:pt idx="7">
                  <c:v>0.88866367648118605</c:v>
                </c:pt>
                <c:pt idx="8">
                  <c:v>0.87375607785466924</c:v>
                </c:pt>
                <c:pt idx="9">
                  <c:v>0.85809462503686673</c:v>
                </c:pt>
                <c:pt idx="10">
                  <c:v>0.84180933578968964</c:v>
                </c:pt>
                <c:pt idx="11">
                  <c:v>0.82571853998291656</c:v>
                </c:pt>
                <c:pt idx="12">
                  <c:v>0.80950893412095348</c:v>
                </c:pt>
                <c:pt idx="13">
                  <c:v>0.79360305502011685</c:v>
                </c:pt>
                <c:pt idx="14">
                  <c:v>0.77805642892144511</c:v>
                </c:pt>
                <c:pt idx="15">
                  <c:v>0.76247932664265305</c:v>
                </c:pt>
                <c:pt idx="16">
                  <c:v>0.74694974211296861</c:v>
                </c:pt>
                <c:pt idx="17">
                  <c:v>0.73141008946614616</c:v>
                </c:pt>
                <c:pt idx="18">
                  <c:v>0.71575864203578599</c:v>
                </c:pt>
                <c:pt idx="19">
                  <c:v>0.70014766571801934</c:v>
                </c:pt>
                <c:pt idx="20">
                  <c:v>0.68481553337968104</c:v>
                </c:pt>
                <c:pt idx="21">
                  <c:v>0.66986587448812129</c:v>
                </c:pt>
                <c:pt idx="22">
                  <c:v>0.65536423112674991</c:v>
                </c:pt>
                <c:pt idx="23">
                  <c:v>0.64120289639761163</c:v>
                </c:pt>
                <c:pt idx="24">
                  <c:v>0.62720772219357723</c:v>
                </c:pt>
                <c:pt idx="25">
                  <c:v>0.61331637610094547</c:v>
                </c:pt>
                <c:pt idx="26">
                  <c:v>0.59965997365143564</c:v>
                </c:pt>
                <c:pt idx="27">
                  <c:v>0.57286239915808379</c:v>
                </c:pt>
                <c:pt idx="28">
                  <c:v>0.57286239915808379</c:v>
                </c:pt>
                <c:pt idx="29">
                  <c:v>0.55965006026756103</c:v>
                </c:pt>
                <c:pt idx="30">
                  <c:v>0.54663859233712864</c:v>
                </c:pt>
                <c:pt idx="31">
                  <c:v>0.53387347440058963</c:v>
                </c:pt>
                <c:pt idx="32">
                  <c:v>0.52137644229960001</c:v>
                </c:pt>
                <c:pt idx="33">
                  <c:v>0.50924339929326556</c:v>
                </c:pt>
                <c:pt idx="34">
                  <c:v>0.4974816952116477</c:v>
                </c:pt>
                <c:pt idx="35">
                  <c:v>0.48601674443929982</c:v>
                </c:pt>
                <c:pt idx="36">
                  <c:v>0.47477123261877574</c:v>
                </c:pt>
                <c:pt idx="37">
                  <c:v>0.46366209516995188</c:v>
                </c:pt>
                <c:pt idx="38">
                  <c:v>0.45272589305401512</c:v>
                </c:pt>
                <c:pt idx="39">
                  <c:v>0.44196548047240092</c:v>
                </c:pt>
                <c:pt idx="40">
                  <c:v>0.4314261482698088</c:v>
                </c:pt>
                <c:pt idx="41">
                  <c:v>0.4211917765124733</c:v>
                </c:pt>
                <c:pt idx="42">
                  <c:v>0.41125118885853579</c:v>
                </c:pt>
                <c:pt idx="43">
                  <c:v>0.40163806070290531</c:v>
                </c:pt>
                <c:pt idx="44">
                  <c:v>0.39233475454442901</c:v>
                </c:pt>
                <c:pt idx="45">
                  <c:v>0.38329493404337778</c:v>
                </c:pt>
                <c:pt idx="46">
                  <c:v>0.37443304634146268</c:v>
                </c:pt>
                <c:pt idx="47">
                  <c:v>0.36572875656035081</c:v>
                </c:pt>
                <c:pt idx="48">
                  <c:v>0.35714691515713737</c:v>
                </c:pt>
                <c:pt idx="49">
                  <c:v>0.34874598621389352</c:v>
                </c:pt>
                <c:pt idx="50">
                  <c:v>0.34052524833905023</c:v>
                </c:pt>
                <c:pt idx="51">
                  <c:v>0.33249832433284576</c:v>
                </c:pt>
                <c:pt idx="52">
                  <c:v>0.32470084466589128</c:v>
                </c:pt>
                <c:pt idx="53">
                  <c:v>0.31716106906885505</c:v>
                </c:pt>
                <c:pt idx="54">
                  <c:v>0.30987542194872786</c:v>
                </c:pt>
                <c:pt idx="55">
                  <c:v>0.29608577115766177</c:v>
                </c:pt>
                <c:pt idx="56">
                  <c:v>0.28950455767875882</c:v>
                </c:pt>
                <c:pt idx="57">
                  <c:v>0.28950455767875882</c:v>
                </c:pt>
                <c:pt idx="58">
                  <c:v>0.28306339871406366</c:v>
                </c:pt>
                <c:pt idx="59">
                  <c:v>0.27674310942976926</c:v>
                </c:pt>
                <c:pt idx="60">
                  <c:v>0.27053356943399093</c:v>
                </c:pt>
                <c:pt idx="61">
                  <c:v>0.26443438143861581</c:v>
                </c:pt>
                <c:pt idx="62">
                  <c:v>0.25845222615688468</c:v>
                </c:pt>
                <c:pt idx="63">
                  <c:v>0.25259419204510014</c:v>
                </c:pt>
                <c:pt idx="64">
                  <c:v>0.24690570586231192</c:v>
                </c:pt>
                <c:pt idx="65">
                  <c:v>0.24140691429774094</c:v>
                </c:pt>
                <c:pt idx="66">
                  <c:v>0.23608705920753359</c:v>
                </c:pt>
                <c:pt idx="67">
                  <c:v>0.23093171276027741</c:v>
                </c:pt>
                <c:pt idx="68">
                  <c:v>0.22593964127183649</c:v>
                </c:pt>
                <c:pt idx="69">
                  <c:v>0.22108191589473419</c:v>
                </c:pt>
                <c:pt idx="70">
                  <c:v>0.21637038208765921</c:v>
                </c:pt>
                <c:pt idx="71">
                  <c:v>0.21175687389458503</c:v>
                </c:pt>
                <c:pt idx="72">
                  <c:v>0.20722811352863249</c:v>
                </c:pt>
                <c:pt idx="73">
                  <c:v>0.20279072942829091</c:v>
                </c:pt>
                <c:pt idx="74">
                  <c:v>0.19842870460970263</c:v>
                </c:pt>
                <c:pt idx="75">
                  <c:v>0.19416340899127826</c:v>
                </c:pt>
                <c:pt idx="76">
                  <c:v>0.18998266255592097</c:v>
                </c:pt>
                <c:pt idx="77">
                  <c:v>0.18589941898704823</c:v>
                </c:pt>
                <c:pt idx="78">
                  <c:v>0.18192506372553591</c:v>
                </c:pt>
                <c:pt idx="79">
                  <c:v>0.17805775670013341</c:v>
                </c:pt>
                <c:pt idx="80">
                  <c:v>0.17428734615410088</c:v>
                </c:pt>
                <c:pt idx="81">
                  <c:v>0.17061285977705654</c:v>
                </c:pt>
                <c:pt idx="82">
                  <c:v>0.16703959822880587</c:v>
                </c:pt>
                <c:pt idx="83">
                  <c:v>0.16352580443785464</c:v>
                </c:pt>
                <c:pt idx="84">
                  <c:v>0.16011815975728644</c:v>
                </c:pt>
                <c:pt idx="85">
                  <c:v>0.15678424338622657</c:v>
                </c:pt>
                <c:pt idx="86">
                  <c:v>0.15352550856276212</c:v>
                </c:pt>
                <c:pt idx="87">
                  <c:v>0.15032132766995637</c:v>
                </c:pt>
                <c:pt idx="88">
                  <c:v>0.14719261060840805</c:v>
                </c:pt>
                <c:pt idx="89">
                  <c:v>0.14412985382829441</c:v>
                </c:pt>
                <c:pt idx="90">
                  <c:v>0.14111661169279549</c:v>
                </c:pt>
                <c:pt idx="91">
                  <c:v>0.13817458867873117</c:v>
                </c:pt>
                <c:pt idx="92">
                  <c:v>0.13529052790912388</c:v>
                </c:pt>
                <c:pt idx="93">
                  <c:v>0.13247867948122954</c:v>
                </c:pt>
                <c:pt idx="94">
                  <c:v>0.12972643472498829</c:v>
                </c:pt>
                <c:pt idx="95">
                  <c:v>0.12703576962600657</c:v>
                </c:pt>
                <c:pt idx="96">
                  <c:v>0.12440436318531807</c:v>
                </c:pt>
                <c:pt idx="97">
                  <c:v>0.12183127445739612</c:v>
                </c:pt>
                <c:pt idx="98">
                  <c:v>0.11932030904414885</c:v>
                </c:pt>
                <c:pt idx="99">
                  <c:v>0.11686501624124276</c:v>
                </c:pt>
                <c:pt idx="100">
                  <c:v>0.11447414684207707</c:v>
                </c:pt>
                <c:pt idx="101">
                  <c:v>0.11212882966136305</c:v>
                </c:pt>
                <c:pt idx="102">
                  <c:v>0.10985231650856495</c:v>
                </c:pt>
                <c:pt idx="103">
                  <c:v>0.10761589809016285</c:v>
                </c:pt>
                <c:pt idx="104">
                  <c:v>0.10543918789291661</c:v>
                </c:pt>
                <c:pt idx="105">
                  <c:v>0.10332017856636966</c:v>
                </c:pt>
                <c:pt idx="106">
                  <c:v>0.101237772020818</c:v>
                </c:pt>
                <c:pt idx="107">
                  <c:v>9.9193097390894783E-2</c:v>
                </c:pt>
                <c:pt idx="108">
                  <c:v>9.7201000706022847E-2</c:v>
                </c:pt>
                <c:pt idx="109">
                  <c:v>9.5237163751810003E-2</c:v>
                </c:pt>
                <c:pt idx="110">
                  <c:v>9.3321545028373767E-2</c:v>
                </c:pt>
                <c:pt idx="111">
                  <c:v>8.9594302972124271E-2</c:v>
                </c:pt>
                <c:pt idx="112">
                  <c:v>8.7788314857519409E-2</c:v>
                </c:pt>
                <c:pt idx="113">
                  <c:v>8.6016566705144445E-2</c:v>
                </c:pt>
                <c:pt idx="114">
                  <c:v>8.42756188363495E-2</c:v>
                </c:pt>
                <c:pt idx="115">
                  <c:v>8.42756188363495E-2</c:v>
                </c:pt>
                <c:pt idx="116">
                  <c:v>8.2580244095906599E-2</c:v>
                </c:pt>
                <c:pt idx="117">
                  <c:v>8.0911926766837228E-2</c:v>
                </c:pt>
                <c:pt idx="118">
                  <c:v>7.9274221532242284E-2</c:v>
                </c:pt>
                <c:pt idx="119">
                  <c:v>7.7674175028623074E-2</c:v>
                </c:pt>
                <c:pt idx="120">
                  <c:v>7.6116931091527715E-2</c:v>
                </c:pt>
                <c:pt idx="121">
                  <c:v>7.4593833022107314E-2</c:v>
                </c:pt>
                <c:pt idx="122">
                  <c:v>7.3101347047161397E-2</c:v>
                </c:pt>
                <c:pt idx="123">
                  <c:v>7.1634632524702174E-2</c:v>
                </c:pt>
                <c:pt idx="124">
                  <c:v>7.0206789507453723E-2</c:v>
                </c:pt>
                <c:pt idx="125">
                  <c:v>6.8815716550405914E-2</c:v>
                </c:pt>
                <c:pt idx="126">
                  <c:v>6.7446598988985473E-2</c:v>
                </c:pt>
                <c:pt idx="127">
                  <c:v>6.6122688632656731E-2</c:v>
                </c:pt>
                <c:pt idx="128">
                  <c:v>6.482337877438081E-2</c:v>
                </c:pt>
                <c:pt idx="129">
                  <c:v>6.3551209967080496E-2</c:v>
                </c:pt>
                <c:pt idx="130">
                  <c:v>6.2308754128529577E-2</c:v>
                </c:pt>
                <c:pt idx="131">
                  <c:v>6.1092707494432776E-2</c:v>
                </c:pt>
                <c:pt idx="132">
                  <c:v>5.989884626486968E-2</c:v>
                </c:pt>
                <c:pt idx="133">
                  <c:v>5.8724870350775102E-2</c:v>
                </c:pt>
                <c:pt idx="134">
                  <c:v>5.7571333864514497E-2</c:v>
                </c:pt>
                <c:pt idx="135">
                  <c:v>5.6438749098652555E-2</c:v>
                </c:pt>
                <c:pt idx="136">
                  <c:v>5.5335730932236177E-2</c:v>
                </c:pt>
                <c:pt idx="137">
                  <c:v>5.4252524896634971E-2</c:v>
                </c:pt>
                <c:pt idx="138">
                  <c:v>5.3188451420080302E-2</c:v>
                </c:pt>
                <c:pt idx="139">
                  <c:v>5.2153651804362613E-2</c:v>
                </c:pt>
                <c:pt idx="140">
                  <c:v>5.1136782428406934E-2</c:v>
                </c:pt>
                <c:pt idx="141">
                  <c:v>5.0133054924977112E-2</c:v>
                </c:pt>
                <c:pt idx="142">
                  <c:v>4.9153980194351514E-2</c:v>
                </c:pt>
                <c:pt idx="143">
                  <c:v>4.8191152456489847E-2</c:v>
                </c:pt>
                <c:pt idx="144">
                  <c:v>4.7252297919664031E-2</c:v>
                </c:pt>
                <c:pt idx="145">
                  <c:v>4.6328132588006887E-2</c:v>
                </c:pt>
                <c:pt idx="146">
                  <c:v>4.5425493999015534E-2</c:v>
                </c:pt>
                <c:pt idx="147">
                  <c:v>4.4539572875551492E-2</c:v>
                </c:pt>
                <c:pt idx="148">
                  <c:v>4.3670337852764397E-2</c:v>
                </c:pt>
                <c:pt idx="149">
                  <c:v>4.2822368198884887E-2</c:v>
                </c:pt>
                <c:pt idx="150">
                  <c:v>4.1989443218485356E-2</c:v>
                </c:pt>
                <c:pt idx="151">
                  <c:v>4.1178442268861734E-2</c:v>
                </c:pt>
                <c:pt idx="152">
                  <c:v>4.0380740016019094E-2</c:v>
                </c:pt>
                <c:pt idx="153">
                  <c:v>3.960342491625847E-2</c:v>
                </c:pt>
                <c:pt idx="154">
                  <c:v>3.8840527192959814E-2</c:v>
                </c:pt>
                <c:pt idx="155">
                  <c:v>3.8088126239761065E-2</c:v>
                </c:pt>
                <c:pt idx="156">
                  <c:v>3.7354993759962991E-2</c:v>
                </c:pt>
                <c:pt idx="157">
                  <c:v>3.6639425596666816E-2</c:v>
                </c:pt>
                <c:pt idx="158">
                  <c:v>3.5936215184623858E-2</c:v>
                </c:pt>
                <c:pt idx="159">
                  <c:v>3.5244222934250814E-2</c:v>
                </c:pt>
                <c:pt idx="160">
                  <c:v>3.4568644955847175E-2</c:v>
                </c:pt>
                <c:pt idx="161">
                  <c:v>3.3908362569730635E-2</c:v>
                </c:pt>
                <c:pt idx="162">
                  <c:v>3.3254635437451351E-2</c:v>
                </c:pt>
                <c:pt idx="163">
                  <c:v>3.2613851533641901E-2</c:v>
                </c:pt>
                <c:pt idx="164">
                  <c:v>3.1985812214246769E-2</c:v>
                </c:pt>
                <c:pt idx="165">
                  <c:v>3.1370737033221859E-2</c:v>
                </c:pt>
                <c:pt idx="166">
                  <c:v>3.0767068202972838E-2</c:v>
                </c:pt>
                <c:pt idx="167">
                  <c:v>3.0172380175030582E-2</c:v>
                </c:pt>
                <c:pt idx="168">
                  <c:v>2.9593029559176452E-2</c:v>
                </c:pt>
                <c:pt idx="169">
                  <c:v>2.9026183063879649E-2</c:v>
                </c:pt>
                <c:pt idx="170">
                  <c:v>2.847003198273847E-2</c:v>
                </c:pt>
                <c:pt idx="171">
                  <c:v>2.7923028983108691E-2</c:v>
                </c:pt>
                <c:pt idx="172">
                  <c:v>2.7383720826898796E-2</c:v>
                </c:pt>
                <c:pt idx="173">
                  <c:v>2.6865008922777538E-2</c:v>
                </c:pt>
                <c:pt idx="174">
                  <c:v>2.6349161675037792E-2</c:v>
                </c:pt>
                <c:pt idx="175">
                  <c:v>2.584393665680192E-2</c:v>
                </c:pt>
                <c:pt idx="176">
                  <c:v>2.5349814795782938E-2</c:v>
                </c:pt>
                <c:pt idx="177">
                  <c:v>2.4866649722677232E-2</c:v>
                </c:pt>
                <c:pt idx="178">
                  <c:v>2.4392434087027199E-2</c:v>
                </c:pt>
                <c:pt idx="179">
                  <c:v>2.3928108834359797E-2</c:v>
                </c:pt>
                <c:pt idx="180">
                  <c:v>2.3469575624157996E-2</c:v>
                </c:pt>
                <c:pt idx="181">
                  <c:v>2.3021330085050144E-2</c:v>
                </c:pt>
                <c:pt idx="182">
                  <c:v>2.2581845794292451E-2</c:v>
                </c:pt>
                <c:pt idx="183">
                  <c:v>2.2153192832044272E-2</c:v>
                </c:pt>
                <c:pt idx="184">
                  <c:v>2.1730509646416752E-2</c:v>
                </c:pt>
                <c:pt idx="185">
                  <c:v>2.1316817718046242E-2</c:v>
                </c:pt>
                <c:pt idx="186">
                  <c:v>2.0909001471743519E-2</c:v>
                </c:pt>
                <c:pt idx="187">
                  <c:v>2.0510563315858578E-2</c:v>
                </c:pt>
                <c:pt idx="188">
                  <c:v>2.0120081377151128E-2</c:v>
                </c:pt>
                <c:pt idx="189">
                  <c:v>1.9736405611088373E-2</c:v>
                </c:pt>
                <c:pt idx="190">
                  <c:v>1.936019467953868E-2</c:v>
                </c:pt>
                <c:pt idx="191">
                  <c:v>1.8989263497889729E-2</c:v>
                </c:pt>
                <c:pt idx="192">
                  <c:v>1.862858862248409E-2</c:v>
                </c:pt>
                <c:pt idx="193">
                  <c:v>1.8273883523698811E-2</c:v>
                </c:pt>
                <c:pt idx="194">
                  <c:v>1.792736465099758E-2</c:v>
                </c:pt>
                <c:pt idx="195">
                  <c:v>1.7589575661795871E-2</c:v>
                </c:pt>
                <c:pt idx="196">
                  <c:v>1.7258007368021678E-2</c:v>
                </c:pt>
                <c:pt idx="197">
                  <c:v>1.6933318431544182E-2</c:v>
                </c:pt>
                <c:pt idx="198">
                  <c:v>1.6614107889023243E-2</c:v>
                </c:pt>
                <c:pt idx="199">
                  <c:v>1.5991505143783405E-2</c:v>
                </c:pt>
                <c:pt idx="200">
                  <c:v>1.5991505143783405E-2</c:v>
                </c:pt>
                <c:pt idx="201">
                  <c:v>1.539348198669566E-2</c:v>
                </c:pt>
                <c:pt idx="202">
                  <c:v>1.539348198669566E-2</c:v>
                </c:pt>
                <c:pt idx="203">
                  <c:v>1.4815542789131914E-2</c:v>
                </c:pt>
                <c:pt idx="204">
                  <c:v>1.4815542789131914E-2</c:v>
                </c:pt>
                <c:pt idx="205">
                  <c:v>1.4260353563418241E-2</c:v>
                </c:pt>
                <c:pt idx="206">
                  <c:v>1.4260353563418241E-2</c:v>
                </c:pt>
                <c:pt idx="207">
                  <c:v>1.3991797255094619E-2</c:v>
                </c:pt>
                <c:pt idx="208">
                  <c:v>1.3727966584306053E-2</c:v>
                </c:pt>
                <c:pt idx="209">
                  <c:v>1.3468161069382645E-2</c:v>
                </c:pt>
                <c:pt idx="210">
                  <c:v>1.3212673448932429E-2</c:v>
                </c:pt>
                <c:pt idx="211">
                  <c:v>1.2962538763035249E-2</c:v>
                </c:pt>
                <c:pt idx="212">
                  <c:v>1.2717516547833959E-2</c:v>
                </c:pt>
                <c:pt idx="213">
                  <c:v>1.2475819006827829E-2</c:v>
                </c:pt>
                <c:pt idx="214">
                  <c:v>1.2239192116716559E-2</c:v>
                </c:pt>
                <c:pt idx="215">
                  <c:v>1.2006308098812349E-2</c:v>
                </c:pt>
                <c:pt idx="216">
                  <c:v>1.1779947969894298E-2</c:v>
                </c:pt>
                <c:pt idx="217">
                  <c:v>1.1558104379505541E-2</c:v>
                </c:pt>
                <c:pt idx="218">
                  <c:v>1.1338194954921912E-2</c:v>
                </c:pt>
                <c:pt idx="219">
                  <c:v>1.1119780588231053E-2</c:v>
                </c:pt>
                <c:pt idx="220">
                  <c:v>1.09087369615008E-2</c:v>
                </c:pt>
                <c:pt idx="221">
                  <c:v>1.0701823040138678E-2</c:v>
                </c:pt>
                <c:pt idx="222">
                  <c:v>1.0499728850864002E-2</c:v>
                </c:pt>
                <c:pt idx="223">
                  <c:v>1.0299694286798319E-2</c:v>
                </c:pt>
                <c:pt idx="224">
                  <c:v>9.9133629633594775E-3</c:v>
                </c:pt>
                <c:pt idx="225">
                  <c:v>9.9133629633594775E-3</c:v>
                </c:pt>
                <c:pt idx="226">
                  <c:v>9.5407798995634768E-3</c:v>
                </c:pt>
                <c:pt idx="227">
                  <c:v>9.5407798995634768E-3</c:v>
                </c:pt>
                <c:pt idx="228">
                  <c:v>9.1820914647144907E-3</c:v>
                </c:pt>
                <c:pt idx="229">
                  <c:v>9.1820914647144907E-3</c:v>
                </c:pt>
                <c:pt idx="230">
                  <c:v>8.8376531271226848E-3</c:v>
                </c:pt>
                <c:pt idx="231">
                  <c:v>8.8376531271226848E-3</c:v>
                </c:pt>
                <c:pt idx="232">
                  <c:v>8.6700916386849153E-3</c:v>
                </c:pt>
                <c:pt idx="233">
                  <c:v>8.5062416576031068E-3</c:v>
                </c:pt>
                <c:pt idx="234">
                  <c:v>8.3482673585892776E-3</c:v>
                </c:pt>
                <c:pt idx="235">
                  <c:v>8.1923108649830066E-3</c:v>
                </c:pt>
                <c:pt idx="236">
                  <c:v>8.0383408119335219E-3</c:v>
                </c:pt>
                <c:pt idx="237">
                  <c:v>7.8849980559019921E-3</c:v>
                </c:pt>
                <c:pt idx="238">
                  <c:v>7.7348649696121997E-3</c:v>
                </c:pt>
                <c:pt idx="239">
                  <c:v>7.5887047644358921E-3</c:v>
                </c:pt>
                <c:pt idx="240">
                  <c:v>7.4458378686036815E-3</c:v>
                </c:pt>
                <c:pt idx="241">
                  <c:v>7.3076443355550033E-3</c:v>
                </c:pt>
                <c:pt idx="242">
                  <c:v>7.1674748168998395E-3</c:v>
                </c:pt>
                <c:pt idx="243">
                  <c:v>7.0312259046067934E-3</c:v>
                </c:pt>
                <c:pt idx="244">
                  <c:v>6.8988139590732724E-3</c:v>
                </c:pt>
                <c:pt idx="245">
                  <c:v>6.7667365719493514E-3</c:v>
                </c:pt>
                <c:pt idx="246">
                  <c:v>6.6403884975891831E-3</c:v>
                </c:pt>
                <c:pt idx="247">
                  <c:v>6.5135804054157918E-3</c:v>
                </c:pt>
                <c:pt idx="248">
                  <c:v>6.3896056047734505E-3</c:v>
                </c:pt>
                <c:pt idx="249">
                  <c:v>6.1507622651988132E-3</c:v>
                </c:pt>
                <c:pt idx="250">
                  <c:v>6.1507622651988132E-3</c:v>
                </c:pt>
                <c:pt idx="251">
                  <c:v>5.919927417553093E-3</c:v>
                </c:pt>
                <c:pt idx="252">
                  <c:v>5.919927417553093E-3</c:v>
                </c:pt>
                <c:pt idx="253">
                  <c:v>5.6971637915379124E-3</c:v>
                </c:pt>
                <c:pt idx="254">
                  <c:v>5.6971637915379124E-3</c:v>
                </c:pt>
                <c:pt idx="255">
                  <c:v>5.5889341460453965E-3</c:v>
                </c:pt>
                <c:pt idx="256">
                  <c:v>5.4836005217857005E-3</c:v>
                </c:pt>
                <c:pt idx="257">
                  <c:v>5.3793228475060824E-3</c:v>
                </c:pt>
                <c:pt idx="258">
                  <c:v>5.2777320954533469E-3</c:v>
                </c:pt>
                <c:pt idx="259">
                  <c:v>5.1766850008160134E-3</c:v>
                </c:pt>
                <c:pt idx="260">
                  <c:v>5.0790671298767747E-3</c:v>
                </c:pt>
                <c:pt idx="261">
                  <c:v>4.9822438351602109E-3</c:v>
                </c:pt>
                <c:pt idx="262">
                  <c:v>4.8873233413979332E-3</c:v>
                </c:pt>
                <c:pt idx="263">
                  <c:v>4.7946088421487575E-3</c:v>
                </c:pt>
                <c:pt idx="264">
                  <c:v>4.7035462250467801E-3</c:v>
                </c:pt>
                <c:pt idx="265">
                  <c:v>4.6142609494955866E-3</c:v>
                </c:pt>
                <c:pt idx="266">
                  <c:v>4.5246202056342432E-3</c:v>
                </c:pt>
                <c:pt idx="267">
                  <c:v>4.4381786765643194E-3</c:v>
                </c:pt>
                <c:pt idx="268">
                  <c:v>4.354539074174422E-3</c:v>
                </c:pt>
                <c:pt idx="269">
                  <c:v>4.2711190257408802E-3</c:v>
                </c:pt>
                <c:pt idx="270">
                  <c:v>4.190469539136381E-3</c:v>
                </c:pt>
                <c:pt idx="271">
                  <c:v>4.1096423183768997E-3</c:v>
                </c:pt>
                <c:pt idx="272">
                  <c:v>4.0306865337208508E-3</c:v>
                </c:pt>
                <c:pt idx="273">
                  <c:v>3.9531526223054239E-3</c:v>
                </c:pt>
                <c:pt idx="274">
                  <c:v>3.8765073816654024E-3</c:v>
                </c:pt>
                <c:pt idx="275">
                  <c:v>3.8012526494150952E-3</c:v>
                </c:pt>
                <c:pt idx="276">
                  <c:v>3.7285593799880144E-3</c:v>
                </c:pt>
                <c:pt idx="277">
                  <c:v>3.6556047368034405E-3</c:v>
                </c:pt>
                <c:pt idx="278">
                  <c:v>3.5854206554480359E-3</c:v>
                </c:pt>
                <c:pt idx="279">
                  <c:v>3.515048384987235E-3</c:v>
                </c:pt>
                <c:pt idx="280">
                  <c:v>3.4474257664550492E-3</c:v>
                </c:pt>
                <c:pt idx="281">
                  <c:v>3.3799390622767118E-3</c:v>
                </c:pt>
                <c:pt idx="282">
                  <c:v>3.3143865239036244E-3</c:v>
                </c:pt>
                <c:pt idx="283">
                  <c:v>3.2504858676777821E-3</c:v>
                </c:pt>
                <c:pt idx="284">
                  <c:v>3.1872020535195365E-3</c:v>
                </c:pt>
                <c:pt idx="285">
                  <c:v>3.1248069101366812E-3</c:v>
                </c:pt>
                <c:pt idx="286">
                  <c:v>3.0643145677082258E-3</c:v>
                </c:pt>
                <c:pt idx="287">
                  <c:v>3.0046168015024476E-3</c:v>
                </c:pt>
                <c:pt idx="288">
                  <c:v>2.9462049941833884E-3</c:v>
                </c:pt>
                <c:pt idx="289">
                  <c:v>2.8887341323912655E-3</c:v>
                </c:pt>
                <c:pt idx="290">
                  <c:v>2.832946517597198E-3</c:v>
                </c:pt>
                <c:pt idx="291">
                  <c:v>2.7766675201391102E-3</c:v>
                </c:pt>
                <c:pt idx="292">
                  <c:v>2.7243927686454845E-3</c:v>
                </c:pt>
                <c:pt idx="293">
                  <c:v>2.671407080531468E-3</c:v>
                </c:pt>
                <c:pt idx="294">
                  <c:v>2.6188918651809316E-3</c:v>
                </c:pt>
                <c:pt idx="295">
                  <c:v>2.567829887921912E-3</c:v>
                </c:pt>
                <c:pt idx="296">
                  <c:v>2.5185766170645499E-3</c:v>
                </c:pt>
                <c:pt idx="297">
                  <c:v>2.4707452194478391E-3</c:v>
                </c:pt>
                <c:pt idx="298">
                  <c:v>2.421586043143189E-3</c:v>
                </c:pt>
                <c:pt idx="299">
                  <c:v>2.3761070093436935E-3</c:v>
                </c:pt>
                <c:pt idx="300">
                  <c:v>2.3317989299776578E-3</c:v>
                </c:pt>
                <c:pt idx="301">
                  <c:v>2.2864035357805612E-3</c:v>
                </c:pt>
                <c:pt idx="302">
                  <c:v>2.2420222717624539E-3</c:v>
                </c:pt>
                <c:pt idx="303">
                  <c:v>2.2005056641261492E-3</c:v>
                </c:pt>
                <c:pt idx="304">
                  <c:v>2.1586544980803212E-3</c:v>
                </c:pt>
                <c:pt idx="305">
                  <c:v>2.1169915211398591E-3</c:v>
                </c:pt>
                <c:pt idx="306">
                  <c:v>2.0758199268634397E-3</c:v>
                </c:pt>
                <c:pt idx="307">
                  <c:v>2.0366347731437828E-3</c:v>
                </c:pt>
                <c:pt idx="308">
                  <c:v>1.9978259976348813E-3</c:v>
                </c:pt>
                <c:pt idx="309">
                  <c:v>1.9600940820067611E-3</c:v>
                </c:pt>
                <c:pt idx="310">
                  <c:v>1.9228326391420704E-3</c:v>
                </c:pt>
                <c:pt idx="311">
                  <c:v>1.8859371195378363E-3</c:v>
                </c:pt>
                <c:pt idx="312">
                  <c:v>1.8496898068521197E-3</c:v>
                </c:pt>
                <c:pt idx="313">
                  <c:v>1.8146448134507636E-3</c:v>
                </c:pt>
                <c:pt idx="314">
                  <c:v>1.7800284730116543E-3</c:v>
                </c:pt>
                <c:pt idx="315">
                  <c:v>1.7470221949185503E-3</c:v>
                </c:pt>
                <c:pt idx="316">
                  <c:v>1.7126044985351051E-3</c:v>
                </c:pt>
                <c:pt idx="317">
                  <c:v>1.6797341347958943E-3</c:v>
                </c:pt>
                <c:pt idx="318">
                  <c:v>1.6480974551919244E-3</c:v>
                </c:pt>
                <c:pt idx="319">
                  <c:v>1.6167012394448163E-3</c:v>
                </c:pt>
                <c:pt idx="320">
                  <c:v>1.5852632038965259E-3</c:v>
                </c:pt>
                <c:pt idx="321">
                  <c:v>1.555121582185267E-3</c:v>
                </c:pt>
                <c:pt idx="322">
                  <c:v>1.5248545010704336E-3</c:v>
                </c:pt>
                <c:pt idx="323">
                  <c:v>1.4955283654824797E-3</c:v>
                </c:pt>
                <c:pt idx="324">
                  <c:v>1.4672372699741061E-3</c:v>
                </c:pt>
                <c:pt idx="325">
                  <c:v>1.4390611789190145E-3</c:v>
                </c:pt>
                <c:pt idx="326">
                  <c:v>1.4111150967704971E-3</c:v>
                </c:pt>
                <c:pt idx="327">
                  <c:v>1.3847999868685922E-3</c:v>
                </c:pt>
                <c:pt idx="328">
                  <c:v>1.3572511928314221E-3</c:v>
                </c:pt>
                <c:pt idx="329">
                  <c:v>1.3306328893708508E-3</c:v>
                </c:pt>
                <c:pt idx="330">
                  <c:v>1.3048509819341683E-3</c:v>
                </c:pt>
                <c:pt idx="331">
                  <c:v>1.2806373170422905E-3</c:v>
                </c:pt>
                <c:pt idx="332">
                  <c:v>1.2551481482139801E-3</c:v>
                </c:pt>
                <c:pt idx="333">
                  <c:v>1.2313213164831596E-3</c:v>
                </c:pt>
                <c:pt idx="334">
                  <c:v>1.2070135570386019E-3</c:v>
                </c:pt>
                <c:pt idx="335">
                  <c:v>1.1833017297610843E-3</c:v>
                </c:pt>
                <c:pt idx="336">
                  <c:v>1.1603635688056603E-3</c:v>
                </c:pt>
                <c:pt idx="337">
                  <c:v>1.1378017860609792E-3</c:v>
                </c:pt>
                <c:pt idx="338">
                  <c:v>1.1155536518252761E-3</c:v>
                </c:pt>
                <c:pt idx="339">
                  <c:v>1.0939955443092825E-3</c:v>
                </c:pt>
                <c:pt idx="340">
                  <c:v>1.0723747070914978E-3</c:v>
                </c:pt>
                <c:pt idx="341">
                  <c:v>1.0513393470904418E-3</c:v>
                </c:pt>
                <c:pt idx="342">
                  <c:v>1.0303771717414957E-3</c:v>
                </c:pt>
                <c:pt idx="343">
                  <c:v>1.0099586538080535E-3</c:v>
                </c:pt>
                <c:pt idx="344">
                  <c:v>9.896028655764198E-4</c:v>
                </c:pt>
                <c:pt idx="345">
                  <c:v>9.7074213523750048E-4</c:v>
                </c:pt>
                <c:pt idx="346">
                  <c:v>9.5218459845724656E-4</c:v>
                </c:pt>
                <c:pt idx="347">
                  <c:v>9.3351205722371356E-4</c:v>
                </c:pt>
                <c:pt idx="348">
                  <c:v>9.1584319121885494E-4</c:v>
                </c:pt>
                <c:pt idx="349">
                  <c:v>8.9782931185413328E-4</c:v>
                </c:pt>
                <c:pt idx="350">
                  <c:v>8.8053682406002596E-4</c:v>
                </c:pt>
                <c:pt idx="351">
                  <c:v>8.6326524616651067E-4</c:v>
                </c:pt>
                <c:pt idx="352">
                  <c:v>8.4601457817359848E-4</c:v>
                </c:pt>
                <c:pt idx="353">
                  <c:v>8.2944348195011721E-4</c:v>
                </c:pt>
                <c:pt idx="354">
                  <c:v>8.1265283177034127E-4</c:v>
                </c:pt>
                <c:pt idx="355">
                  <c:v>7.9564262763429593E-4</c:v>
                </c:pt>
                <c:pt idx="356">
                  <c:v>7.8014839129157427E-4</c:v>
                </c:pt>
                <c:pt idx="357">
                  <c:v>7.6462279009795533E-4</c:v>
                </c:pt>
                <c:pt idx="358">
                  <c:v>7.4909718890433434E-4</c:v>
                </c:pt>
                <c:pt idx="359">
                  <c:v>7.3442889363520519E-4</c:v>
                </c:pt>
                <c:pt idx="360">
                  <c:v>7.193528553044304E-4</c:v>
                </c:pt>
                <c:pt idx="361">
                  <c:v>7.0486229419039123E-4</c:v>
                </c:pt>
                <c:pt idx="362">
                  <c:v>6.910303949451633E-4</c:v>
                </c:pt>
                <c:pt idx="363">
                  <c:v>6.769162120418723E-4</c:v>
                </c:pt>
                <c:pt idx="364">
                  <c:v>6.6386843406904511E-4</c:v>
                </c:pt>
                <c:pt idx="365">
                  <c:v>6.5005744472441994E-4</c:v>
                </c:pt>
                <c:pt idx="366">
                  <c:v>6.3664374349114354E-4</c:v>
                </c:pt>
                <c:pt idx="367">
                  <c:v>6.2423371748654432E-4</c:v>
                </c:pt>
                <c:pt idx="368">
                  <c:v>6.1154140782387846E-4</c:v>
                </c:pt>
                <c:pt idx="369">
                  <c:v>5.9799179223672249E-4</c:v>
                </c:pt>
                <c:pt idx="370">
                  <c:v>5.8505901871718825E-4</c:v>
                </c:pt>
                <c:pt idx="371">
                  <c:v>5.7330765458141295E-4</c:v>
                </c:pt>
                <c:pt idx="372">
                  <c:v>5.6114854738397813E-4</c:v>
                </c:pt>
                <c:pt idx="373">
                  <c:v>5.4934490849671569E-4</c:v>
                </c:pt>
                <c:pt idx="374">
                  <c:v>5.3699761219390321E-4</c:v>
                </c:pt>
                <c:pt idx="375">
                  <c:v>5.259990044796368E-4</c:v>
                </c:pt>
                <c:pt idx="376">
                  <c:v>5.1515722101984482E-4</c:v>
                </c:pt>
                <c:pt idx="377">
                  <c:v>5.0474409052230981E-4</c:v>
                </c:pt>
                <c:pt idx="378">
                  <c:v>4.946132436828355E-4</c:v>
                </c:pt>
                <c:pt idx="379">
                  <c:v>4.8379237012364184E-4</c:v>
                </c:pt>
                <c:pt idx="380">
                  <c:v>4.7356742873148384E-4</c:v>
                </c:pt>
                <c:pt idx="381">
                  <c:v>4.6375023040097014E-4</c:v>
                </c:pt>
                <c:pt idx="382">
                  <c:v>4.5397485187165449E-4</c:v>
                </c:pt>
                <c:pt idx="383">
                  <c:v>4.4448175700039947E-4</c:v>
                </c:pt>
                <c:pt idx="384">
                  <c:v>4.3589824280513894E-4</c:v>
                </c:pt>
                <c:pt idx="385">
                  <c:v>4.2677107119434393E-4</c:v>
                </c:pt>
                <c:pt idx="386">
                  <c:v>4.1727797632309558E-4</c:v>
                </c:pt>
                <c:pt idx="387">
                  <c:v>4.0853763787335114E-4</c:v>
                </c:pt>
                <c:pt idx="388">
                  <c:v>3.9983911922480617E-4</c:v>
                </c:pt>
                <c:pt idx="389">
                  <c:v>3.92112910954041E-4</c:v>
                </c:pt>
                <c:pt idx="390">
                  <c:v>3.8371758586415851E-4</c:v>
                </c:pt>
                <c:pt idx="391">
                  <c:v>3.7566727413413227E-4</c:v>
                </c:pt>
                <c:pt idx="392">
                  <c:v>3.6804561536635271E-4</c:v>
                </c:pt>
                <c:pt idx="393">
                  <c:v>3.6065396550514996E-4</c:v>
                </c:pt>
                <c:pt idx="394">
                  <c:v>3.5362823890439647E-4</c:v>
                </c:pt>
                <c:pt idx="395">
                  <c:v>3.4625749894379089E-4</c:v>
                </c:pt>
                <c:pt idx="396">
                  <c:v>3.3909585798915632E-4</c:v>
                </c:pt>
                <c:pt idx="397">
                  <c:v>3.3150556407227441E-4</c:v>
                </c:pt>
                <c:pt idx="398">
                  <c:v>3.248457607319826E-4</c:v>
                </c:pt>
                <c:pt idx="399">
                  <c:v>3.1866688510542851E-4</c:v>
                </c:pt>
                <c:pt idx="400">
                  <c:v>3.0543091802723315E-4</c:v>
                </c:pt>
                <c:pt idx="401">
                  <c:v>3.0543091802723315E-4</c:v>
                </c:pt>
                <c:pt idx="402">
                  <c:v>2.9881293448813582E-4</c:v>
                </c:pt>
                <c:pt idx="403">
                  <c:v>2.9303134697293256E-4</c:v>
                </c:pt>
                <c:pt idx="404">
                  <c:v>2.8154135659462211E-4</c:v>
                </c:pt>
                <c:pt idx="405">
                  <c:v>2.8154135659462211E-4</c:v>
                </c:pt>
                <c:pt idx="406">
                  <c:v>2.7566567452673625E-4</c:v>
                </c:pt>
                <c:pt idx="407">
                  <c:v>2.7002000136541672E-4</c:v>
                </c:pt>
                <c:pt idx="408">
                  <c:v>2.5886456939666684E-4</c:v>
                </c:pt>
                <c:pt idx="409">
                  <c:v>2.5886456939666684E-4</c:v>
                </c:pt>
                <c:pt idx="410">
                  <c:v>2.5377300860118568E-4</c:v>
                </c:pt>
                <c:pt idx="411">
                  <c:v>2.485664433524133E-4</c:v>
                </c:pt>
                <c:pt idx="412">
                  <c:v>2.3915698808355256E-4</c:v>
                </c:pt>
                <c:pt idx="413">
                  <c:v>2.3915698808355256E-4</c:v>
                </c:pt>
                <c:pt idx="414">
                  <c:v>2.3455680995210912E-4</c:v>
                </c:pt>
                <c:pt idx="415">
                  <c:v>2.3000890657216133E-4</c:v>
                </c:pt>
                <c:pt idx="416">
                  <c:v>2.2527281408683453E-4</c:v>
                </c:pt>
                <c:pt idx="417">
                  <c:v>2.2106992406674528E-4</c:v>
                </c:pt>
                <c:pt idx="418">
                  <c:v>2.1673111969277027E-4</c:v>
                </c:pt>
                <c:pt idx="419">
                  <c:v>2.1226685591520806E-4</c:v>
                </c:pt>
                <c:pt idx="420">
                  <c:v>2.0863898816154855E-4</c:v>
                </c:pt>
                <c:pt idx="421">
                  <c:v>2.0450928279354787E-4</c:v>
                </c:pt>
                <c:pt idx="422">
                  <c:v>2.0039003237584541E-4</c:v>
                </c:pt>
                <c:pt idx="423">
                  <c:v>1.9654261066591136E-4</c:v>
                </c:pt>
                <c:pt idx="424">
                  <c:v>1.9260109440328966E-4</c:v>
                </c:pt>
                <c:pt idx="425">
                  <c:v>1.8541854354805904E-4</c:v>
                </c:pt>
                <c:pt idx="426">
                  <c:v>1.8541854354805904E-4</c:v>
                </c:pt>
                <c:pt idx="427">
                  <c:v>1.8216705400515195E-4</c:v>
                </c:pt>
                <c:pt idx="428">
                  <c:v>1.7841372684790593E-4</c:v>
                </c:pt>
                <c:pt idx="429">
                  <c:v>1.7142982004835094E-4</c:v>
                </c:pt>
                <c:pt idx="430">
                  <c:v>1.7142982004835094E-4</c:v>
                </c:pt>
                <c:pt idx="431">
                  <c:v>1.6829333495873091E-4</c:v>
                </c:pt>
                <c:pt idx="432">
                  <c:v>1.6527185432239721E-4</c:v>
                </c:pt>
                <c:pt idx="433">
                  <c:v>1.5935435245331348E-4</c:v>
                </c:pt>
                <c:pt idx="434">
                  <c:v>1.5935435245331348E-4</c:v>
                </c:pt>
                <c:pt idx="435">
                  <c:v>1.5617604756249637E-4</c:v>
                </c:pt>
                <c:pt idx="436">
                  <c:v>1.5315456692616331E-4</c:v>
                </c:pt>
                <c:pt idx="437">
                  <c:v>1.4765526306902903E-4</c:v>
                </c:pt>
                <c:pt idx="438">
                  <c:v>1.4765526306902903E-4</c:v>
                </c:pt>
                <c:pt idx="439">
                  <c:v>1.4474878688598074E-4</c:v>
                </c:pt>
                <c:pt idx="440">
                  <c:v>1.4216641416219222E-4</c:v>
                </c:pt>
                <c:pt idx="441">
                  <c:v>1.3966768104079505E-4</c:v>
                </c:pt>
                <c:pt idx="442">
                  <c:v>1.3718985781999447E-4</c:v>
                </c:pt>
                <c:pt idx="443">
                  <c:v>1.343356563884411E-4</c:v>
                </c:pt>
                <c:pt idx="444">
                  <c:v>1.3189965296883611E-4</c:v>
                </c:pt>
                <c:pt idx="445">
                  <c:v>1.2961001885341229E-4</c:v>
                </c:pt>
                <c:pt idx="446">
                  <c:v>1.2745629909187401E-4</c:v>
                </c:pt>
                <c:pt idx="447">
                  <c:v>1.2504120557286588E-4</c:v>
                </c:pt>
                <c:pt idx="448">
                  <c:v>1.2295021551311805E-4</c:v>
                </c:pt>
                <c:pt idx="449">
                  <c:v>1.2072331109948762E-4</c:v>
                </c:pt>
                <c:pt idx="450">
                  <c:v>1.1641587157640994E-4</c:v>
                </c:pt>
                <c:pt idx="451">
                  <c:v>1.1641587157640994E-4</c:v>
                </c:pt>
                <c:pt idx="452">
                  <c:v>1.1454443547293551E-4</c:v>
                </c:pt>
                <c:pt idx="453">
                  <c:v>1.1265208946886545E-4</c:v>
                </c:pt>
                <c:pt idx="454">
                  <c:v>1.0872102815654063E-4</c:v>
                </c:pt>
                <c:pt idx="455">
                  <c:v>1.0872102815654063E-4</c:v>
                </c:pt>
                <c:pt idx="456">
                  <c:v>1.0694368660575607E-4</c:v>
                </c:pt>
                <c:pt idx="457">
                  <c:v>1.0517680000526928E-4</c:v>
                </c:pt>
                <c:pt idx="458">
                  <c:v>1.012771035438414E-4</c:v>
                </c:pt>
                <c:pt idx="459">
                  <c:v>1.012771035438414E-4</c:v>
                </c:pt>
                <c:pt idx="460">
                  <c:v>9.9552036744551288E-5</c:v>
                </c:pt>
                <c:pt idx="461">
                  <c:v>9.7753785293168028E-5</c:v>
                </c:pt>
                <c:pt idx="462">
                  <c:v>9.4199102191599364E-5</c:v>
                </c:pt>
                <c:pt idx="463">
                  <c:v>9.4199102191599364E-5</c:v>
                </c:pt>
                <c:pt idx="464">
                  <c:v>9.2536765094100674E-5</c:v>
                </c:pt>
                <c:pt idx="465">
                  <c:v>9.0916247797795705E-5</c:v>
                </c:pt>
                <c:pt idx="466">
                  <c:v>8.9400280004479243E-5</c:v>
                </c:pt>
                <c:pt idx="467">
                  <c:v>8.7706578056085031E-5</c:v>
                </c:pt>
                <c:pt idx="468">
                  <c:v>8.6201065213067243E-5</c:v>
                </c:pt>
                <c:pt idx="469">
                  <c:v>8.4653732568854622E-5</c:v>
                </c:pt>
                <c:pt idx="470">
                  <c:v>8.3085490024044394E-5</c:v>
                </c:pt>
                <c:pt idx="471">
                  <c:v>8.1590432131325213E-5</c:v>
                </c:pt>
                <c:pt idx="472">
                  <c:v>8.0283563343982997E-5</c:v>
                </c:pt>
                <c:pt idx="473">
                  <c:v>7.9133518811122524E-5</c:v>
                </c:pt>
                <c:pt idx="474">
                  <c:v>7.7513001514818681E-5</c:v>
                </c:pt>
                <c:pt idx="475">
                  <c:v>7.4826079288043868E-5</c:v>
                </c:pt>
                <c:pt idx="476">
                  <c:v>7.4826079288043868E-5</c:v>
                </c:pt>
                <c:pt idx="477">
                  <c:v>7.3310111494727311E-5</c:v>
                </c:pt>
                <c:pt idx="478">
                  <c:v>7.2180976862463848E-5</c:v>
                </c:pt>
                <c:pt idx="479">
                  <c:v>6.9473144735091442E-5</c:v>
                </c:pt>
                <c:pt idx="480">
                  <c:v>6.9473144735091442E-5</c:v>
                </c:pt>
                <c:pt idx="481">
                  <c:v>6.8281280401035648E-5</c:v>
                </c:pt>
                <c:pt idx="482">
                  <c:v>6.6911681911901888E-5</c:v>
                </c:pt>
                <c:pt idx="483">
                  <c:v>6.4768417100661207E-5</c:v>
                </c:pt>
                <c:pt idx="484">
                  <c:v>6.4768417100661207E-5</c:v>
                </c:pt>
                <c:pt idx="485">
                  <c:v>6.3796106722878633E-5</c:v>
                </c:pt>
                <c:pt idx="486">
                  <c:v>6.2625152289419781E-5</c:v>
                </c:pt>
                <c:pt idx="487">
                  <c:v>6.0502797378777289E-5</c:v>
                </c:pt>
                <c:pt idx="488">
                  <c:v>6.0502797378777289E-5</c:v>
                </c:pt>
                <c:pt idx="489">
                  <c:v>5.9269113243526662E-5</c:v>
                </c:pt>
                <c:pt idx="490">
                  <c:v>5.8139978611262704E-5</c:v>
                </c:pt>
                <c:pt idx="491">
                  <c:v>5.7209488034675688E-5</c:v>
                </c:pt>
                <c:pt idx="492">
                  <c:v>5.6331272209582023E-5</c:v>
                </c:pt>
                <c:pt idx="493">
                  <c:v>5.5275322229409417E-5</c:v>
                </c:pt>
                <c:pt idx="494">
                  <c:v>5.4438926205511426E-5</c:v>
                </c:pt>
                <c:pt idx="495">
                  <c:v>5.3665259883404424E-5</c:v>
                </c:pt>
                <c:pt idx="496">
                  <c:v>5.2598854952934173E-5</c:v>
                </c:pt>
                <c:pt idx="497">
                  <c:v>5.1825188630827042E-5</c:v>
                </c:pt>
                <c:pt idx="498">
                  <c:v>5.1030612408123783E-5</c:v>
                </c:pt>
                <c:pt idx="499">
                  <c:v>5.017330648362702E-5</c:v>
                </c:pt>
                <c:pt idx="500">
                  <c:v>4.8479604535232415E-5</c:v>
                </c:pt>
                <c:pt idx="501">
                  <c:v>4.8479604535232415E-5</c:v>
                </c:pt>
                <c:pt idx="502">
                  <c:v>4.7726848113723507E-5</c:v>
                </c:pt>
                <c:pt idx="503">
                  <c:v>4.6984546642512962E-5</c:v>
                </c:pt>
                <c:pt idx="504">
                  <c:v>4.5499943700092774E-5</c:v>
                </c:pt>
                <c:pt idx="505">
                  <c:v>4.5499943700092774E-5</c:v>
                </c:pt>
                <c:pt idx="506">
                  <c:v>4.4789007079779099E-5</c:v>
                </c:pt>
                <c:pt idx="507">
                  <c:v>4.4098980360062597E-5</c:v>
                </c:pt>
                <c:pt idx="508">
                  <c:v>4.2698017020032407E-5</c:v>
                </c:pt>
                <c:pt idx="509">
                  <c:v>4.2698017020032407E-5</c:v>
                </c:pt>
                <c:pt idx="510">
                  <c:v>4.2049810101510393E-5</c:v>
                </c:pt>
                <c:pt idx="511">
                  <c:v>4.1422513083586527E-5</c:v>
                </c:pt>
                <c:pt idx="512">
                  <c:v>4.0910220518948926E-5</c:v>
                </c:pt>
                <c:pt idx="513">
                  <c:v>4.03247433022191E-5</c:v>
                </c:pt>
                <c:pt idx="514">
                  <c:v>3.9613806681905622E-5</c:v>
                </c:pt>
                <c:pt idx="515">
                  <c:v>3.9080604216670002E-5</c:v>
                </c:pt>
                <c:pt idx="516">
                  <c:v>3.8421942347849774E-5</c:v>
                </c:pt>
                <c:pt idx="517">
                  <c:v>3.7815555230523087E-5</c:v>
                </c:pt>
                <c:pt idx="518">
                  <c:v>3.7355537417378913E-5</c:v>
                </c:pt>
                <c:pt idx="519">
                  <c:v>3.6801425051545876E-5</c:v>
                </c:pt>
                <c:pt idx="520">
                  <c:v>3.6289132486908045E-5</c:v>
                </c:pt>
                <c:pt idx="521">
                  <c:v>3.5829114673763648E-5</c:v>
                </c:pt>
                <c:pt idx="522">
                  <c:v>3.5243637457034547E-5</c:v>
                </c:pt>
                <c:pt idx="523">
                  <c:v>3.4595430538512682E-5</c:v>
                </c:pt>
                <c:pt idx="524">
                  <c:v>3.4020408272082201E-5</c:v>
                </c:pt>
                <c:pt idx="525">
                  <c:v>3.3560390458937898E-5</c:v>
                </c:pt>
                <c:pt idx="526">
                  <c:v>3.3142192446988482E-5</c:v>
                </c:pt>
                <c:pt idx="527">
                  <c:v>3.2640354832649448E-5</c:v>
                </c:pt>
                <c:pt idx="528">
                  <c:v>3.2128062268011359E-5</c:v>
                </c:pt>
                <c:pt idx="529">
                  <c:v>3.1542585051282076E-5</c:v>
                </c:pt>
                <c:pt idx="530">
                  <c:v>3.117666179082652E-5</c:v>
                </c:pt>
                <c:pt idx="531">
                  <c:v>3.0737553878279884E-5</c:v>
                </c:pt>
                <c:pt idx="532">
                  <c:v>3.0267081114836456E-5</c:v>
                </c:pt>
                <c:pt idx="533">
                  <c:v>2.9848883102887095E-5</c:v>
                </c:pt>
                <c:pt idx="534">
                  <c:v>2.9451594991535204E-5</c:v>
                </c:pt>
                <c:pt idx="535">
                  <c:v>2.9022942029287327E-5</c:v>
                </c:pt>
                <c:pt idx="536">
                  <c:v>2.8657018768831599E-5</c:v>
                </c:pt>
                <c:pt idx="537">
                  <c:v>2.8207455905985814E-5</c:v>
                </c:pt>
                <c:pt idx="538">
                  <c:v>2.7831077695231754E-5</c:v>
                </c:pt>
                <c:pt idx="539">
                  <c:v>2.7433789583879914E-5</c:v>
                </c:pt>
                <c:pt idx="540">
                  <c:v>2.697377177073539E-5</c:v>
                </c:pt>
                <c:pt idx="541">
                  <c:v>2.6607848510279936E-5</c:v>
                </c:pt>
                <c:pt idx="542">
                  <c:v>2.6189650498330114E-5</c:v>
                </c:pt>
                <c:pt idx="543">
                  <c:v>2.5792362386978349E-5</c:v>
                </c:pt>
                <c:pt idx="544">
                  <c:v>2.540552922592519E-5</c:v>
                </c:pt>
                <c:pt idx="545">
                  <c:v>2.5060515866066878E-5</c:v>
                </c:pt>
                <c:pt idx="546">
                  <c:v>2.4736412406806159E-5</c:v>
                </c:pt>
                <c:pt idx="547">
                  <c:v>2.4370489146350186E-5</c:v>
                </c:pt>
                <c:pt idx="548">
                  <c:v>2.3920926283504605E-5</c:v>
                </c:pt>
                <c:pt idx="549">
                  <c:v>2.350272827155524E-5</c:v>
                </c:pt>
                <c:pt idx="550">
                  <c:v>2.31263500608008E-5</c:v>
                </c:pt>
                <c:pt idx="551">
                  <c:v>2.2760426800345048E-5</c:v>
                </c:pt>
                <c:pt idx="552">
                  <c:v>2.2540872844071916E-5</c:v>
                </c:pt>
                <c:pt idx="553">
                  <c:v>2.2195859484213753E-5</c:v>
                </c:pt>
                <c:pt idx="554">
                  <c:v>2.1767206521965612E-5</c:v>
                </c:pt>
                <c:pt idx="555">
                  <c:v>2.1422193162107138E-5</c:v>
                </c:pt>
                <c:pt idx="556">
                  <c:v>2.1171274354937482E-5</c:v>
                </c:pt>
                <c:pt idx="557">
                  <c:v>2.0909900597469415E-5</c:v>
                </c:pt>
                <c:pt idx="558">
                  <c:v>2.0658981790299451E-5</c:v>
                </c:pt>
                <c:pt idx="559">
                  <c:v>2.0272148629246597E-5</c:v>
                </c:pt>
                <c:pt idx="560">
                  <c:v>1.9958500120284386E-5</c:v>
                </c:pt>
                <c:pt idx="561">
                  <c:v>1.9603031810127498E-5</c:v>
                </c:pt>
                <c:pt idx="562">
                  <c:v>1.9331203102360297E-5</c:v>
                </c:pt>
                <c:pt idx="563">
                  <c:v>1.8954824891605904E-5</c:v>
                </c:pt>
                <c:pt idx="564">
                  <c:v>1.8672541233540065E-5</c:v>
                </c:pt>
                <c:pt idx="565">
                  <c:v>1.837980262517543E-5</c:v>
                </c:pt>
                <c:pt idx="566">
                  <c:v>1.8087064016810927E-5</c:v>
                </c:pt>
                <c:pt idx="567">
                  <c:v>1.7846600159939952E-5</c:v>
                </c:pt>
                <c:pt idx="568">
                  <c:v>1.7647956104263983E-5</c:v>
                </c:pt>
                <c:pt idx="569">
                  <c:v>1.7365672446198199E-5</c:v>
                </c:pt>
                <c:pt idx="570">
                  <c:v>1.7072933837833523E-5</c:v>
                </c:pt>
                <c:pt idx="571">
                  <c:v>1.6801105130066593E-5</c:v>
                </c:pt>
                <c:pt idx="572">
                  <c:v>1.6529276422299303E-5</c:v>
                </c:pt>
                <c:pt idx="573">
                  <c:v>1.6288812565428501E-5</c:v>
                </c:pt>
                <c:pt idx="574">
                  <c:v>1.598561900676529E-5</c:v>
                </c:pt>
                <c:pt idx="575">
                  <c:v>1.5724245249296868E-5</c:v>
                </c:pt>
                <c:pt idx="576">
                  <c:v>1.5494236342724581E-5</c:v>
                </c:pt>
                <c:pt idx="577">
                  <c:v>1.5222407634957672E-5</c:v>
                </c:pt>
                <c:pt idx="578">
                  <c:v>1.4992398728385407E-5</c:v>
                </c:pt>
                <c:pt idx="579">
                  <c:v>1.4846029424203162E-5</c:v>
                </c:pt>
                <c:pt idx="580">
                  <c:v>1.4636930418228382E-5</c:v>
                </c:pt>
                <c:pt idx="581">
                  <c:v>1.4354646760162521E-5</c:v>
                </c:pt>
                <c:pt idx="582">
                  <c:v>1.4156002704486547E-5</c:v>
                </c:pt>
                <c:pt idx="583">
                  <c:v>1.3884173996719645E-5</c:v>
                </c:pt>
                <c:pt idx="584">
                  <c:v>1.3622800239251298E-5</c:v>
                </c:pt>
                <c:pt idx="585">
                  <c:v>1.3434611133873869E-5</c:v>
                </c:pt>
                <c:pt idx="586">
                  <c:v>1.3141872525509404E-5</c:v>
                </c:pt>
                <c:pt idx="587">
                  <c:v>1.3016413121924479E-5</c:v>
                </c:pt>
                <c:pt idx="588">
                  <c:v>1.2828224016547394E-5</c:v>
                </c:pt>
                <c:pt idx="589">
                  <c:v>1.2681854712365194E-5</c:v>
                </c:pt>
                <c:pt idx="590">
                  <c:v>1.2420480954896629E-5</c:v>
                </c:pt>
                <c:pt idx="591">
                  <c:v>1.2242746799818262E-5</c:v>
                </c:pt>
                <c:pt idx="592">
                  <c:v>1.2054557694441002E-5</c:v>
                </c:pt>
                <c:pt idx="593">
                  <c:v>1.1835003738167661E-5</c:v>
                </c:pt>
                <c:pt idx="594">
                  <c:v>1.1678179483686627E-5</c:v>
                </c:pt>
                <c:pt idx="595">
                  <c:v>1.1521355229205653E-5</c:v>
                </c:pt>
                <c:pt idx="596">
                  <c:v>1.1374985925023165E-5</c:v>
                </c:pt>
                <c:pt idx="597">
                  <c:v>1.1197251769944705E-5</c:v>
                </c:pt>
                <c:pt idx="598">
                  <c:v>1.0977697813671255E-5</c:v>
                </c:pt>
                <c:pt idx="599">
                  <c:v>1.0862693360385286E-5</c:v>
                </c:pt>
                <c:pt idx="600">
                  <c:v>1.0664049304709316E-5</c:v>
                </c:pt>
                <c:pt idx="601">
                  <c:v>1.055949980172187E-5</c:v>
                </c:pt>
                <c:pt idx="602">
                  <c:v>1.0381765646643529E-5</c:v>
                </c:pt>
                <c:pt idx="603">
                  <c:v>1.0224941392162499E-5</c:v>
                </c:pt>
                <c:pt idx="604">
                  <c:v>1.0099481988577601E-5</c:v>
                </c:pt>
                <c:pt idx="605">
                  <c:v>9.9844775352915744E-6</c:v>
                </c:pt>
                <c:pt idx="606">
                  <c:v>9.7753785293168208E-6</c:v>
                </c:pt>
                <c:pt idx="607">
                  <c:v>9.587189423939599E-6</c:v>
                </c:pt>
                <c:pt idx="608">
                  <c:v>9.3780904179649979E-6</c:v>
                </c:pt>
                <c:pt idx="609">
                  <c:v>9.1794463622890847E-6</c:v>
                </c:pt>
                <c:pt idx="610">
                  <c:v>9.0330770581067418E-6</c:v>
                </c:pt>
                <c:pt idx="611">
                  <c:v>8.8239780521319746E-6</c:v>
                </c:pt>
                <c:pt idx="612">
                  <c:v>8.6985186485471228E-6</c:v>
                </c:pt>
                <c:pt idx="613">
                  <c:v>8.6253339964560683E-6</c:v>
                </c:pt>
                <c:pt idx="614">
                  <c:v>8.4894196425725217E-6</c:v>
                </c:pt>
                <c:pt idx="615">
                  <c:v>8.3953250898838727E-6</c:v>
                </c:pt>
                <c:pt idx="616">
                  <c:v>8.2280458851040725E-6</c:v>
                </c:pt>
                <c:pt idx="617">
                  <c:v>8.0607666803244198E-6</c:v>
                </c:pt>
                <c:pt idx="618">
                  <c:v>7.9353072767395646E-6</c:v>
                </c:pt>
                <c:pt idx="619">
                  <c:v>7.8098478731547788E-6</c:v>
                </c:pt>
                <c:pt idx="620">
                  <c:v>7.6843884695699203E-6</c:v>
                </c:pt>
                <c:pt idx="621">
                  <c:v>7.5066543144914736E-6</c:v>
                </c:pt>
                <c:pt idx="622">
                  <c:v>7.4334696624003547E-6</c:v>
                </c:pt>
                <c:pt idx="623">
                  <c:v>7.2871003582179914E-6</c:v>
                </c:pt>
                <c:pt idx="624">
                  <c:v>7.203460755828193E-6</c:v>
                </c:pt>
                <c:pt idx="625">
                  <c:v>7.0989112528407629E-6</c:v>
                </c:pt>
                <c:pt idx="626">
                  <c:v>6.9943617498534792E-6</c:v>
                </c:pt>
                <c:pt idx="627">
                  <c:v>6.9107221474636122E-6</c:v>
                </c:pt>
                <c:pt idx="628">
                  <c:v>6.8166275947750055E-6</c:v>
                </c:pt>
                <c:pt idx="629">
                  <c:v>6.6807132408914124E-6</c:v>
                </c:pt>
                <c:pt idx="630">
                  <c:v>6.5029790858129607E-6</c:v>
                </c:pt>
                <c:pt idx="631">
                  <c:v>6.3775196822281233E-6</c:v>
                </c:pt>
                <c:pt idx="632">
                  <c:v>6.1579657259547038E-6</c:v>
                </c:pt>
                <c:pt idx="633">
                  <c:v>6.0534162229672914E-6</c:v>
                </c:pt>
                <c:pt idx="634">
                  <c:v>5.9070469187850501E-6</c:v>
                </c:pt>
                <c:pt idx="635">
                  <c:v>5.7711325649015171E-6</c:v>
                </c:pt>
                <c:pt idx="636">
                  <c:v>5.6143083104204524E-6</c:v>
                </c:pt>
                <c:pt idx="637">
                  <c:v>5.4993038571344291E-6</c:v>
                </c:pt>
                <c:pt idx="638">
                  <c:v>5.3842994038483568E-6</c:v>
                </c:pt>
                <c:pt idx="639">
                  <c:v>5.2274751493672734E-6</c:v>
                </c:pt>
                <c:pt idx="640">
                  <c:v>5.0601959445875113E-6</c:v>
                </c:pt>
                <c:pt idx="641">
                  <c:v>4.9556464416002413E-6</c:v>
                </c:pt>
                <c:pt idx="642">
                  <c:v>4.8301870380153513E-6</c:v>
                </c:pt>
                <c:pt idx="643">
                  <c:v>4.7047276344305893E-6</c:v>
                </c:pt>
                <c:pt idx="644">
                  <c:v>4.5897231811445669E-6</c:v>
                </c:pt>
                <c:pt idx="645">
                  <c:v>4.4956286284558993E-6</c:v>
                </c:pt>
                <c:pt idx="646">
                  <c:v>4.4119890260659704E-6</c:v>
                </c:pt>
                <c:pt idx="647">
                  <c:v>4.3388043739748726E-6</c:v>
                </c:pt>
                <c:pt idx="648">
                  <c:v>4.276074672182462E-6</c:v>
                </c:pt>
                <c:pt idx="649">
                  <c:v>4.1192504177014268E-6</c:v>
                </c:pt>
                <c:pt idx="650">
                  <c:v>4.0251558650127905E-6</c:v>
                </c:pt>
                <c:pt idx="651">
                  <c:v>3.9310613123242076E-6</c:v>
                </c:pt>
                <c:pt idx="652">
                  <c:v>3.8474217099343583E-6</c:v>
                </c:pt>
                <c:pt idx="653">
                  <c:v>3.8056019087394083E-6</c:v>
                </c:pt>
                <c:pt idx="654">
                  <c:v>3.7324172566482631E-6</c:v>
                </c:pt>
                <c:pt idx="655">
                  <c:v>3.6383227039596517E-6</c:v>
                </c:pt>
                <c:pt idx="656">
                  <c:v>3.5546831015697623E-6</c:v>
                </c:pt>
                <c:pt idx="657">
                  <c:v>3.4083137973875125E-6</c:v>
                </c:pt>
                <c:pt idx="658">
                  <c:v>3.3246741949976073E-6</c:v>
                </c:pt>
                <c:pt idx="659">
                  <c:v>3.2305796423090134E-6</c:v>
                </c:pt>
                <c:pt idx="660">
                  <c:v>3.1364850896203783E-6</c:v>
                </c:pt>
                <c:pt idx="661">
                  <c:v>3.0423905369317827E-6</c:v>
                </c:pt>
                <c:pt idx="662">
                  <c:v>2.9796608351393491E-6</c:v>
                </c:pt>
                <c:pt idx="663">
                  <c:v>2.8332915309570901E-6</c:v>
                </c:pt>
                <c:pt idx="664">
                  <c:v>2.7601068788659724E-6</c:v>
                </c:pt>
                <c:pt idx="665">
                  <c:v>2.7078321273722743E-6</c:v>
                </c:pt>
                <c:pt idx="666">
                  <c:v>2.6346474752811092E-6</c:v>
                </c:pt>
                <c:pt idx="667">
                  <c:v>2.5510078728912519E-6</c:v>
                </c:pt>
                <c:pt idx="668">
                  <c:v>2.4882781710988192E-6</c:v>
                </c:pt>
                <c:pt idx="669">
                  <c:v>2.4360034196051439E-6</c:v>
                </c:pt>
                <c:pt idx="670">
                  <c:v>2.3837286681115123E-6</c:v>
                </c:pt>
                <c:pt idx="671">
                  <c:v>2.3628187675140216E-6</c:v>
                </c:pt>
                <c:pt idx="672">
                  <c:v>2.3419088669165601E-6</c:v>
                </c:pt>
                <c:pt idx="673">
                  <c:v>2.3314539166178002E-6</c:v>
                </c:pt>
                <c:pt idx="674">
                  <c:v>2.3000890657216215E-6</c:v>
                </c:pt>
                <c:pt idx="675">
                  <c:v>2.2582692645266838E-6</c:v>
                </c:pt>
                <c:pt idx="676">
                  <c:v>2.2059945130330174E-6</c:v>
                </c:pt>
                <c:pt idx="677">
                  <c:v>2.1746296621368049E-6</c:v>
                </c:pt>
                <c:pt idx="678">
                  <c:v>2.1328098609418442E-6</c:v>
                </c:pt>
                <c:pt idx="679">
                  <c:v>2.0805351094481812E-6</c:v>
                </c:pt>
                <c:pt idx="680">
                  <c:v>2.0387153082532439E-6</c:v>
                </c:pt>
                <c:pt idx="681">
                  <c:v>2.0073504573570665E-6</c:v>
                </c:pt>
                <c:pt idx="682">
                  <c:v>1.9864405567595856E-6</c:v>
                </c:pt>
                <c:pt idx="683">
                  <c:v>1.9759856064608493E-6</c:v>
                </c:pt>
                <c:pt idx="684">
                  <c:v>1.9550757058633811E-6</c:v>
                </c:pt>
                <c:pt idx="685">
                  <c:v>1.9341658052659112E-6</c:v>
                </c:pt>
                <c:pt idx="686">
                  <c:v>1.8923460040709721E-6</c:v>
                </c:pt>
                <c:pt idx="687">
                  <c:v>1.8191613519798189E-6</c:v>
                </c:pt>
                <c:pt idx="688">
                  <c:v>1.7564316501874029E-6</c:v>
                </c:pt>
                <c:pt idx="689">
                  <c:v>1.7041568986937495E-6</c:v>
                </c:pt>
                <c:pt idx="690">
                  <c:v>1.6832469980962798E-6</c:v>
                </c:pt>
                <c:pt idx="691">
                  <c:v>1.6414271969013407E-6</c:v>
                </c:pt>
                <c:pt idx="692">
                  <c:v>1.5996073957063949E-6</c:v>
                </c:pt>
                <c:pt idx="693">
                  <c:v>1.5996073957063949E-6</c:v>
                </c:pt>
                <c:pt idx="694">
                  <c:v>1.5682425448102021E-6</c:v>
                </c:pt>
                <c:pt idx="695">
                  <c:v>1.5577875945114639E-6</c:v>
                </c:pt>
                <c:pt idx="696">
                  <c:v>1.5368776939139879E-6</c:v>
                </c:pt>
                <c:pt idx="697">
                  <c:v>1.4741479921215865E-6</c:v>
                </c:pt>
                <c:pt idx="698">
                  <c:v>1.4323281909266411E-6</c:v>
                </c:pt>
                <c:pt idx="699">
                  <c:v>1.3695984891342343E-6</c:v>
                </c:pt>
                <c:pt idx="700">
                  <c:v>1.3591435388355031E-6</c:v>
                </c:pt>
                <c:pt idx="701">
                  <c:v>1.3173237376405533E-6</c:v>
                </c:pt>
                <c:pt idx="702">
                  <c:v>1.2755039364456257E-6</c:v>
                </c:pt>
                <c:pt idx="703">
                  <c:v>1.2545940358481471E-6</c:v>
                </c:pt>
                <c:pt idx="704">
                  <c:v>1.2127742346532168E-6</c:v>
                </c:pt>
                <c:pt idx="705">
                  <c:v>1.2023192843544701E-6</c:v>
                </c:pt>
                <c:pt idx="706">
                  <c:v>1.1814093837570106E-6</c:v>
                </c:pt>
                <c:pt idx="707">
                  <c:v>1.1395895825620713E-6</c:v>
                </c:pt>
                <c:pt idx="708">
                  <c:v>1.1186796819646029E-6</c:v>
                </c:pt>
                <c:pt idx="709">
                  <c:v>1.0977697813671249E-6</c:v>
                </c:pt>
                <c:pt idx="710">
                  <c:v>1.0768598807696634E-6</c:v>
                </c:pt>
                <c:pt idx="711">
                  <c:v>1.0454950298734634E-6</c:v>
                </c:pt>
                <c:pt idx="712">
                  <c:v>1.0350400795747322E-6</c:v>
                </c:pt>
                <c:pt idx="713">
                  <c:v>1.0141301789772632E-6</c:v>
                </c:pt>
                <c:pt idx="714">
                  <c:v>1.0141301789772632E-6</c:v>
                </c:pt>
                <c:pt idx="715">
                  <c:v>1.0141301789772632E-6</c:v>
                </c:pt>
                <c:pt idx="716">
                  <c:v>1.0141301789772632E-6</c:v>
                </c:pt>
                <c:pt idx="717">
                  <c:v>1.0036752286785259E-6</c:v>
                </c:pt>
                <c:pt idx="718">
                  <c:v>9.8276532808104999E-7</c:v>
                </c:pt>
                <c:pt idx="719">
                  <c:v>9.7231037778231459E-7</c:v>
                </c:pt>
                <c:pt idx="720">
                  <c:v>9.6185542748358767E-7</c:v>
                </c:pt>
                <c:pt idx="721">
                  <c:v>9.5140047718485313E-7</c:v>
                </c:pt>
                <c:pt idx="722">
                  <c:v>9.3049057658737726E-7</c:v>
                </c:pt>
                <c:pt idx="723">
                  <c:v>9.2003562628864875E-7</c:v>
                </c:pt>
                <c:pt idx="724">
                  <c:v>8.9912572569117924E-7</c:v>
                </c:pt>
                <c:pt idx="725">
                  <c:v>8.6776087479497529E-7</c:v>
                </c:pt>
                <c:pt idx="726">
                  <c:v>8.259410736000424E-7</c:v>
                </c:pt>
                <c:pt idx="727">
                  <c:v>8.0503117300256611E-7</c:v>
                </c:pt>
                <c:pt idx="728">
                  <c:v>7.6321137180762571E-7</c:v>
                </c:pt>
                <c:pt idx="729">
                  <c:v>7.4230147121015937E-7</c:v>
                </c:pt>
                <c:pt idx="730">
                  <c:v>7.2139157061268742E-7</c:v>
                </c:pt>
                <c:pt idx="731">
                  <c:v>6.9002671971649331E-7</c:v>
                </c:pt>
                <c:pt idx="732">
                  <c:v>6.7957176941775157E-7</c:v>
                </c:pt>
                <c:pt idx="733">
                  <c:v>6.482069185215527E-7</c:v>
                </c:pt>
                <c:pt idx="734">
                  <c:v>6.482069185215527E-7</c:v>
                </c:pt>
                <c:pt idx="735">
                  <c:v>6.1684206762534038E-7</c:v>
                </c:pt>
                <c:pt idx="736">
                  <c:v>5.9593216702787584E-7</c:v>
                </c:pt>
                <c:pt idx="737">
                  <c:v>5.8547721672913908E-7</c:v>
                </c:pt>
                <c:pt idx="738">
                  <c:v>5.5411236583293682E-7</c:v>
                </c:pt>
                <c:pt idx="739">
                  <c:v>5.5411236583293682E-7</c:v>
                </c:pt>
                <c:pt idx="740">
                  <c:v>5.4365741553420322E-7</c:v>
                </c:pt>
                <c:pt idx="741">
                  <c:v>5.1229256463799165E-7</c:v>
                </c:pt>
                <c:pt idx="742">
                  <c:v>5.0183761433926483E-7</c:v>
                </c:pt>
                <c:pt idx="743">
                  <c:v>4.8092771374179405E-7</c:v>
                </c:pt>
                <c:pt idx="744">
                  <c:v>4.3910791254685814E-7</c:v>
                </c:pt>
                <c:pt idx="745">
                  <c:v>4.3910791254685814E-7</c:v>
                </c:pt>
                <c:pt idx="746">
                  <c:v>4.2865296224812349E-7</c:v>
                </c:pt>
                <c:pt idx="747">
                  <c:v>4.2865296224812349E-7</c:v>
                </c:pt>
                <c:pt idx="748">
                  <c:v>4.1819801194938577E-7</c:v>
                </c:pt>
                <c:pt idx="749">
                  <c:v>3.9728811135191414E-7</c:v>
                </c:pt>
                <c:pt idx="750">
                  <c:v>3.8683316105318298E-7</c:v>
                </c:pt>
                <c:pt idx="751">
                  <c:v>3.5546831015697691E-7</c:v>
                </c:pt>
                <c:pt idx="752">
                  <c:v>3.450133598582457E-7</c:v>
                </c:pt>
                <c:pt idx="753">
                  <c:v>3.3455840955950883E-7</c:v>
                </c:pt>
                <c:pt idx="754">
                  <c:v>3.136485089620382E-7</c:v>
                </c:pt>
                <c:pt idx="755">
                  <c:v>3.0319355866330445E-7</c:v>
                </c:pt>
                <c:pt idx="756">
                  <c:v>2.8228365806583489E-7</c:v>
                </c:pt>
                <c:pt idx="757">
                  <c:v>2.7182870776710246E-7</c:v>
                </c:pt>
                <c:pt idx="758">
                  <c:v>2.5091880716963236E-7</c:v>
                </c:pt>
                <c:pt idx="759">
                  <c:v>2.4046385687089755E-7</c:v>
                </c:pt>
                <c:pt idx="760">
                  <c:v>2.4046385687089755E-7</c:v>
                </c:pt>
                <c:pt idx="761">
                  <c:v>2.3000890657216258E-7</c:v>
                </c:pt>
                <c:pt idx="762">
                  <c:v>2.3000890657216258E-7</c:v>
                </c:pt>
                <c:pt idx="763">
                  <c:v>2.1955395627342878E-7</c:v>
                </c:pt>
                <c:pt idx="764">
                  <c:v>2.0909900597469447E-7</c:v>
                </c:pt>
                <c:pt idx="765">
                  <c:v>1.98644055675959E-7</c:v>
                </c:pt>
                <c:pt idx="766">
                  <c:v>1.98644055675959E-7</c:v>
                </c:pt>
                <c:pt idx="767">
                  <c:v>1.8818910537722308E-7</c:v>
                </c:pt>
                <c:pt idx="768">
                  <c:v>1.7773415507848851E-7</c:v>
                </c:pt>
                <c:pt idx="769">
                  <c:v>1.7773415507848851E-7</c:v>
                </c:pt>
                <c:pt idx="770">
                  <c:v>1.7773415507848851E-7</c:v>
                </c:pt>
                <c:pt idx="771">
                  <c:v>1.7773415507848851E-7</c:v>
                </c:pt>
                <c:pt idx="772">
                  <c:v>1.7773415507848851E-7</c:v>
                </c:pt>
                <c:pt idx="773">
                  <c:v>1.4636930418228448E-7</c:v>
                </c:pt>
                <c:pt idx="774">
                  <c:v>1.359143538835507E-7</c:v>
                </c:pt>
                <c:pt idx="775">
                  <c:v>1.2545940358481526E-7</c:v>
                </c:pt>
                <c:pt idx="776">
                  <c:v>1.2545940358481526E-7</c:v>
                </c:pt>
                <c:pt idx="777">
                  <c:v>1.2545940358481526E-7</c:v>
                </c:pt>
                <c:pt idx="778">
                  <c:v>1.2545940358481526E-7</c:v>
                </c:pt>
                <c:pt idx="779">
                  <c:v>1.0454950298734664E-7</c:v>
                </c:pt>
                <c:pt idx="780">
                  <c:v>1.0454950298734664E-7</c:v>
                </c:pt>
                <c:pt idx="781">
                  <c:v>1.0454950298734664E-7</c:v>
                </c:pt>
                <c:pt idx="782">
                  <c:v>9.4094552688612573E-8</c:v>
                </c:pt>
                <c:pt idx="783">
                  <c:v>9.4094552688612573E-8</c:v>
                </c:pt>
                <c:pt idx="784">
                  <c:v>9.4094552688612573E-8</c:v>
                </c:pt>
                <c:pt idx="785">
                  <c:v>9.4094552688612573E-8</c:v>
                </c:pt>
                <c:pt idx="786">
                  <c:v>7.3184652091142583E-8</c:v>
                </c:pt>
                <c:pt idx="787">
                  <c:v>7.3184652091142583E-8</c:v>
                </c:pt>
                <c:pt idx="788">
                  <c:v>6.2729701792407906E-8</c:v>
                </c:pt>
                <c:pt idx="789">
                  <c:v>5.227475149367291E-8</c:v>
                </c:pt>
                <c:pt idx="790">
                  <c:v>4.1819801194938643E-8</c:v>
                </c:pt>
                <c:pt idx="791">
                  <c:v>4.1819801194938643E-8</c:v>
                </c:pt>
                <c:pt idx="792">
                  <c:v>4.1819801194938643E-8</c:v>
                </c:pt>
                <c:pt idx="793">
                  <c:v>4.1819801194938643E-8</c:v>
                </c:pt>
                <c:pt idx="794">
                  <c:v>4.1819801194938643E-8</c:v>
                </c:pt>
                <c:pt idx="795">
                  <c:v>4.1819801194938643E-8</c:v>
                </c:pt>
                <c:pt idx="796">
                  <c:v>4.1819801194938643E-8</c:v>
                </c:pt>
                <c:pt idx="797">
                  <c:v>4.1819801194938643E-8</c:v>
                </c:pt>
                <c:pt idx="798">
                  <c:v>3.1364850896203913E-8</c:v>
                </c:pt>
                <c:pt idx="799">
                  <c:v>3.1364850896203913E-8</c:v>
                </c:pt>
                <c:pt idx="800">
                  <c:v>3.1364850896203913E-8</c:v>
                </c:pt>
                <c:pt idx="801">
                  <c:v>3.1364850896203913E-8</c:v>
                </c:pt>
                <c:pt idx="802">
                  <c:v>3.1364850896203913E-8</c:v>
                </c:pt>
                <c:pt idx="803">
                  <c:v>3.1364850896203913E-8</c:v>
                </c:pt>
                <c:pt idx="804">
                  <c:v>2.0909900597469477E-8</c:v>
                </c:pt>
                <c:pt idx="805">
                  <c:v>2.0909900597469477E-8</c:v>
                </c:pt>
                <c:pt idx="806">
                  <c:v>2.0909900597469477E-8</c:v>
                </c:pt>
                <c:pt idx="807">
                  <c:v>1.0454950298734681E-8</c:v>
                </c:pt>
                <c:pt idx="808">
                  <c:v>1.0454950298734681E-8</c:v>
                </c:pt>
                <c:pt idx="809">
                  <c:v>1.0454950298734681E-8</c:v>
                </c:pt>
                <c:pt idx="810">
                  <c:v>1.0454950298734681E-8</c:v>
                </c:pt>
                <c:pt idx="811">
                  <c:v>1.0454950298734681E-8</c:v>
                </c:pt>
                <c:pt idx="812">
                  <c:v>1.0454950298734681E-8</c:v>
                </c:pt>
                <c:pt idx="813">
                  <c:v>1.0454950298734681E-8</c:v>
                </c:pt>
                <c:pt idx="814">
                  <c:v>1.0454950298734681E-8</c:v>
                </c:pt>
              </c:numCache>
            </c:numRef>
          </c:yVal>
        </c:ser>
        <c:ser>
          <c:idx val="4"/>
          <c:order val="3"/>
          <c:tx>
            <c:strRef>
              <c:f>lake_michigan!$G$9</c:f>
              <c:strCache>
                <c:ptCount val="1"/>
                <c:pt idx="0">
                  <c:v>swell</c:v>
                </c:pt>
              </c:strCache>
            </c:strRef>
          </c:tx>
          <c:spPr>
            <a:ln w="12700"/>
          </c:spPr>
          <c:marker>
            <c:symbol val="none"/>
          </c:marker>
          <c:xVal>
            <c:numRef>
              <c:f>lake_michigan!$A$10:$A$824</c:f>
              <c:numCache>
                <c:formatCode>General</c:formatCode>
                <c:ptCount val="815"/>
                <c:pt idx="0">
                  <c:v>1.0000000000000021E-2</c:v>
                </c:pt>
                <c:pt idx="1">
                  <c:v>2.0000000000000032E-2</c:v>
                </c:pt>
                <c:pt idx="2">
                  <c:v>3.0000000000000051E-2</c:v>
                </c:pt>
                <c:pt idx="3">
                  <c:v>4.0000000000000063E-2</c:v>
                </c:pt>
                <c:pt idx="4">
                  <c:v>5.0000000000000031E-2</c:v>
                </c:pt>
                <c:pt idx="5">
                  <c:v>6.0000000000000102E-2</c:v>
                </c:pt>
                <c:pt idx="6">
                  <c:v>7.0000000000000034E-2</c:v>
                </c:pt>
                <c:pt idx="7">
                  <c:v>8.0000000000000127E-2</c:v>
                </c:pt>
                <c:pt idx="8">
                  <c:v>9.0000000000000066E-2</c:v>
                </c:pt>
                <c:pt idx="9">
                  <c:v>0.10000000000000003</c:v>
                </c:pt>
                <c:pt idx="10">
                  <c:v>0.10999999999999999</c:v>
                </c:pt>
                <c:pt idx="11">
                  <c:v>0.12000000000000002</c:v>
                </c:pt>
                <c:pt idx="12">
                  <c:v>0.13</c:v>
                </c:pt>
                <c:pt idx="13">
                  <c:v>0.14000000000000001</c:v>
                </c:pt>
                <c:pt idx="14">
                  <c:v>0.15000000000000024</c:v>
                </c:pt>
                <c:pt idx="15">
                  <c:v>0.16000000000000006</c:v>
                </c:pt>
                <c:pt idx="16">
                  <c:v>0.17</c:v>
                </c:pt>
                <c:pt idx="17">
                  <c:v>0.18000000000000024</c:v>
                </c:pt>
                <c:pt idx="18">
                  <c:v>0.19000000000000009</c:v>
                </c:pt>
                <c:pt idx="19">
                  <c:v>0.20000000000000004</c:v>
                </c:pt>
                <c:pt idx="20">
                  <c:v>0.21000000000000021</c:v>
                </c:pt>
                <c:pt idx="21">
                  <c:v>0.22000000000000011</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0.31000000000000177</c:v>
                </c:pt>
                <c:pt idx="31">
                  <c:v>0.32000000000000201</c:v>
                </c:pt>
                <c:pt idx="32">
                  <c:v>0.33000000000000224</c:v>
                </c:pt>
                <c:pt idx="33">
                  <c:v>0.34000000000000041</c:v>
                </c:pt>
                <c:pt idx="34">
                  <c:v>0.35000000000000031</c:v>
                </c:pt>
                <c:pt idx="35">
                  <c:v>0.36000000000000032</c:v>
                </c:pt>
                <c:pt idx="36">
                  <c:v>0.37000000000000038</c:v>
                </c:pt>
                <c:pt idx="37">
                  <c:v>0.38000000000000206</c:v>
                </c:pt>
                <c:pt idx="38">
                  <c:v>0.39000000000000207</c:v>
                </c:pt>
                <c:pt idx="39">
                  <c:v>0.4000000000000003</c:v>
                </c:pt>
                <c:pt idx="40">
                  <c:v>0.41000000000000031</c:v>
                </c:pt>
                <c:pt idx="41">
                  <c:v>0.42000000000000032</c:v>
                </c:pt>
                <c:pt idx="42">
                  <c:v>0.43000000000000038</c:v>
                </c:pt>
                <c:pt idx="43">
                  <c:v>0.44000000000000034</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0.58000000000000052</c:v>
                </c:pt>
                <c:pt idx="58">
                  <c:v>0.59000000000000052</c:v>
                </c:pt>
                <c:pt idx="59">
                  <c:v>0.60000000000000064</c:v>
                </c:pt>
                <c:pt idx="60">
                  <c:v>0.61000000000000065</c:v>
                </c:pt>
                <c:pt idx="61">
                  <c:v>0.62000000000000366</c:v>
                </c:pt>
                <c:pt idx="62">
                  <c:v>0.63000000000000411</c:v>
                </c:pt>
                <c:pt idx="63">
                  <c:v>0.64000000000000412</c:v>
                </c:pt>
                <c:pt idx="64">
                  <c:v>0.65000000000000424</c:v>
                </c:pt>
                <c:pt idx="65">
                  <c:v>0.66000000000000481</c:v>
                </c:pt>
                <c:pt idx="66">
                  <c:v>0.6700000000000047</c:v>
                </c:pt>
                <c:pt idx="67">
                  <c:v>0.68000000000000083</c:v>
                </c:pt>
                <c:pt idx="68">
                  <c:v>0.69000000000000083</c:v>
                </c:pt>
                <c:pt idx="69">
                  <c:v>0.70000000000000062</c:v>
                </c:pt>
                <c:pt idx="70">
                  <c:v>0.71000000000000063</c:v>
                </c:pt>
                <c:pt idx="71">
                  <c:v>0.72000000000000064</c:v>
                </c:pt>
                <c:pt idx="72">
                  <c:v>0.73000000000000065</c:v>
                </c:pt>
                <c:pt idx="73">
                  <c:v>0.74000000000000365</c:v>
                </c:pt>
                <c:pt idx="74">
                  <c:v>0.75000000000000389</c:v>
                </c:pt>
                <c:pt idx="75">
                  <c:v>0.76000000000000423</c:v>
                </c:pt>
                <c:pt idx="76">
                  <c:v>0.77000000000000401</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0.87000000000000388</c:v>
                </c:pt>
                <c:pt idx="87">
                  <c:v>0.88000000000000089</c:v>
                </c:pt>
                <c:pt idx="88">
                  <c:v>0.8900000000000009</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1.1800000000000075</c:v>
                </c:pt>
                <c:pt idx="118">
                  <c:v>1.1900000000000075</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1.6800000000000079</c:v>
                </c:pt>
                <c:pt idx="168">
                  <c:v>1.6900000000000079</c:v>
                </c:pt>
                <c:pt idx="169">
                  <c:v>1.7000000000000017</c:v>
                </c:pt>
                <c:pt idx="170">
                  <c:v>1.7100000000000017</c:v>
                </c:pt>
                <c:pt idx="171">
                  <c:v>1.7200000000000017</c:v>
                </c:pt>
                <c:pt idx="172">
                  <c:v>1.730000000000002</c:v>
                </c:pt>
                <c:pt idx="173">
                  <c:v>1.740000000000002</c:v>
                </c:pt>
                <c:pt idx="174">
                  <c:v>1.7500000000000022</c:v>
                </c:pt>
                <c:pt idx="175">
                  <c:v>1.7600000000000022</c:v>
                </c:pt>
                <c:pt idx="176">
                  <c:v>1.7700000000000025</c:v>
                </c:pt>
                <c:pt idx="177">
                  <c:v>1.7800000000000025</c:v>
                </c:pt>
                <c:pt idx="178">
                  <c:v>1.7900000000000025</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1.9300000000000077</c:v>
                </c:pt>
                <c:pt idx="193">
                  <c:v>1.9400000000000077</c:v>
                </c:pt>
                <c:pt idx="194">
                  <c:v>1.9500000000000077</c:v>
                </c:pt>
                <c:pt idx="195">
                  <c:v>1.9600000000000077</c:v>
                </c:pt>
                <c:pt idx="196">
                  <c:v>1.9700000000000077</c:v>
                </c:pt>
                <c:pt idx="197">
                  <c:v>1.9800000000000086</c:v>
                </c:pt>
                <c:pt idx="198">
                  <c:v>1.9900000000000087</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2.4599999999999782</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3.3799999999999586</c:v>
                </c:pt>
                <c:pt idx="338">
                  <c:v>3.3899999999999717</c:v>
                </c:pt>
                <c:pt idx="339">
                  <c:v>3.3999999999999582</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5.9399999999999489</c:v>
                </c:pt>
                <c:pt idx="594">
                  <c:v>5.9499999999999194</c:v>
                </c:pt>
                <c:pt idx="595">
                  <c:v>5.9599999999999174</c:v>
                </c:pt>
                <c:pt idx="596">
                  <c:v>5.9699999999999172</c:v>
                </c:pt>
                <c:pt idx="597">
                  <c:v>5.9799999999999498</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7.9399999999999107</c:v>
                </c:pt>
                <c:pt idx="794">
                  <c:v>7.9499999999999034</c:v>
                </c:pt>
                <c:pt idx="795">
                  <c:v>7.9599999999998934</c:v>
                </c:pt>
                <c:pt idx="796">
                  <c:v>7.9699999999998834</c:v>
                </c:pt>
                <c:pt idx="797">
                  <c:v>7.9799999999999098</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numCache>
            </c:numRef>
          </c:xVal>
          <c:yVal>
            <c:numRef>
              <c:f>lake_michigan!$G$10:$G$824</c:f>
              <c:numCache>
                <c:formatCode>General</c:formatCode>
                <c:ptCount val="815"/>
                <c:pt idx="0">
                  <c:v>0.98528231408657641</c:v>
                </c:pt>
                <c:pt idx="1">
                  <c:v>0.95623162309729171</c:v>
                </c:pt>
                <c:pt idx="2">
                  <c:v>0.91760095800467456</c:v>
                </c:pt>
                <c:pt idx="3">
                  <c:v>0.87481361434728988</c:v>
                </c:pt>
                <c:pt idx="4">
                  <c:v>0.83193370805454392</c:v>
                </c:pt>
                <c:pt idx="5">
                  <c:v>0.79108329131530597</c:v>
                </c:pt>
                <c:pt idx="6">
                  <c:v>0.75249048986762157</c:v>
                </c:pt>
                <c:pt idx="7">
                  <c:v>0.71627100927460563</c:v>
                </c:pt>
                <c:pt idx="8">
                  <c:v>0.6823841996643295</c:v>
                </c:pt>
                <c:pt idx="9">
                  <c:v>0.6506999342532187</c:v>
                </c:pt>
                <c:pt idx="10">
                  <c:v>0.62099000562228313</c:v>
                </c:pt>
                <c:pt idx="11">
                  <c:v>0.59310395751415901</c:v>
                </c:pt>
                <c:pt idx="12">
                  <c:v>0.56686321728317246</c:v>
                </c:pt>
                <c:pt idx="13">
                  <c:v>0.5421722727051157</c:v>
                </c:pt>
                <c:pt idx="14">
                  <c:v>0.51887843491077812</c:v>
                </c:pt>
                <c:pt idx="15">
                  <c:v>0.49690039508063705</c:v>
                </c:pt>
                <c:pt idx="16">
                  <c:v>0.47604372539458839</c:v>
                </c:pt>
                <c:pt idx="17">
                  <c:v>0.45628054543143221</c:v>
                </c:pt>
                <c:pt idx="18">
                  <c:v>0.43752110600977645</c:v>
                </c:pt>
                <c:pt idx="19">
                  <c:v>0.41971211486617366</c:v>
                </c:pt>
                <c:pt idx="20">
                  <c:v>0.40278710188185862</c:v>
                </c:pt>
                <c:pt idx="21">
                  <c:v>0.38668442518807955</c:v>
                </c:pt>
                <c:pt idx="22">
                  <c:v>0.3713492405838848</c:v>
                </c:pt>
                <c:pt idx="23">
                  <c:v>0.35671511425314018</c:v>
                </c:pt>
                <c:pt idx="24">
                  <c:v>0.34277170902144682</c:v>
                </c:pt>
                <c:pt idx="25">
                  <c:v>0.32945667511873938</c:v>
                </c:pt>
                <c:pt idx="26">
                  <c:v>0.31675406661400624</c:v>
                </c:pt>
                <c:pt idx="27">
                  <c:v>0.29298070735660176</c:v>
                </c:pt>
                <c:pt idx="28">
                  <c:v>0.29298070735660176</c:v>
                </c:pt>
                <c:pt idx="29">
                  <c:v>0.28185849762338938</c:v>
                </c:pt>
                <c:pt idx="30">
                  <c:v>0.27120308528081011</c:v>
                </c:pt>
                <c:pt idx="31">
                  <c:v>0.26098762453266316</c:v>
                </c:pt>
                <c:pt idx="32">
                  <c:v>0.25121704346120943</c:v>
                </c:pt>
                <c:pt idx="33">
                  <c:v>0.24181391762854787</c:v>
                </c:pt>
                <c:pt idx="34">
                  <c:v>0.23277164903134731</c:v>
                </c:pt>
                <c:pt idx="35">
                  <c:v>0.22410867033089088</c:v>
                </c:pt>
                <c:pt idx="36">
                  <c:v>0.21579328025398573</c:v>
                </c:pt>
                <c:pt idx="37">
                  <c:v>0.20779693585640138</c:v>
                </c:pt>
                <c:pt idx="38">
                  <c:v>0.20010618701306201</c:v>
                </c:pt>
                <c:pt idx="39">
                  <c:v>0.19272917458914893</c:v>
                </c:pt>
                <c:pt idx="40">
                  <c:v>0.18562584770615786</c:v>
                </c:pt>
                <c:pt idx="41">
                  <c:v>0.17878448968968524</c:v>
                </c:pt>
                <c:pt idx="42">
                  <c:v>0.17221509283912712</c:v>
                </c:pt>
                <c:pt idx="43">
                  <c:v>0.16587703450952693</c:v>
                </c:pt>
                <c:pt idx="44">
                  <c:v>0.1598016983260557</c:v>
                </c:pt>
                <c:pt idx="45">
                  <c:v>0.15395080316350934</c:v>
                </c:pt>
                <c:pt idx="46">
                  <c:v>0.14831330394617245</c:v>
                </c:pt>
                <c:pt idx="47">
                  <c:v>0.14288890117733125</c:v>
                </c:pt>
                <c:pt idx="48">
                  <c:v>0.13765257326803479</c:v>
                </c:pt>
                <c:pt idx="49">
                  <c:v>0.13262367859668237</c:v>
                </c:pt>
                <c:pt idx="50">
                  <c:v>0.12779225209084791</c:v>
                </c:pt>
                <c:pt idx="51">
                  <c:v>0.12313219215828922</c:v>
                </c:pt>
                <c:pt idx="52">
                  <c:v>0.11863580264106949</c:v>
                </c:pt>
                <c:pt idx="53">
                  <c:v>0.11429925361153839</c:v>
                </c:pt>
                <c:pt idx="54">
                  <c:v>0.11012799954011825</c:v>
                </c:pt>
                <c:pt idx="55">
                  <c:v>0.10223670588322099</c:v>
                </c:pt>
                <c:pt idx="56">
                  <c:v>9.8516693524715246E-2</c:v>
                </c:pt>
                <c:pt idx="57">
                  <c:v>9.8516693524715246E-2</c:v>
                </c:pt>
                <c:pt idx="58">
                  <c:v>9.4928604930066746E-2</c:v>
                </c:pt>
                <c:pt idx="59">
                  <c:v>9.1460823257106791E-2</c:v>
                </c:pt>
                <c:pt idx="60">
                  <c:v>8.8108474877521492E-2</c:v>
                </c:pt>
                <c:pt idx="61">
                  <c:v>8.4870443485383959E-2</c:v>
                </c:pt>
                <c:pt idx="62">
                  <c:v>8.1762811146567027E-2</c:v>
                </c:pt>
                <c:pt idx="63">
                  <c:v>7.8754738775382818E-2</c:v>
                </c:pt>
                <c:pt idx="64">
                  <c:v>7.5861627763359779E-2</c:v>
                </c:pt>
                <c:pt idx="65">
                  <c:v>7.3064482758423824E-2</c:v>
                </c:pt>
                <c:pt idx="66">
                  <c:v>7.0375201948137733E-2</c:v>
                </c:pt>
                <c:pt idx="67">
                  <c:v>6.7770234000139679E-2</c:v>
                </c:pt>
                <c:pt idx="68">
                  <c:v>6.5263827697399704E-2</c:v>
                </c:pt>
                <c:pt idx="69">
                  <c:v>6.285110941160342E-2</c:v>
                </c:pt>
                <c:pt idx="70">
                  <c:v>6.052263138283244E-2</c:v>
                </c:pt>
                <c:pt idx="71">
                  <c:v>5.8284065897299495E-2</c:v>
                </c:pt>
                <c:pt idx="72">
                  <c:v>5.6122180645725724E-2</c:v>
                </c:pt>
                <c:pt idx="73">
                  <c:v>5.4041440851818466E-2</c:v>
                </c:pt>
                <c:pt idx="74">
                  <c:v>5.2027688489186111E-2</c:v>
                </c:pt>
                <c:pt idx="75">
                  <c:v>5.0090852327619007E-2</c:v>
                </c:pt>
                <c:pt idx="76">
                  <c:v>4.8226866472358645E-2</c:v>
                </c:pt>
                <c:pt idx="77">
                  <c:v>4.6426346693091966E-2</c:v>
                </c:pt>
                <c:pt idx="78">
                  <c:v>4.4695164940508708E-2</c:v>
                </c:pt>
                <c:pt idx="79">
                  <c:v>4.3027521869181934E-2</c:v>
                </c:pt>
                <c:pt idx="80">
                  <c:v>4.1420540495544847E-2</c:v>
                </c:pt>
                <c:pt idx="81">
                  <c:v>3.9873730734068642E-2</c:v>
                </c:pt>
                <c:pt idx="82">
                  <c:v>3.8390051249241927E-2</c:v>
                </c:pt>
                <c:pt idx="83">
                  <c:v>3.6945950708704309E-2</c:v>
                </c:pt>
                <c:pt idx="84">
                  <c:v>3.5554616043445342E-2</c:v>
                </c:pt>
                <c:pt idx="85">
                  <c:v>3.4213379010030819E-2</c:v>
                </c:pt>
                <c:pt idx="86">
                  <c:v>3.2929427529550956E-2</c:v>
                </c:pt>
                <c:pt idx="87">
                  <c:v>3.1687523572320089E-2</c:v>
                </c:pt>
                <c:pt idx="88">
                  <c:v>3.0488828822554492E-2</c:v>
                </c:pt>
                <c:pt idx="89">
                  <c:v>2.9331255878927789E-2</c:v>
                </c:pt>
                <c:pt idx="90">
                  <c:v>2.8214804741439541E-2</c:v>
                </c:pt>
                <c:pt idx="91">
                  <c:v>2.7141444827864E-2</c:v>
                </c:pt>
                <c:pt idx="92">
                  <c:v>2.6106511250017683E-2</c:v>
                </c:pt>
                <c:pt idx="93">
                  <c:v>2.5109150896054679E-2</c:v>
                </c:pt>
                <c:pt idx="94">
                  <c:v>2.4148919058735591E-2</c:v>
                </c:pt>
                <c:pt idx="95">
                  <c:v>2.3227222465041452E-2</c:v>
                </c:pt>
                <c:pt idx="96">
                  <c:v>2.2334994532687519E-2</c:v>
                </c:pt>
                <c:pt idx="97">
                  <c:v>2.1479777133424516E-2</c:v>
                </c:pt>
                <c:pt idx="98">
                  <c:v>2.0655553106035469E-2</c:v>
                </c:pt>
                <c:pt idx="99">
                  <c:v>1.986146933867482E-2</c:v>
                </c:pt>
                <c:pt idx="100">
                  <c:v>1.9091808166838045E-2</c:v>
                </c:pt>
                <c:pt idx="101">
                  <c:v>1.8355908442548221E-2</c:v>
                </c:pt>
                <c:pt idx="102">
                  <c:v>1.7652581254615309E-2</c:v>
                </c:pt>
                <c:pt idx="103">
                  <c:v>1.6973976158918241E-2</c:v>
                </c:pt>
                <c:pt idx="104">
                  <c:v>1.6320828283750886E-2</c:v>
                </c:pt>
                <c:pt idx="105">
                  <c:v>1.5692420652135327E-2</c:v>
                </c:pt>
                <c:pt idx="106">
                  <c:v>1.5087155948273879E-2</c:v>
                </c:pt>
                <c:pt idx="107">
                  <c:v>1.4505914510986897E-2</c:v>
                </c:pt>
                <c:pt idx="108">
                  <c:v>1.3948306086983003E-2</c:v>
                </c:pt>
                <c:pt idx="109">
                  <c:v>1.3408585784784358E-2</c:v>
                </c:pt>
                <c:pt idx="110">
                  <c:v>1.2892008410339623E-2</c:v>
                </c:pt>
                <c:pt idx="111">
                  <c:v>1.1910376171591432E-2</c:v>
                </c:pt>
                <c:pt idx="112">
                  <c:v>1.144783526453823E-2</c:v>
                </c:pt>
                <c:pt idx="113">
                  <c:v>1.1004262482585059E-2</c:v>
                </c:pt>
                <c:pt idx="114">
                  <c:v>1.0580765056001501E-2</c:v>
                </c:pt>
                <c:pt idx="115">
                  <c:v>1.0580765056001501E-2</c:v>
                </c:pt>
                <c:pt idx="116">
                  <c:v>1.0173603813714897E-2</c:v>
                </c:pt>
                <c:pt idx="117">
                  <c:v>9.7793209300491048E-3</c:v>
                </c:pt>
                <c:pt idx="118">
                  <c:v>9.3989873326414067E-3</c:v>
                </c:pt>
                <c:pt idx="119">
                  <c:v>9.0353983241380168E-3</c:v>
                </c:pt>
                <c:pt idx="120">
                  <c:v>8.6849417926778659E-3</c:v>
                </c:pt>
                <c:pt idx="121">
                  <c:v>8.3473726954964491E-3</c:v>
                </c:pt>
                <c:pt idx="122">
                  <c:v>8.0243064997075966E-3</c:v>
                </c:pt>
                <c:pt idx="123">
                  <c:v>7.7178396822960987E-3</c:v>
                </c:pt>
                <c:pt idx="124">
                  <c:v>7.4201490261152012E-3</c:v>
                </c:pt>
                <c:pt idx="125">
                  <c:v>7.1348647943421531E-3</c:v>
                </c:pt>
                <c:pt idx="126">
                  <c:v>6.8613970692104924E-3</c:v>
                </c:pt>
                <c:pt idx="127">
                  <c:v>6.5969051697842831E-3</c:v>
                </c:pt>
                <c:pt idx="128">
                  <c:v>6.3396556453964121E-3</c:v>
                </c:pt>
                <c:pt idx="129">
                  <c:v>6.0932424565922436E-3</c:v>
                </c:pt>
                <c:pt idx="130">
                  <c:v>5.8555328237551076E-3</c:v>
                </c:pt>
                <c:pt idx="131">
                  <c:v>5.6261001909618533E-3</c:v>
                </c:pt>
                <c:pt idx="132">
                  <c:v>5.4094733115258543E-3</c:v>
                </c:pt>
                <c:pt idx="133">
                  <c:v>5.2002793959449881E-3</c:v>
                </c:pt>
                <c:pt idx="134">
                  <c:v>4.9992535725125499E-3</c:v>
                </c:pt>
                <c:pt idx="135">
                  <c:v>4.8055064267501987E-3</c:v>
                </c:pt>
                <c:pt idx="136">
                  <c:v>4.6198456922149122E-3</c:v>
                </c:pt>
                <c:pt idx="137">
                  <c:v>4.4442044840484621E-3</c:v>
                </c:pt>
                <c:pt idx="138">
                  <c:v>4.2741901838064924E-3</c:v>
                </c:pt>
                <c:pt idx="139">
                  <c:v>4.1103019526759045E-3</c:v>
                </c:pt>
                <c:pt idx="140">
                  <c:v>3.9524762610511016E-3</c:v>
                </c:pt>
                <c:pt idx="141">
                  <c:v>3.8029457207859876E-3</c:v>
                </c:pt>
                <c:pt idx="142">
                  <c:v>3.6579983877820057E-3</c:v>
                </c:pt>
                <c:pt idx="143">
                  <c:v>3.5201028409995233E-3</c:v>
                </c:pt>
                <c:pt idx="144">
                  <c:v>3.3879794126686256E-3</c:v>
                </c:pt>
                <c:pt idx="145">
                  <c:v>3.2610744876548406E-3</c:v>
                </c:pt>
                <c:pt idx="146">
                  <c:v>3.1365383093641145E-3</c:v>
                </c:pt>
                <c:pt idx="147">
                  <c:v>3.0159137396467291E-3</c:v>
                </c:pt>
                <c:pt idx="148">
                  <c:v>2.9020142324649558E-3</c:v>
                </c:pt>
                <c:pt idx="149">
                  <c:v>2.7909463305612952E-3</c:v>
                </c:pt>
                <c:pt idx="150">
                  <c:v>2.6844797872346547E-3</c:v>
                </c:pt>
                <c:pt idx="151">
                  <c:v>2.5832952768306905E-3</c:v>
                </c:pt>
                <c:pt idx="152">
                  <c:v>2.4851420361795837E-3</c:v>
                </c:pt>
                <c:pt idx="153">
                  <c:v>2.3904375455467692E-3</c:v>
                </c:pt>
                <c:pt idx="154">
                  <c:v>2.299063821378928E-3</c:v>
                </c:pt>
                <c:pt idx="155">
                  <c:v>2.2113203603882072E-3</c:v>
                </c:pt>
                <c:pt idx="156">
                  <c:v>2.1274249783652423E-3</c:v>
                </c:pt>
                <c:pt idx="157">
                  <c:v>2.0466879253063252E-3</c:v>
                </c:pt>
                <c:pt idx="158">
                  <c:v>1.9696900433198421E-3</c:v>
                </c:pt>
                <c:pt idx="159">
                  <c:v>1.8957143554283041E-3</c:v>
                </c:pt>
                <c:pt idx="160">
                  <c:v>1.8231726214917459E-3</c:v>
                </c:pt>
                <c:pt idx="161">
                  <c:v>1.7541703941528377E-3</c:v>
                </c:pt>
                <c:pt idx="162">
                  <c:v>1.6881994365668359E-3</c:v>
                </c:pt>
                <c:pt idx="163">
                  <c:v>1.6235081467507538E-3</c:v>
                </c:pt>
                <c:pt idx="164">
                  <c:v>1.561784597081946E-3</c:v>
                </c:pt>
                <c:pt idx="165">
                  <c:v>1.501776346764336E-3</c:v>
                </c:pt>
                <c:pt idx="166">
                  <c:v>1.4442911293548221E-3</c:v>
                </c:pt>
                <c:pt idx="167">
                  <c:v>1.3892472639319183E-3</c:v>
                </c:pt>
                <c:pt idx="168">
                  <c:v>1.33685349062829E-3</c:v>
                </c:pt>
                <c:pt idx="169">
                  <c:v>1.2856032502254458E-3</c:v>
                </c:pt>
                <c:pt idx="170">
                  <c:v>1.2353876348280984E-3</c:v>
                </c:pt>
                <c:pt idx="171">
                  <c:v>1.1873501773370045E-3</c:v>
                </c:pt>
                <c:pt idx="172">
                  <c:v>1.1429429830230246E-3</c:v>
                </c:pt>
                <c:pt idx="173">
                  <c:v>1.0994252031874179E-3</c:v>
                </c:pt>
                <c:pt idx="174">
                  <c:v>1.0572052424376419E-3</c:v>
                </c:pt>
                <c:pt idx="175">
                  <c:v>1.0174357093324152E-3</c:v>
                </c:pt>
                <c:pt idx="176">
                  <c:v>9.7875525518033172E-4</c:v>
                </c:pt>
                <c:pt idx="177">
                  <c:v>9.4175379774764814E-4</c:v>
                </c:pt>
                <c:pt idx="178">
                  <c:v>9.0575973834661314E-4</c:v>
                </c:pt>
                <c:pt idx="179">
                  <c:v>8.7072769868750332E-4</c:v>
                </c:pt>
                <c:pt idx="180">
                  <c:v>8.3675751100771145E-4</c:v>
                </c:pt>
                <c:pt idx="181">
                  <c:v>8.0442094175761007E-4</c:v>
                </c:pt>
                <c:pt idx="182">
                  <c:v>7.7222958303459731E-4</c:v>
                </c:pt>
                <c:pt idx="183">
                  <c:v>7.4159016181979832E-4</c:v>
                </c:pt>
                <c:pt idx="184">
                  <c:v>7.1184015508339116E-4</c:v>
                </c:pt>
                <c:pt idx="185">
                  <c:v>6.8375099375051135E-4</c:v>
                </c:pt>
                <c:pt idx="186">
                  <c:v>6.5726822387350331E-4</c:v>
                </c:pt>
                <c:pt idx="187">
                  <c:v>6.3123016123568993E-4</c:v>
                </c:pt>
                <c:pt idx="188">
                  <c:v>6.0668050650049222E-4</c:v>
                </c:pt>
                <c:pt idx="189">
                  <c:v>5.8295673663808433E-4</c:v>
                </c:pt>
                <c:pt idx="190">
                  <c:v>5.6001347335875578E-4</c:v>
                </c:pt>
                <c:pt idx="191">
                  <c:v>5.3789609495222181E-4</c:v>
                </c:pt>
                <c:pt idx="192">
                  <c:v>5.1660460141848071E-4</c:v>
                </c:pt>
                <c:pt idx="193">
                  <c:v>4.9558537762301922E-4</c:v>
                </c:pt>
                <c:pt idx="194">
                  <c:v>4.7631775581051078E-4</c:v>
                </c:pt>
                <c:pt idx="195">
                  <c:v>4.5817551558291502E-4</c:v>
                </c:pt>
                <c:pt idx="196">
                  <c:v>4.4065949575335919E-4</c:v>
                </c:pt>
                <c:pt idx="197">
                  <c:v>4.2406011737603411E-4</c:v>
                </c:pt>
                <c:pt idx="198">
                  <c:v>4.0716124228659201E-4</c:v>
                </c:pt>
                <c:pt idx="199">
                  <c:v>3.7576854146253948E-4</c:v>
                </c:pt>
                <c:pt idx="200">
                  <c:v>3.7576854146253948E-4</c:v>
                </c:pt>
                <c:pt idx="201">
                  <c:v>3.4672643604567049E-4</c:v>
                </c:pt>
                <c:pt idx="202">
                  <c:v>3.4672643604567049E-4</c:v>
                </c:pt>
                <c:pt idx="203">
                  <c:v>3.1956299182295212E-4</c:v>
                </c:pt>
                <c:pt idx="204">
                  <c:v>3.1956299182295212E-4</c:v>
                </c:pt>
                <c:pt idx="205">
                  <c:v>2.9472291603358446E-4</c:v>
                </c:pt>
                <c:pt idx="206">
                  <c:v>2.9472291603358446E-4</c:v>
                </c:pt>
                <c:pt idx="207">
                  <c:v>2.8335111663129261E-4</c:v>
                </c:pt>
                <c:pt idx="208">
                  <c:v>2.7214267907196816E-4</c:v>
                </c:pt>
                <c:pt idx="209">
                  <c:v>2.6127911651446816E-4</c:v>
                </c:pt>
                <c:pt idx="210">
                  <c:v>2.5078765593262412E-4</c:v>
                </c:pt>
                <c:pt idx="211">
                  <c:v>2.4071367561615049E-4</c:v>
                </c:pt>
                <c:pt idx="212">
                  <c:v>2.3092104069589485E-4</c:v>
                </c:pt>
                <c:pt idx="213">
                  <c:v>2.2196336630637847E-4</c:v>
                </c:pt>
                <c:pt idx="214">
                  <c:v>2.1302384323274856E-4</c:v>
                </c:pt>
                <c:pt idx="215">
                  <c:v>2.0418415239648789E-4</c:v>
                </c:pt>
                <c:pt idx="216">
                  <c:v>1.9558950432468426E-4</c:v>
                </c:pt>
                <c:pt idx="217">
                  <c:v>1.8782074112567223E-4</c:v>
                </c:pt>
                <c:pt idx="218">
                  <c:v>1.8084156016768014E-4</c:v>
                </c:pt>
                <c:pt idx="219">
                  <c:v>1.7411649763208475E-4</c:v>
                </c:pt>
                <c:pt idx="220">
                  <c:v>1.679087475992296E-4</c:v>
                </c:pt>
                <c:pt idx="221">
                  <c:v>1.6161024098694521E-4</c:v>
                </c:pt>
                <c:pt idx="222">
                  <c:v>1.5531173437466155E-4</c:v>
                </c:pt>
                <c:pt idx="223">
                  <c:v>1.4963037250248501E-4</c:v>
                </c:pt>
                <c:pt idx="224">
                  <c:v>1.3932042507949525E-4</c:v>
                </c:pt>
                <c:pt idx="225">
                  <c:v>1.3932042507949525E-4</c:v>
                </c:pt>
                <c:pt idx="226">
                  <c:v>1.2965484937044305E-4</c:v>
                </c:pt>
                <c:pt idx="227">
                  <c:v>1.2965484937044305E-4</c:v>
                </c:pt>
                <c:pt idx="228">
                  <c:v>1.2023431642584672E-4</c:v>
                </c:pt>
                <c:pt idx="229">
                  <c:v>1.2023431642584672E-4</c:v>
                </c:pt>
                <c:pt idx="230">
                  <c:v>1.1210252690912284E-4</c:v>
                </c:pt>
                <c:pt idx="231">
                  <c:v>1.1210252690912284E-4</c:v>
                </c:pt>
                <c:pt idx="232">
                  <c:v>1.0830890188904303E-4</c:v>
                </c:pt>
                <c:pt idx="233">
                  <c:v>1.0440636897365204E-4</c:v>
                </c:pt>
                <c:pt idx="234">
                  <c:v>1.0082148408625643E-4</c:v>
                </c:pt>
                <c:pt idx="235">
                  <c:v>9.731828012034568E-5</c:v>
                </c:pt>
                <c:pt idx="236">
                  <c:v>9.4087345892720006E-5</c:v>
                </c:pt>
                <c:pt idx="237">
                  <c:v>9.0983470876291266E-5</c:v>
                </c:pt>
                <c:pt idx="238">
                  <c:v>8.7607326121580888E-5</c:v>
                </c:pt>
                <c:pt idx="239">
                  <c:v>8.4712191237835271E-5</c:v>
                </c:pt>
                <c:pt idx="240">
                  <c:v>8.1907812933518746E-5</c:v>
                </c:pt>
                <c:pt idx="241">
                  <c:v>7.9012678049775339E-5</c:v>
                </c:pt>
                <c:pt idx="242">
                  <c:v>7.6371661588428211E-5</c:v>
                </c:pt>
                <c:pt idx="243">
                  <c:v>7.3921233943879852E-5</c:v>
                </c:pt>
                <c:pt idx="244">
                  <c:v>7.1561562878758484E-5</c:v>
                </c:pt>
                <c:pt idx="245">
                  <c:v>6.9020378654782524E-5</c:v>
                </c:pt>
                <c:pt idx="246">
                  <c:v>6.6524572720519896E-5</c:v>
                </c:pt>
                <c:pt idx="247">
                  <c:v>6.4419020077797438E-5</c:v>
                </c:pt>
                <c:pt idx="248">
                  <c:v>6.2313467435074423E-5</c:v>
                </c:pt>
                <c:pt idx="249">
                  <c:v>5.8256648334654462E-5</c:v>
                </c:pt>
                <c:pt idx="250">
                  <c:v>5.8256648334654462E-5</c:v>
                </c:pt>
                <c:pt idx="251">
                  <c:v>5.4481174630461786E-5</c:v>
                </c:pt>
                <c:pt idx="252">
                  <c:v>5.4481174630461786E-5</c:v>
                </c:pt>
                <c:pt idx="253">
                  <c:v>5.0714776584211314E-5</c:v>
                </c:pt>
                <c:pt idx="254">
                  <c:v>5.0714776584211314E-5</c:v>
                </c:pt>
                <c:pt idx="255">
                  <c:v>4.8754434468572401E-5</c:v>
                </c:pt>
                <c:pt idx="256">
                  <c:v>4.7229723934186806E-5</c:v>
                </c:pt>
                <c:pt idx="257">
                  <c:v>4.5550727214773855E-5</c:v>
                </c:pt>
                <c:pt idx="258">
                  <c:v>4.3971562732731103E-5</c:v>
                </c:pt>
                <c:pt idx="259">
                  <c:v>4.2492230488059783E-5</c:v>
                </c:pt>
                <c:pt idx="260">
                  <c:v>4.1149033112528983E-5</c:v>
                </c:pt>
                <c:pt idx="261">
                  <c:v>3.9651549551971939E-5</c:v>
                </c:pt>
                <c:pt idx="262">
                  <c:v>3.8426335729697611E-5</c:v>
                </c:pt>
                <c:pt idx="263">
                  <c:v>3.7074062696224749E-5</c:v>
                </c:pt>
                <c:pt idx="264">
                  <c:v>3.6075740322519863E-5</c:v>
                </c:pt>
                <c:pt idx="265">
                  <c:v>3.4886829132016291E-5</c:v>
                </c:pt>
                <c:pt idx="266">
                  <c:v>3.3697917941513456E-5</c:v>
                </c:pt>
                <c:pt idx="267">
                  <c:v>3.263606596220902E-5</c:v>
                </c:pt>
                <c:pt idx="268">
                  <c:v>3.1683121878217955E-5</c:v>
                </c:pt>
                <c:pt idx="269">
                  <c:v>3.0648496872741636E-5</c:v>
                </c:pt>
                <c:pt idx="270">
                  <c:v>2.9613871867265883E-5</c:v>
                </c:pt>
                <c:pt idx="271">
                  <c:v>2.8706306072988412E-5</c:v>
                </c:pt>
                <c:pt idx="272">
                  <c:v>2.7807815936654298E-5</c:v>
                </c:pt>
                <c:pt idx="273">
                  <c:v>2.7127141590946165E-5</c:v>
                </c:pt>
                <c:pt idx="274">
                  <c:v>2.6255878428440307E-5</c:v>
                </c:pt>
                <c:pt idx="275">
                  <c:v>2.5466296187418795E-5</c:v>
                </c:pt>
                <c:pt idx="276">
                  <c:v>2.4703940920226154E-5</c:v>
                </c:pt>
                <c:pt idx="277">
                  <c:v>2.3905283021262018E-5</c:v>
                </c:pt>
                <c:pt idx="278">
                  <c:v>2.3188306043782838E-5</c:v>
                </c:pt>
                <c:pt idx="279">
                  <c:v>2.2362421170990591E-5</c:v>
                </c:pt>
                <c:pt idx="280">
                  <c:v>2.1754352088825213E-5</c:v>
                </c:pt>
                <c:pt idx="281">
                  <c:v>2.1082753401059979E-5</c:v>
                </c:pt>
                <c:pt idx="282">
                  <c:v>2.0456533003008444E-5</c:v>
                </c:pt>
                <c:pt idx="283">
                  <c:v>1.9902917868499495E-5</c:v>
                </c:pt>
                <c:pt idx="284">
                  <c:v>1.9249470496619998E-5</c:v>
                </c:pt>
                <c:pt idx="285">
                  <c:v>1.8695855362110886E-5</c:v>
                </c:pt>
                <c:pt idx="286">
                  <c:v>1.8033332332288392E-5</c:v>
                </c:pt>
                <c:pt idx="287">
                  <c:v>1.7425263250122639E-5</c:v>
                </c:pt>
                <c:pt idx="288">
                  <c:v>1.6844421141785402E-5</c:v>
                </c:pt>
                <c:pt idx="289">
                  <c:v>1.6281730349333486E-5</c:v>
                </c:pt>
                <c:pt idx="290">
                  <c:v>1.5782569162480969E-5</c:v>
                </c:pt>
                <c:pt idx="291">
                  <c:v>1.5301559291514131E-5</c:v>
                </c:pt>
                <c:pt idx="292">
                  <c:v>1.4793322446718735E-5</c:v>
                </c:pt>
                <c:pt idx="293">
                  <c:v>1.438491783929386E-5</c:v>
                </c:pt>
                <c:pt idx="294">
                  <c:v>1.3940210600098145E-5</c:v>
                </c:pt>
                <c:pt idx="295">
                  <c:v>1.3441049413245692E-5</c:v>
                </c:pt>
                <c:pt idx="296">
                  <c:v>1.3068947437591899E-5</c:v>
                </c:pt>
                <c:pt idx="297">
                  <c:v>1.2624240198396065E-5</c:v>
                </c:pt>
                <c:pt idx="298">
                  <c:v>1.2233986906856858E-5</c:v>
                </c:pt>
                <c:pt idx="299">
                  <c:v>1.1998019800344787E-5</c:v>
                </c:pt>
                <c:pt idx="300">
                  <c:v>1.1689447430290581E-5</c:v>
                </c:pt>
                <c:pt idx="301">
                  <c:v>1.1399026376121824E-5</c:v>
                </c:pt>
                <c:pt idx="302">
                  <c:v>1.1190286243438206E-5</c:v>
                </c:pt>
                <c:pt idx="303">
                  <c:v>1.0727427688356817E-5</c:v>
                </c:pt>
                <c:pt idx="304">
                  <c:v>1.0473309265959197E-5</c:v>
                </c:pt>
                <c:pt idx="305">
                  <c:v>1.0155661237962177E-5</c:v>
                </c:pt>
                <c:pt idx="306">
                  <c:v>9.8561645258506952E-6</c:v>
                </c:pt>
                <c:pt idx="307">
                  <c:v>9.6383487352240241E-6</c:v>
                </c:pt>
                <c:pt idx="308">
                  <c:v>9.2662467595704684E-6</c:v>
                </c:pt>
                <c:pt idx="309">
                  <c:v>9.0030526792300883E-6</c:v>
                </c:pt>
                <c:pt idx="310">
                  <c:v>8.8033882044891237E-6</c:v>
                </c:pt>
                <c:pt idx="311">
                  <c:v>8.4494375447210222E-6</c:v>
                </c:pt>
                <c:pt idx="312">
                  <c:v>8.1499408326094931E-6</c:v>
                </c:pt>
                <c:pt idx="313">
                  <c:v>7.8413684625552413E-6</c:v>
                </c:pt>
                <c:pt idx="314">
                  <c:v>7.5237204345582056E-6</c:v>
                </c:pt>
                <c:pt idx="315">
                  <c:v>7.3240559598171334E-6</c:v>
                </c:pt>
                <c:pt idx="316">
                  <c:v>7.033634905648489E-6</c:v>
                </c:pt>
                <c:pt idx="317">
                  <c:v>6.8158191150219534E-6</c:v>
                </c:pt>
                <c:pt idx="318">
                  <c:v>6.6524572720519903E-6</c:v>
                </c:pt>
                <c:pt idx="319">
                  <c:v>6.3711118758260882E-6</c:v>
                </c:pt>
                <c:pt idx="320">
                  <c:v>6.1895987169706837E-6</c:v>
                </c:pt>
                <c:pt idx="321">
                  <c:v>5.9536316104586007E-6</c:v>
                </c:pt>
                <c:pt idx="322">
                  <c:v>5.7176645039464924E-6</c:v>
                </c:pt>
                <c:pt idx="323">
                  <c:v>5.5452270030338793E-6</c:v>
                </c:pt>
                <c:pt idx="324">
                  <c:v>5.3546381862355994E-6</c:v>
                </c:pt>
                <c:pt idx="325">
                  <c:v>5.1277467376662724E-6</c:v>
                </c:pt>
                <c:pt idx="326">
                  <c:v>4.9734605526392142E-6</c:v>
                </c:pt>
                <c:pt idx="327">
                  <c:v>4.7284177881843441E-6</c:v>
                </c:pt>
                <c:pt idx="328">
                  <c:v>4.5922829190427434E-6</c:v>
                </c:pt>
                <c:pt idx="329">
                  <c:v>4.3653914704734316E-6</c:v>
                </c:pt>
                <c:pt idx="330">
                  <c:v>4.2020296275035591E-6</c:v>
                </c:pt>
                <c:pt idx="331">
                  <c:v>3.9479112051059458E-6</c:v>
                </c:pt>
                <c:pt idx="332">
                  <c:v>3.7482467303649393E-6</c:v>
                </c:pt>
                <c:pt idx="333">
                  <c:v>3.5848848873950478E-6</c:v>
                </c:pt>
                <c:pt idx="334">
                  <c:v>3.3852204126540421E-6</c:v>
                </c:pt>
                <c:pt idx="335">
                  <c:v>3.2581612014552495E-6</c:v>
                </c:pt>
                <c:pt idx="336">
                  <c:v>3.0947993584853567E-6</c:v>
                </c:pt>
                <c:pt idx="337">
                  <c:v>2.9586644893437209E-6</c:v>
                </c:pt>
                <c:pt idx="338">
                  <c:v>2.8679079099160338E-6</c:v>
                </c:pt>
                <c:pt idx="339">
                  <c:v>2.7408486987172157E-6</c:v>
                </c:pt>
                <c:pt idx="340">
                  <c:v>2.6047138295756393E-6</c:v>
                </c:pt>
                <c:pt idx="341">
                  <c:v>2.5230329080906916E-6</c:v>
                </c:pt>
                <c:pt idx="342">
                  <c:v>2.4322763286629592E-6</c:v>
                </c:pt>
                <c:pt idx="343">
                  <c:v>2.3324440912924452E-6</c:v>
                </c:pt>
                <c:pt idx="344">
                  <c:v>2.2053848800936656E-6</c:v>
                </c:pt>
                <c:pt idx="345">
                  <c:v>2.0510986950665092E-6</c:v>
                </c:pt>
                <c:pt idx="346">
                  <c:v>1.9421907997532655E-6</c:v>
                </c:pt>
                <c:pt idx="347">
                  <c:v>1.842358562382775E-6</c:v>
                </c:pt>
                <c:pt idx="348">
                  <c:v>1.7062236932411701E-6</c:v>
                </c:pt>
                <c:pt idx="349">
                  <c:v>1.6699210614700905E-6</c:v>
                </c:pt>
                <c:pt idx="350">
                  <c:v>1.5882401399851509E-6</c:v>
                </c:pt>
                <c:pt idx="351">
                  <c:v>1.5247105343857488E-6</c:v>
                </c:pt>
                <c:pt idx="352">
                  <c:v>1.4793322446718755E-6</c:v>
                </c:pt>
                <c:pt idx="353">
                  <c:v>1.3976513231869293E-6</c:v>
                </c:pt>
                <c:pt idx="354">
                  <c:v>1.3522730334730699E-6</c:v>
                </c:pt>
                <c:pt idx="355">
                  <c:v>1.3250460596447472E-6</c:v>
                </c:pt>
                <c:pt idx="356">
                  <c:v>1.243365138159794E-6</c:v>
                </c:pt>
                <c:pt idx="357">
                  <c:v>1.2070625063887119E-6</c:v>
                </c:pt>
                <c:pt idx="358">
                  <c:v>1.1616842166748383E-6</c:v>
                </c:pt>
                <c:pt idx="359">
                  <c:v>1.1253815849037678E-6</c:v>
                </c:pt>
                <c:pt idx="360">
                  <c:v>1.0527763213615866E-6</c:v>
                </c:pt>
                <c:pt idx="361">
                  <c:v>9.8017105781940749E-7</c:v>
                </c:pt>
                <c:pt idx="362">
                  <c:v>9.0756579427722743E-7</c:v>
                </c:pt>
                <c:pt idx="363">
                  <c:v>8.4403618867781045E-7</c:v>
                </c:pt>
                <c:pt idx="364">
                  <c:v>7.9865789896396101E-7</c:v>
                </c:pt>
                <c:pt idx="365">
                  <c:v>7.623552671928669E-7</c:v>
                </c:pt>
                <c:pt idx="366">
                  <c:v>7.4420395130732636E-7</c:v>
                </c:pt>
                <c:pt idx="367">
                  <c:v>7.2605263542177862E-7</c:v>
                </c:pt>
                <c:pt idx="368">
                  <c:v>6.9882566159346908E-7</c:v>
                </c:pt>
                <c:pt idx="369">
                  <c:v>6.4437171393683042E-7</c:v>
                </c:pt>
                <c:pt idx="370">
                  <c:v>6.0806908216574129E-7</c:v>
                </c:pt>
                <c:pt idx="371">
                  <c:v>5.5361513450910972E-7</c:v>
                </c:pt>
                <c:pt idx="372">
                  <c:v>5.4453947656633849E-7</c:v>
                </c:pt>
                <c:pt idx="373">
                  <c:v>5.0823684479524714E-7</c:v>
                </c:pt>
                <c:pt idx="374">
                  <c:v>4.8100987096692913E-7</c:v>
                </c:pt>
                <c:pt idx="375">
                  <c:v>4.2655592331029438E-7</c:v>
                </c:pt>
                <c:pt idx="376">
                  <c:v>4.0840460742474834E-7</c:v>
                </c:pt>
                <c:pt idx="377">
                  <c:v>3.9932894948197754E-7</c:v>
                </c:pt>
                <c:pt idx="378">
                  <c:v>3.7210197565366435E-7</c:v>
                </c:pt>
                <c:pt idx="379">
                  <c:v>3.6302631771088857E-7</c:v>
                </c:pt>
                <c:pt idx="380">
                  <c:v>2.9949671211148318E-7</c:v>
                </c:pt>
                <c:pt idx="381">
                  <c:v>2.7226973828316882E-7</c:v>
                </c:pt>
                <c:pt idx="382">
                  <c:v>2.2689144856930702E-7</c:v>
                </c:pt>
                <c:pt idx="383">
                  <c:v>1.996644747409894E-7</c:v>
                </c:pt>
                <c:pt idx="384">
                  <c:v>1.905888167982176E-7</c:v>
                </c:pt>
                <c:pt idx="385">
                  <c:v>1.905888167982176E-7</c:v>
                </c:pt>
                <c:pt idx="386">
                  <c:v>1.7243750091267375E-7</c:v>
                </c:pt>
                <c:pt idx="387">
                  <c:v>1.5428618502712815E-7</c:v>
                </c:pt>
                <c:pt idx="388">
                  <c:v>1.5428618502712815E-7</c:v>
                </c:pt>
                <c:pt idx="389">
                  <c:v>1.2705921119881194E-7</c:v>
                </c:pt>
                <c:pt idx="390">
                  <c:v>1.2705921119881194E-7</c:v>
                </c:pt>
                <c:pt idx="391">
                  <c:v>1.2705921119881194E-7</c:v>
                </c:pt>
                <c:pt idx="392">
                  <c:v>1.1798355325603942E-7</c:v>
                </c:pt>
                <c:pt idx="393">
                  <c:v>1.0890789531326688E-7</c:v>
                </c:pt>
                <c:pt idx="394">
                  <c:v>1.0890789531326688E-7</c:v>
                </c:pt>
                <c:pt idx="395">
                  <c:v>9.9832237370495033E-8</c:v>
                </c:pt>
                <c:pt idx="396">
                  <c:v>8.1680921484950298E-8</c:v>
                </c:pt>
                <c:pt idx="397">
                  <c:v>6.3529605599405575E-8</c:v>
                </c:pt>
                <c:pt idx="398">
                  <c:v>4.537828971386121E-8</c:v>
                </c:pt>
                <c:pt idx="399">
                  <c:v>4.537828971386121E-8</c:v>
                </c:pt>
                <c:pt idx="400">
                  <c:v>9.0756579427723066E-9</c:v>
                </c:pt>
                <c:pt idx="401">
                  <c:v>9.0756579427723066E-9</c:v>
                </c:pt>
                <c:pt idx="402">
                  <c:v>9.0756579427723066E-9</c:v>
                </c:pt>
              </c:numCache>
            </c:numRef>
          </c:yVal>
        </c:ser>
        <c:axId val="156051328"/>
        <c:axId val="156305280"/>
      </c:scatterChart>
      <c:valAx>
        <c:axId val="156051328"/>
        <c:scaling>
          <c:logBase val="10"/>
          <c:orientation val="minMax"/>
          <c:max val="10"/>
        </c:scaling>
        <c:axPos val="b"/>
        <c:majorGridlines>
          <c:spPr>
            <a:ln>
              <a:solidFill>
                <a:schemeClr val="bg1">
                  <a:lumMod val="85000"/>
                </a:schemeClr>
              </a:solidFill>
              <a:prstDash val="sysDot"/>
            </a:ln>
          </c:spPr>
        </c:majorGridlines>
        <c:title>
          <c:tx>
            <c:rich>
              <a:bodyPr/>
              <a:lstStyle/>
              <a:p>
                <a:pPr>
                  <a:defRPr/>
                </a:pPr>
                <a:r>
                  <a:rPr lang="en-US"/>
                  <a:t>Wave Height (m)</a:t>
                </a:r>
              </a:p>
            </c:rich>
          </c:tx>
        </c:title>
        <c:numFmt formatCode="General" sourceLinked="1"/>
        <c:tickLblPos val="nextTo"/>
        <c:crossAx val="156305280"/>
        <c:crossesAt val="1.0000000000000199E-9"/>
        <c:crossBetween val="midCat"/>
      </c:valAx>
      <c:valAx>
        <c:axId val="156305280"/>
        <c:scaling>
          <c:orientation val="minMax"/>
          <c:max val="1"/>
          <c:min val="0"/>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1824327570005273E-2"/>
              <c:y val="0.24090188085048964"/>
            </c:manualLayout>
          </c:layout>
        </c:title>
        <c:numFmt formatCode="#,##0.0" sourceLinked="0"/>
        <c:tickLblPos val="nextTo"/>
        <c:crossAx val="156051328"/>
        <c:crossesAt val="1.0000000000000021E-2"/>
        <c:crossBetween val="midCat"/>
      </c:valAx>
    </c:plotArea>
    <c:legend>
      <c:legendPos val="r"/>
      <c:layout>
        <c:manualLayout>
          <c:xMode val="edge"/>
          <c:yMode val="edge"/>
          <c:x val="0.70641776974507531"/>
          <c:y val="0.18985519286687344"/>
          <c:w val="0.21267315503943471"/>
          <c:h val="0.3909656465113272"/>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Michigan</a:t>
            </a:r>
          </a:p>
        </c:rich>
      </c:tx>
      <c:layout>
        <c:manualLayout>
          <c:xMode val="edge"/>
          <c:yMode val="edge"/>
          <c:x val="0.29868449253923923"/>
          <c:y val="0.23312155144013413"/>
        </c:manualLayout>
      </c:layout>
      <c:overlay val="1"/>
    </c:title>
    <c:plotArea>
      <c:layout>
        <c:manualLayout>
          <c:layoutTarget val="inner"/>
          <c:xMode val="edge"/>
          <c:yMode val="edge"/>
          <c:x val="0.22773444069732784"/>
          <c:y val="2.6769185497382438E-2"/>
          <c:w val="0.73427473844779678"/>
          <c:h val="0.69990005126903865"/>
        </c:manualLayout>
      </c:layout>
      <c:scatterChart>
        <c:scatterStyle val="lineMarker"/>
        <c:ser>
          <c:idx val="1"/>
          <c:order val="0"/>
          <c:tx>
            <c:strRef>
              <c:f>lake_michigan!$C$9</c:f>
              <c:strCache>
                <c:ptCount val="1"/>
                <c:pt idx="0">
                  <c:v>Model</c:v>
                </c:pt>
              </c:strCache>
            </c:strRef>
          </c:tx>
          <c:spPr>
            <a:ln>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0.31000000000000177</c:v>
                </c:pt>
                <c:pt idx="31">
                  <c:v>0.32000000000000201</c:v>
                </c:pt>
                <c:pt idx="32">
                  <c:v>0.33000000000000224</c:v>
                </c:pt>
                <c:pt idx="33">
                  <c:v>0.3400000000000003</c:v>
                </c:pt>
                <c:pt idx="34">
                  <c:v>0.35000000000000031</c:v>
                </c:pt>
                <c:pt idx="35">
                  <c:v>0.36000000000000032</c:v>
                </c:pt>
                <c:pt idx="36">
                  <c:v>0.37000000000000038</c:v>
                </c:pt>
                <c:pt idx="37">
                  <c:v>0.38000000000000206</c:v>
                </c:pt>
                <c:pt idx="38">
                  <c:v>0.39000000000000207</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0.62000000000000366</c:v>
                </c:pt>
                <c:pt idx="62">
                  <c:v>0.63000000000000411</c:v>
                </c:pt>
                <c:pt idx="63">
                  <c:v>0.64000000000000412</c:v>
                </c:pt>
                <c:pt idx="64">
                  <c:v>0.65000000000000424</c:v>
                </c:pt>
                <c:pt idx="65">
                  <c:v>0.66000000000000481</c:v>
                </c:pt>
                <c:pt idx="66">
                  <c:v>0.6700000000000047</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0.75000000000000389</c:v>
                </c:pt>
                <c:pt idx="75">
                  <c:v>0.76000000000000423</c:v>
                </c:pt>
                <c:pt idx="76">
                  <c:v>0.77000000000000424</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0.87000000000000388</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1.1800000000000075</c:v>
                </c:pt>
                <c:pt idx="118">
                  <c:v>1.1900000000000075</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1.6800000000000079</c:v>
                </c:pt>
                <c:pt idx="168">
                  <c:v>1.6900000000000079</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1.9300000000000082</c:v>
                </c:pt>
                <c:pt idx="193">
                  <c:v>1.9400000000000082</c:v>
                </c:pt>
                <c:pt idx="194">
                  <c:v>1.9500000000000082</c:v>
                </c:pt>
                <c:pt idx="195">
                  <c:v>1.9600000000000082</c:v>
                </c:pt>
                <c:pt idx="196">
                  <c:v>1.9700000000000082</c:v>
                </c:pt>
                <c:pt idx="197">
                  <c:v>1.9800000000000091</c:v>
                </c:pt>
                <c:pt idx="198">
                  <c:v>1.9900000000000091</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2.4599999999999782</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3.3799999999999586</c:v>
                </c:pt>
                <c:pt idx="338">
                  <c:v>3.3899999999999717</c:v>
                </c:pt>
                <c:pt idx="339">
                  <c:v>3.3999999999999582</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5.9399999999999489</c:v>
                </c:pt>
                <c:pt idx="594">
                  <c:v>5.9499999999999194</c:v>
                </c:pt>
                <c:pt idx="595">
                  <c:v>5.9599999999999174</c:v>
                </c:pt>
                <c:pt idx="596">
                  <c:v>5.9699999999999172</c:v>
                </c:pt>
                <c:pt idx="597">
                  <c:v>5.9799999999999498</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7.9399999999999107</c:v>
                </c:pt>
                <c:pt idx="794">
                  <c:v>7.9499999999999034</c:v>
                </c:pt>
                <c:pt idx="795">
                  <c:v>7.9599999999998934</c:v>
                </c:pt>
                <c:pt idx="796">
                  <c:v>7.9699999999998834</c:v>
                </c:pt>
                <c:pt idx="797">
                  <c:v>7.9799999999999098</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numCache>
            </c:numRef>
          </c:xVal>
          <c:yVal>
            <c:numRef>
              <c:f>lake_michigan!$C$10:$C$824</c:f>
              <c:numCache>
                <c:formatCode>General</c:formatCode>
                <c:ptCount val="815"/>
                <c:pt idx="0" formatCode="0.00E+00">
                  <c:v>0.99763687665859213</c:v>
                </c:pt>
                <c:pt idx="1">
                  <c:v>0.99220496315220896</c:v>
                </c:pt>
                <c:pt idx="2">
                  <c:v>0.98463977943464953</c:v>
                </c:pt>
                <c:pt idx="3">
                  <c:v>0.97543132408994659</c:v>
                </c:pt>
                <c:pt idx="4">
                  <c:v>0.96491337803956378</c:v>
                </c:pt>
                <c:pt idx="5">
                  <c:v>0.95333550904278386</c:v>
                </c:pt>
                <c:pt idx="6">
                  <c:v>0.94089393601073912</c:v>
                </c:pt>
                <c:pt idx="7">
                  <c:v>0.92774784887798545</c:v>
                </c:pt>
                <c:pt idx="8">
                  <c:v>0.91402916781581389</c:v>
                </c:pt>
                <c:pt idx="9">
                  <c:v>0.89984888062798085</c:v>
                </c:pt>
                <c:pt idx="10">
                  <c:v>0.88530141015296959</c:v>
                </c:pt>
                <c:pt idx="11">
                  <c:v>0.87046776247303592</c:v>
                </c:pt>
                <c:pt idx="12">
                  <c:v>0.85541787752183762</c:v>
                </c:pt>
                <c:pt idx="13">
                  <c:v>0.84021243438350335</c:v>
                </c:pt>
                <c:pt idx="14">
                  <c:v>0.82490427014401935</c:v>
                </c:pt>
                <c:pt idx="15">
                  <c:v>0.80953951658580703</c:v>
                </c:pt>
                <c:pt idx="16">
                  <c:v>0.79415852562185529</c:v>
                </c:pt>
                <c:pt idx="17">
                  <c:v>0.77879663311431013</c:v>
                </c:pt>
                <c:pt idx="18">
                  <c:v>0.76348479673921021</c:v>
                </c:pt>
                <c:pt idx="19">
                  <c:v>0.74825013409013374</c:v>
                </c:pt>
                <c:pt idx="20">
                  <c:v>0.73311638063694995</c:v>
                </c:pt>
                <c:pt idx="21">
                  <c:v>0.71810428248747871</c:v>
                </c:pt>
                <c:pt idx="22">
                  <c:v>0.7032319355182306</c:v>
                </c:pt>
                <c:pt idx="23">
                  <c:v>0.68851507994913352</c:v>
                </c:pt>
                <c:pt idx="24">
                  <c:v>0.67396735757070536</c:v>
                </c:pt>
                <c:pt idx="25">
                  <c:v>0.6596005374152728</c:v>
                </c:pt>
                <c:pt idx="26">
                  <c:v>0.64542471457278738</c:v>
                </c:pt>
                <c:pt idx="27">
                  <c:v>0.63144848600221171</c:v>
                </c:pt>
                <c:pt idx="28">
                  <c:v>0.61767910652059432</c:v>
                </c:pt>
                <c:pt idx="29">
                  <c:v>0.60412262761965962</c:v>
                </c:pt>
                <c:pt idx="30">
                  <c:v>0.59078402133297059</c:v>
                </c:pt>
                <c:pt idx="31">
                  <c:v>0.57766729103012615</c:v>
                </c:pt>
                <c:pt idx="32">
                  <c:v>0.56477557073286599</c:v>
                </c:pt>
                <c:pt idx="33">
                  <c:v>0.5521112143152066</c:v>
                </c:pt>
                <c:pt idx="34">
                  <c:v>0.5396758757577117</c:v>
                </c:pt>
                <c:pt idx="35">
                  <c:v>0.52747058146572057</c:v>
                </c:pt>
                <c:pt idx="36">
                  <c:v>0.51549579552697977</c:v>
                </c:pt>
                <c:pt idx="37">
                  <c:v>0.50375147867084791</c:v>
                </c:pt>
                <c:pt idx="38">
                  <c:v>0.49223714159518817</c:v>
                </c:pt>
                <c:pt idx="39">
                  <c:v>0.48095189324533183</c:v>
                </c:pt>
                <c:pt idx="40">
                  <c:v>0.469894484559224</c:v>
                </c:pt>
                <c:pt idx="41">
                  <c:v>0.45906334813303229</c:v>
                </c:pt>
                <c:pt idx="42">
                  <c:v>0.44845663420916032</c:v>
                </c:pt>
                <c:pt idx="43">
                  <c:v>0.43807224334377654</c:v>
                </c:pt>
                <c:pt idx="44">
                  <c:v>0.4279078560717397</c:v>
                </c:pt>
                <c:pt idx="45">
                  <c:v>0.41796095985262194</c:v>
                </c:pt>
                <c:pt idx="46">
                  <c:v>0.40822887355147874</c:v>
                </c:pt>
                <c:pt idx="47">
                  <c:v>0.39870876968193264</c:v>
                </c:pt>
                <c:pt idx="48">
                  <c:v>0.38939769461570362</c:v>
                </c:pt>
                <c:pt idx="49">
                  <c:v>0.38029258694247126</c:v>
                </c:pt>
                <c:pt idx="50">
                  <c:v>0.37139029414568092</c:v>
                </c:pt>
                <c:pt idx="51">
                  <c:v>0.36268758774390475</c:v>
                </c:pt>
                <c:pt idx="52">
                  <c:v>0.35418117703298863</c:v>
                </c:pt>
                <c:pt idx="53">
                  <c:v>0.34586772155148432</c:v>
                </c:pt>
                <c:pt idx="54">
                  <c:v>0.33774384238044808</c:v>
                </c:pt>
                <c:pt idx="55">
                  <c:v>0.32980613237844658</c:v>
                </c:pt>
                <c:pt idx="56">
                  <c:v>0.32205116544350998</c:v>
                </c:pt>
                <c:pt idx="57">
                  <c:v>0.3144755048855124</c:v>
                </c:pt>
                <c:pt idx="58">
                  <c:v>0.30707571098498065</c:v>
                </c:pt>
                <c:pt idx="59">
                  <c:v>0.29984834780786246</c:v>
                </c:pt>
                <c:pt idx="60">
                  <c:v>0.29278998933954742</c:v>
                </c:pt>
                <c:pt idx="61">
                  <c:v>0.28589722499614456</c:v>
                </c:pt>
                <c:pt idx="62">
                  <c:v>0.27916666845056831</c:v>
                </c:pt>
                <c:pt idx="63">
                  <c:v>0.27259495319382332</c:v>
                </c:pt>
                <c:pt idx="64">
                  <c:v>0.26617873297163192</c:v>
                </c:pt>
                <c:pt idx="65">
                  <c:v>0.25991470437104841</c:v>
                </c:pt>
                <c:pt idx="66">
                  <c:v>0.25379959885254322</c:v>
                </c:pt>
                <c:pt idx="67">
                  <c:v>0.24783018557310998</c:v>
                </c:pt>
                <c:pt idx="68">
                  <c:v>0.24200327385101691</c:v>
                </c:pt>
                <c:pt idx="69">
                  <c:v>0.23631571530620829</c:v>
                </c:pt>
                <c:pt idx="70">
                  <c:v>0.23076440570661949</c:v>
                </c:pt>
                <c:pt idx="71">
                  <c:v>0.22534628654770592</c:v>
                </c:pt>
                <c:pt idx="72">
                  <c:v>0.22005834638974195</c:v>
                </c:pt>
                <c:pt idx="73">
                  <c:v>0.21489762197515916</c:v>
                </c:pt>
                <c:pt idx="74">
                  <c:v>0.20986119914604048</c:v>
                </c:pt>
                <c:pt idx="75">
                  <c:v>0.20494621358016221</c:v>
                </c:pt>
                <c:pt idx="76">
                  <c:v>0.20014985136226146</c:v>
                </c:pt>
                <c:pt idx="77">
                  <c:v>0.19546934940578634</c:v>
                </c:pt>
                <c:pt idx="78">
                  <c:v>0.19090199573904221</c:v>
                </c:pt>
                <c:pt idx="79">
                  <c:v>0.18644512966849944</c:v>
                </c:pt>
                <c:pt idx="80">
                  <c:v>0.18209614183090586</c:v>
                </c:pt>
                <c:pt idx="81">
                  <c:v>0.17785247414492891</c:v>
                </c:pt>
                <c:pt idx="82">
                  <c:v>0.17371161967210674</c:v>
                </c:pt>
                <c:pt idx="83">
                  <c:v>0.16967112239610188</c:v>
                </c:pt>
                <c:pt idx="84">
                  <c:v>0.16572857692853699</c:v>
                </c:pt>
                <c:pt idx="85">
                  <c:v>0.16188162814897167</c:v>
                </c:pt>
                <c:pt idx="86">
                  <c:v>0.15812797078596699</c:v>
                </c:pt>
                <c:pt idx="87">
                  <c:v>0.15446534894565844</c:v>
                </c:pt>
                <c:pt idx="88">
                  <c:v>0.15089155559366271</c:v>
                </c:pt>
                <c:pt idx="89">
                  <c:v>0.1474044319957267</c:v>
                </c:pt>
                <c:pt idx="90">
                  <c:v>0.14400186712203344</c:v>
                </c:pt>
                <c:pt idx="91">
                  <c:v>0.14068179701973912</c:v>
                </c:pt>
                <c:pt idx="92">
                  <c:v>0.13744220415783462</c:v>
                </c:pt>
                <c:pt idx="93">
                  <c:v>0.13428111674818827</c:v>
                </c:pt>
                <c:pt idx="94">
                  <c:v>0.1311966080462654</c:v>
                </c:pt>
                <c:pt idx="95">
                  <c:v>0.12818679563466487</c:v>
                </c:pt>
                <c:pt idx="96">
                  <c:v>0.12524984069246362</c:v>
                </c:pt>
                <c:pt idx="97">
                  <c:v>0.12238394725298822</c:v>
                </c:pt>
                <c:pt idx="98">
                  <c:v>0.11958736145251007</c:v>
                </c:pt>
                <c:pt idx="99">
                  <c:v>0.11685837077202491</c:v>
                </c:pt>
                <c:pt idx="100">
                  <c:v>0.1141953032742115</c:v>
                </c:pt>
                <c:pt idx="101">
                  <c:v>0.11159652683737777</c:v>
                </c:pt>
                <c:pt idx="102">
                  <c:v>0.10906044838810226</c:v>
                </c:pt>
                <c:pt idx="103">
                  <c:v>0.10658551313406535</c:v>
                </c:pt>
                <c:pt idx="104">
                  <c:v>0.10417020379849402</c:v>
                </c:pt>
                <c:pt idx="105">
                  <c:v>0.10181303985742843</c:v>
                </c:pt>
                <c:pt idx="106">
                  <c:v>9.9512576780976247E-2</c:v>
                </c:pt>
                <c:pt idx="107">
                  <c:v>9.7267405279538213E-2</c:v>
                </c:pt>
                <c:pt idx="108">
                  <c:v>9.5076150555950645E-2</c:v>
                </c:pt>
                <c:pt idx="109">
                  <c:v>9.2937471564330895E-2</c:v>
                </c:pt>
                <c:pt idx="110">
                  <c:v>9.0850060276377098E-2</c:v>
                </c:pt>
                <c:pt idx="111">
                  <c:v>8.8812640955752725E-2</c:v>
                </c:pt>
                <c:pt idx="112">
                  <c:v>8.6823969441153226E-2</c:v>
                </c:pt>
                <c:pt idx="113">
                  <c:v>8.4882832438522571E-2</c:v>
                </c:pt>
                <c:pt idx="114">
                  <c:v>8.2988046822896427E-2</c:v>
                </c:pt>
                <c:pt idx="115">
                  <c:v>8.1138458950231598E-2</c:v>
                </c:pt>
                <c:pt idx="116">
                  <c:v>7.9332943979559922E-2</c:v>
                </c:pt>
                <c:pt idx="117">
                  <c:v>7.757040520574382E-2</c:v>
                </c:pt>
                <c:pt idx="118">
                  <c:v>7.5849773403068643E-2</c:v>
                </c:pt>
                <c:pt idx="119">
                  <c:v>7.4170006179865619E-2</c:v>
                </c:pt>
                <c:pt idx="120">
                  <c:v>7.2530087344319913E-2</c:v>
                </c:pt>
                <c:pt idx="121">
                  <c:v>7.0929026281585483E-2</c:v>
                </c:pt>
                <c:pt idx="122">
                  <c:v>6.9365857342297804E-2</c:v>
                </c:pt>
                <c:pt idx="123">
                  <c:v>6.7839639242539343E-2</c:v>
                </c:pt>
                <c:pt idx="124">
                  <c:v>6.6349454475296291E-2</c:v>
                </c:pt>
                <c:pt idx="125">
                  <c:v>6.4894408733422018E-2</c:v>
                </c:pt>
                <c:pt idx="126">
                  <c:v>6.3473630344075924E-2</c:v>
                </c:pt>
                <c:pt idx="127">
                  <c:v>6.2086269714634414E-2</c:v>
                </c:pt>
                <c:pt idx="128">
                  <c:v>6.0731498789998901E-2</c:v>
                </c:pt>
                <c:pt idx="129">
                  <c:v>5.9408510521250714E-2</c:v>
                </c:pt>
                <c:pt idx="130">
                  <c:v>5.8116518345568163E-2</c:v>
                </c:pt>
                <c:pt idx="131">
                  <c:v>5.6854755677311956E-2</c:v>
                </c:pt>
                <c:pt idx="132">
                  <c:v>5.5622475410175586E-2</c:v>
                </c:pt>
                <c:pt idx="133">
                  <c:v>5.4418949430284323E-2</c:v>
                </c:pt>
                <c:pt idx="134">
                  <c:v>5.3243468140119272E-2</c:v>
                </c:pt>
                <c:pt idx="135">
                  <c:v>5.2095339993133767E-2</c:v>
                </c:pt>
                <c:pt idx="136">
                  <c:v>5.0973891038918924E-2</c:v>
                </c:pt>
                <c:pt idx="137">
                  <c:v>4.9878464478780173E-2</c:v>
                </c:pt>
                <c:pt idx="138">
                  <c:v>4.8808420231563433E-2</c:v>
                </c:pt>
                <c:pt idx="139">
                  <c:v>4.7763134509578441E-2</c:v>
                </c:pt>
                <c:pt idx="140">
                  <c:v>4.6741999404461818E-2</c:v>
                </c:pt>
                <c:pt idx="141">
                  <c:v>4.5744422482814906E-2</c:v>
                </c:pt>
                <c:pt idx="142">
                  <c:v>4.4769826391443134E-2</c:v>
                </c:pt>
                <c:pt idx="143">
                  <c:v>4.3817648472038173E-2</c:v>
                </c:pt>
                <c:pt idx="144">
                  <c:v>4.2887340385127926E-2</c:v>
                </c:pt>
                <c:pt idx="145">
                  <c:v>4.1978367743121782E-2</c:v>
                </c:pt>
                <c:pt idx="146">
                  <c:v>4.1090209752280497E-2</c:v>
                </c:pt>
                <c:pt idx="147">
                  <c:v>4.0222358863438418E-2</c:v>
                </c:pt>
                <c:pt idx="148">
                  <c:v>3.9374320431304011E-2</c:v>
                </c:pt>
                <c:pt idx="149">
                  <c:v>3.8545612382166292E-2</c:v>
                </c:pt>
                <c:pt idx="150">
                  <c:v>3.7735764889837091E-2</c:v>
                </c:pt>
                <c:pt idx="151">
                  <c:v>3.6944320059654652E-2</c:v>
                </c:pt>
                <c:pt idx="152">
                  <c:v>3.6170831620381254E-2</c:v>
                </c:pt>
                <c:pt idx="153">
                  <c:v>3.5414864623825051E-2</c:v>
                </c:pt>
                <c:pt idx="154">
                  <c:v>3.4675995152017816E-2</c:v>
                </c:pt>
                <c:pt idx="155">
                  <c:v>3.3953810031784784E-2</c:v>
                </c:pt>
                <c:pt idx="156">
                  <c:v>3.3247906556539815E-2</c:v>
                </c:pt>
                <c:pt idx="157">
                  <c:v>3.2557892215146246E-2</c:v>
                </c:pt>
                <c:pt idx="158">
                  <c:v>3.1883384427682092E-2</c:v>
                </c:pt>
                <c:pt idx="159">
                  <c:v>3.1224010287950656E-2</c:v>
                </c:pt>
                <c:pt idx="160">
                  <c:v>3.0579406312584111E-2</c:v>
                </c:pt>
                <c:pt idx="161">
                  <c:v>2.9949218196581272E-2</c:v>
                </c:pt>
                <c:pt idx="162">
                  <c:v>2.9333100575134052E-2</c:v>
                </c:pt>
                <c:pt idx="163">
                  <c:v>2.8730716791588735E-2</c:v>
                </c:pt>
                <c:pt idx="164">
                  <c:v>2.814173867140209E-2</c:v>
                </c:pt>
                <c:pt idx="165">
                  <c:v>2.7565846301940231E-2</c:v>
                </c:pt>
                <c:pt idx="166">
                  <c:v>2.700272781798705E-2</c:v>
                </c:pt>
                <c:pt idx="167">
                  <c:v>2.6452079192819201E-2</c:v>
                </c:pt>
                <c:pt idx="168">
                  <c:v>2.5913604034712469E-2</c:v>
                </c:pt>
                <c:pt idx="169">
                  <c:v>2.5387013388746802E-2</c:v>
                </c:pt>
                <c:pt idx="170">
                  <c:v>2.4872025543778011E-2</c:v>
                </c:pt>
                <c:pt idx="171">
                  <c:v>2.4368365844449468E-2</c:v>
                </c:pt>
                <c:pt idx="172">
                  <c:v>2.3875766508117104E-2</c:v>
                </c:pt>
                <c:pt idx="173">
                  <c:v>2.3393966446563452E-2</c:v>
                </c:pt>
                <c:pt idx="174">
                  <c:v>2.2922711092384515E-2</c:v>
                </c:pt>
                <c:pt idx="175">
                  <c:v>2.2461752229926954E-2</c:v>
                </c:pt>
                <c:pt idx="176">
                  <c:v>2.2010847830660922E-2</c:v>
                </c:pt>
                <c:pt idx="177">
                  <c:v>2.1569761892880138E-2</c:v>
                </c:pt>
                <c:pt idx="178">
                  <c:v>2.1138264285613412E-2</c:v>
                </c:pt>
                <c:pt idx="179">
                  <c:v>2.0716130596641326E-2</c:v>
                </c:pt>
                <c:pt idx="180">
                  <c:v>2.0303141984515292E-2</c:v>
                </c:pt>
                <c:pt idx="181">
                  <c:v>1.9899085034472457E-2</c:v>
                </c:pt>
                <c:pt idx="182">
                  <c:v>1.9503751618147783E-2</c:v>
                </c:pt>
                <c:pt idx="183">
                  <c:v>1.9116938756984048E-2</c:v>
                </c:pt>
                <c:pt idx="184">
                  <c:v>1.8738448489245999E-2</c:v>
                </c:pt>
                <c:pt idx="185">
                  <c:v>1.8368087740539985E-2</c:v>
                </c:pt>
                <c:pt idx="186">
                  <c:v>1.8005668197753628E-2</c:v>
                </c:pt>
                <c:pt idx="187">
                  <c:v>1.7651006186321924E-2</c:v>
                </c:pt>
                <c:pt idx="188">
                  <c:v>1.7303922550734631E-2</c:v>
                </c:pt>
                <c:pt idx="189">
                  <c:v>1.6964242538199097E-2</c:v>
                </c:pt>
                <c:pt idx="190">
                  <c:v>1.6631795685376021E-2</c:v>
                </c:pt>
                <c:pt idx="191">
                  <c:v>1.6306415708106845E-2</c:v>
                </c:pt>
                <c:pt idx="192">
                  <c:v>1.5987940394055027E-2</c:v>
                </c:pt>
                <c:pt idx="193">
                  <c:v>1.5676211498182345E-2</c:v>
                </c:pt>
                <c:pt idx="194">
                  <c:v>1.5371074640986986E-2</c:v>
                </c:pt>
                <c:pt idx="195">
                  <c:v>1.5072379209429153E-2</c:v>
                </c:pt>
                <c:pt idx="196">
                  <c:v>1.4779978260474299E-2</c:v>
                </c:pt>
                <c:pt idx="197">
                  <c:v>1.4493728427182911E-2</c:v>
                </c:pt>
                <c:pt idx="198">
                  <c:v>1.4213489827279839E-2</c:v>
                </c:pt>
                <c:pt idx="199">
                  <c:v>1.3939125974137843E-2</c:v>
                </c:pt>
                <c:pt idx="200">
                  <c:v>1.3670503690110247E-2</c:v>
                </c:pt>
                <c:pt idx="201">
                  <c:v>1.3407493022149898E-2</c:v>
                </c:pt>
                <c:pt idx="202">
                  <c:v>1.3149967159655737E-2</c:v>
                </c:pt>
                <c:pt idx="203">
                  <c:v>1.2897802354483141E-2</c:v>
                </c:pt>
                <c:pt idx="204">
                  <c:v>1.2650877843064921E-2</c:v>
                </c:pt>
                <c:pt idx="205">
                  <c:v>1.2409075770583583E-2</c:v>
                </c:pt>
                <c:pt idx="206">
                  <c:v>1.2172281117141252E-2</c:v>
                </c:pt>
                <c:pt idx="207">
                  <c:v>1.1940381625873393E-2</c:v>
                </c:pt>
                <c:pt idx="208">
                  <c:v>1.1713267732953779E-2</c:v>
                </c:pt>
                <c:pt idx="209">
                  <c:v>1.1490832499442443E-2</c:v>
                </c:pt>
                <c:pt idx="210">
                  <c:v>1.1272971544923021E-2</c:v>
                </c:pt>
                <c:pt idx="211">
                  <c:v>1.1059582982885964E-2</c:v>
                </c:pt>
                <c:pt idx="212">
                  <c:v>1.0850567357807891E-2</c:v>
                </c:pt>
                <c:pt idx="213">
                  <c:v>1.0645827583882536E-2</c:v>
                </c:pt>
                <c:pt idx="214">
                  <c:v>1.0445268885359533E-2</c:v>
                </c:pt>
                <c:pt idx="215">
                  <c:v>1.0248798738447121E-2</c:v>
                </c:pt>
                <c:pt idx="216">
                  <c:v>1.0056326814736579E-2</c:v>
                </c:pt>
                <c:pt idx="217">
                  <c:v>9.8677649261089597E-3</c:v>
                </c:pt>
                <c:pt idx="218">
                  <c:v>9.6830269710823248E-3</c:v>
                </c:pt>
                <c:pt idx="219">
                  <c:v>9.5020288825637227E-3</c:v>
                </c:pt>
                <c:pt idx="220">
                  <c:v>9.3246885769644045E-3</c:v>
                </c:pt>
                <c:pt idx="221">
                  <c:v>9.1509259046446741E-3</c:v>
                </c:pt>
                <c:pt idx="222">
                  <c:v>8.9806626016528026E-3</c:v>
                </c:pt>
                <c:pt idx="223">
                  <c:v>8.8138222427201294E-3</c:v>
                </c:pt>
                <c:pt idx="224">
                  <c:v>8.6503301954827267E-3</c:v>
                </c:pt>
                <c:pt idx="225">
                  <c:v>8.4901135758935261E-3</c:v>
                </c:pt>
                <c:pt idx="226">
                  <c:v>8.3331012047953203E-3</c:v>
                </c:pt>
                <c:pt idx="227">
                  <c:v>8.179223565621549E-3</c:v>
                </c:pt>
                <c:pt idx="228">
                  <c:v>8.0284127631962392E-3</c:v>
                </c:pt>
                <c:pt idx="229">
                  <c:v>7.8806024836027555E-3</c:v>
                </c:pt>
                <c:pt idx="230">
                  <c:v>7.7357279550926443E-3</c:v>
                </c:pt>
                <c:pt idx="231">
                  <c:v>7.5937259100080194E-3</c:v>
                </c:pt>
                <c:pt idx="232">
                  <c:v>7.4545345476885287E-3</c:v>
                </c:pt>
                <c:pt idx="233">
                  <c:v>7.3180934983376501E-3</c:v>
                </c:pt>
                <c:pt idx="234">
                  <c:v>7.1843437878224741E-3</c:v>
                </c:pt>
                <c:pt idx="235">
                  <c:v>7.0532278033824522E-3</c:v>
                </c:pt>
                <c:pt idx="236">
                  <c:v>6.9246892602216814E-3</c:v>
                </c:pt>
                <c:pt idx="237">
                  <c:v>6.7986731689625001E-3</c:v>
                </c:pt>
                <c:pt idx="238">
                  <c:v>6.6751258039359027E-3</c:v>
                </c:pt>
                <c:pt idx="239">
                  <c:v>6.5539946722884693E-3</c:v>
                </c:pt>
                <c:pt idx="240">
                  <c:v>6.43522848388179E-3</c:v>
                </c:pt>
                <c:pt idx="241">
                  <c:v>6.3187771219644934E-3</c:v>
                </c:pt>
                <c:pt idx="242">
                  <c:v>6.2045916145972539E-3</c:v>
                </c:pt>
                <c:pt idx="243">
                  <c:v>6.0926241068080412E-3</c:v>
                </c:pt>
                <c:pt idx="244">
                  <c:v>5.9828278334607514E-3</c:v>
                </c:pt>
                <c:pt idx="245">
                  <c:v>5.8751570928170923E-3</c:v>
                </c:pt>
                <c:pt idx="246">
                  <c:v>5.769567220773388E-3</c:v>
                </c:pt>
                <c:pt idx="247">
                  <c:v>5.6660145657546094E-3</c:v>
                </c:pt>
                <c:pt idx="248">
                  <c:v>5.5644564642480868E-3</c:v>
                </c:pt>
                <c:pt idx="249">
                  <c:v>5.4648512169597485E-3</c:v>
                </c:pt>
                <c:pt idx="250">
                  <c:v>5.3671580655767718E-3</c:v>
                </c:pt>
                <c:pt idx="251">
                  <c:v>5.2713371701203753E-3</c:v>
                </c:pt>
                <c:pt idx="252">
                  <c:v>5.1773495868729169E-3</c:v>
                </c:pt>
                <c:pt idx="253">
                  <c:v>5.085157246864932E-3</c:v>
                </c:pt>
                <c:pt idx="254">
                  <c:v>4.9947229349061924E-3</c:v>
                </c:pt>
                <c:pt idx="255">
                  <c:v>4.906010269147075E-3</c:v>
                </c:pt>
                <c:pt idx="256">
                  <c:v>4.8189836811565094E-3</c:v>
                </c:pt>
                <c:pt idx="257">
                  <c:v>4.7336083965022289E-3</c:v>
                </c:pt>
                <c:pt idx="258">
                  <c:v>4.6498504158203006E-3</c:v>
                </c:pt>
                <c:pt idx="259">
                  <c:v>4.5676764963618194E-3</c:v>
                </c:pt>
                <c:pt idx="260">
                  <c:v>4.4870541340029024E-3</c:v>
                </c:pt>
                <c:pt idx="261">
                  <c:v>4.4079515457065895E-3</c:v>
                </c:pt>
                <c:pt idx="262">
                  <c:v>4.3303376524251964E-3</c:v>
                </c:pt>
                <c:pt idx="263">
                  <c:v>4.2541820624304857E-3</c:v>
                </c:pt>
                <c:pt idx="264">
                  <c:v>4.1794550550613924E-3</c:v>
                </c:pt>
                <c:pt idx="265">
                  <c:v>4.1061275648777628E-3</c:v>
                </c:pt>
                <c:pt idx="266">
                  <c:v>4.034171166210191E-3</c:v>
                </c:pt>
                <c:pt idx="267">
                  <c:v>3.9635580580945446E-3</c:v>
                </c:pt>
                <c:pt idx="268">
                  <c:v>3.8942610495821652E-3</c:v>
                </c:pt>
                <c:pt idx="269">
                  <c:v>3.8262535454155482E-3</c:v>
                </c:pt>
                <c:pt idx="270">
                  <c:v>3.7595095320597802E-3</c:v>
                </c:pt>
                <c:pt idx="271">
                  <c:v>3.6940035640807092E-3</c:v>
                </c:pt>
                <c:pt idx="272">
                  <c:v>3.6297107508608752E-3</c:v>
                </c:pt>
                <c:pt idx="273">
                  <c:v>3.5666067436442052E-3</c:v>
                </c:pt>
                <c:pt idx="274">
                  <c:v>3.5046677229013585E-3</c:v>
                </c:pt>
                <c:pt idx="275">
                  <c:v>3.44387038600656E-3</c:v>
                </c:pt>
                <c:pt idx="276">
                  <c:v>3.3841919352191252E-3</c:v>
                </c:pt>
                <c:pt idx="277">
                  <c:v>3.3256100659605366E-3</c:v>
                </c:pt>
                <c:pt idx="278">
                  <c:v>3.2681029553802156E-3</c:v>
                </c:pt>
                <c:pt idx="279">
                  <c:v>3.2116492512022292E-3</c:v>
                </c:pt>
                <c:pt idx="280">
                  <c:v>3.1562280608458792E-3</c:v>
                </c:pt>
                <c:pt idx="281">
                  <c:v>3.1018189408128002E-3</c:v>
                </c:pt>
                <c:pt idx="282">
                  <c:v>3.0484018863340527E-3</c:v>
                </c:pt>
                <c:pt idx="283">
                  <c:v>2.9959573212702483E-3</c:v>
                </c:pt>
                <c:pt idx="284">
                  <c:v>2.9444660882585452E-3</c:v>
                </c:pt>
                <c:pt idx="285">
                  <c:v>2.8939094390996027E-3</c:v>
                </c:pt>
                <c:pt idx="286">
                  <c:v>2.8442690253791237E-3</c:v>
                </c:pt>
                <c:pt idx="287">
                  <c:v>2.7955268893172288E-3</c:v>
                </c:pt>
                <c:pt idx="288">
                  <c:v>2.7476654548402551E-3</c:v>
                </c:pt>
                <c:pt idx="289">
                  <c:v>2.7006675188694504E-3</c:v>
                </c:pt>
                <c:pt idx="290">
                  <c:v>2.654516242820276E-3</c:v>
                </c:pt>
                <c:pt idx="291">
                  <c:v>2.6091951443079887E-3</c:v>
                </c:pt>
                <c:pt idx="292">
                  <c:v>2.5646880890533665E-3</c:v>
                </c:pt>
                <c:pt idx="293">
                  <c:v>2.5209792829840689E-3</c:v>
                </c:pt>
                <c:pt idx="294">
                  <c:v>2.4780532645260552E-3</c:v>
                </c:pt>
                <c:pt idx="295">
                  <c:v>2.4358948970811811E-3</c:v>
                </c:pt>
                <c:pt idx="296">
                  <c:v>2.3944893616851246E-3</c:v>
                </c:pt>
                <c:pt idx="297">
                  <c:v>2.3538221498420001E-3</c:v>
                </c:pt>
                <c:pt idx="298">
                  <c:v>2.3138790565306231E-3</c:v>
                </c:pt>
                <c:pt idx="299">
                  <c:v>2.2746461733783997E-3</c:v>
                </c:pt>
                <c:pt idx="300">
                  <c:v>2.2361098819984452E-3</c:v>
                </c:pt>
                <c:pt idx="301">
                  <c:v>2.1982568474858792E-3</c:v>
                </c:pt>
                <c:pt idx="302">
                  <c:v>2.1610740120692811E-3</c:v>
                </c:pt>
                <c:pt idx="303">
                  <c:v>2.124548588913444E-3</c:v>
                </c:pt>
                <c:pt idx="304">
                  <c:v>2.0886680560694652E-3</c:v>
                </c:pt>
                <c:pt idx="305">
                  <c:v>2.0534201505688042E-3</c:v>
                </c:pt>
                <c:pt idx="306">
                  <c:v>2.0187928626572652E-3</c:v>
                </c:pt>
                <c:pt idx="307">
                  <c:v>1.9847744301657562E-3</c:v>
                </c:pt>
                <c:pt idx="308">
                  <c:v>1.9513533330142673E-3</c:v>
                </c:pt>
                <c:pt idx="309">
                  <c:v>1.918518287845737E-3</c:v>
                </c:pt>
                <c:pt idx="310">
                  <c:v>1.8862582427865802E-3</c:v>
                </c:pt>
                <c:pt idx="311">
                  <c:v>1.8545623723306961E-3</c:v>
                </c:pt>
                <c:pt idx="312">
                  <c:v>1.823420072343982E-3</c:v>
                </c:pt>
                <c:pt idx="313">
                  <c:v>1.7928209551862249E-3</c:v>
                </c:pt>
                <c:pt idx="314">
                  <c:v>1.7627548449474701E-3</c:v>
                </c:pt>
                <c:pt idx="315">
                  <c:v>1.7332117727962481E-3</c:v>
                </c:pt>
                <c:pt idx="316">
                  <c:v>1.7041819724365303E-3</c:v>
                </c:pt>
                <c:pt idx="317">
                  <c:v>1.6756558756709928E-3</c:v>
                </c:pt>
                <c:pt idx="318">
                  <c:v>1.647624108067926E-3</c:v>
                </c:pt>
                <c:pt idx="319">
                  <c:v>1.6200774847291309E-3</c:v>
                </c:pt>
                <c:pt idx="320">
                  <c:v>1.5930070061562877E-3</c:v>
                </c:pt>
                <c:pt idx="321">
                  <c:v>1.5664038542136643E-3</c:v>
                </c:pt>
                <c:pt idx="322">
                  <c:v>1.5402593881844041E-3</c:v>
                </c:pt>
                <c:pt idx="323">
                  <c:v>1.5145651409183768E-3</c:v>
                </c:pt>
                <c:pt idx="324">
                  <c:v>1.4893128150691359E-3</c:v>
                </c:pt>
                <c:pt idx="325">
                  <c:v>1.464494279418108E-3</c:v>
                </c:pt>
                <c:pt idx="326">
                  <c:v>1.4401015652834601E-3</c:v>
                </c:pt>
                <c:pt idx="327">
                  <c:v>1.4161268630119681E-3</c:v>
                </c:pt>
                <c:pt idx="328">
                  <c:v>1.3925625185516183E-3</c:v>
                </c:pt>
                <c:pt idx="329">
                  <c:v>1.3694010301030341E-3</c:v>
                </c:pt>
                <c:pt idx="330">
                  <c:v>1.3466350448479243E-3</c:v>
                </c:pt>
                <c:pt idx="331">
                  <c:v>1.3242573557524441E-3</c:v>
                </c:pt>
                <c:pt idx="332">
                  <c:v>1.3022608984439021E-3</c:v>
                </c:pt>
                <c:pt idx="333">
                  <c:v>1.2806387481588521E-3</c:v>
                </c:pt>
                <c:pt idx="334">
                  <c:v>1.2593841167609207E-3</c:v>
                </c:pt>
                <c:pt idx="335">
                  <c:v>1.2384903498267295E-3</c:v>
                </c:pt>
                <c:pt idx="336">
                  <c:v>1.2179509237980766E-3</c:v>
                </c:pt>
                <c:pt idx="337">
                  <c:v>1.1977594431990921E-3</c:v>
                </c:pt>
                <c:pt idx="338">
                  <c:v>1.1779096379164826E-3</c:v>
                </c:pt>
                <c:pt idx="339">
                  <c:v>1.1583953605415359E-3</c:v>
                </c:pt>
                <c:pt idx="340">
                  <c:v>1.1392105837722917E-3</c:v>
                </c:pt>
                <c:pt idx="341">
                  <c:v>1.1203493978746491E-3</c:v>
                </c:pt>
                <c:pt idx="342">
                  <c:v>1.1018060082006935E-3</c:v>
                </c:pt>
                <c:pt idx="343">
                  <c:v>1.0835747327630381E-3</c:v>
                </c:pt>
                <c:pt idx="344">
                  <c:v>1.0656499998638927E-3</c:v>
                </c:pt>
                <c:pt idx="345">
                  <c:v>1.0480263457774491E-3</c:v>
                </c:pt>
                <c:pt idx="346">
                  <c:v>1.0306984124843239E-3</c:v>
                </c:pt>
                <c:pt idx="347">
                  <c:v>1.0136609454568935E-3</c:v>
                </c:pt>
                <c:pt idx="348">
                  <c:v>9.9690879149422315E-4</c:v>
                </c:pt>
                <c:pt idx="349">
                  <c:v>9.8043689660539507E-4</c:v>
                </c:pt>
                <c:pt idx="350">
                  <c:v>9.6424030394035346E-4</c:v>
                </c:pt>
                <c:pt idx="351">
                  <c:v>9.4831415176659258E-4</c:v>
                </c:pt>
                <c:pt idx="352">
                  <c:v>9.3265367149124572E-4</c:v>
                </c:pt>
                <c:pt idx="353">
                  <c:v>9.1725418572701867E-4</c:v>
                </c:pt>
                <c:pt idx="354">
                  <c:v>9.0211110640117187E-4</c:v>
                </c:pt>
                <c:pt idx="355">
                  <c:v>8.872199329064877E-4</c:v>
                </c:pt>
                <c:pt idx="356">
                  <c:v>8.7257625029308662E-4</c:v>
                </c:pt>
                <c:pt idx="357">
                  <c:v>8.5817572750053819E-4</c:v>
                </c:pt>
                <c:pt idx="358">
                  <c:v>8.4401411562870109E-4</c:v>
                </c:pt>
                <c:pt idx="359">
                  <c:v>8.3008724624704529E-4</c:v>
                </c:pt>
                <c:pt idx="360">
                  <c:v>8.1639102974104564E-4</c:v>
                </c:pt>
                <c:pt idx="361">
                  <c:v>8.0292145369501868E-4</c:v>
                </c:pt>
                <c:pt idx="362">
                  <c:v>7.8967458131055923E-4</c:v>
                </c:pt>
                <c:pt idx="363">
                  <c:v>7.7664654985962591E-4</c:v>
                </c:pt>
                <c:pt idx="364">
                  <c:v>7.6383356917157424E-4</c:v>
                </c:pt>
                <c:pt idx="365">
                  <c:v>7.5123192015332213E-4</c:v>
                </c:pt>
                <c:pt idx="366">
                  <c:v>7.3883795334181229E-4</c:v>
                </c:pt>
                <c:pt idx="367">
                  <c:v>7.2664808748813521E-4</c:v>
                </c:pt>
                <c:pt idx="368">
                  <c:v>7.1465880817250034E-4</c:v>
                </c:pt>
                <c:pt idx="369">
                  <c:v>7.028666664493135E-4</c:v>
                </c:pt>
                <c:pt idx="370">
                  <c:v>6.9126827752179134E-4</c:v>
                </c:pt>
                <c:pt idx="371">
                  <c:v>6.7986031944532199E-4</c:v>
                </c:pt>
                <c:pt idx="372">
                  <c:v>6.686395318588553E-4</c:v>
                </c:pt>
                <c:pt idx="373">
                  <c:v>6.5760271474396125E-4</c:v>
                </c:pt>
                <c:pt idx="374">
                  <c:v>6.4674672721046222E-4</c:v>
                </c:pt>
                <c:pt idx="375">
                  <c:v>6.3606848630850957E-4</c:v>
                </c:pt>
                <c:pt idx="376">
                  <c:v>6.2556496586615583E-4</c:v>
                </c:pt>
                <c:pt idx="377">
                  <c:v>6.1523319535195962E-4</c:v>
                </c:pt>
                <c:pt idx="378">
                  <c:v>6.0507025876214114E-4</c:v>
                </c:pt>
                <c:pt idx="379">
                  <c:v>5.9507329353150737E-4</c:v>
                </c:pt>
                <c:pt idx="380">
                  <c:v>5.8523948946782704E-4</c:v>
                </c:pt>
                <c:pt idx="381">
                  <c:v>5.7556608770901584E-4</c:v>
                </c:pt>
                <c:pt idx="382">
                  <c:v>5.6605037970256812E-4</c:v>
                </c:pt>
                <c:pt idx="383">
                  <c:v>5.5668970620684731E-4</c:v>
                </c:pt>
                <c:pt idx="384">
                  <c:v>5.4748145631366442E-4</c:v>
                </c:pt>
                <c:pt idx="385">
                  <c:v>5.3842306649164228E-4</c:v>
                </c:pt>
                <c:pt idx="386">
                  <c:v>5.2951201964997522E-4</c:v>
                </c:pt>
                <c:pt idx="387">
                  <c:v>5.2074584422204511E-4</c:v>
                </c:pt>
                <c:pt idx="388">
                  <c:v>5.1212211326849045E-4</c:v>
                </c:pt>
                <c:pt idx="389">
                  <c:v>5.0363844359926002E-4</c:v>
                </c:pt>
                <c:pt idx="390">
                  <c:v>4.95292494914278E-4</c:v>
                </c:pt>
                <c:pt idx="391">
                  <c:v>4.8708196896224534E-4</c:v>
                </c:pt>
                <c:pt idx="392">
                  <c:v>4.7900460871714174E-4</c:v>
                </c:pt>
                <c:pt idx="393">
                  <c:v>4.7105819757216913E-4</c:v>
                </c:pt>
                <c:pt idx="394">
                  <c:v>4.6324055855059284E-4</c:v>
                </c:pt>
                <c:pt idx="395">
                  <c:v>4.5554955353318931E-4</c:v>
                </c:pt>
                <c:pt idx="396">
                  <c:v>4.4798308250189133E-4</c:v>
                </c:pt>
                <c:pt idx="397">
                  <c:v>4.4053908279930923E-4</c:v>
                </c:pt>
                <c:pt idx="398">
                  <c:v>4.3321552840372332E-4</c:v>
                </c:pt>
                <c:pt idx="399">
                  <c:v>4.2601042921925421E-4</c:v>
                </c:pt>
                <c:pt idx="400">
                  <c:v>4.1892183038082963E-4</c:v>
                </c:pt>
                <c:pt idx="401">
                  <c:v>4.1194781157364424E-4</c:v>
                </c:pt>
                <c:pt idx="402">
                  <c:v>4.0508648636681193E-4</c:v>
                </c:pt>
                <c:pt idx="403">
                  <c:v>3.9833600156082911E-4</c:v>
                </c:pt>
                <c:pt idx="404">
                  <c:v>3.9169453654860843E-4</c:v>
                </c:pt>
                <c:pt idx="405">
                  <c:v>3.8516030268978009E-4</c:v>
                </c:pt>
                <c:pt idx="406">
                  <c:v>3.787315426979076E-4</c:v>
                </c:pt>
                <c:pt idx="407">
                  <c:v>3.724065300404025E-4</c:v>
                </c:pt>
                <c:pt idx="408">
                  <c:v>3.661835683508441E-4</c:v>
                </c:pt>
                <c:pt idx="409">
                  <c:v>3.6006099085338815E-4</c:v>
                </c:pt>
                <c:pt idx="410">
                  <c:v>3.5403715979904924E-4</c:v>
                </c:pt>
                <c:pt idx="411">
                  <c:v>3.4811046591356961E-4</c:v>
                </c:pt>
                <c:pt idx="412">
                  <c:v>3.4227932785666165E-4</c:v>
                </c:pt>
                <c:pt idx="413">
                  <c:v>3.3654219169228748E-4</c:v>
                </c:pt>
                <c:pt idx="414">
                  <c:v>3.3089753036985472E-4</c:v>
                </c:pt>
                <c:pt idx="415">
                  <c:v>3.2534384321598192E-4</c:v>
                </c:pt>
                <c:pt idx="416">
                  <c:v>3.1987965543667023E-4</c:v>
                </c:pt>
                <c:pt idx="417">
                  <c:v>3.1450351762961641E-4</c:v>
                </c:pt>
                <c:pt idx="418">
                  <c:v>3.0921400530650956E-4</c:v>
                </c:pt>
                <c:pt idx="419">
                  <c:v>3.0400971842500324E-4</c:v>
                </c:pt>
                <c:pt idx="420">
                  <c:v>2.9888928093021327E-4</c:v>
                </c:pt>
                <c:pt idx="421">
                  <c:v>2.9385134030554782E-4</c:v>
                </c:pt>
                <c:pt idx="422">
                  <c:v>2.8889456713262004E-4</c:v>
                </c:pt>
                <c:pt idx="423">
                  <c:v>2.8401765466007622E-4</c:v>
                </c:pt>
                <c:pt idx="424">
                  <c:v>2.7921931838114489E-4</c:v>
                </c:pt>
                <c:pt idx="425">
                  <c:v>2.7449829561973353E-4</c:v>
                </c:pt>
                <c:pt idx="426">
                  <c:v>2.6985334512483471E-4</c:v>
                </c:pt>
                <c:pt idx="427">
                  <c:v>2.6528324667314892E-4</c:v>
                </c:pt>
                <c:pt idx="428">
                  <c:v>2.6078680067967652E-4</c:v>
                </c:pt>
                <c:pt idx="429">
                  <c:v>2.5636282781611562E-4</c:v>
                </c:pt>
                <c:pt idx="430">
                  <c:v>2.5201016863695579E-4</c:v>
                </c:pt>
                <c:pt idx="431">
                  <c:v>2.4772768321304082E-4</c:v>
                </c:pt>
                <c:pt idx="432">
                  <c:v>2.4351425077247512E-4</c:v>
                </c:pt>
                <c:pt idx="433">
                  <c:v>2.393687693486899E-4</c:v>
                </c:pt>
                <c:pt idx="434">
                  <c:v>2.3529015543555611E-4</c:v>
                </c:pt>
                <c:pt idx="435">
                  <c:v>2.3127734364935973E-4</c:v>
                </c:pt>
                <c:pt idx="436">
                  <c:v>2.2732928639751339E-4</c:v>
                </c:pt>
                <c:pt idx="437">
                  <c:v>2.2344495355384352E-4</c:v>
                </c:pt>
                <c:pt idx="438">
                  <c:v>2.1962333214035312E-4</c:v>
                </c:pt>
                <c:pt idx="439">
                  <c:v>2.158634260152624E-4</c:v>
                </c:pt>
                <c:pt idx="440">
                  <c:v>2.1216425556724072E-4</c:v>
                </c:pt>
                <c:pt idx="441">
                  <c:v>2.0852485741570671E-4</c:v>
                </c:pt>
                <c:pt idx="442">
                  <c:v>2.0494428411702392E-4</c:v>
                </c:pt>
                <c:pt idx="443">
                  <c:v>2.0142160387649812E-4</c:v>
                </c:pt>
                <c:pt idx="444">
                  <c:v>1.9795590026605993E-4</c:v>
                </c:pt>
                <c:pt idx="445">
                  <c:v>1.9454627194749515E-4</c:v>
                </c:pt>
                <c:pt idx="446">
                  <c:v>1.9119183240112175E-4</c:v>
                </c:pt>
                <c:pt idx="447">
                  <c:v>1.8789170965977946E-4</c:v>
                </c:pt>
                <c:pt idx="448">
                  <c:v>1.8464504604805295E-4</c:v>
                </c:pt>
                <c:pt idx="449">
                  <c:v>1.8145099792658435E-4</c:v>
                </c:pt>
                <c:pt idx="450">
                  <c:v>1.7830873544139329E-4</c:v>
                </c:pt>
                <c:pt idx="451">
                  <c:v>1.7521744227809381E-4</c:v>
                </c:pt>
                <c:pt idx="452">
                  <c:v>1.7217631542089721E-4</c:v>
                </c:pt>
                <c:pt idx="453">
                  <c:v>1.691845649163186E-4</c:v>
                </c:pt>
                <c:pt idx="454">
                  <c:v>1.6624141364146784E-4</c:v>
                </c:pt>
                <c:pt idx="455">
                  <c:v>1.6334609707685706E-4</c:v>
                </c:pt>
                <c:pt idx="456">
                  <c:v>1.6049786308360418E-4</c:v>
                </c:pt>
                <c:pt idx="457">
                  <c:v>1.5769597168495793E-4</c:v>
                </c:pt>
                <c:pt idx="458">
                  <c:v>1.5493969485205381E-4</c:v>
                </c:pt>
                <c:pt idx="459">
                  <c:v>1.5222831629380668E-4</c:v>
                </c:pt>
                <c:pt idx="460">
                  <c:v>1.495611312508508E-4</c:v>
                </c:pt>
                <c:pt idx="461">
                  <c:v>1.4693744629347955E-4</c:v>
                </c:pt>
                <c:pt idx="462">
                  <c:v>1.4435657912343928E-4</c:v>
                </c:pt>
                <c:pt idx="463">
                  <c:v>1.4181785837956277E-4</c:v>
                </c:pt>
                <c:pt idx="464">
                  <c:v>1.3932062344711377E-4</c:v>
                </c:pt>
                <c:pt idx="465">
                  <c:v>1.3686422427080665E-4</c:v>
                </c:pt>
                <c:pt idx="466">
                  <c:v>1.3444802117139226E-4</c:v>
                </c:pt>
                <c:pt idx="467">
                  <c:v>1.3207138466575499E-4</c:v>
                </c:pt>
                <c:pt idx="468">
                  <c:v>1.2973369529045362E-4</c:v>
                </c:pt>
                <c:pt idx="469">
                  <c:v>1.2743434342862232E-4</c:v>
                </c:pt>
                <c:pt idx="470">
                  <c:v>1.2517272914015423E-4</c:v>
                </c:pt>
                <c:pt idx="471">
                  <c:v>1.2294826199515924E-4</c:v>
                </c:pt>
                <c:pt idx="472">
                  <c:v>1.207603609105272E-4</c:v>
                </c:pt>
                <c:pt idx="473">
                  <c:v>1.1860845398964658E-4</c:v>
                </c:pt>
                <c:pt idx="474">
                  <c:v>1.1649197836511303E-4</c:v>
                </c:pt>
                <c:pt idx="475">
                  <c:v>1.1441038004446165E-4</c:v>
                </c:pt>
                <c:pt idx="476">
                  <c:v>1.1236311375876962E-4</c:v>
                </c:pt>
                <c:pt idx="477">
                  <c:v>1.1034964281414887E-4</c:v>
                </c:pt>
                <c:pt idx="478">
                  <c:v>1.0836943894601519E-4</c:v>
                </c:pt>
                <c:pt idx="479">
                  <c:v>1.0642198217611835E-4</c:v>
                </c:pt>
                <c:pt idx="480">
                  <c:v>1.0450676067224001E-4</c:v>
                </c:pt>
                <c:pt idx="481">
                  <c:v>1.0262327061054803E-4</c:v>
                </c:pt>
                <c:pt idx="482">
                  <c:v>1.0077101604050618E-4</c:v>
                </c:pt>
                <c:pt idx="483">
                  <c:v>9.8949508752327353E-5</c:v>
                </c:pt>
                <c:pt idx="484">
                  <c:v>9.715826814690104E-5</c:v>
                </c:pt>
                <c:pt idx="485">
                  <c:v>9.5396821108147329E-5</c:v>
                </c:pt>
                <c:pt idx="486">
                  <c:v>9.3664701877747521E-5</c:v>
                </c:pt>
                <c:pt idx="487">
                  <c:v>9.1961451932211227E-5</c:v>
                </c:pt>
                <c:pt idx="488">
                  <c:v>9.0286619862224709E-5</c:v>
                </c:pt>
                <c:pt idx="489">
                  <c:v>8.8639761254235351E-5</c:v>
                </c:pt>
                <c:pt idx="490">
                  <c:v>8.7020438574235675E-5</c:v>
                </c:pt>
                <c:pt idx="491">
                  <c:v>8.5428221053695743E-5</c:v>
                </c:pt>
                <c:pt idx="492">
                  <c:v>8.3862684577604745E-5</c:v>
                </c:pt>
                <c:pt idx="493">
                  <c:v>8.2323411574571371E-5</c:v>
                </c:pt>
                <c:pt idx="494">
                  <c:v>8.0809990908957039E-5</c:v>
                </c:pt>
                <c:pt idx="495">
                  <c:v>7.932201777498584E-5</c:v>
                </c:pt>
                <c:pt idx="496">
                  <c:v>7.7859093592807117E-5</c:v>
                </c:pt>
                <c:pt idx="497">
                  <c:v>7.6420825906457039E-5</c:v>
                </c:pt>
                <c:pt idx="498">
                  <c:v>7.5006828283692833E-5</c:v>
                </c:pt>
                <c:pt idx="499">
                  <c:v>7.3616720217655176E-5</c:v>
                </c:pt>
                <c:pt idx="500">
                  <c:v>7.2250127030326058E-5</c:v>
                </c:pt>
                <c:pt idx="501">
                  <c:v>7.0906679777749202E-5</c:v>
                </c:pt>
                <c:pt idx="502">
                  <c:v>6.9586015156973164E-5</c:v>
                </c:pt>
                <c:pt idx="503">
                  <c:v>6.8287775414680794E-5</c:v>
                </c:pt>
                <c:pt idx="504">
                  <c:v>6.7011608257487481E-5</c:v>
                </c:pt>
                <c:pt idx="505">
                  <c:v>6.5757166763845193E-5</c:v>
                </c:pt>
                <c:pt idx="506">
                  <c:v>6.4524109297562328E-5</c:v>
                </c:pt>
                <c:pt idx="507">
                  <c:v>6.3312099422864736E-5</c:v>
                </c:pt>
                <c:pt idx="508">
                  <c:v>6.2120805820994562E-5</c:v>
                </c:pt>
                <c:pt idx="509">
                  <c:v>6.0949902208316514E-5</c:v>
                </c:pt>
                <c:pt idx="510">
                  <c:v>5.9799067255882241E-5</c:v>
                </c:pt>
                <c:pt idx="511">
                  <c:v>5.8667984510443444E-5</c:v>
                </c:pt>
                <c:pt idx="512">
                  <c:v>5.7556342316882003E-5</c:v>
                </c:pt>
                <c:pt idx="513">
                  <c:v>5.6463833742019527E-5</c:v>
                </c:pt>
                <c:pt idx="514">
                  <c:v>5.5390156499786922E-5</c:v>
                </c:pt>
                <c:pt idx="515">
                  <c:v>5.4335012877730397E-5</c:v>
                </c:pt>
                <c:pt idx="516">
                  <c:v>5.3298109664819662E-5</c:v>
                </c:pt>
                <c:pt idx="517">
                  <c:v>5.2279158080540505E-5</c:v>
                </c:pt>
                <c:pt idx="518">
                  <c:v>5.1277873705236703E-5</c:v>
                </c:pt>
                <c:pt idx="519">
                  <c:v>5.0293976411689824E-5</c:v>
                </c:pt>
                <c:pt idx="520">
                  <c:v>4.9327190297904114E-5</c:v>
                </c:pt>
                <c:pt idx="521">
                  <c:v>4.8377243621070882E-5</c:v>
                </c:pt>
                <c:pt idx="522">
                  <c:v>4.7443868732702182E-5</c:v>
                </c:pt>
                <c:pt idx="523">
                  <c:v>4.6526802014893904E-5</c:v>
                </c:pt>
                <c:pt idx="524">
                  <c:v>4.5625783817708795E-5</c:v>
                </c:pt>
                <c:pt idx="525">
                  <c:v>4.4740558397652351E-5</c:v>
                </c:pt>
                <c:pt idx="526">
                  <c:v>4.3870873857226541E-5</c:v>
                </c:pt>
                <c:pt idx="527">
                  <c:v>4.3016482085524877E-5</c:v>
                </c:pt>
                <c:pt idx="528">
                  <c:v>4.2177138699872754E-5</c:v>
                </c:pt>
                <c:pt idx="529">
                  <c:v>4.1352602988469824E-5</c:v>
                </c:pt>
                <c:pt idx="530">
                  <c:v>4.0542637854027144E-5</c:v>
                </c:pt>
                <c:pt idx="531">
                  <c:v>3.9747009758376254E-5</c:v>
                </c:pt>
                <c:pt idx="532">
                  <c:v>3.8965488668039882E-5</c:v>
                </c:pt>
                <c:pt idx="533">
                  <c:v>3.8197848000727093E-5</c:v>
                </c:pt>
                <c:pt idx="534">
                  <c:v>3.7443864572752705E-5</c:v>
                </c:pt>
                <c:pt idx="535">
                  <c:v>3.6703318547356621E-5</c:v>
                </c:pt>
                <c:pt idx="536">
                  <c:v>3.5975993383904459E-5</c:v>
                </c:pt>
                <c:pt idx="537">
                  <c:v>3.5261675787953863E-5</c:v>
                </c:pt>
                <c:pt idx="538">
                  <c:v>3.4560155662169672E-5</c:v>
                </c:pt>
                <c:pt idx="539">
                  <c:v>3.3871226058074496E-5</c:v>
                </c:pt>
                <c:pt idx="540">
                  <c:v>3.319468312860988E-5</c:v>
                </c:pt>
                <c:pt idx="541">
                  <c:v>3.2530326081507182E-5</c:v>
                </c:pt>
                <c:pt idx="542">
                  <c:v>3.1877957133434121E-5</c:v>
                </c:pt>
                <c:pt idx="543">
                  <c:v>3.1237381464920862E-5</c:v>
                </c:pt>
                <c:pt idx="544">
                  <c:v>3.0608407176036048E-5</c:v>
                </c:pt>
                <c:pt idx="545">
                  <c:v>2.9990845242807616E-5</c:v>
                </c:pt>
                <c:pt idx="546">
                  <c:v>2.9384509474368799E-5</c:v>
                </c:pt>
                <c:pt idx="547">
                  <c:v>2.8789216470817496E-5</c:v>
                </c:pt>
                <c:pt idx="548">
                  <c:v>2.8204785581776103E-5</c:v>
                </c:pt>
                <c:pt idx="549">
                  <c:v>2.7631038865638362E-5</c:v>
                </c:pt>
                <c:pt idx="550">
                  <c:v>2.7067801049487647E-5</c:v>
                </c:pt>
                <c:pt idx="551">
                  <c:v>2.6514899489677339E-5</c:v>
                </c:pt>
                <c:pt idx="552">
                  <c:v>2.5972164133056946E-5</c:v>
                </c:pt>
                <c:pt idx="553">
                  <c:v>2.5439427478837818E-5</c:v>
                </c:pt>
                <c:pt idx="554">
                  <c:v>2.4916524541075556E-5</c:v>
                </c:pt>
                <c:pt idx="555">
                  <c:v>2.4403292811774004E-5</c:v>
                </c:pt>
                <c:pt idx="556">
                  <c:v>2.3899572224577265E-5</c:v>
                </c:pt>
                <c:pt idx="557">
                  <c:v>2.3405205119062435E-5</c:v>
                </c:pt>
                <c:pt idx="558">
                  <c:v>2.2920036205600452E-5</c:v>
                </c:pt>
                <c:pt idx="559">
                  <c:v>2.2443912530790337E-5</c:v>
                </c:pt>
                <c:pt idx="560">
                  <c:v>2.1976683443443092E-5</c:v>
                </c:pt>
                <c:pt idx="561">
                  <c:v>2.1518200561119321E-5</c:v>
                </c:pt>
                <c:pt idx="562">
                  <c:v>2.1068317737192685E-5</c:v>
                </c:pt>
                <c:pt idx="563">
                  <c:v>2.0626891028446686E-5</c:v>
                </c:pt>
                <c:pt idx="564">
                  <c:v>2.0193778663182369E-5</c:v>
                </c:pt>
                <c:pt idx="565">
                  <c:v>1.9768841009831493E-5</c:v>
                </c:pt>
                <c:pt idx="566">
                  <c:v>1.935194054606872E-5</c:v>
                </c:pt>
                <c:pt idx="567">
                  <c:v>1.8942941828408932E-5</c:v>
                </c:pt>
                <c:pt idx="568">
                  <c:v>1.8541711462281549E-5</c:v>
                </c:pt>
                <c:pt idx="569">
                  <c:v>1.8148118072575683E-5</c:v>
                </c:pt>
                <c:pt idx="570">
                  <c:v>1.7762032274644085E-5</c:v>
                </c:pt>
                <c:pt idx="571">
                  <c:v>1.7383326645759638E-5</c:v>
                </c:pt>
                <c:pt idx="572">
                  <c:v>1.7011875697013584E-5</c:v>
                </c:pt>
                <c:pt idx="573">
                  <c:v>1.6647555845650518E-5</c:v>
                </c:pt>
                <c:pt idx="574">
                  <c:v>1.6290245387829422E-5</c:v>
                </c:pt>
                <c:pt idx="575">
                  <c:v>1.5939824471803943E-5</c:v>
                </c:pt>
                <c:pt idx="576">
                  <c:v>1.5596175071513667E-5</c:v>
                </c:pt>
                <c:pt idx="577">
                  <c:v>1.5259180960578747E-5</c:v>
                </c:pt>
                <c:pt idx="578">
                  <c:v>1.4928727686693389E-5</c:v>
                </c:pt>
                <c:pt idx="579">
                  <c:v>1.4604702546403849E-5</c:v>
                </c:pt>
                <c:pt idx="580">
                  <c:v>1.4286994560273061E-5</c:v>
                </c:pt>
                <c:pt idx="581">
                  <c:v>1.397549444841722E-5</c:v>
                </c:pt>
                <c:pt idx="582">
                  <c:v>1.3670094606410421E-5</c:v>
                </c:pt>
                <c:pt idx="583">
                  <c:v>1.3370689081553125E-5</c:v>
                </c:pt>
                <c:pt idx="584">
                  <c:v>1.3077173549492643E-5</c:v>
                </c:pt>
                <c:pt idx="585">
                  <c:v>1.2789445291193389E-5</c:v>
                </c:pt>
                <c:pt idx="586">
                  <c:v>1.2507403170248928E-5</c:v>
                </c:pt>
                <c:pt idx="587">
                  <c:v>1.2230947610530181E-5</c:v>
                </c:pt>
                <c:pt idx="588">
                  <c:v>1.1959980574162541E-5</c:v>
                </c:pt>
                <c:pt idx="589">
                  <c:v>1.1694405539827909E-5</c:v>
                </c:pt>
                <c:pt idx="590">
                  <c:v>1.1434127481384074E-5</c:v>
                </c:pt>
                <c:pt idx="591">
                  <c:v>1.1179052846797302E-5</c:v>
                </c:pt>
                <c:pt idx="592">
                  <c:v>1.0929089537380797E-5</c:v>
                </c:pt>
                <c:pt idx="593">
                  <c:v>1.0684146887334833E-5</c:v>
                </c:pt>
                <c:pt idx="594">
                  <c:v>1.0444135643583798E-5</c:v>
                </c:pt>
                <c:pt idx="595">
                  <c:v>1.0208967945901406E-5</c:v>
                </c:pt>
                <c:pt idx="596">
                  <c:v>9.9785573073259153E-6</c:v>
                </c:pt>
                <c:pt idx="597">
                  <c:v>9.7528185948508712E-6</c:v>
                </c:pt>
                <c:pt idx="598">
                  <c:v>9.5316680103954707E-6</c:v>
                </c:pt>
                <c:pt idx="599">
                  <c:v>9.3150230720442206E-6</c:v>
                </c:pt>
                <c:pt idx="600">
                  <c:v>9.1028025955518205E-6</c:v>
                </c:pt>
                <c:pt idx="601">
                  <c:v>8.8949266761118185E-6</c:v>
                </c:pt>
                <c:pt idx="602">
                  <c:v>8.6913166703801567E-6</c:v>
                </c:pt>
                <c:pt idx="603">
                  <c:v>8.4918951787524228E-6</c:v>
                </c:pt>
                <c:pt idx="604">
                  <c:v>8.2965860278888591E-6</c:v>
                </c:pt>
                <c:pt idx="605">
                  <c:v>8.1053142534828783E-6</c:v>
                </c:pt>
                <c:pt idx="606">
                  <c:v>7.9180060832707951E-6</c:v>
                </c:pt>
                <c:pt idx="607">
                  <c:v>7.7345889202754094E-6</c:v>
                </c:pt>
                <c:pt idx="608">
                  <c:v>7.5549913262828088E-6</c:v>
                </c:pt>
                <c:pt idx="609">
                  <c:v>7.3791430055456453E-6</c:v>
                </c:pt>
                <c:pt idx="610">
                  <c:v>7.2069747887111386E-6</c:v>
                </c:pt>
                <c:pt idx="611">
                  <c:v>7.0384186169694953E-6</c:v>
                </c:pt>
                <c:pt idx="612">
                  <c:v>6.8734075264180807E-6</c:v>
                </c:pt>
                <c:pt idx="613">
                  <c:v>6.7118756326387922E-6</c:v>
                </c:pt>
                <c:pt idx="614">
                  <c:v>6.5537581154850166E-6</c:v>
                </c:pt>
                <c:pt idx="615">
                  <c:v>6.3989912040742432E-6</c:v>
                </c:pt>
                <c:pt idx="616">
                  <c:v>6.2475121619835699E-6</c:v>
                </c:pt>
                <c:pt idx="617">
                  <c:v>6.0992592726440659E-6</c:v>
                </c:pt>
                <c:pt idx="618">
                  <c:v>5.9541718249313E-6</c:v>
                </c:pt>
                <c:pt idx="619">
                  <c:v>5.812190098948883E-6</c:v>
                </c:pt>
                <c:pt idx="620">
                  <c:v>5.6732553520014495E-6</c:v>
                </c:pt>
                <c:pt idx="621">
                  <c:v>5.5373098047545546E-6</c:v>
                </c:pt>
                <c:pt idx="622">
                  <c:v>5.4042966275779524E-6</c:v>
                </c:pt>
                <c:pt idx="623">
                  <c:v>5.2741599270704734E-6</c:v>
                </c:pt>
                <c:pt idx="624">
                  <c:v>5.1468447327617093E-6</c:v>
                </c:pt>
                <c:pt idx="625">
                  <c:v>5.0222969839897012E-6</c:v>
                </c:pt>
                <c:pt idx="626">
                  <c:v>4.900463516950831E-6</c:v>
                </c:pt>
                <c:pt idx="627">
                  <c:v>4.7812920519194106E-6</c:v>
                </c:pt>
                <c:pt idx="628">
                  <c:v>4.6647311806342934E-6</c:v>
                </c:pt>
                <c:pt idx="629">
                  <c:v>4.5507303538504183E-6</c:v>
                </c:pt>
                <c:pt idx="630">
                  <c:v>4.4392398690518912E-6</c:v>
                </c:pt>
                <c:pt idx="631">
                  <c:v>4.3302108583247904E-6</c:v>
                </c:pt>
                <c:pt idx="632">
                  <c:v>4.2235952763877445E-6</c:v>
                </c:pt>
                <c:pt idx="633">
                  <c:v>4.1193458887765523E-6</c:v>
                </c:pt>
                <c:pt idx="634">
                  <c:v>4.0174162601814395E-6</c:v>
                </c:pt>
                <c:pt idx="635">
                  <c:v>3.9177607429352473E-6</c:v>
                </c:pt>
                <c:pt idx="636">
                  <c:v>3.8203344656485338E-6</c:v>
                </c:pt>
                <c:pt idx="637">
                  <c:v>3.7250933219917934E-6</c:v>
                </c:pt>
                <c:pt idx="638">
                  <c:v>3.6319939596204181E-6</c:v>
                </c:pt>
                <c:pt idx="639">
                  <c:v>3.5409937692418718E-6</c:v>
                </c:pt>
                <c:pt idx="640">
                  <c:v>3.4520508738223347E-6</c:v>
                </c:pt>
                <c:pt idx="641">
                  <c:v>3.3651241179310441E-6</c:v>
                </c:pt>
                <c:pt idx="642">
                  <c:v>3.2801730572203132E-6</c:v>
                </c:pt>
                <c:pt idx="643">
                  <c:v>3.1971579480392739E-6</c:v>
                </c:pt>
                <c:pt idx="644">
                  <c:v>3.1160397371797403E-6</c:v>
                </c:pt>
                <c:pt idx="645">
                  <c:v>3.0367800517520065E-6</c:v>
                </c:pt>
                <c:pt idx="646">
                  <c:v>2.9593411891886791E-6</c:v>
                </c:pt>
                <c:pt idx="647">
                  <c:v>2.883686107375868E-6</c:v>
                </c:pt>
                <c:pt idx="648">
                  <c:v>2.8097784149080011E-6</c:v>
                </c:pt>
                <c:pt idx="649">
                  <c:v>2.7375823614669495E-6</c:v>
                </c:pt>
                <c:pt idx="650">
                  <c:v>2.6670628283216541E-6</c:v>
                </c:pt>
                <c:pt idx="651">
                  <c:v>2.598185318948357E-6</c:v>
                </c:pt>
                <c:pt idx="652">
                  <c:v>2.5309159497686251E-6</c:v>
                </c:pt>
                <c:pt idx="653">
                  <c:v>2.4652214410043269E-6</c:v>
                </c:pt>
                <c:pt idx="654">
                  <c:v>2.4010691076474796E-6</c:v>
                </c:pt>
                <c:pt idx="655">
                  <c:v>2.3384268505444001E-6</c:v>
                </c:pt>
                <c:pt idx="656">
                  <c:v>2.277263147591462E-6</c:v>
                </c:pt>
                <c:pt idx="657">
                  <c:v>2.2175470450419817E-6</c:v>
                </c:pt>
                <c:pt idx="658">
                  <c:v>2.1592481489224686E-6</c:v>
                </c:pt>
                <c:pt idx="659">
                  <c:v>2.1023366165569331E-6</c:v>
                </c:pt>
                <c:pt idx="660">
                  <c:v>2.0467831481976483E-6</c:v>
                </c:pt>
                <c:pt idx="661">
                  <c:v>1.9925589787614994E-6</c:v>
                </c:pt>
                <c:pt idx="662">
                  <c:v>1.9396358696703161E-6</c:v>
                </c:pt>
                <c:pt idx="663">
                  <c:v>1.8879861007938831E-6</c:v>
                </c:pt>
                <c:pt idx="664">
                  <c:v>1.8375824624945708E-6</c:v>
                </c:pt>
                <c:pt idx="665">
                  <c:v>1.7883982477721955E-6</c:v>
                </c:pt>
                <c:pt idx="666">
                  <c:v>1.7404072445080892E-6</c:v>
                </c:pt>
                <c:pt idx="667">
                  <c:v>1.6935837278068452E-6</c:v>
                </c:pt>
                <c:pt idx="668">
                  <c:v>1.6479024524350867E-6</c:v>
                </c:pt>
                <c:pt idx="669">
                  <c:v>1.6033386453557308E-6</c:v>
                </c:pt>
                <c:pt idx="670">
                  <c:v>1.5598679983566598E-6</c:v>
                </c:pt>
                <c:pt idx="671">
                  <c:v>1.5174666607729301E-6</c:v>
                </c:pt>
                <c:pt idx="672">
                  <c:v>1.4761112323013333E-6</c:v>
                </c:pt>
                <c:pt idx="673">
                  <c:v>1.43577875590595E-6</c:v>
                </c:pt>
                <c:pt idx="674">
                  <c:v>1.3964467108143886E-6</c:v>
                </c:pt>
                <c:pt idx="675">
                  <c:v>1.3580930056027172E-6</c:v>
                </c:pt>
                <c:pt idx="676">
                  <c:v>1.320695971369047E-6</c:v>
                </c:pt>
                <c:pt idx="677">
                  <c:v>1.2842343549940247E-6</c:v>
                </c:pt>
                <c:pt idx="678">
                  <c:v>1.2486873124877478E-6</c:v>
                </c:pt>
                <c:pt idx="679">
                  <c:v>1.2140344024218538E-6</c:v>
                </c:pt>
                <c:pt idx="680">
                  <c:v>1.1802555794460921E-6</c:v>
                </c:pt>
                <c:pt idx="681">
                  <c:v>1.1473311878881201E-6</c:v>
                </c:pt>
                <c:pt idx="682">
                  <c:v>1.1152419554362147E-6</c:v>
                </c:pt>
                <c:pt idx="683">
                  <c:v>1.0839689869030668E-6</c:v>
                </c:pt>
                <c:pt idx="684">
                  <c:v>1.053493758070828E-6</c:v>
                </c:pt>
                <c:pt idx="685">
                  <c:v>1.0237981096158131E-6</c:v>
                </c:pt>
                <c:pt idx="686">
                  <c:v>9.9486424111217298E-7</c:v>
                </c:pt>
                <c:pt idx="687">
                  <c:v>9.6667470511396599E-7</c:v>
                </c:pt>
                <c:pt idx="688">
                  <c:v>9.392124013144445E-7</c:v>
                </c:pt>
                <c:pt idx="689">
                  <c:v>9.1246057078191068E-7</c:v>
                </c:pt>
                <c:pt idx="690">
                  <c:v>8.8640279027147444E-7</c:v>
                </c:pt>
                <c:pt idx="691">
                  <c:v>8.6102296661147168E-7</c:v>
                </c:pt>
                <c:pt idx="692">
                  <c:v>8.3630533116441884E-7</c:v>
                </c:pt>
                <c:pt idx="693">
                  <c:v>8.1223443436101741E-7</c:v>
                </c:pt>
                <c:pt idx="694">
                  <c:v>7.8879514030716307E-7</c:v>
                </c:pt>
                <c:pt idx="695">
                  <c:v>7.6597262146252748E-7</c:v>
                </c:pt>
                <c:pt idx="696">
                  <c:v>7.4375235339054131E-7</c:v>
                </c:pt>
                <c:pt idx="697">
                  <c:v>7.221201095786723E-7</c:v>
                </c:pt>
                <c:pt idx="698">
                  <c:v>7.0106195632843989E-7</c:v>
                </c:pt>
                <c:pt idx="699">
                  <c:v>6.8056424771447452E-7</c:v>
                </c:pt>
                <c:pt idx="700">
                  <c:v>6.6061362061177403E-7</c:v>
                </c:pt>
                <c:pt idx="701">
                  <c:v>6.4119698979068999E-7</c:v>
                </c:pt>
                <c:pt idx="702">
                  <c:v>6.2230154307862524E-7</c:v>
                </c:pt>
                <c:pt idx="703">
                  <c:v>6.0391473658821487E-7</c:v>
                </c:pt>
                <c:pt idx="704">
                  <c:v>5.8602429001079681E-7</c:v>
                </c:pt>
                <c:pt idx="705">
                  <c:v>5.6861818197500939E-7</c:v>
                </c:pt>
                <c:pt idx="706">
                  <c:v>5.5168464546949113E-7</c:v>
                </c:pt>
                <c:pt idx="707">
                  <c:v>5.3521216332913969E-7</c:v>
                </c:pt>
                <c:pt idx="708">
                  <c:v>5.1918946378447124E-7</c:v>
                </c:pt>
                <c:pt idx="709">
                  <c:v>5.0360551607312566E-7</c:v>
                </c:pt>
                <c:pt idx="710">
                  <c:v>4.8844952611307311E-7</c:v>
                </c:pt>
                <c:pt idx="711">
                  <c:v>4.7371093223698734E-7</c:v>
                </c:pt>
                <c:pt idx="712">
                  <c:v>4.5937940098686853E-7</c:v>
                </c:pt>
                <c:pt idx="713">
                  <c:v>4.4544482296864832E-7</c:v>
                </c:pt>
                <c:pt idx="714">
                  <c:v>4.3189730876590691E-7</c:v>
                </c:pt>
                <c:pt idx="715">
                  <c:v>4.1872718491219714E-7</c:v>
                </c:pt>
                <c:pt idx="716">
                  <c:v>4.0592498992146556E-7</c:v>
                </c:pt>
                <c:pt idx="717">
                  <c:v>3.9348147037574343E-7</c:v>
                </c:pt>
                <c:pt idx="718">
                  <c:v>3.8138757706985894E-7</c:v>
                </c:pt>
                <c:pt idx="719">
                  <c:v>3.6963446121222796E-7</c:v>
                </c:pt>
                <c:pt idx="720">
                  <c:v>3.5821347068140954E-7</c:v>
                </c:pt>
                <c:pt idx="721">
                  <c:v>3.4711614633771981E-7</c:v>
                </c:pt>
                <c:pt idx="722">
                  <c:v>3.3633421838943308E-7</c:v>
                </c:pt>
                <c:pt idx="723">
                  <c:v>3.258596028128662E-7</c:v>
                </c:pt>
                <c:pt idx="724">
                  <c:v>3.1568439782592451E-7</c:v>
                </c:pt>
                <c:pt idx="725">
                  <c:v>3.0580088041451422E-7</c:v>
                </c:pt>
                <c:pt idx="726">
                  <c:v>2.9620150291116416E-7</c:v>
                </c:pt>
                <c:pt idx="727">
                  <c:v>2.8687888962551486E-7</c:v>
                </c:pt>
                <c:pt idx="728">
                  <c:v>2.7782583352590202E-7</c:v>
                </c:pt>
                <c:pt idx="729">
                  <c:v>2.6903529297169222E-7</c:v>
                </c:pt>
                <c:pt idx="730">
                  <c:v>2.6050038849567824E-7</c:v>
                </c:pt>
                <c:pt idx="731">
                  <c:v>2.5221439963609991E-7</c:v>
                </c:pt>
                <c:pt idx="732">
                  <c:v>2.441707618177255E-7</c:v>
                </c:pt>
                <c:pt idx="733">
                  <c:v>2.3636306328144454E-7</c:v>
                </c:pt>
                <c:pt idx="734">
                  <c:v>2.2878504206190007E-7</c:v>
                </c:pt>
                <c:pt idx="735">
                  <c:v>2.2143058301258692E-7</c:v>
                </c:pt>
                <c:pt idx="736">
                  <c:v>2.1429371487793847E-7</c:v>
                </c:pt>
                <c:pt idx="737">
                  <c:v>2.0736860741182801E-7</c:v>
                </c:pt>
                <c:pt idx="738">
                  <c:v>2.0064956854209892E-7</c:v>
                </c:pt>
                <c:pt idx="739">
                  <c:v>1.9413104158043364E-7</c:v>
                </c:pt>
                <c:pt idx="740">
                  <c:v>1.878076024772159E-7</c:v>
                </c:pt>
                <c:pt idx="741">
                  <c:v>1.8167395712079862E-7</c:v>
                </c:pt>
                <c:pt idx="742">
                  <c:v>1.7572493868070986E-7</c:v>
                </c:pt>
                <c:pt idx="743">
                  <c:v>1.6995550499426839E-7</c:v>
                </c:pt>
                <c:pt idx="744">
                  <c:v>1.6436073599615237E-7</c:v>
                </c:pt>
                <c:pt idx="745">
                  <c:v>1.5893583119040926E-7</c:v>
                </c:pt>
                <c:pt idx="746">
                  <c:v>1.5367610716441412E-7</c:v>
                </c:pt>
                <c:pt idx="747">
                  <c:v>1.4857699514429987E-7</c:v>
                </c:pt>
                <c:pt idx="748">
                  <c:v>1.436340385913761E-7</c:v>
                </c:pt>
                <c:pt idx="749">
                  <c:v>1.3884289083903507E-7</c:v>
                </c:pt>
                <c:pt idx="750">
                  <c:v>1.3419931276970547E-7</c:v>
                </c:pt>
                <c:pt idx="751">
                  <c:v>1.2969917053134367E-7</c:v>
                </c:pt>
                <c:pt idx="752">
                  <c:v>1.253384332929984E-7</c:v>
                </c:pt>
                <c:pt idx="753">
                  <c:v>1.2111317103898164E-7</c:v>
                </c:pt>
                <c:pt idx="754">
                  <c:v>1.1701955240119088E-7</c:v>
                </c:pt>
                <c:pt idx="755">
                  <c:v>1.1305384252906869E-7</c:v>
                </c:pt>
                <c:pt idx="756">
                  <c:v>1.0921240099682709E-7</c:v>
                </c:pt>
                <c:pt idx="757">
                  <c:v>1.0549167974736463E-7</c:v>
                </c:pt>
                <c:pt idx="758">
                  <c:v>1.0188822107250985E-7</c:v>
                </c:pt>
                <c:pt idx="759">
                  <c:v>9.8398655629084738E-8</c:v>
                </c:pt>
                <c:pt idx="760">
                  <c:v>9.5019700490357746E-8</c:v>
                </c:pt>
                <c:pt idx="761">
                  <c:v>9.1748157232438264E-8</c:v>
                </c:pt>
                <c:pt idx="762">
                  <c:v>8.8580910055140239E-8</c:v>
                </c:pt>
                <c:pt idx="763">
                  <c:v>8.55149239369E-8</c:v>
                </c:pt>
                <c:pt idx="764">
                  <c:v>8.2547242823293045E-8</c:v>
                </c:pt>
                <c:pt idx="765">
                  <c:v>7.9674987848712213E-8</c:v>
                </c:pt>
                <c:pt idx="766">
                  <c:v>7.6895355590759521E-8</c:v>
                </c:pt>
                <c:pt idx="767">
                  <c:v>7.4205616356945011E-8</c:v>
                </c:pt>
                <c:pt idx="768">
                  <c:v>7.1603112503223232E-8</c:v>
                </c:pt>
                <c:pt idx="769">
                  <c:v>6.9085256783979883E-8</c:v>
                </c:pt>
                <c:pt idx="770">
                  <c:v>6.664953073300874E-8</c:v>
                </c:pt>
                <c:pt idx="771">
                  <c:v>6.4293483075072567E-8</c:v>
                </c:pt>
                <c:pt idx="772">
                  <c:v>6.2014728167622946E-8</c:v>
                </c:pt>
                <c:pt idx="773">
                  <c:v>5.9810944472266106E-8</c:v>
                </c:pt>
                <c:pt idx="774">
                  <c:v>5.7679873055549493E-8</c:v>
                </c:pt>
                <c:pt idx="775">
                  <c:v>5.5619316118669407E-8</c:v>
                </c:pt>
                <c:pt idx="776">
                  <c:v>5.3627135555677934E-8</c:v>
                </c:pt>
                <c:pt idx="777">
                  <c:v>5.1701251539795494E-8</c:v>
                </c:pt>
                <c:pt idx="778">
                  <c:v>4.9839641137411551E-8</c:v>
                </c:pt>
                <c:pt idx="779">
                  <c:v>4.8040336949386079E-8</c:v>
                </c:pt>
                <c:pt idx="780">
                  <c:v>4.630142577924433E-8</c:v>
                </c:pt>
                <c:pt idx="781">
                  <c:v>4.4621047327873528E-8</c:v>
                </c:pt>
                <c:pt idx="782">
                  <c:v>4.299739291432997E-8</c:v>
                </c:pt>
                <c:pt idx="783">
                  <c:v>4.1428704222364424E-8</c:v>
                </c:pt>
                <c:pt idx="784">
                  <c:v>3.9913272072289003E-8</c:v>
                </c:pt>
                <c:pt idx="785">
                  <c:v>3.8449435217784266E-8</c:v>
                </c:pt>
                <c:pt idx="786">
                  <c:v>3.7035579167288666E-8</c:v>
                </c:pt>
                <c:pt idx="787">
                  <c:v>3.5670135029576757E-8</c:v>
                </c:pt>
                <c:pt idx="788">
                  <c:v>3.4351578383158027E-8</c:v>
                </c:pt>
                <c:pt idx="789">
                  <c:v>3.3078428169130077E-8</c:v>
                </c:pt>
                <c:pt idx="790">
                  <c:v>3.184924560710821E-8</c:v>
                </c:pt>
                <c:pt idx="791">
                  <c:v>3.0662633133875159E-8</c:v>
                </c:pt>
                <c:pt idx="792">
                  <c:v>2.9517233364390676E-8</c:v>
                </c:pt>
                <c:pt idx="793">
                  <c:v>2.8411728074792122E-8</c:v>
                </c:pt>
                <c:pt idx="794">
                  <c:v>2.7344837207043948E-8</c:v>
                </c:pt>
                <c:pt idx="795">
                  <c:v>2.6315317894875968E-8</c:v>
                </c:pt>
                <c:pt idx="796">
                  <c:v>2.5321963510663847E-8</c:v>
                </c:pt>
                <c:pt idx="797">
                  <c:v>2.4363602732908616E-8</c:v>
                </c:pt>
                <c:pt idx="798">
                  <c:v>2.3439098633970598E-8</c:v>
                </c:pt>
                <c:pt idx="799">
                  <c:v>2.254734778771726E-8</c:v>
                </c:pt>
                <c:pt idx="800">
                  <c:v>2.1687279396756434E-8</c:v>
                </c:pt>
                <c:pt idx="801">
                  <c:v>2.0857854438915298E-8</c:v>
                </c:pt>
                <c:pt idx="802">
                  <c:v>2.0058064832638943E-8</c:v>
                </c:pt>
                <c:pt idx="803">
                  <c:v>1.9286932620984379E-8</c:v>
                </c:pt>
                <c:pt idx="804">
                  <c:v>1.8543509173884846E-8</c:v>
                </c:pt>
                <c:pt idx="805">
                  <c:v>1.7826874408368465E-8</c:v>
                </c:pt>
                <c:pt idx="806">
                  <c:v>1.7136136026413841E-8</c:v>
                </c:pt>
                <c:pt idx="807">
                  <c:v>1.6470428770132046E-8</c:v>
                </c:pt>
                <c:pt idx="808">
                  <c:v>1.5828913693961909E-8</c:v>
                </c:pt>
                <c:pt idx="809">
                  <c:v>1.5210777453581026E-8</c:v>
                </c:pt>
                <c:pt idx="810">
                  <c:v>1.4615231611222437E-8</c:v>
                </c:pt>
                <c:pt idx="811">
                  <c:v>1.4041511957104006E-8</c:v>
                </c:pt>
                <c:pt idx="812">
                  <c:v>1.3488877846672376E-8</c:v>
                </c:pt>
                <c:pt idx="813">
                  <c:v>1.2956611553370323E-8</c:v>
                </c:pt>
                <c:pt idx="814">
                  <c:v>1.2444017636642109E-8</c:v>
                </c:pt>
              </c:numCache>
            </c:numRef>
          </c:yVal>
        </c:ser>
        <c:ser>
          <c:idx val="2"/>
          <c:order val="1"/>
          <c:tx>
            <c:strRef>
              <c:f>lake_michigan!$E$9</c:f>
              <c:strCache>
                <c:ptCount val="1"/>
                <c:pt idx="0">
                  <c:v>RMS</c:v>
                </c:pt>
              </c:strCache>
            </c:strRef>
          </c:tx>
          <c:spPr>
            <a:ln>
              <a:prstDash val="dash"/>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0.31000000000000177</c:v>
                </c:pt>
                <c:pt idx="31">
                  <c:v>0.32000000000000201</c:v>
                </c:pt>
                <c:pt idx="32">
                  <c:v>0.33000000000000224</c:v>
                </c:pt>
                <c:pt idx="33">
                  <c:v>0.3400000000000003</c:v>
                </c:pt>
                <c:pt idx="34">
                  <c:v>0.35000000000000031</c:v>
                </c:pt>
                <c:pt idx="35">
                  <c:v>0.36000000000000032</c:v>
                </c:pt>
                <c:pt idx="36">
                  <c:v>0.37000000000000038</c:v>
                </c:pt>
                <c:pt idx="37">
                  <c:v>0.38000000000000206</c:v>
                </c:pt>
                <c:pt idx="38">
                  <c:v>0.39000000000000207</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0.62000000000000366</c:v>
                </c:pt>
                <c:pt idx="62">
                  <c:v>0.63000000000000411</c:v>
                </c:pt>
                <c:pt idx="63">
                  <c:v>0.64000000000000412</c:v>
                </c:pt>
                <c:pt idx="64">
                  <c:v>0.65000000000000424</c:v>
                </c:pt>
                <c:pt idx="65">
                  <c:v>0.66000000000000481</c:v>
                </c:pt>
                <c:pt idx="66">
                  <c:v>0.6700000000000047</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0.75000000000000389</c:v>
                </c:pt>
                <c:pt idx="75">
                  <c:v>0.76000000000000423</c:v>
                </c:pt>
                <c:pt idx="76">
                  <c:v>0.77000000000000424</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0.87000000000000388</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1.1800000000000075</c:v>
                </c:pt>
                <c:pt idx="118">
                  <c:v>1.1900000000000075</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1.6800000000000079</c:v>
                </c:pt>
                <c:pt idx="168">
                  <c:v>1.6900000000000079</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1.9300000000000082</c:v>
                </c:pt>
                <c:pt idx="193">
                  <c:v>1.9400000000000082</c:v>
                </c:pt>
                <c:pt idx="194">
                  <c:v>1.9500000000000082</c:v>
                </c:pt>
                <c:pt idx="195">
                  <c:v>1.9600000000000082</c:v>
                </c:pt>
                <c:pt idx="196">
                  <c:v>1.9700000000000082</c:v>
                </c:pt>
                <c:pt idx="197">
                  <c:v>1.9800000000000091</c:v>
                </c:pt>
                <c:pt idx="198">
                  <c:v>1.9900000000000091</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2.4599999999999782</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3.3799999999999586</c:v>
                </c:pt>
                <c:pt idx="338">
                  <c:v>3.3899999999999717</c:v>
                </c:pt>
                <c:pt idx="339">
                  <c:v>3.3999999999999582</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5.9399999999999489</c:v>
                </c:pt>
                <c:pt idx="594">
                  <c:v>5.9499999999999194</c:v>
                </c:pt>
                <c:pt idx="595">
                  <c:v>5.9599999999999174</c:v>
                </c:pt>
                <c:pt idx="596">
                  <c:v>5.9699999999999172</c:v>
                </c:pt>
                <c:pt idx="597">
                  <c:v>5.9799999999999498</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7.9399999999999107</c:v>
                </c:pt>
                <c:pt idx="794">
                  <c:v>7.9499999999999034</c:v>
                </c:pt>
                <c:pt idx="795">
                  <c:v>7.9599999999998934</c:v>
                </c:pt>
                <c:pt idx="796">
                  <c:v>7.9699999999998834</c:v>
                </c:pt>
                <c:pt idx="797">
                  <c:v>7.9799999999999098</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numCache>
            </c:numRef>
          </c:xVal>
          <c:yVal>
            <c:numRef>
              <c:f>lake_michigan!$E$10:$E$824</c:f>
              <c:numCache>
                <c:formatCode>General</c:formatCode>
                <c:ptCount val="815"/>
                <c:pt idx="0">
                  <c:v>0.99641276551652336</c:v>
                </c:pt>
                <c:pt idx="1">
                  <c:v>0.98994214718909568</c:v>
                </c:pt>
                <c:pt idx="2">
                  <c:v>0.9809855229414155</c:v>
                </c:pt>
                <c:pt idx="3">
                  <c:v>0.97046330800368708</c:v>
                </c:pt>
                <c:pt idx="4">
                  <c:v>0.95928072781295981</c:v>
                </c:pt>
                <c:pt idx="5">
                  <c:v>0.94772976594469061</c:v>
                </c:pt>
                <c:pt idx="6">
                  <c:v>0.93569837184910065</c:v>
                </c:pt>
                <c:pt idx="7">
                  <c:v>0.92313246950330141</c:v>
                </c:pt>
                <c:pt idx="8">
                  <c:v>0.90993264705590349</c:v>
                </c:pt>
                <c:pt idx="9">
                  <c:v>0.89612802651126422</c:v>
                </c:pt>
                <c:pt idx="10">
                  <c:v>0.88178777487540849</c:v>
                </c:pt>
                <c:pt idx="11">
                  <c:v>0.86709796936000461</c:v>
                </c:pt>
                <c:pt idx="12">
                  <c:v>0.85220144432386535</c:v>
                </c:pt>
                <c:pt idx="13">
                  <c:v>0.83728536388874153</c:v>
                </c:pt>
                <c:pt idx="14">
                  <c:v>0.82238151792923331</c:v>
                </c:pt>
                <c:pt idx="15">
                  <c:v>0.80743731257257578</c:v>
                </c:pt>
                <c:pt idx="16">
                  <c:v>0.79247415365971385</c:v>
                </c:pt>
                <c:pt idx="17">
                  <c:v>0.77744153131080829</c:v>
                </c:pt>
                <c:pt idx="18">
                  <c:v>0.76239189567495935</c:v>
                </c:pt>
                <c:pt idx="19">
                  <c:v>0.7473960935283479</c:v>
                </c:pt>
                <c:pt idx="20">
                  <c:v>0.73246723067120167</c:v>
                </c:pt>
                <c:pt idx="21">
                  <c:v>0.71773775742870904</c:v>
                </c:pt>
                <c:pt idx="22">
                  <c:v>0.7032061826679965</c:v>
                </c:pt>
                <c:pt idx="23">
                  <c:v>0.68885470262207604</c:v>
                </c:pt>
                <c:pt idx="24">
                  <c:v>0.67475146026596156</c:v>
                </c:pt>
                <c:pt idx="25">
                  <c:v>0.66086944453639751</c:v>
                </c:pt>
                <c:pt idx="26">
                  <c:v>0.64723753490407465</c:v>
                </c:pt>
                <c:pt idx="27">
                  <c:v>0.62063594031713865</c:v>
                </c:pt>
                <c:pt idx="28">
                  <c:v>0.62063594031713865</c:v>
                </c:pt>
                <c:pt idx="29">
                  <c:v>0.60767191448120228</c:v>
                </c:pt>
                <c:pt idx="30">
                  <c:v>0.59493967895999411</c:v>
                </c:pt>
                <c:pt idx="31">
                  <c:v>0.58241939090725192</c:v>
                </c:pt>
                <c:pt idx="32">
                  <c:v>0.57016390469487555</c:v>
                </c:pt>
                <c:pt idx="33">
                  <c:v>0.55814143943096961</c:v>
                </c:pt>
                <c:pt idx="34">
                  <c:v>0.54634009300088271</c:v>
                </c:pt>
                <c:pt idx="35">
                  <c:v>0.534763853735856</c:v>
                </c:pt>
                <c:pt idx="36">
                  <c:v>0.52341535357522229</c:v>
                </c:pt>
                <c:pt idx="37">
                  <c:v>0.51228411865806489</c:v>
                </c:pt>
                <c:pt idx="38">
                  <c:v>0.50138709040949603</c:v>
                </c:pt>
                <c:pt idx="39">
                  <c:v>0.49069548816882641</c:v>
                </c:pt>
                <c:pt idx="40">
                  <c:v>0.48022750196037001</c:v>
                </c:pt>
                <c:pt idx="41">
                  <c:v>0.46997598153259118</c:v>
                </c:pt>
                <c:pt idx="42">
                  <c:v>0.45992241348296953</c:v>
                </c:pt>
                <c:pt idx="43">
                  <c:v>0.45009097931542935</c:v>
                </c:pt>
                <c:pt idx="44">
                  <c:v>0.44046600416951287</c:v>
                </c:pt>
                <c:pt idx="45">
                  <c:v>0.43107124736093233</c:v>
                </c:pt>
                <c:pt idx="46">
                  <c:v>0.42184460230790838</c:v>
                </c:pt>
                <c:pt idx="47">
                  <c:v>0.41283101858162624</c:v>
                </c:pt>
                <c:pt idx="48">
                  <c:v>0.40399082845500089</c:v>
                </c:pt>
                <c:pt idx="49">
                  <c:v>0.3953460755426812</c:v>
                </c:pt>
                <c:pt idx="50">
                  <c:v>0.38691804891014825</c:v>
                </c:pt>
                <c:pt idx="51">
                  <c:v>0.37866304758541802</c:v>
                </c:pt>
                <c:pt idx="52">
                  <c:v>0.37058386519692177</c:v>
                </c:pt>
                <c:pt idx="53">
                  <c:v>0.36270217706744939</c:v>
                </c:pt>
                <c:pt idx="54">
                  <c:v>0.35500757221518281</c:v>
                </c:pt>
                <c:pt idx="55">
                  <c:v>0.34009696226145097</c:v>
                </c:pt>
                <c:pt idx="56">
                  <c:v>0.33290063831715033</c:v>
                </c:pt>
                <c:pt idx="57">
                  <c:v>0.33290063831715033</c:v>
                </c:pt>
                <c:pt idx="58">
                  <c:v>0.32585336477947258</c:v>
                </c:pt>
                <c:pt idx="59">
                  <c:v>0.31897114886981187</c:v>
                </c:pt>
                <c:pt idx="60">
                  <c:v>0.31223620478661734</c:v>
                </c:pt>
                <c:pt idx="61">
                  <c:v>0.30566233000018728</c:v>
                </c:pt>
                <c:pt idx="62">
                  <c:v>0.29922179482901362</c:v>
                </c:pt>
                <c:pt idx="63">
                  <c:v>0.29294314638285296</c:v>
                </c:pt>
                <c:pt idx="64">
                  <c:v>0.2868103864230378</c:v>
                </c:pt>
                <c:pt idx="65">
                  <c:v>0.28078867094744936</c:v>
                </c:pt>
                <c:pt idx="66">
                  <c:v>0.27491881747236041</c:v>
                </c:pt>
                <c:pt idx="67">
                  <c:v>0.26917203635435832</c:v>
                </c:pt>
                <c:pt idx="68">
                  <c:v>0.26353976705360832</c:v>
                </c:pt>
                <c:pt idx="69">
                  <c:v>0.25802625840047883</c:v>
                </c:pt>
                <c:pt idx="70">
                  <c:v>0.25263010908939343</c:v>
                </c:pt>
                <c:pt idx="71">
                  <c:v>0.24735615182804579</c:v>
                </c:pt>
                <c:pt idx="72">
                  <c:v>0.24219229586447477</c:v>
                </c:pt>
                <c:pt idx="73">
                  <c:v>0.23714146956802307</c:v>
                </c:pt>
                <c:pt idx="74">
                  <c:v>0.23219548069070617</c:v>
                </c:pt>
                <c:pt idx="75">
                  <c:v>0.22735519157441691</c:v>
                </c:pt>
                <c:pt idx="76">
                  <c:v>0.2226240336212732</c:v>
                </c:pt>
                <c:pt idx="77">
                  <c:v>0.21799286241411533</c:v>
                </c:pt>
                <c:pt idx="78">
                  <c:v>0.21345232693303479</c:v>
                </c:pt>
                <c:pt idx="79">
                  <c:v>0.20901597313194276</c:v>
                </c:pt>
                <c:pt idx="80">
                  <c:v>0.2046662667256712</c:v>
                </c:pt>
                <c:pt idx="81">
                  <c:v>0.20042276311319976</c:v>
                </c:pt>
                <c:pt idx="82">
                  <c:v>0.19625623249743701</c:v>
                </c:pt>
                <c:pt idx="83">
                  <c:v>0.1921836163034886</c:v>
                </c:pt>
                <c:pt idx="84">
                  <c:v>0.18820380067308479</c:v>
                </c:pt>
                <c:pt idx="85">
                  <c:v>0.18429550552345741</c:v>
                </c:pt>
                <c:pt idx="86">
                  <c:v>0.18046756985901294</c:v>
                </c:pt>
                <c:pt idx="87">
                  <c:v>0.17673232696537294</c:v>
                </c:pt>
                <c:pt idx="88">
                  <c:v>0.17306396048210598</c:v>
                </c:pt>
                <c:pt idx="89">
                  <c:v>0.16947386050838378</c:v>
                </c:pt>
                <c:pt idx="90">
                  <c:v>0.16595648470100083</c:v>
                </c:pt>
                <c:pt idx="91">
                  <c:v>0.16251104257988291</c:v>
                </c:pt>
                <c:pt idx="92">
                  <c:v>0.15914286988550011</c:v>
                </c:pt>
                <c:pt idx="93">
                  <c:v>0.15584810404478341</c:v>
                </c:pt>
                <c:pt idx="94">
                  <c:v>0.15262493054667051</c:v>
                </c:pt>
                <c:pt idx="95">
                  <c:v>0.14947307990931577</c:v>
                </c:pt>
                <c:pt idx="96">
                  <c:v>0.14638760264956338</c:v>
                </c:pt>
                <c:pt idx="97">
                  <c:v>0.14336023465760245</c:v>
                </c:pt>
                <c:pt idx="98">
                  <c:v>0.14040417156094448</c:v>
                </c:pt>
                <c:pt idx="99">
                  <c:v>0.13750382832641311</c:v>
                </c:pt>
                <c:pt idx="100">
                  <c:v>0.13468214684146507</c:v>
                </c:pt>
                <c:pt idx="101">
                  <c:v>0.13191490967125871</c:v>
                </c:pt>
                <c:pt idx="102">
                  <c:v>0.12919923336009237</c:v>
                </c:pt>
                <c:pt idx="103">
                  <c:v>0.12653580957802243</c:v>
                </c:pt>
                <c:pt idx="104">
                  <c:v>0.12393906458630877</c:v>
                </c:pt>
                <c:pt idx="105">
                  <c:v>0.12139041312060377</c:v>
                </c:pt>
                <c:pt idx="106">
                  <c:v>0.11889308896300772</c:v>
                </c:pt>
                <c:pt idx="107">
                  <c:v>0.11645058639473242</c:v>
                </c:pt>
                <c:pt idx="108">
                  <c:v>0.11405271001943815</c:v>
                </c:pt>
                <c:pt idx="109">
                  <c:v>0.11170825392788873</c:v>
                </c:pt>
                <c:pt idx="110">
                  <c:v>0.10940466026626414</c:v>
                </c:pt>
                <c:pt idx="111">
                  <c:v>0.10496007828627249</c:v>
                </c:pt>
                <c:pt idx="112">
                  <c:v>0.10280748428325757</c:v>
                </c:pt>
                <c:pt idx="113">
                  <c:v>0.10069948952503871</c:v>
                </c:pt>
                <c:pt idx="114">
                  <c:v>9.8631881112157066E-2</c:v>
                </c:pt>
                <c:pt idx="115">
                  <c:v>9.8631881112157066E-2</c:v>
                </c:pt>
                <c:pt idx="116">
                  <c:v>9.6604614130972224E-2</c:v>
                </c:pt>
                <c:pt idx="117">
                  <c:v>9.4617976028781733E-2</c:v>
                </c:pt>
                <c:pt idx="118">
                  <c:v>9.2678290646137029E-2</c:v>
                </c:pt>
                <c:pt idx="119">
                  <c:v>9.0776404583149728E-2</c:v>
                </c:pt>
                <c:pt idx="120">
                  <c:v>8.8916629549285794E-2</c:v>
                </c:pt>
                <c:pt idx="121">
                  <c:v>8.7093252529502535E-2</c:v>
                </c:pt>
                <c:pt idx="122">
                  <c:v>8.5308016173042567E-2</c:v>
                </c:pt>
                <c:pt idx="123">
                  <c:v>8.3558863435182318E-2</c:v>
                </c:pt>
                <c:pt idx="124">
                  <c:v>8.1853339807484854E-2</c:v>
                </c:pt>
                <c:pt idx="125">
                  <c:v>8.0179983328954985E-2</c:v>
                </c:pt>
                <c:pt idx="126">
                  <c:v>7.8542126591700109E-2</c:v>
                </c:pt>
                <c:pt idx="127">
                  <c:v>7.6936832243646544E-2</c:v>
                </c:pt>
                <c:pt idx="128">
                  <c:v>7.5365636331290883E-2</c:v>
                </c:pt>
                <c:pt idx="129">
                  <c:v>7.3833173942309593E-2</c:v>
                </c:pt>
                <c:pt idx="130">
                  <c:v>7.2318892594912962E-2</c:v>
                </c:pt>
                <c:pt idx="131">
                  <c:v>7.0851087882475031E-2</c:v>
                </c:pt>
                <c:pt idx="132">
                  <c:v>6.9413707669960814E-2</c:v>
                </c:pt>
                <c:pt idx="133">
                  <c:v>6.8005215910872663E-2</c:v>
                </c:pt>
                <c:pt idx="134">
                  <c:v>6.662233390947056E-2</c:v>
                </c:pt>
                <c:pt idx="135">
                  <c:v>6.5262681242820322E-2</c:v>
                </c:pt>
                <c:pt idx="136">
                  <c:v>6.3938276801058333E-2</c:v>
                </c:pt>
                <c:pt idx="137">
                  <c:v>6.2629610098849986E-2</c:v>
                </c:pt>
                <c:pt idx="138">
                  <c:v>6.1357673771660223E-2</c:v>
                </c:pt>
                <c:pt idx="139">
                  <c:v>6.0115856531640283E-2</c:v>
                </c:pt>
                <c:pt idx="140">
                  <c:v>5.8897484211845486E-2</c:v>
                </c:pt>
                <c:pt idx="141">
                  <c:v>5.770160464310075E-2</c:v>
                </c:pt>
                <c:pt idx="142">
                  <c:v>5.6532116329382452E-2</c:v>
                </c:pt>
                <c:pt idx="143">
                  <c:v>5.5389306717989147E-2</c:v>
                </c:pt>
                <c:pt idx="144">
                  <c:v>5.426362716899797E-2</c:v>
                </c:pt>
                <c:pt idx="145">
                  <c:v>5.3168641601771323E-2</c:v>
                </c:pt>
                <c:pt idx="146">
                  <c:v>5.2093229398977904E-2</c:v>
                </c:pt>
                <c:pt idx="147">
                  <c:v>5.1038252902510323E-2</c:v>
                </c:pt>
                <c:pt idx="148">
                  <c:v>5.0010143745656571E-2</c:v>
                </c:pt>
                <c:pt idx="149">
                  <c:v>4.9000440198588423E-2</c:v>
                </c:pt>
                <c:pt idx="150">
                  <c:v>4.8011387943319876E-2</c:v>
                </c:pt>
                <c:pt idx="151">
                  <c:v>4.7044406250882832E-2</c:v>
                </c:pt>
                <c:pt idx="152">
                  <c:v>4.6097186560168042E-2</c:v>
                </c:pt>
                <c:pt idx="153">
                  <c:v>4.5174229217930913E-2</c:v>
                </c:pt>
                <c:pt idx="154">
                  <c:v>4.4270494913732826E-2</c:v>
                </c:pt>
                <c:pt idx="155">
                  <c:v>4.3382318694525773E-2</c:v>
                </c:pt>
                <c:pt idx="156">
                  <c:v>4.2518970735664324E-2</c:v>
                </c:pt>
                <c:pt idx="157">
                  <c:v>4.1663806042061373E-2</c:v>
                </c:pt>
                <c:pt idx="158">
                  <c:v>4.0828097937427012E-2</c:v>
                </c:pt>
                <c:pt idx="159">
                  <c:v>4.0010606805287924E-2</c:v>
                </c:pt>
                <c:pt idx="160">
                  <c:v>3.9214512531377241E-2</c:v>
                </c:pt>
                <c:pt idx="161">
                  <c:v>3.8429395151150382E-2</c:v>
                </c:pt>
                <c:pt idx="162">
                  <c:v>3.7659737045907068E-2</c:v>
                </c:pt>
                <c:pt idx="163">
                  <c:v>3.6909230116877668E-2</c:v>
                </c:pt>
                <c:pt idx="164">
                  <c:v>3.6171891867177251E-2</c:v>
                </c:pt>
                <c:pt idx="165">
                  <c:v>3.5449563756057671E-2</c:v>
                </c:pt>
                <c:pt idx="166">
                  <c:v>3.4742739833561728E-2</c:v>
                </c:pt>
                <c:pt idx="167">
                  <c:v>3.404913848676374E-2</c:v>
                </c:pt>
                <c:pt idx="168">
                  <c:v>3.3366451154552002E-2</c:v>
                </c:pt>
                <c:pt idx="169">
                  <c:v>3.2701055573847899E-2</c:v>
                </c:pt>
                <c:pt idx="170">
                  <c:v>3.2050750976276611E-2</c:v>
                </c:pt>
                <c:pt idx="171">
                  <c:v>3.1415483465470052E-2</c:v>
                </c:pt>
                <c:pt idx="172">
                  <c:v>3.079030355826989E-2</c:v>
                </c:pt>
                <c:pt idx="173">
                  <c:v>3.0178418088591411E-2</c:v>
                </c:pt>
                <c:pt idx="174">
                  <c:v>2.9584390282287171E-2</c:v>
                </c:pt>
                <c:pt idx="175">
                  <c:v>2.8996201249219009E-2</c:v>
                </c:pt>
                <c:pt idx="176">
                  <c:v>2.8417219512407652E-2</c:v>
                </c:pt>
                <c:pt idx="177">
                  <c:v>2.7856086456242372E-2</c:v>
                </c:pt>
                <c:pt idx="178">
                  <c:v>2.7309280851325612E-2</c:v>
                </c:pt>
                <c:pt idx="179">
                  <c:v>2.6767523539575736E-2</c:v>
                </c:pt>
                <c:pt idx="180">
                  <c:v>2.6238539667120812E-2</c:v>
                </c:pt>
                <c:pt idx="181">
                  <c:v>2.5719553570991465E-2</c:v>
                </c:pt>
                <c:pt idx="182">
                  <c:v>2.521264026136864E-2</c:v>
                </c:pt>
                <c:pt idx="183">
                  <c:v>2.4714736627985394E-2</c:v>
                </c:pt>
                <c:pt idx="184">
                  <c:v>2.4231510772244936E-2</c:v>
                </c:pt>
                <c:pt idx="185">
                  <c:v>2.3754456050677927E-2</c:v>
                </c:pt>
                <c:pt idx="186">
                  <c:v>2.3287722483647216E-2</c:v>
                </c:pt>
                <c:pt idx="187">
                  <c:v>2.2827752910841801E-2</c:v>
                </c:pt>
                <c:pt idx="188">
                  <c:v>2.2378113475300519E-2</c:v>
                </c:pt>
                <c:pt idx="189">
                  <c:v>2.1938956883399412E-2</c:v>
                </c:pt>
                <c:pt idx="190">
                  <c:v>2.1505127049235392E-2</c:v>
                </c:pt>
                <c:pt idx="191">
                  <c:v>2.1083208312473022E-2</c:v>
                </c:pt>
                <c:pt idx="192">
                  <c:v>2.0666831918920471E-2</c:v>
                </c:pt>
                <c:pt idx="193">
                  <c:v>2.0258144740583531E-2</c:v>
                </c:pt>
                <c:pt idx="194">
                  <c:v>1.9859634993133382E-2</c:v>
                </c:pt>
                <c:pt idx="195">
                  <c:v>1.9468401255408288E-2</c:v>
                </c:pt>
                <c:pt idx="196">
                  <c:v>1.9089482837846804E-2</c:v>
                </c:pt>
                <c:pt idx="197">
                  <c:v>1.8714983922488757E-2</c:v>
                </c:pt>
                <c:pt idx="198">
                  <c:v>1.8348102360521701E-2</c:v>
                </c:pt>
                <c:pt idx="199">
                  <c:v>1.7640164579746886E-2</c:v>
                </c:pt>
                <c:pt idx="200">
                  <c:v>1.7640164579746886E-2</c:v>
                </c:pt>
                <c:pt idx="201">
                  <c:v>1.6956084924687243E-2</c:v>
                </c:pt>
                <c:pt idx="202">
                  <c:v>1.6956084924687243E-2</c:v>
                </c:pt>
                <c:pt idx="203">
                  <c:v>1.6295180708010653E-2</c:v>
                </c:pt>
                <c:pt idx="204">
                  <c:v>1.6295180708010653E-2</c:v>
                </c:pt>
                <c:pt idx="205">
                  <c:v>1.5659266440783994E-2</c:v>
                </c:pt>
                <c:pt idx="206">
                  <c:v>1.5659266440783994E-2</c:v>
                </c:pt>
                <c:pt idx="207">
                  <c:v>1.5349335374688241E-2</c:v>
                </c:pt>
                <c:pt idx="208">
                  <c:v>1.5046249147370679E-2</c:v>
                </c:pt>
                <c:pt idx="209">
                  <c:v>1.4750313171585238E-2</c:v>
                </c:pt>
                <c:pt idx="210">
                  <c:v>1.4461787946445521E-2</c:v>
                </c:pt>
                <c:pt idx="211">
                  <c:v>1.4176397693397125E-2</c:v>
                </c:pt>
                <c:pt idx="212">
                  <c:v>1.3897888210039304E-2</c:v>
                </c:pt>
                <c:pt idx="213">
                  <c:v>1.36260528936264E-2</c:v>
                </c:pt>
                <c:pt idx="214">
                  <c:v>1.335826878756661E-2</c:v>
                </c:pt>
                <c:pt idx="215">
                  <c:v>1.3095164682823689E-2</c:v>
                </c:pt>
                <c:pt idx="216">
                  <c:v>1.2836003995697093E-2</c:v>
                </c:pt>
                <c:pt idx="217">
                  <c:v>1.2583230028217901E-2</c:v>
                </c:pt>
                <c:pt idx="218">
                  <c:v>1.2335333682072779E-2</c:v>
                </c:pt>
                <c:pt idx="219">
                  <c:v>1.2095881100299738E-2</c:v>
                </c:pt>
                <c:pt idx="220">
                  <c:v>1.1859320956960561E-2</c:v>
                </c:pt>
                <c:pt idx="221">
                  <c:v>1.1625500545678387E-2</c:v>
                </c:pt>
                <c:pt idx="222">
                  <c:v>1.139720451215006E-2</c:v>
                </c:pt>
                <c:pt idx="223">
                  <c:v>1.1172600379852621E-2</c:v>
                </c:pt>
                <c:pt idx="224">
                  <c:v>1.0736713500963908E-2</c:v>
                </c:pt>
                <c:pt idx="225">
                  <c:v>1.0736713500963908E-2</c:v>
                </c:pt>
                <c:pt idx="226">
                  <c:v>1.0319313076413239E-2</c:v>
                </c:pt>
                <c:pt idx="227">
                  <c:v>1.0319313076413239E-2</c:v>
                </c:pt>
                <c:pt idx="228">
                  <c:v>9.9193391442900548E-3</c:v>
                </c:pt>
                <c:pt idx="229">
                  <c:v>9.9193391442900548E-3</c:v>
                </c:pt>
                <c:pt idx="230">
                  <c:v>9.5363066372793747E-3</c:v>
                </c:pt>
                <c:pt idx="231">
                  <c:v>9.5363066372793747E-3</c:v>
                </c:pt>
                <c:pt idx="232">
                  <c:v>9.3500407883224893E-3</c:v>
                </c:pt>
                <c:pt idx="233">
                  <c:v>9.1664877232382844E-3</c:v>
                </c:pt>
                <c:pt idx="234">
                  <c:v>8.9872822985328227E-3</c:v>
                </c:pt>
                <c:pt idx="235">
                  <c:v>8.8100890049118228E-3</c:v>
                </c:pt>
                <c:pt idx="236">
                  <c:v>8.6403244273926313E-3</c:v>
                </c:pt>
                <c:pt idx="237">
                  <c:v>8.4720509827306747E-3</c:v>
                </c:pt>
                <c:pt idx="238">
                  <c:v>8.3079006102461227E-3</c:v>
                </c:pt>
                <c:pt idx="239">
                  <c:v>8.145564748828776E-3</c:v>
                </c:pt>
                <c:pt idx="240">
                  <c:v>7.9862291185820271E-3</c:v>
                </c:pt>
                <c:pt idx="241">
                  <c:v>7.8294356003747803E-3</c:v>
                </c:pt>
                <c:pt idx="242">
                  <c:v>7.6765405861437108E-3</c:v>
                </c:pt>
                <c:pt idx="243">
                  <c:v>7.5257475302775234E-3</c:v>
                </c:pt>
                <c:pt idx="244">
                  <c:v>7.3770923636885914E-3</c:v>
                </c:pt>
                <c:pt idx="245">
                  <c:v>7.2335214211790072E-3</c:v>
                </c:pt>
                <c:pt idx="246">
                  <c:v>7.0933818807865333E-3</c:v>
                </c:pt>
                <c:pt idx="247">
                  <c:v>6.9530087894647411E-3</c:v>
                </c:pt>
                <c:pt idx="248">
                  <c:v>6.8153394992874804E-3</c:v>
                </c:pt>
                <c:pt idx="249">
                  <c:v>6.5522623427287582E-3</c:v>
                </c:pt>
                <c:pt idx="250">
                  <c:v>6.5522623427287582E-3</c:v>
                </c:pt>
                <c:pt idx="251">
                  <c:v>6.2996410816265171E-3</c:v>
                </c:pt>
                <c:pt idx="252">
                  <c:v>6.2996410816265171E-3</c:v>
                </c:pt>
                <c:pt idx="253">
                  <c:v>6.0540982102318813E-3</c:v>
                </c:pt>
                <c:pt idx="254">
                  <c:v>6.0540982102318813E-3</c:v>
                </c:pt>
                <c:pt idx="255">
                  <c:v>5.9358855090226904E-3</c:v>
                </c:pt>
                <c:pt idx="256">
                  <c:v>5.8195771461612474E-3</c:v>
                </c:pt>
                <c:pt idx="257">
                  <c:v>5.7070684772672527E-3</c:v>
                </c:pt>
                <c:pt idx="258">
                  <c:v>5.5966168530979478E-3</c:v>
                </c:pt>
                <c:pt idx="259">
                  <c:v>5.4878629645311741E-3</c:v>
                </c:pt>
                <c:pt idx="260">
                  <c:v>5.3798007460245821E-3</c:v>
                </c:pt>
                <c:pt idx="261">
                  <c:v>5.2732835567435134E-3</c:v>
                </c:pt>
                <c:pt idx="262">
                  <c:v>5.1703145450443634E-3</c:v>
                </c:pt>
                <c:pt idx="263">
                  <c:v>5.0689624243951924E-3</c:v>
                </c:pt>
                <c:pt idx="264">
                  <c:v>4.9685085765515495E-3</c:v>
                </c:pt>
                <c:pt idx="265">
                  <c:v>4.8698063606787186E-3</c:v>
                </c:pt>
                <c:pt idx="266">
                  <c:v>4.7747601151245031E-3</c:v>
                </c:pt>
                <c:pt idx="267">
                  <c:v>4.6789144067732281E-3</c:v>
                </c:pt>
                <c:pt idx="268">
                  <c:v>4.5861228259609001E-3</c:v>
                </c:pt>
                <c:pt idx="269">
                  <c:v>4.4958014953637871E-3</c:v>
                </c:pt>
                <c:pt idx="270">
                  <c:v>4.4065760575893514E-3</c:v>
                </c:pt>
                <c:pt idx="271">
                  <c:v>4.3196232500129911E-3</c:v>
                </c:pt>
                <c:pt idx="272">
                  <c:v>4.2327333215330673E-3</c:v>
                </c:pt>
                <c:pt idx="273">
                  <c:v>4.1486370214782863E-3</c:v>
                </c:pt>
                <c:pt idx="274">
                  <c:v>4.0663552324907426E-3</c:v>
                </c:pt>
                <c:pt idx="275">
                  <c:v>3.9851603535979345E-3</c:v>
                </c:pt>
                <c:pt idx="276">
                  <c:v>3.906085398526141E-3</c:v>
                </c:pt>
                <c:pt idx="277">
                  <c:v>3.8292112118279895E-3</c:v>
                </c:pt>
                <c:pt idx="278">
                  <c:v>3.7543671216703095E-3</c:v>
                </c:pt>
                <c:pt idx="279">
                  <c:v>3.6788133959962492E-3</c:v>
                </c:pt>
                <c:pt idx="280">
                  <c:v>3.6055412832482802E-3</c:v>
                </c:pt>
                <c:pt idx="281">
                  <c:v>3.53358963152447E-3</c:v>
                </c:pt>
                <c:pt idx="282">
                  <c:v>3.4625991317025692E-3</c:v>
                </c:pt>
                <c:pt idx="283">
                  <c:v>3.3940249857275858E-3</c:v>
                </c:pt>
                <c:pt idx="284">
                  <c:v>3.3269599380658867E-3</c:v>
                </c:pt>
                <c:pt idx="285">
                  <c:v>3.2600296313250558E-3</c:v>
                </c:pt>
                <c:pt idx="286">
                  <c:v>3.1955695747994252E-3</c:v>
                </c:pt>
                <c:pt idx="287">
                  <c:v>3.1318730501585252E-3</c:v>
                </c:pt>
                <c:pt idx="288">
                  <c:v>3.0701617084178973E-3</c:v>
                </c:pt>
                <c:pt idx="289">
                  <c:v>3.0088456067116432E-3</c:v>
                </c:pt>
                <c:pt idx="290">
                  <c:v>2.949397912440979E-3</c:v>
                </c:pt>
                <c:pt idx="291">
                  <c:v>2.8900310627227809E-3</c:v>
                </c:pt>
                <c:pt idx="292">
                  <c:v>2.8323080522386955E-3</c:v>
                </c:pt>
                <c:pt idx="293">
                  <c:v>2.7760312609715933E-3</c:v>
                </c:pt>
                <c:pt idx="294">
                  <c:v>2.7193412642138792E-3</c:v>
                </c:pt>
                <c:pt idx="295">
                  <c:v>2.6641603657695237E-3</c:v>
                </c:pt>
                <c:pt idx="296">
                  <c:v>2.6120156294078527E-3</c:v>
                </c:pt>
                <c:pt idx="297">
                  <c:v>2.5597002212131592E-3</c:v>
                </c:pt>
                <c:pt idx="298">
                  <c:v>2.5088310322354018E-3</c:v>
                </c:pt>
                <c:pt idx="299">
                  <c:v>2.4590667188084192E-3</c:v>
                </c:pt>
                <c:pt idx="300">
                  <c:v>2.4116558801319608E-3</c:v>
                </c:pt>
                <c:pt idx="301">
                  <c:v>2.3642270759994255E-3</c:v>
                </c:pt>
                <c:pt idx="302">
                  <c:v>2.3185229556534842E-3</c:v>
                </c:pt>
                <c:pt idx="303">
                  <c:v>2.2729895071406212E-3</c:v>
                </c:pt>
                <c:pt idx="304">
                  <c:v>2.227788419565801E-3</c:v>
                </c:pt>
                <c:pt idx="305">
                  <c:v>2.1847521694523565E-3</c:v>
                </c:pt>
                <c:pt idx="306">
                  <c:v>2.1413655929447212E-3</c:v>
                </c:pt>
                <c:pt idx="307">
                  <c:v>2.0989940647073825E-3</c:v>
                </c:pt>
                <c:pt idx="308">
                  <c:v>2.0575477574597176E-3</c:v>
                </c:pt>
                <c:pt idx="309">
                  <c:v>2.0176554621656254E-3</c:v>
                </c:pt>
                <c:pt idx="310">
                  <c:v>1.9786524569490572E-3</c:v>
                </c:pt>
                <c:pt idx="311">
                  <c:v>1.9392901426102513E-3</c:v>
                </c:pt>
                <c:pt idx="312">
                  <c:v>1.9012572720236503E-3</c:v>
                </c:pt>
                <c:pt idx="313">
                  <c:v>1.8641316569706361E-3</c:v>
                </c:pt>
                <c:pt idx="314">
                  <c:v>1.8278234701706731E-3</c:v>
                </c:pt>
                <c:pt idx="315">
                  <c:v>1.7920183161418293E-3</c:v>
                </c:pt>
                <c:pt idx="316">
                  <c:v>1.7573988822162721E-3</c:v>
                </c:pt>
                <c:pt idx="317">
                  <c:v>1.721620676371576E-3</c:v>
                </c:pt>
                <c:pt idx="318">
                  <c:v>1.6881510316371388E-3</c:v>
                </c:pt>
                <c:pt idx="319">
                  <c:v>1.6560826924793216E-3</c:v>
                </c:pt>
                <c:pt idx="320">
                  <c:v>1.6230262532354099E-3</c:v>
                </c:pt>
                <c:pt idx="321">
                  <c:v>1.5917214459623109E-3</c:v>
                </c:pt>
                <c:pt idx="322">
                  <c:v>1.5603986732331007E-3</c:v>
                </c:pt>
                <c:pt idx="323">
                  <c:v>1.5286896431975121E-3</c:v>
                </c:pt>
                <c:pt idx="324">
                  <c:v>1.498220229633571E-3</c:v>
                </c:pt>
                <c:pt idx="325">
                  <c:v>1.4680382633673885E-3</c:v>
                </c:pt>
                <c:pt idx="326">
                  <c:v>1.438790500818978E-3</c:v>
                </c:pt>
                <c:pt idx="327">
                  <c:v>1.4106206656372162E-3</c:v>
                </c:pt>
                <c:pt idx="328">
                  <c:v>1.3833131723487854E-3</c:v>
                </c:pt>
                <c:pt idx="329">
                  <c:v>1.3562661781739462E-3</c:v>
                </c:pt>
                <c:pt idx="330">
                  <c:v>1.3290125812538435E-3</c:v>
                </c:pt>
                <c:pt idx="331">
                  <c:v>1.3028728426125941E-3</c:v>
                </c:pt>
                <c:pt idx="332">
                  <c:v>1.2772002058302307E-3</c:v>
                </c:pt>
                <c:pt idx="333">
                  <c:v>1.2526863409670203E-3</c:v>
                </c:pt>
                <c:pt idx="334">
                  <c:v>1.2281814588318701E-3</c:v>
                </c:pt>
                <c:pt idx="335">
                  <c:v>1.2045299358619743E-3</c:v>
                </c:pt>
                <c:pt idx="336">
                  <c:v>1.1814712729437441E-3</c:v>
                </c:pt>
                <c:pt idx="337">
                  <c:v>1.1576850090530303E-3</c:v>
                </c:pt>
                <c:pt idx="338">
                  <c:v>1.1340155206270343E-3</c:v>
                </c:pt>
                <c:pt idx="339">
                  <c:v>1.1115137868482267E-3</c:v>
                </c:pt>
                <c:pt idx="340">
                  <c:v>1.0900630322519091E-3</c:v>
                </c:pt>
                <c:pt idx="341">
                  <c:v>1.0689626040497461E-3</c:v>
                </c:pt>
                <c:pt idx="342">
                  <c:v>1.0475926940059289E-3</c:v>
                </c:pt>
                <c:pt idx="343">
                  <c:v>1.0267886958296019E-3</c:v>
                </c:pt>
                <c:pt idx="344">
                  <c:v>1.0067392468099299E-3</c:v>
                </c:pt>
                <c:pt idx="345">
                  <c:v>9.8618676501915502E-4</c:v>
                </c:pt>
                <c:pt idx="346">
                  <c:v>9.6657746967420929E-4</c:v>
                </c:pt>
                <c:pt idx="347">
                  <c:v>9.4758798256507277E-4</c:v>
                </c:pt>
                <c:pt idx="348">
                  <c:v>9.2904763185871228E-4</c:v>
                </c:pt>
                <c:pt idx="349">
                  <c:v>9.1047135024011506E-4</c:v>
                </c:pt>
                <c:pt idx="350">
                  <c:v>8.9212861955097916E-4</c:v>
                </c:pt>
                <c:pt idx="351">
                  <c:v>8.7489974714069702E-4</c:v>
                </c:pt>
                <c:pt idx="352">
                  <c:v>8.5694327375794913E-4</c:v>
                </c:pt>
                <c:pt idx="353">
                  <c:v>8.4037014049570568E-4</c:v>
                </c:pt>
                <c:pt idx="354">
                  <c:v>8.2307838898904376E-4</c:v>
                </c:pt>
                <c:pt idx="355">
                  <c:v>8.0716997760292379E-4</c:v>
                </c:pt>
                <c:pt idx="356">
                  <c:v>7.9072260253347157E-4</c:v>
                </c:pt>
                <c:pt idx="357">
                  <c:v>7.7450877839345758E-4</c:v>
                </c:pt>
                <c:pt idx="358">
                  <c:v>7.5939084707619833E-4</c:v>
                </c:pt>
                <c:pt idx="359">
                  <c:v>7.4447053577616671E-4</c:v>
                </c:pt>
                <c:pt idx="360">
                  <c:v>7.2873279622309131E-4</c:v>
                </c:pt>
                <c:pt idx="361">
                  <c:v>7.132016594152893E-4</c:v>
                </c:pt>
                <c:pt idx="362">
                  <c:v>6.9903589727190964E-4</c:v>
                </c:pt>
                <c:pt idx="363">
                  <c:v>6.8504978968963483E-4</c:v>
                </c:pt>
                <c:pt idx="364">
                  <c:v>6.7142299122958363E-4</c:v>
                </c:pt>
                <c:pt idx="365">
                  <c:v>6.5785907186591763E-4</c:v>
                </c:pt>
                <c:pt idx="366">
                  <c:v>6.4480716800141081E-4</c:v>
                </c:pt>
                <c:pt idx="367">
                  <c:v>6.3174628140883914E-4</c:v>
                </c:pt>
                <c:pt idx="368">
                  <c:v>6.1913453121904523E-4</c:v>
                </c:pt>
                <c:pt idx="369">
                  <c:v>6.0591195552148788E-4</c:v>
                </c:pt>
                <c:pt idx="370">
                  <c:v>5.9315648168280504E-4</c:v>
                </c:pt>
                <c:pt idx="371">
                  <c:v>5.8094895425550303E-4</c:v>
                </c:pt>
                <c:pt idx="372">
                  <c:v>5.6866956500375911E-4</c:v>
                </c:pt>
                <c:pt idx="373">
                  <c:v>5.5700100125978514E-4</c:v>
                </c:pt>
                <c:pt idx="374">
                  <c:v>5.4549412662080411E-4</c:v>
                </c:pt>
                <c:pt idx="375">
                  <c:v>5.3396928652572103E-4</c:v>
                </c:pt>
                <c:pt idx="376">
                  <c:v>5.2254325643923529E-4</c:v>
                </c:pt>
                <c:pt idx="377">
                  <c:v>5.1171906913247004E-4</c:v>
                </c:pt>
                <c:pt idx="378">
                  <c:v>5.0067031362432111E-4</c:v>
                </c:pt>
                <c:pt idx="379">
                  <c:v>4.9040305545698312E-4</c:v>
                </c:pt>
                <c:pt idx="380">
                  <c:v>4.7996512545659824E-4</c:v>
                </c:pt>
                <c:pt idx="381">
                  <c:v>4.6999429731509404E-4</c:v>
                </c:pt>
                <c:pt idx="382">
                  <c:v>4.5993364189304007E-4</c:v>
                </c:pt>
                <c:pt idx="383">
                  <c:v>4.4966638372570858E-4</c:v>
                </c:pt>
                <c:pt idx="384">
                  <c:v>4.4000995106614359E-4</c:v>
                </c:pt>
                <c:pt idx="385">
                  <c:v>4.3088349936184453E-4</c:v>
                </c:pt>
                <c:pt idx="386">
                  <c:v>4.2174806492949391E-4</c:v>
                </c:pt>
                <c:pt idx="387">
                  <c:v>4.1282821597047323E-4</c:v>
                </c:pt>
                <c:pt idx="388">
                  <c:v>4.0393531519562374E-4</c:v>
                </c:pt>
                <c:pt idx="389">
                  <c:v>3.9585984267380609E-4</c:v>
                </c:pt>
                <c:pt idx="390">
                  <c:v>3.8729032010894812E-4</c:v>
                </c:pt>
                <c:pt idx="391">
                  <c:v>3.7964601853379557E-4</c:v>
                </c:pt>
                <c:pt idx="392">
                  <c:v>3.7136394326670958E-4</c:v>
                </c:pt>
                <c:pt idx="393">
                  <c:v>3.6345015984989555E-4</c:v>
                </c:pt>
                <c:pt idx="394">
                  <c:v>3.5625499467751128E-4</c:v>
                </c:pt>
                <c:pt idx="395">
                  <c:v>3.494550695395649E-4</c:v>
                </c:pt>
                <c:pt idx="396">
                  <c:v>3.4214312890246416E-4</c:v>
                </c:pt>
                <c:pt idx="397">
                  <c:v>3.3501982555452512E-4</c:v>
                </c:pt>
                <c:pt idx="398">
                  <c:v>3.2821091768852543E-4</c:v>
                </c:pt>
                <c:pt idx="399">
                  <c:v>3.2129421708585842E-4</c:v>
                </c:pt>
                <c:pt idx="400">
                  <c:v>3.0819739958107251E-4</c:v>
                </c:pt>
                <c:pt idx="401">
                  <c:v>3.0819739958107251E-4</c:v>
                </c:pt>
                <c:pt idx="402">
                  <c:v>3.0140645717118561E-4</c:v>
                </c:pt>
                <c:pt idx="403">
                  <c:v>2.9540599483017212E-4</c:v>
                </c:pt>
                <c:pt idx="404">
                  <c:v>2.8347693197258776E-4</c:v>
                </c:pt>
                <c:pt idx="405">
                  <c:v>2.8347693197258776E-4</c:v>
                </c:pt>
                <c:pt idx="406">
                  <c:v>2.7750341781574513E-4</c:v>
                </c:pt>
                <c:pt idx="407">
                  <c:v>2.716466791236145E-4</c:v>
                </c:pt>
                <c:pt idx="408">
                  <c:v>2.6046318269463492E-4</c:v>
                </c:pt>
                <c:pt idx="409">
                  <c:v>2.6046318269463492E-4</c:v>
                </c:pt>
                <c:pt idx="410">
                  <c:v>2.5509151131749625E-4</c:v>
                </c:pt>
                <c:pt idx="411">
                  <c:v>2.5007914906257896E-4</c:v>
                </c:pt>
                <c:pt idx="412">
                  <c:v>2.397939254391386E-4</c:v>
                </c:pt>
                <c:pt idx="413">
                  <c:v>2.397939254391386E-4</c:v>
                </c:pt>
                <c:pt idx="414">
                  <c:v>2.3488037319282671E-4</c:v>
                </c:pt>
                <c:pt idx="415">
                  <c:v>2.301285100515155E-4</c:v>
                </c:pt>
                <c:pt idx="416">
                  <c:v>2.2520597507715356E-4</c:v>
                </c:pt>
                <c:pt idx="417">
                  <c:v>2.209571447069466E-4</c:v>
                </c:pt>
                <c:pt idx="418">
                  <c:v>2.1674424524895696E-4</c:v>
                </c:pt>
                <c:pt idx="419">
                  <c:v>2.123157603176427E-4</c:v>
                </c:pt>
                <c:pt idx="420">
                  <c:v>2.0830048087687488E-4</c:v>
                </c:pt>
                <c:pt idx="421">
                  <c:v>2.0422232233971682E-4</c:v>
                </c:pt>
                <c:pt idx="422">
                  <c:v>2.0009925016228669E-4</c:v>
                </c:pt>
                <c:pt idx="423">
                  <c:v>1.9655107258039959E-4</c:v>
                </c:pt>
                <c:pt idx="424">
                  <c:v>1.9283222316546016E-4</c:v>
                </c:pt>
                <c:pt idx="425">
                  <c:v>1.8534961069530456E-4</c:v>
                </c:pt>
                <c:pt idx="426">
                  <c:v>1.8534961069530456E-4</c:v>
                </c:pt>
                <c:pt idx="427">
                  <c:v>1.8155889945592219E-4</c:v>
                </c:pt>
                <c:pt idx="428">
                  <c:v>1.7809156642653451E-4</c:v>
                </c:pt>
                <c:pt idx="429">
                  <c:v>1.712557103763688E-4</c:v>
                </c:pt>
                <c:pt idx="430">
                  <c:v>1.712557103763688E-4</c:v>
                </c:pt>
                <c:pt idx="431">
                  <c:v>1.6789617008364493E-4</c:v>
                </c:pt>
                <c:pt idx="432">
                  <c:v>1.648240770886961E-4</c:v>
                </c:pt>
                <c:pt idx="433">
                  <c:v>1.5835651288880167E-4</c:v>
                </c:pt>
                <c:pt idx="434">
                  <c:v>1.5835651288880167E-4</c:v>
                </c:pt>
                <c:pt idx="435">
                  <c:v>1.5525747170968407E-4</c:v>
                </c:pt>
                <c:pt idx="436">
                  <c:v>1.5245486055639681E-4</c:v>
                </c:pt>
                <c:pt idx="437">
                  <c:v>1.4679574188148901E-4</c:v>
                </c:pt>
                <c:pt idx="438">
                  <c:v>1.4679574188148901E-4</c:v>
                </c:pt>
                <c:pt idx="439">
                  <c:v>1.4406499255264574E-4</c:v>
                </c:pt>
                <c:pt idx="440">
                  <c:v>1.4154084596907501E-4</c:v>
                </c:pt>
                <c:pt idx="441">
                  <c:v>1.3884602755245243E-4</c:v>
                </c:pt>
                <c:pt idx="442">
                  <c:v>1.3603443367111068E-4</c:v>
                </c:pt>
                <c:pt idx="443">
                  <c:v>1.3346537344726387E-4</c:v>
                </c:pt>
                <c:pt idx="444">
                  <c:v>1.3117477779313425E-4</c:v>
                </c:pt>
                <c:pt idx="445">
                  <c:v>1.2871351030595141E-4</c:v>
                </c:pt>
                <c:pt idx="446">
                  <c:v>1.2647681102015545E-4</c:v>
                </c:pt>
                <c:pt idx="447">
                  <c:v>1.2397062989269548E-4</c:v>
                </c:pt>
                <c:pt idx="448">
                  <c:v>1.215363105896806E-4</c:v>
                </c:pt>
                <c:pt idx="449">
                  <c:v>1.1940740404054821E-4</c:v>
                </c:pt>
                <c:pt idx="450">
                  <c:v>1.1504179820562093E-4</c:v>
                </c:pt>
                <c:pt idx="451">
                  <c:v>1.1504179820562093E-4</c:v>
                </c:pt>
                <c:pt idx="452">
                  <c:v>1.1284102983204421E-4</c:v>
                </c:pt>
                <c:pt idx="453">
                  <c:v>1.1098160512457545E-4</c:v>
                </c:pt>
                <c:pt idx="454">
                  <c:v>1.0690344658741894E-4</c:v>
                </c:pt>
                <c:pt idx="455">
                  <c:v>1.0690344658741894E-4</c:v>
                </c:pt>
                <c:pt idx="456">
                  <c:v>1.0497216005550608E-4</c:v>
                </c:pt>
                <c:pt idx="457">
                  <c:v>1.0303189079553876E-4</c:v>
                </c:pt>
                <c:pt idx="458">
                  <c:v>9.9519644125874282E-5</c:v>
                </c:pt>
                <c:pt idx="459">
                  <c:v>9.9519644125874282E-5</c:v>
                </c:pt>
                <c:pt idx="460">
                  <c:v>9.7768012155069462E-5</c:v>
                </c:pt>
                <c:pt idx="461">
                  <c:v>9.5971466543987681E-5</c:v>
                </c:pt>
                <c:pt idx="462">
                  <c:v>9.2378375321824078E-5</c:v>
                </c:pt>
                <c:pt idx="463">
                  <c:v>9.2378375321824078E-5</c:v>
                </c:pt>
                <c:pt idx="464">
                  <c:v>9.0626743351019895E-5</c:v>
                </c:pt>
                <c:pt idx="465">
                  <c:v>8.9135610493821287E-5</c:v>
                </c:pt>
                <c:pt idx="466">
                  <c:v>8.7590581268291021E-5</c:v>
                </c:pt>
                <c:pt idx="467">
                  <c:v>8.5955724762206995E-5</c:v>
                </c:pt>
                <c:pt idx="468">
                  <c:v>8.4347816440287797E-5</c:v>
                </c:pt>
                <c:pt idx="469">
                  <c:v>8.2874649039200768E-5</c:v>
                </c:pt>
                <c:pt idx="470">
                  <c:v>8.1383516182002825E-5</c:v>
                </c:pt>
                <c:pt idx="471">
                  <c:v>7.987441786869497E-5</c:v>
                </c:pt>
                <c:pt idx="472">
                  <c:v>7.8176682266222446E-5</c:v>
                </c:pt>
                <c:pt idx="473">
                  <c:v>7.7044858531240433E-5</c:v>
                </c:pt>
                <c:pt idx="474">
                  <c:v>7.5652535682652072E-5</c:v>
                </c:pt>
                <c:pt idx="475">
                  <c:v>7.2760097248811639E-5</c:v>
                </c:pt>
                <c:pt idx="476">
                  <c:v>7.2760097248811639E-5</c:v>
                </c:pt>
                <c:pt idx="477">
                  <c:v>7.1565394417441873E-5</c:v>
                </c:pt>
                <c:pt idx="478">
                  <c:v>7.0505432506903437E-5</c:v>
                </c:pt>
                <c:pt idx="479">
                  <c:v>6.8080095931943337E-5</c:v>
                </c:pt>
                <c:pt idx="480">
                  <c:v>6.8080095931943337E-5</c:v>
                </c:pt>
                <c:pt idx="481">
                  <c:v>6.6795565820019595E-5</c:v>
                </c:pt>
                <c:pt idx="482">
                  <c:v>6.5520018436151094E-5</c:v>
                </c:pt>
                <c:pt idx="483">
                  <c:v>6.3058750948969124E-5</c:v>
                </c:pt>
                <c:pt idx="484">
                  <c:v>6.3058750948969124E-5</c:v>
                </c:pt>
                <c:pt idx="485">
                  <c:v>6.1944892670098392E-5</c:v>
                </c:pt>
                <c:pt idx="486">
                  <c:v>6.0920861671781832E-5</c:v>
                </c:pt>
                <c:pt idx="487">
                  <c:v>5.8845851490982395E-5</c:v>
                </c:pt>
                <c:pt idx="488">
                  <c:v>5.8845851490982395E-5</c:v>
                </c:pt>
                <c:pt idx="489">
                  <c:v>5.7839785948777292E-5</c:v>
                </c:pt>
                <c:pt idx="490">
                  <c:v>5.6618134933241818E-5</c:v>
                </c:pt>
                <c:pt idx="491">
                  <c:v>5.5719862127700548E-5</c:v>
                </c:pt>
                <c:pt idx="492">
                  <c:v>5.4695831129384138E-5</c:v>
                </c:pt>
                <c:pt idx="493">
                  <c:v>5.3662817403012087E-5</c:v>
                </c:pt>
                <c:pt idx="494">
                  <c:v>5.2809458237748211E-5</c:v>
                </c:pt>
                <c:pt idx="495">
                  <c:v>5.1812375423597738E-5</c:v>
                </c:pt>
                <c:pt idx="496">
                  <c:v>5.0932068074167403E-5</c:v>
                </c:pt>
                <c:pt idx="497">
                  <c:v>5.0006847084460324E-5</c:v>
                </c:pt>
                <c:pt idx="498">
                  <c:v>4.9216367015584751E-5</c:v>
                </c:pt>
                <c:pt idx="499">
                  <c:v>4.8452835130874533E-5</c:v>
                </c:pt>
                <c:pt idx="500">
                  <c:v>4.6988650457843408E-5</c:v>
                </c:pt>
                <c:pt idx="501">
                  <c:v>4.6988650457843408E-5</c:v>
                </c:pt>
                <c:pt idx="502">
                  <c:v>4.6180204932856677E-5</c:v>
                </c:pt>
                <c:pt idx="503">
                  <c:v>4.5335828495647804E-5</c:v>
                </c:pt>
                <c:pt idx="504">
                  <c:v>4.3754868357895804E-5</c:v>
                </c:pt>
                <c:pt idx="505">
                  <c:v>4.3754868357895804E-5</c:v>
                </c:pt>
                <c:pt idx="506">
                  <c:v>4.294642283290956E-5</c:v>
                </c:pt>
                <c:pt idx="507">
                  <c:v>4.2299666412919574E-5</c:v>
                </c:pt>
                <c:pt idx="508">
                  <c:v>4.1086998125439856E-5</c:v>
                </c:pt>
                <c:pt idx="509">
                  <c:v>4.1086998125439856E-5</c:v>
                </c:pt>
                <c:pt idx="510">
                  <c:v>4.0404310793228414E-5</c:v>
                </c:pt>
                <c:pt idx="511">
                  <c:v>3.9595865268241825E-5</c:v>
                </c:pt>
                <c:pt idx="512">
                  <c:v>3.8931143392141555E-5</c:v>
                </c:pt>
                <c:pt idx="513">
                  <c:v>3.8365231524650888E-5</c:v>
                </c:pt>
                <c:pt idx="514">
                  <c:v>3.7772371472994113E-5</c:v>
                </c:pt>
                <c:pt idx="515">
                  <c:v>3.719747687744769E-5</c:v>
                </c:pt>
                <c:pt idx="516">
                  <c:v>3.6586651369679865E-5</c:v>
                </c:pt>
                <c:pt idx="517">
                  <c:v>3.5877015853302763E-5</c:v>
                </c:pt>
                <c:pt idx="518">
                  <c:v>3.5320086713867011E-5</c:v>
                </c:pt>
                <c:pt idx="519">
                  <c:v>3.4879933039152317E-5</c:v>
                </c:pt>
                <c:pt idx="520">
                  <c:v>3.4394865724160243E-5</c:v>
                </c:pt>
                <c:pt idx="521">
                  <c:v>3.3945729321389496E-5</c:v>
                </c:pt>
                <c:pt idx="522">
                  <c:v>3.3433713822231559E-5</c:v>
                </c:pt>
                <c:pt idx="523">
                  <c:v>3.2840853770574675E-5</c:v>
                </c:pt>
                <c:pt idx="524">
                  <c:v>3.2256976446973039E-5</c:v>
                </c:pt>
                <c:pt idx="525">
                  <c:v>3.1816822772257905E-5</c:v>
                </c:pt>
                <c:pt idx="526">
                  <c:v>3.1241928176711869E-5</c:v>
                </c:pt>
                <c:pt idx="527">
                  <c:v>3.0783809045885651E-5</c:v>
                </c:pt>
                <c:pt idx="528">
                  <c:v>3.0262810818672246E-5</c:v>
                </c:pt>
                <c:pt idx="529">
                  <c:v>2.9930449880622047E-5</c:v>
                </c:pt>
                <c:pt idx="530">
                  <c:v>2.9427417109519248E-5</c:v>
                </c:pt>
                <c:pt idx="531">
                  <c:v>2.8951332522582516E-5</c:v>
                </c:pt>
                <c:pt idx="532">
                  <c:v>2.8475247935645909E-5</c:v>
                </c:pt>
                <c:pt idx="533">
                  <c:v>2.7954249708432012E-5</c:v>
                </c:pt>
                <c:pt idx="534">
                  <c:v>2.7585957858160509E-5</c:v>
                </c:pt>
                <c:pt idx="535">
                  <c:v>2.7091907815113083E-5</c:v>
                </c:pt>
                <c:pt idx="536">
                  <c:v>2.6732598692896292E-5</c:v>
                </c:pt>
                <c:pt idx="537">
                  <c:v>2.6436168667068175E-5</c:v>
                </c:pt>
                <c:pt idx="538">
                  <c:v>2.6040928632630094E-5</c:v>
                </c:pt>
                <c:pt idx="539">
                  <c:v>2.5708567694579966E-5</c:v>
                </c:pt>
                <c:pt idx="540">
                  <c:v>2.5214517651532292E-5</c:v>
                </c:pt>
                <c:pt idx="541">
                  <c:v>2.4828260345149651E-5</c:v>
                </c:pt>
                <c:pt idx="542">
                  <c:v>2.4585726687653915E-5</c:v>
                </c:pt>
                <c:pt idx="543">
                  <c:v>2.4235400293492676E-5</c:v>
                </c:pt>
                <c:pt idx="544">
                  <c:v>2.38671084432212E-5</c:v>
                </c:pt>
                <c:pt idx="545">
                  <c:v>2.3480851136838339E-5</c:v>
                </c:pt>
                <c:pt idx="546">
                  <c:v>2.3139507470732892E-5</c:v>
                </c:pt>
                <c:pt idx="547">
                  <c:v>2.2789181076572121E-5</c:v>
                </c:pt>
                <c:pt idx="548">
                  <c:v>2.2465802866577528E-5</c:v>
                </c:pt>
                <c:pt idx="549">
                  <c:v>2.2025649191862251E-5</c:v>
                </c:pt>
                <c:pt idx="550">
                  <c:v>2.166634006964606E-5</c:v>
                </c:pt>
                <c:pt idx="551">
                  <c:v>2.1280082763263548E-5</c:v>
                </c:pt>
                <c:pt idx="552">
                  <c:v>2.0947721825213341E-5</c:v>
                </c:pt>
                <c:pt idx="553">
                  <c:v>2.0588412702996801E-5</c:v>
                </c:pt>
                <c:pt idx="554">
                  <c:v>2.0282999949112851E-5</c:v>
                </c:pt>
                <c:pt idx="555">
                  <c:v>2.0049449019672447E-5</c:v>
                </c:pt>
                <c:pt idx="556">
                  <c:v>1.9833863546342613E-5</c:v>
                </c:pt>
                <c:pt idx="557">
                  <c:v>1.9564381704680404E-5</c:v>
                </c:pt>
                <c:pt idx="558">
                  <c:v>1.9348796231350538E-5</c:v>
                </c:pt>
                <c:pt idx="559">
                  <c:v>1.9052366205521954E-5</c:v>
                </c:pt>
                <c:pt idx="560">
                  <c:v>1.8764918907748841E-5</c:v>
                </c:pt>
                <c:pt idx="561">
                  <c:v>1.8468488881920464E-5</c:v>
                </c:pt>
                <c:pt idx="562">
                  <c:v>1.808223157553788E-5</c:v>
                </c:pt>
                <c:pt idx="563">
                  <c:v>1.7803767005820187E-5</c:v>
                </c:pt>
                <c:pt idx="564">
                  <c:v>1.7534285164157907E-5</c:v>
                </c:pt>
                <c:pt idx="565">
                  <c:v>1.7255820594440228E-5</c:v>
                </c:pt>
                <c:pt idx="566">
                  <c:v>1.704921784916583E-5</c:v>
                </c:pt>
                <c:pt idx="567">
                  <c:v>1.6770753279448238E-5</c:v>
                </c:pt>
                <c:pt idx="568">
                  <c:v>1.6510254165841293E-5</c:v>
                </c:pt>
                <c:pt idx="569">
                  <c:v>1.6159927771680281E-5</c:v>
                </c:pt>
                <c:pt idx="570">
                  <c:v>1.5899428658073546E-5</c:v>
                </c:pt>
                <c:pt idx="571">
                  <c:v>1.5674860456688319E-5</c:v>
                </c:pt>
                <c:pt idx="572">
                  <c:v>1.5450292255302982E-5</c:v>
                </c:pt>
                <c:pt idx="573">
                  <c:v>1.5198775869751651E-5</c:v>
                </c:pt>
                <c:pt idx="574">
                  <c:v>1.4929294028089261E-5</c:v>
                </c:pt>
                <c:pt idx="575">
                  <c:v>1.4641846730316285E-5</c:v>
                </c:pt>
                <c:pt idx="576">
                  <c:v>1.4345416704487796E-5</c:v>
                </c:pt>
                <c:pt idx="577">
                  <c:v>1.416576214337952E-5</c:v>
                </c:pt>
                <c:pt idx="578">
                  <c:v>1.3950176670049802E-5</c:v>
                </c:pt>
                <c:pt idx="579">
                  <c:v>1.3698660284498352E-5</c:v>
                </c:pt>
                <c:pt idx="580">
                  <c:v>1.3492057539223949E-5</c:v>
                </c:pt>
                <c:pt idx="581">
                  <c:v>1.326748933783886E-5</c:v>
                </c:pt>
                <c:pt idx="582">
                  <c:v>1.2980042040065713E-5</c:v>
                </c:pt>
                <c:pt idx="583">
                  <c:v>1.2827335663123745E-5</c:v>
                </c:pt>
                <c:pt idx="584">
                  <c:v>1.2602767461738524E-5</c:v>
                </c:pt>
                <c:pt idx="585">
                  <c:v>1.2378199260353303E-5</c:v>
                </c:pt>
                <c:pt idx="586">
                  <c:v>1.216261378702338E-5</c:v>
                </c:pt>
                <c:pt idx="587">
                  <c:v>1.1938045585638256E-5</c:v>
                </c:pt>
                <c:pt idx="588">
                  <c:v>1.1695511928142215E-5</c:v>
                </c:pt>
                <c:pt idx="589">
                  <c:v>1.1533822823144771E-5</c:v>
                </c:pt>
                <c:pt idx="590">
                  <c:v>1.1372133718147565E-5</c:v>
                </c:pt>
                <c:pt idx="591">
                  <c:v>1.1066720964263652E-5</c:v>
                </c:pt>
                <c:pt idx="592">
                  <c:v>1.0922997315377097E-5</c:v>
                </c:pt>
                <c:pt idx="593">
                  <c:v>1.0716394570102579E-5</c:v>
                </c:pt>
                <c:pt idx="594">
                  <c:v>1.0545722737049825E-5</c:v>
                </c:pt>
                <c:pt idx="595">
                  <c:v>1.036606817594164E-5</c:v>
                </c:pt>
                <c:pt idx="596">
                  <c:v>1.0186413614833576E-5</c:v>
                </c:pt>
                <c:pt idx="597">
                  <c:v>1.0033707237891523E-5</c:v>
                </c:pt>
                <c:pt idx="598">
                  <c:v>9.8989663170605105E-6</c:v>
                </c:pt>
                <c:pt idx="599">
                  <c:v>9.7732081242847226E-6</c:v>
                </c:pt>
                <c:pt idx="600">
                  <c:v>9.6294844753982728E-6</c:v>
                </c:pt>
                <c:pt idx="601">
                  <c:v>9.4857608265117128E-6</c:v>
                </c:pt>
                <c:pt idx="602">
                  <c:v>9.3600026337360148E-6</c:v>
                </c:pt>
                <c:pt idx="603">
                  <c:v>9.1893308006831915E-6</c:v>
                </c:pt>
                <c:pt idx="604">
                  <c:v>9.0366244237411727E-6</c:v>
                </c:pt>
                <c:pt idx="605">
                  <c:v>8.9108662309655695E-6</c:v>
                </c:pt>
                <c:pt idx="606">
                  <c:v>8.8300216784668289E-6</c:v>
                </c:pt>
                <c:pt idx="607">
                  <c:v>8.7312116698572569E-6</c:v>
                </c:pt>
                <c:pt idx="608">
                  <c:v>8.5425743806936768E-6</c:v>
                </c:pt>
                <c:pt idx="609">
                  <c:v>8.4078334598626401E-6</c:v>
                </c:pt>
                <c:pt idx="610">
                  <c:v>8.3000407231977345E-6</c:v>
                </c:pt>
                <c:pt idx="611">
                  <c:v>8.1473343462557207E-6</c:v>
                </c:pt>
                <c:pt idx="612">
                  <c:v>7.9586970570922101E-6</c:v>
                </c:pt>
                <c:pt idx="613">
                  <c:v>7.8329388643163934E-6</c:v>
                </c:pt>
                <c:pt idx="614">
                  <c:v>7.7161633995961729E-6</c:v>
                </c:pt>
                <c:pt idx="615">
                  <c:v>7.5814224787650295E-6</c:v>
                </c:pt>
                <c:pt idx="616">
                  <c:v>7.4826124701555066E-6</c:v>
                </c:pt>
                <c:pt idx="617">
                  <c:v>7.2939751809919511E-6</c:v>
                </c:pt>
                <c:pt idx="618">
                  <c:v>7.177199716271618E-6</c:v>
                </c:pt>
                <c:pt idx="619">
                  <c:v>7.0514415234959038E-6</c:v>
                </c:pt>
                <c:pt idx="620">
                  <c:v>6.9346660587755901E-6</c:v>
                </c:pt>
                <c:pt idx="621">
                  <c:v>6.7550114976674054E-6</c:v>
                </c:pt>
                <c:pt idx="622">
                  <c:v>6.6651842171132559E-6</c:v>
                </c:pt>
                <c:pt idx="623">
                  <c:v>6.5484087523930151E-6</c:v>
                </c:pt>
                <c:pt idx="624">
                  <c:v>6.4495987437835472E-6</c:v>
                </c:pt>
                <c:pt idx="625">
                  <c:v>6.3418060071185934E-6</c:v>
                </c:pt>
                <c:pt idx="626">
                  <c:v>6.2609614546199333E-6</c:v>
                </c:pt>
                <c:pt idx="627">
                  <c:v>6.1621514460103714E-6</c:v>
                </c:pt>
                <c:pt idx="628">
                  <c:v>6.0274105251792424E-6</c:v>
                </c:pt>
                <c:pt idx="629">
                  <c:v>6.000462341013091E-6</c:v>
                </c:pt>
                <c:pt idx="630">
                  <c:v>5.8477559640710924E-6</c:v>
                </c:pt>
                <c:pt idx="631">
                  <c:v>5.6770841310182988E-6</c:v>
                </c:pt>
                <c:pt idx="632">
                  <c:v>5.5692913943534907E-6</c:v>
                </c:pt>
                <c:pt idx="633">
                  <c:v>5.4525159296330813E-6</c:v>
                </c:pt>
                <c:pt idx="634">
                  <c:v>5.3716713771344677E-6</c:v>
                </c:pt>
                <c:pt idx="635">
                  <c:v>5.1830340879708597E-6</c:v>
                </c:pt>
                <c:pt idx="636">
                  <c:v>5.0482931671397553E-6</c:v>
                </c:pt>
                <c:pt idx="637">
                  <c:v>4.931517702419439E-6</c:v>
                </c:pt>
                <c:pt idx="638">
                  <c:v>4.8147422376990813E-6</c:v>
                </c:pt>
                <c:pt idx="639">
                  <c:v>4.6710185888125815E-6</c:v>
                </c:pt>
                <c:pt idx="640">
                  <c:v>4.5901740363138494E-6</c:v>
                </c:pt>
                <c:pt idx="641">
                  <c:v>4.4374676593719431E-6</c:v>
                </c:pt>
                <c:pt idx="642">
                  <c:v>4.3206921946516786E-6</c:v>
                </c:pt>
                <c:pt idx="643">
                  <c:v>4.2128994579866934E-6</c:v>
                </c:pt>
                <c:pt idx="644">
                  <c:v>4.0871412652109589E-6</c:v>
                </c:pt>
                <c:pt idx="645">
                  <c:v>4.0332448968785502E-6</c:v>
                </c:pt>
                <c:pt idx="646">
                  <c:v>3.9254521602136082E-6</c:v>
                </c:pt>
                <c:pt idx="647">
                  <c:v>3.8625730638257685E-6</c:v>
                </c:pt>
                <c:pt idx="648">
                  <c:v>3.8176594235486975E-6</c:v>
                </c:pt>
                <c:pt idx="649">
                  <c:v>3.7278321429946645E-6</c:v>
                </c:pt>
                <c:pt idx="650">
                  <c:v>3.6290221343851361E-6</c:v>
                </c:pt>
                <c:pt idx="651">
                  <c:v>3.5032639416094406E-6</c:v>
                </c:pt>
                <c:pt idx="652">
                  <c:v>3.4403848452215924E-6</c:v>
                </c:pt>
                <c:pt idx="653">
                  <c:v>3.3775057488337154E-6</c:v>
                </c:pt>
                <c:pt idx="654">
                  <c:v>3.314626652445838E-6</c:v>
                </c:pt>
                <c:pt idx="655">
                  <c:v>3.2607302841134102E-6</c:v>
                </c:pt>
                <c:pt idx="656">
                  <c:v>3.2158166438363515E-6</c:v>
                </c:pt>
                <c:pt idx="657">
                  <c:v>3.1259893632822622E-6</c:v>
                </c:pt>
                <c:pt idx="658">
                  <c:v>2.9822657143957047E-6</c:v>
                </c:pt>
                <c:pt idx="659">
                  <c:v>2.8744729777307852E-6</c:v>
                </c:pt>
                <c:pt idx="660">
                  <c:v>2.8026111532875386E-6</c:v>
                </c:pt>
                <c:pt idx="661">
                  <c:v>2.7576975130105071E-6</c:v>
                </c:pt>
                <c:pt idx="662">
                  <c:v>2.6499047763456138E-6</c:v>
                </c:pt>
                <c:pt idx="663">
                  <c:v>2.5780429519023241E-6</c:v>
                </c:pt>
                <c:pt idx="664">
                  <c:v>2.4882156713482211E-6</c:v>
                </c:pt>
                <c:pt idx="665">
                  <c:v>2.4343193030157611E-6</c:v>
                </c:pt>
                <c:pt idx="666">
                  <c:v>2.3444920224616921E-6</c:v>
                </c:pt>
                <c:pt idx="667">
                  <c:v>2.3175438382954665E-6</c:v>
                </c:pt>
                <c:pt idx="668">
                  <c:v>2.2097511016305715E-6</c:v>
                </c:pt>
                <c:pt idx="669">
                  <c:v>2.1648374613535294E-6</c:v>
                </c:pt>
                <c:pt idx="670">
                  <c:v>2.1468720052426852E-6</c:v>
                </c:pt>
                <c:pt idx="671">
                  <c:v>2.0750101807994252E-6</c:v>
                </c:pt>
                <c:pt idx="672">
                  <c:v>2.0480619966331852E-6</c:v>
                </c:pt>
                <c:pt idx="673">
                  <c:v>2.0390792685778025E-6</c:v>
                </c:pt>
                <c:pt idx="674">
                  <c:v>2.0211138124669978E-6</c:v>
                </c:pt>
                <c:pt idx="675">
                  <c:v>1.9762001721899374E-6</c:v>
                </c:pt>
                <c:pt idx="676">
                  <c:v>1.9402692599683025E-6</c:v>
                </c:pt>
                <c:pt idx="677">
                  <c:v>1.9133210758020664E-6</c:v>
                </c:pt>
                <c:pt idx="678">
                  <c:v>1.9043383477466648E-6</c:v>
                </c:pt>
                <c:pt idx="679">
                  <c:v>1.8414592513588018E-6</c:v>
                </c:pt>
                <c:pt idx="680">
                  <c:v>1.8234937952479681E-6</c:v>
                </c:pt>
                <c:pt idx="681">
                  <c:v>1.7785801549709463E-6</c:v>
                </c:pt>
                <c:pt idx="682">
                  <c:v>1.7336665146938937E-6</c:v>
                </c:pt>
                <c:pt idx="683">
                  <c:v>1.724683786638485E-6</c:v>
                </c:pt>
                <c:pt idx="684">
                  <c:v>1.7067183305276675E-6</c:v>
                </c:pt>
                <c:pt idx="685">
                  <c:v>1.68875287441687E-6</c:v>
                </c:pt>
                <c:pt idx="686">
                  <c:v>1.6528219621952198E-6</c:v>
                </c:pt>
                <c:pt idx="687">
                  <c:v>1.6168910499735841E-6</c:v>
                </c:pt>
                <c:pt idx="688">
                  <c:v>1.5719774096965462E-6</c:v>
                </c:pt>
                <c:pt idx="689">
                  <c:v>1.5001155852532746E-6</c:v>
                </c:pt>
                <c:pt idx="690">
                  <c:v>1.4731674010870404E-6</c:v>
                </c:pt>
                <c:pt idx="691">
                  <c:v>1.4462192169208128E-6</c:v>
                </c:pt>
                <c:pt idx="692">
                  <c:v>1.4372364888653941E-6</c:v>
                </c:pt>
                <c:pt idx="693">
                  <c:v>1.4102883046991772E-6</c:v>
                </c:pt>
                <c:pt idx="694">
                  <c:v>1.3743573924775482E-6</c:v>
                </c:pt>
                <c:pt idx="695">
                  <c:v>1.3563919363667373E-6</c:v>
                </c:pt>
                <c:pt idx="696">
                  <c:v>1.3474092083113144E-6</c:v>
                </c:pt>
                <c:pt idx="697">
                  <c:v>1.3024955680342761E-6</c:v>
                </c:pt>
                <c:pt idx="698">
                  <c:v>1.2755473838680495E-6</c:v>
                </c:pt>
                <c:pt idx="699">
                  <c:v>1.2396164716464131E-6</c:v>
                </c:pt>
                <c:pt idx="700">
                  <c:v>1.2126682874801746E-6</c:v>
                </c:pt>
                <c:pt idx="701">
                  <c:v>1.1947028313693758E-6</c:v>
                </c:pt>
                <c:pt idx="702">
                  <c:v>1.167754647203132E-6</c:v>
                </c:pt>
                <c:pt idx="703">
                  <c:v>1.1408064630369213E-6</c:v>
                </c:pt>
                <c:pt idx="704">
                  <c:v>1.0958928227598681E-6</c:v>
                </c:pt>
                <c:pt idx="705">
                  <c:v>1.0779273666490481E-6</c:v>
                </c:pt>
                <c:pt idx="706">
                  <c:v>1.0509791824828251E-6</c:v>
                </c:pt>
                <c:pt idx="707">
                  <c:v>1.033013726372013E-6</c:v>
                </c:pt>
                <c:pt idx="708">
                  <c:v>1.006065542205787E-6</c:v>
                </c:pt>
                <c:pt idx="709">
                  <c:v>9.6115190192874739E-7</c:v>
                </c:pt>
                <c:pt idx="710">
                  <c:v>9.5216917387333115E-7</c:v>
                </c:pt>
                <c:pt idx="711">
                  <c:v>9.2522098970711005E-7</c:v>
                </c:pt>
                <c:pt idx="712">
                  <c:v>8.982728055408844E-7</c:v>
                </c:pt>
                <c:pt idx="713">
                  <c:v>8.8929007748547429E-7</c:v>
                </c:pt>
                <c:pt idx="714">
                  <c:v>8.8030734943005265E-7</c:v>
                </c:pt>
                <c:pt idx="715">
                  <c:v>8.8030734943005265E-7</c:v>
                </c:pt>
                <c:pt idx="716">
                  <c:v>8.7132462137465832E-7</c:v>
                </c:pt>
                <c:pt idx="717">
                  <c:v>8.7132462137465832E-7</c:v>
                </c:pt>
                <c:pt idx="718">
                  <c:v>8.6234189331924292E-7</c:v>
                </c:pt>
                <c:pt idx="719">
                  <c:v>8.5335916526383748E-7</c:v>
                </c:pt>
                <c:pt idx="720">
                  <c:v>8.2641098109761119E-7</c:v>
                </c:pt>
                <c:pt idx="721">
                  <c:v>8.1742825304220627E-7</c:v>
                </c:pt>
                <c:pt idx="722">
                  <c:v>8.1742825304220627E-7</c:v>
                </c:pt>
                <c:pt idx="723">
                  <c:v>7.9946279693138352E-7</c:v>
                </c:pt>
                <c:pt idx="724">
                  <c:v>7.7251461276515596E-7</c:v>
                </c:pt>
                <c:pt idx="725">
                  <c:v>7.4556642859893412E-7</c:v>
                </c:pt>
                <c:pt idx="726">
                  <c:v>7.2760097248811921E-7</c:v>
                </c:pt>
                <c:pt idx="727">
                  <c:v>7.0065278832188816E-7</c:v>
                </c:pt>
                <c:pt idx="728">
                  <c:v>6.6472187610024965E-7</c:v>
                </c:pt>
                <c:pt idx="729">
                  <c:v>6.557391480448442E-7</c:v>
                </c:pt>
                <c:pt idx="730">
                  <c:v>6.2879096387861463E-7</c:v>
                </c:pt>
                <c:pt idx="731">
                  <c:v>6.1082550776779432E-7</c:v>
                </c:pt>
                <c:pt idx="732">
                  <c:v>6.0184277971239173E-7</c:v>
                </c:pt>
                <c:pt idx="733">
                  <c:v>5.7489459554616459E-7</c:v>
                </c:pt>
                <c:pt idx="734">
                  <c:v>5.6591186749074814E-7</c:v>
                </c:pt>
                <c:pt idx="735">
                  <c:v>5.4794641137994191E-7</c:v>
                </c:pt>
                <c:pt idx="736">
                  <c:v>5.1201549915829599E-7</c:v>
                </c:pt>
                <c:pt idx="737">
                  <c:v>5.1201549915829599E-7</c:v>
                </c:pt>
                <c:pt idx="738">
                  <c:v>4.9405004304748647E-7</c:v>
                </c:pt>
                <c:pt idx="739">
                  <c:v>4.9405004304748647E-7</c:v>
                </c:pt>
                <c:pt idx="740">
                  <c:v>4.9405004304748647E-7</c:v>
                </c:pt>
                <c:pt idx="741">
                  <c:v>4.6710185888125875E-7</c:v>
                </c:pt>
                <c:pt idx="742">
                  <c:v>4.4913640277044289E-7</c:v>
                </c:pt>
                <c:pt idx="743">
                  <c:v>4.3117094665962146E-7</c:v>
                </c:pt>
                <c:pt idx="744">
                  <c:v>3.9524003443798517E-7</c:v>
                </c:pt>
                <c:pt idx="745">
                  <c:v>3.7727457832716883E-7</c:v>
                </c:pt>
                <c:pt idx="746">
                  <c:v>3.7727457832716883E-7</c:v>
                </c:pt>
                <c:pt idx="747">
                  <c:v>3.6829185027176249E-7</c:v>
                </c:pt>
                <c:pt idx="748">
                  <c:v>3.6829185027176249E-7</c:v>
                </c:pt>
                <c:pt idx="749">
                  <c:v>3.5032639416094461E-7</c:v>
                </c:pt>
                <c:pt idx="750">
                  <c:v>3.4134366610553546E-7</c:v>
                </c:pt>
                <c:pt idx="751">
                  <c:v>3.3236093805012498E-7</c:v>
                </c:pt>
                <c:pt idx="752">
                  <c:v>3.0541275388390092E-7</c:v>
                </c:pt>
                <c:pt idx="753">
                  <c:v>2.9643002582849251E-7</c:v>
                </c:pt>
                <c:pt idx="754">
                  <c:v>2.9643002582849251E-7</c:v>
                </c:pt>
                <c:pt idx="755">
                  <c:v>2.6948184166226357E-7</c:v>
                </c:pt>
                <c:pt idx="756">
                  <c:v>2.4253365749603903E-7</c:v>
                </c:pt>
                <c:pt idx="757">
                  <c:v>2.4253365749603903E-7</c:v>
                </c:pt>
                <c:pt idx="758">
                  <c:v>2.1558547332980882E-7</c:v>
                </c:pt>
                <c:pt idx="759">
                  <c:v>2.066027452744033E-7</c:v>
                </c:pt>
                <c:pt idx="760">
                  <c:v>2.066027452744033E-7</c:v>
                </c:pt>
                <c:pt idx="761">
                  <c:v>1.9762001721899388E-7</c:v>
                </c:pt>
                <c:pt idx="762">
                  <c:v>1.9762001721899388E-7</c:v>
                </c:pt>
                <c:pt idx="763">
                  <c:v>1.9762001721899388E-7</c:v>
                </c:pt>
                <c:pt idx="764">
                  <c:v>1.9762001721899388E-7</c:v>
                </c:pt>
                <c:pt idx="765">
                  <c:v>1.7965456110817656E-7</c:v>
                </c:pt>
                <c:pt idx="766">
                  <c:v>1.7067183305276709E-7</c:v>
                </c:pt>
                <c:pt idx="767">
                  <c:v>1.7067183305276709E-7</c:v>
                </c:pt>
                <c:pt idx="768">
                  <c:v>1.6168910499735889E-7</c:v>
                </c:pt>
                <c:pt idx="769">
                  <c:v>1.6168910499735889E-7</c:v>
                </c:pt>
                <c:pt idx="770">
                  <c:v>1.6168910499735889E-7</c:v>
                </c:pt>
                <c:pt idx="771">
                  <c:v>1.5270637694194906E-7</c:v>
                </c:pt>
                <c:pt idx="772">
                  <c:v>1.5270637694194906E-7</c:v>
                </c:pt>
                <c:pt idx="773">
                  <c:v>1.4372364888653961E-7</c:v>
                </c:pt>
                <c:pt idx="774">
                  <c:v>1.2575819277572346E-7</c:v>
                </c:pt>
                <c:pt idx="775">
                  <c:v>1.1677546472031323E-7</c:v>
                </c:pt>
                <c:pt idx="776">
                  <c:v>1.0779273666490538E-7</c:v>
                </c:pt>
                <c:pt idx="777">
                  <c:v>1.0779273666490538E-7</c:v>
                </c:pt>
                <c:pt idx="778">
                  <c:v>1.0779273666490538E-7</c:v>
                </c:pt>
                <c:pt idx="779">
                  <c:v>9.8810008609497339E-8</c:v>
                </c:pt>
                <c:pt idx="780">
                  <c:v>9.8810008609497339E-8</c:v>
                </c:pt>
                <c:pt idx="781">
                  <c:v>8.9827280554088585E-8</c:v>
                </c:pt>
                <c:pt idx="782">
                  <c:v>8.9827280554088585E-8</c:v>
                </c:pt>
                <c:pt idx="783">
                  <c:v>8.0844552498679911E-8</c:v>
                </c:pt>
                <c:pt idx="784">
                  <c:v>8.0844552498679911E-8</c:v>
                </c:pt>
                <c:pt idx="785">
                  <c:v>8.0844552498679911E-8</c:v>
                </c:pt>
                <c:pt idx="786">
                  <c:v>8.0844552498679911E-8</c:v>
                </c:pt>
                <c:pt idx="787">
                  <c:v>6.2879096387861622E-8</c:v>
                </c:pt>
                <c:pt idx="788">
                  <c:v>6.2879096387861622E-8</c:v>
                </c:pt>
                <c:pt idx="789">
                  <c:v>5.3896368332452782E-8</c:v>
                </c:pt>
                <c:pt idx="790">
                  <c:v>4.4913640277044299E-8</c:v>
                </c:pt>
                <c:pt idx="791">
                  <c:v>3.593091222163542E-8</c:v>
                </c:pt>
                <c:pt idx="792">
                  <c:v>3.593091222163542E-8</c:v>
                </c:pt>
                <c:pt idx="793">
                  <c:v>3.593091222163542E-8</c:v>
                </c:pt>
                <c:pt idx="794">
                  <c:v>3.593091222163542E-8</c:v>
                </c:pt>
                <c:pt idx="795">
                  <c:v>3.593091222163542E-8</c:v>
                </c:pt>
                <c:pt idx="796">
                  <c:v>3.593091222163542E-8</c:v>
                </c:pt>
                <c:pt idx="797">
                  <c:v>3.593091222163542E-8</c:v>
                </c:pt>
                <c:pt idx="798">
                  <c:v>2.6948184166226401E-8</c:v>
                </c:pt>
                <c:pt idx="799">
                  <c:v>2.6948184166226401E-8</c:v>
                </c:pt>
                <c:pt idx="800">
                  <c:v>2.6948184166226401E-8</c:v>
                </c:pt>
                <c:pt idx="801">
                  <c:v>2.6948184166226401E-8</c:v>
                </c:pt>
                <c:pt idx="802">
                  <c:v>2.6948184166226401E-8</c:v>
                </c:pt>
                <c:pt idx="803">
                  <c:v>2.6948184166226401E-8</c:v>
                </c:pt>
                <c:pt idx="804">
                  <c:v>2.6948184166226401E-8</c:v>
                </c:pt>
                <c:pt idx="805">
                  <c:v>1.79654561108177E-8</c:v>
                </c:pt>
                <c:pt idx="806">
                  <c:v>1.79654561108177E-8</c:v>
                </c:pt>
                <c:pt idx="807">
                  <c:v>1.79654561108177E-8</c:v>
                </c:pt>
                <c:pt idx="808">
                  <c:v>8.9827280554088698E-9</c:v>
                </c:pt>
                <c:pt idx="809">
                  <c:v>8.9827280554088698E-9</c:v>
                </c:pt>
                <c:pt idx="810">
                  <c:v>8.9827280554088698E-9</c:v>
                </c:pt>
                <c:pt idx="811">
                  <c:v>8.9827280554088698E-9</c:v>
                </c:pt>
                <c:pt idx="812">
                  <c:v>8.9827280554088698E-9</c:v>
                </c:pt>
                <c:pt idx="813">
                  <c:v>8.9827280554088698E-9</c:v>
                </c:pt>
                <c:pt idx="814">
                  <c:v>8.9827280554088698E-9</c:v>
                </c:pt>
              </c:numCache>
            </c:numRef>
          </c:yVal>
        </c:ser>
        <c:axId val="161710848"/>
        <c:axId val="163349248"/>
      </c:scatterChart>
      <c:valAx>
        <c:axId val="161710848"/>
        <c:scaling>
          <c:logBase val="10"/>
          <c:orientation val="minMax"/>
          <c:max val="10"/>
          <c:min val="1.0000000000000005E-2"/>
        </c:scaling>
        <c:axPos val="b"/>
        <c:majorGridlines>
          <c:spPr>
            <a:ln>
              <a:solidFill>
                <a:schemeClr val="bg1">
                  <a:lumMod val="85000"/>
                </a:schemeClr>
              </a:solidFill>
              <a:prstDash val="sysDot"/>
            </a:ln>
          </c:spPr>
        </c:majorGridlines>
        <c:title>
          <c:tx>
            <c:rich>
              <a:bodyPr/>
              <a:lstStyle/>
              <a:p>
                <a:pPr>
                  <a:defRPr/>
                </a:pPr>
                <a:r>
                  <a:rPr lang="en-US"/>
                  <a:t>Wave Height (m)</a:t>
                </a:r>
              </a:p>
            </c:rich>
          </c:tx>
        </c:title>
        <c:numFmt formatCode="General" sourceLinked="1"/>
        <c:tickLblPos val="nextTo"/>
        <c:crossAx val="163349248"/>
        <c:crossesAt val="1.0000000000000171E-8"/>
        <c:crossBetween val="midCat"/>
      </c:valAx>
      <c:valAx>
        <c:axId val="163349248"/>
        <c:scaling>
          <c:logBase val="10"/>
          <c:orientation val="minMax"/>
          <c:min val="1.0000000000000171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0910007446603021E-2"/>
              <c:y val="0.19491279518146826"/>
            </c:manualLayout>
          </c:layout>
        </c:title>
        <c:numFmt formatCode="0.E+00" sourceLinked="0"/>
        <c:tickLblPos val="nextTo"/>
        <c:crossAx val="161710848"/>
        <c:crossesAt val="1.0000000000000005E-2"/>
        <c:crossBetween val="midCat"/>
      </c:valAx>
    </c:plotArea>
    <c:legend>
      <c:legendPos val="r"/>
      <c:layout>
        <c:manualLayout>
          <c:xMode val="edge"/>
          <c:yMode val="edge"/>
          <c:x val="0.30031576144428856"/>
          <c:y val="0.38571008016215091"/>
          <c:w val="0.20069489030469151"/>
          <c:h val="0.22423133291133748"/>
        </c:manualLayout>
      </c:layout>
    </c:legend>
    <c:plotVisOnly val="1"/>
  </c:chart>
  <c:spPr>
    <a:effectLst>
      <a:outerShdw blurRad="50800" dist="38100" dir="2700000" algn="tl" rotWithShape="0">
        <a:prstClr val="black">
          <a:alpha val="40000"/>
        </a:prstClr>
      </a:outerShdw>
    </a:effectLst>
  </c:spPr>
  <c:txPr>
    <a:bodyPr/>
    <a:lstStyle/>
    <a:p>
      <a:pPr>
        <a:defRPr sz="1200"/>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Superior</a:t>
            </a:r>
          </a:p>
        </c:rich>
      </c:tx>
      <c:layout>
        <c:manualLayout>
          <c:xMode val="edge"/>
          <c:yMode val="edge"/>
          <c:x val="0.21773259710059187"/>
          <c:y val="0.30575338170051408"/>
        </c:manualLayout>
      </c:layout>
      <c:overlay val="1"/>
    </c:title>
    <c:plotArea>
      <c:layout>
        <c:manualLayout>
          <c:layoutTarget val="inner"/>
          <c:xMode val="edge"/>
          <c:yMode val="edge"/>
          <c:x val="0.17462448890664611"/>
          <c:y val="2.6769185497382438E-2"/>
          <c:w val="0.6975181969130716"/>
          <c:h val="0.73624557013128233"/>
        </c:manualLayout>
      </c:layout>
      <c:scatterChart>
        <c:scatterStyle val="lineMarker"/>
        <c:ser>
          <c:idx val="1"/>
          <c:order val="0"/>
          <c:tx>
            <c:strRef>
              <c:f>lake_superior!$C$9</c:f>
              <c:strCache>
                <c:ptCount val="1"/>
                <c:pt idx="0">
                  <c:v>Model</c:v>
                </c:pt>
              </c:strCache>
            </c:strRef>
          </c:tx>
          <c:spPr>
            <a:ln>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lake_superior!$C$10:$C$2000</c:f>
              <c:numCache>
                <c:formatCode>General</c:formatCode>
                <c:ptCount val="1991"/>
                <c:pt idx="0">
                  <c:v>0.99890971474615808</c:v>
                </c:pt>
                <c:pt idx="1">
                  <c:v>0.99632730131612757</c:v>
                </c:pt>
                <c:pt idx="2">
                  <c:v>0.99264316063253066</c:v>
                </c:pt>
                <c:pt idx="3">
                  <c:v>0.98806411291642249</c:v>
                </c:pt>
                <c:pt idx="4">
                  <c:v>0.98273306593609799</c:v>
                </c:pt>
                <c:pt idx="5">
                  <c:v>0.97675865370060388</c:v>
                </c:pt>
                <c:pt idx="6">
                  <c:v>0.97022787601403115</c:v>
                </c:pt>
                <c:pt idx="7">
                  <c:v>0.96321274517355049</c:v>
                </c:pt>
                <c:pt idx="8">
                  <c:v>0.95577423812125861</c:v>
                </c:pt>
                <c:pt idx="9">
                  <c:v>0.9479648483182026</c:v>
                </c:pt>
                <c:pt idx="10">
                  <c:v>0.93983033470632649</c:v>
                </c:pt>
                <c:pt idx="11">
                  <c:v>0.93141097594345257</c:v>
                </c:pt>
                <c:pt idx="12">
                  <c:v>0.92274250250498702</c:v>
                </c:pt>
                <c:pt idx="13">
                  <c:v>0.9138568096352796</c:v>
                </c:pt>
                <c:pt idx="14">
                  <c:v>0.90478251578649227</c:v>
                </c:pt>
                <c:pt idx="15">
                  <c:v>0.89554540883206157</c:v>
                </c:pt>
                <c:pt idx="16">
                  <c:v>0.88616880869460579</c:v>
                </c:pt>
                <c:pt idx="17">
                  <c:v>0.87667386636352873</c:v>
                </c:pt>
                <c:pt idx="18">
                  <c:v>0.86707981359130815</c:v>
                </c:pt>
                <c:pt idx="19">
                  <c:v>0.85740417371739253</c:v>
                </c:pt>
                <c:pt idx="20">
                  <c:v>0.8476629414093565</c:v>
                </c:pt>
                <c:pt idx="21">
                  <c:v>0.83787073722912231</c:v>
                </c:pt>
                <c:pt idx="22">
                  <c:v>0.82804094157374863</c:v>
                </c:pt>
                <c:pt idx="23">
                  <c:v>0.81818581154265169</c:v>
                </c:pt>
                <c:pt idx="24">
                  <c:v>0.8083165835386944</c:v>
                </c:pt>
                <c:pt idx="25">
                  <c:v>0.79844356384779658</c:v>
                </c:pt>
                <c:pt idx="26">
                  <c:v>0.78857620900965841</c:v>
                </c:pt>
                <c:pt idx="27">
                  <c:v>0.77872319745760665</c:v>
                </c:pt>
                <c:pt idx="28">
                  <c:v>0.76889249364285484</c:v>
                </c:pt>
                <c:pt idx="29">
                  <c:v>0.75909140565082434</c:v>
                </c:pt>
                <c:pt idx="30">
                  <c:v>0.74932663715077596</c:v>
                </c:pt>
                <c:pt idx="31">
                  <c:v>0.73960433438623663</c:v>
                </c:pt>
                <c:pt idx="32">
                  <c:v>0.7299301288048422</c:v>
                </c:pt>
                <c:pt idx="33">
                  <c:v>0.72030917583712251</c:v>
                </c:pt>
                <c:pt idx="34">
                  <c:v>0.71074619026048014</c:v>
                </c:pt>
                <c:pt idx="35">
                  <c:v>0.70124547852353969</c:v>
                </c:pt>
                <c:pt idx="36">
                  <c:v>0.69181096835541489</c:v>
                </c:pt>
                <c:pt idx="37">
                  <c:v>0.68244623594170528</c:v>
                </c:pt>
                <c:pt idx="38">
                  <c:v>0.67315453091293542</c:v>
                </c:pt>
                <c:pt idx="39">
                  <c:v>0.66393879936092381</c:v>
                </c:pt>
                <c:pt idx="40">
                  <c:v>0.65480170507223767</c:v>
                </c:pt>
                <c:pt idx="41">
                  <c:v>0.64574564914581434</c:v>
                </c:pt>
                <c:pt idx="42">
                  <c:v>0.63677278814256277</c:v>
                </c:pt>
                <c:pt idx="43">
                  <c:v>0.62788505089845426</c:v>
                </c:pt>
                <c:pt idx="44">
                  <c:v>0.6190841541178268</c:v>
                </c:pt>
                <c:pt idx="45">
                  <c:v>0.61037161685182195</c:v>
                </c:pt>
                <c:pt idx="46">
                  <c:v>0.60174877395529491</c:v>
                </c:pt>
                <c:pt idx="47">
                  <c:v>0.59321678860662364</c:v>
                </c:pt>
                <c:pt idx="48">
                  <c:v>0.58477666396607531</c:v>
                </c:pt>
                <c:pt idx="49">
                  <c:v>0.57642925404101664</c:v>
                </c:pt>
                <c:pt idx="50">
                  <c:v>0.56817527382018274</c:v>
                </c:pt>
                <c:pt idx="51">
                  <c:v>0.56001530873274075</c:v>
                </c:pt>
                <c:pt idx="52">
                  <c:v>0.55194982348344201</c:v>
                </c:pt>
                <c:pt idx="53">
                  <c:v>0.54397917030988296</c:v>
                </c:pt>
                <c:pt idx="54">
                  <c:v>0.53610359670464036</c:v>
                </c:pt>
                <c:pt idx="55">
                  <c:v>0.52832325264051316</c:v>
                </c:pt>
                <c:pt idx="56">
                  <c:v>0.52063819733439964</c:v>
                </c:pt>
                <c:pt idx="57">
                  <c:v>0.51304840558230869</c:v>
                </c:pt>
                <c:pt idx="58">
                  <c:v>0.50555377369503851</c:v>
                </c:pt>
                <c:pt idx="59">
                  <c:v>0.49815412506204787</c:v>
                </c:pt>
                <c:pt idx="60">
                  <c:v>0.49084921536857112</c:v>
                </c:pt>
                <c:pt idx="61">
                  <c:v>0.48363873748926872</c:v>
                </c:pt>
                <c:pt idx="62">
                  <c:v>0.47652232607972816</c:v>
                </c:pt>
                <c:pt idx="63">
                  <c:v>0.46949956188567654</c:v>
                </c:pt>
                <c:pt idx="64">
                  <c:v>0.46256997578816023</c:v>
                </c:pt>
                <c:pt idx="65">
                  <c:v>0.45573305260167718</c:v>
                </c:pt>
                <c:pt idx="66">
                  <c:v>0.44898823464096232</c:v>
                </c:pt>
                <c:pt idx="67">
                  <c:v>0.44233492507096439</c:v>
                </c:pt>
                <c:pt idx="68">
                  <c:v>0.43577249105367805</c:v>
                </c:pt>
                <c:pt idx="69">
                  <c:v>0.42930026670432025</c:v>
                </c:pt>
                <c:pt idx="70">
                  <c:v>0.42291755586863672</c:v>
                </c:pt>
                <c:pt idx="71">
                  <c:v>0.41662363473224556</c:v>
                </c:pt>
                <c:pt idx="72">
                  <c:v>0.41041775427219845</c:v>
                </c:pt>
                <c:pt idx="73">
                  <c:v>0.4042991425602882</c:v>
                </c:pt>
                <c:pt idx="74">
                  <c:v>0.39826700692694506</c:v>
                </c:pt>
                <c:pt idx="75">
                  <c:v>0.39232053599400968</c:v>
                </c:pt>
                <c:pt idx="76">
                  <c:v>0.38645890158418461</c:v>
                </c:pt>
                <c:pt idx="77">
                  <c:v>0.38068126051438306</c:v>
                </c:pt>
                <c:pt idx="78">
                  <c:v>0.37498675627975137</c:v>
                </c:pt>
                <c:pt idx="79">
                  <c:v>0.36937452063475423</c:v>
                </c:pt>
                <c:pt idx="80">
                  <c:v>0.36384367507731991</c:v>
                </c:pt>
                <c:pt idx="81">
                  <c:v>0.35839333224157915</c:v>
                </c:pt>
                <c:pt idx="82">
                  <c:v>0.35302259720450219</c:v>
                </c:pt>
                <c:pt idx="83">
                  <c:v>0.34773056871131364</c:v>
                </c:pt>
                <c:pt idx="84">
                  <c:v>0.34251634032443473</c:v>
                </c:pt>
                <c:pt idx="85">
                  <c:v>0.33737900150013195</c:v>
                </c:pt>
                <c:pt idx="86">
                  <c:v>0.33231763859715374</c:v>
                </c:pt>
                <c:pt idx="87">
                  <c:v>0.32733133582108231</c:v>
                </c:pt>
                <c:pt idx="88">
                  <c:v>0.32241917610810628</c:v>
                </c:pt>
                <c:pt idx="89">
                  <c:v>0.31758024195157375</c:v>
                </c:pt>
                <c:pt idx="90">
                  <c:v>0.31281361617461351</c:v>
                </c:pt>
                <c:pt idx="91">
                  <c:v>0.30811838265179931</c:v>
                </c:pt>
                <c:pt idx="92">
                  <c:v>0.30349362698278282</c:v>
                </c:pt>
                <c:pt idx="93">
                  <c:v>0.29893843712051482</c:v>
                </c:pt>
                <c:pt idx="94">
                  <c:v>0.29445190395669923</c:v>
                </c:pt>
                <c:pt idx="95">
                  <c:v>0.29003312186681218</c:v>
                </c:pt>
                <c:pt idx="96">
                  <c:v>0.28568118921702235</c:v>
                </c:pt>
                <c:pt idx="97">
                  <c:v>0.28139520883508234</c:v>
                </c:pt>
                <c:pt idx="98">
                  <c:v>0.27717429513576042</c:v>
                </c:pt>
                <c:pt idx="99">
                  <c:v>0.27301755143267092</c:v>
                </c:pt>
                <c:pt idx="100">
                  <c:v>0.26892409671207201</c:v>
                </c:pt>
                <c:pt idx="101">
                  <c:v>0.26489305600116159</c:v>
                </c:pt>
                <c:pt idx="102">
                  <c:v>0.26092356058652233</c:v>
                </c:pt>
                <c:pt idx="103">
                  <c:v>0.25701474831795723</c:v>
                </c:pt>
                <c:pt idx="104">
                  <c:v>0.25316576388648732</c:v>
                </c:pt>
                <c:pt idx="105">
                  <c:v>0.24937575907806092</c:v>
                </c:pt>
                <c:pt idx="106">
                  <c:v>0.24564389300450001</c:v>
                </c:pt>
                <c:pt idx="107">
                  <c:v>0.24196933231314749</c:v>
                </c:pt>
                <c:pt idx="108">
                  <c:v>0.23835125137649973</c:v>
                </c:pt>
                <c:pt idx="109">
                  <c:v>0.23478883246307791</c:v>
                </c:pt>
                <c:pt idx="110">
                  <c:v>0.23128126589067596</c:v>
                </c:pt>
                <c:pt idx="111">
                  <c:v>0.22782775016306919</c:v>
                </c:pt>
                <c:pt idx="112">
                  <c:v>0.22442749209120219</c:v>
                </c:pt>
                <c:pt idx="113">
                  <c:v>0.22107970689978537</c:v>
                </c:pt>
                <c:pt idx="114">
                  <c:v>0.21778361832022641</c:v>
                </c:pt>
                <c:pt idx="115">
                  <c:v>0.21453845867067667</c:v>
                </c:pt>
                <c:pt idx="116">
                  <c:v>0.21134346892403791</c:v>
                </c:pt>
                <c:pt idx="117">
                  <c:v>0.2081978987646402</c:v>
                </c:pt>
                <c:pt idx="118">
                  <c:v>0.20510100663428618</c:v>
                </c:pt>
                <c:pt idx="119">
                  <c:v>0.20205205976833754</c:v>
                </c:pt>
                <c:pt idx="120">
                  <c:v>0.19905033422244994</c:v>
                </c:pt>
                <c:pt idx="121">
                  <c:v>0.19609511489054998</c:v>
                </c:pt>
                <c:pt idx="122">
                  <c:v>0.19318569551460288</c:v>
                </c:pt>
                <c:pt idx="123">
                  <c:v>0.19032137868669388</c:v>
                </c:pt>
                <c:pt idx="124">
                  <c:v>0.18750147584391771</c:v>
                </c:pt>
                <c:pt idx="125">
                  <c:v>0.18472530725654021</c:v>
                </c:pt>
                <c:pt idx="126">
                  <c:v>0.18199220200987432</c:v>
                </c:pt>
                <c:pt idx="127">
                  <c:v>0.17930149798027994</c:v>
                </c:pt>
                <c:pt idx="128">
                  <c:v>0.17665254180569745</c:v>
                </c:pt>
                <c:pt idx="129">
                  <c:v>0.17404468885106775</c:v>
                </c:pt>
                <c:pt idx="130">
                  <c:v>0.1714773031689884</c:v>
                </c:pt>
                <c:pt idx="131">
                  <c:v>0.16894975745598079</c:v>
                </c:pt>
                <c:pt idx="132">
                  <c:v>0.16646143300460625</c:v>
                </c:pt>
                <c:pt idx="133">
                  <c:v>0.16401171965181158</c:v>
                </c:pt>
                <c:pt idx="134">
                  <c:v>0.16160001572372587</c:v>
                </c:pt>
                <c:pt idx="135">
                  <c:v>0.15922572797719767</c:v>
                </c:pt>
                <c:pt idx="136">
                  <c:v>0.15688827153831994</c:v>
                </c:pt>
                <c:pt idx="137">
                  <c:v>0.15458706983819626</c:v>
                </c:pt>
                <c:pt idx="138">
                  <c:v>0.15232155454613144</c:v>
                </c:pt>
                <c:pt idx="139">
                  <c:v>0.1500911655005169</c:v>
                </c:pt>
                <c:pt idx="140">
                  <c:v>0.14789535063755554</c:v>
                </c:pt>
                <c:pt idx="141">
                  <c:v>0.14573356591805467</c:v>
                </c:pt>
                <c:pt idx="142">
                  <c:v>0.14360527525245043</c:v>
                </c:pt>
                <c:pt idx="143">
                  <c:v>0.14150995042423317</c:v>
                </c:pt>
                <c:pt idx="144">
                  <c:v>0.13944707101193454</c:v>
                </c:pt>
                <c:pt idx="145">
                  <c:v>0.13741612430983424</c:v>
                </c:pt>
                <c:pt idx="146">
                  <c:v>0.13541660524752241</c:v>
                </c:pt>
                <c:pt idx="147">
                  <c:v>0.13344801630844141</c:v>
                </c:pt>
                <c:pt idx="148">
                  <c:v>0.13150986744756074</c:v>
                </c:pt>
                <c:pt idx="149">
                  <c:v>0.12960167600827924</c:v>
                </c:pt>
                <c:pt idx="150">
                  <c:v>0.12772296663868438</c:v>
                </c:pt>
                <c:pt idx="151">
                  <c:v>0.12587327120725667</c:v>
                </c:pt>
                <c:pt idx="152">
                  <c:v>0.1240521287181385</c:v>
                </c:pt>
                <c:pt idx="153">
                  <c:v>0.12225908522605122</c:v>
                </c:pt>
                <c:pt idx="154">
                  <c:v>0.12049369375095262</c:v>
                </c:pt>
                <c:pt idx="155">
                  <c:v>0.11875551419250605</c:v>
                </c:pt>
                <c:pt idx="156">
                  <c:v>0.11704411324446368</c:v>
                </c:pt>
                <c:pt idx="157">
                  <c:v>0.1153590643090089</c:v>
                </c:pt>
                <c:pt idx="158">
                  <c:v>0.11369994741115259</c:v>
                </c:pt>
                <c:pt idx="159">
                  <c:v>0.11206634911322012</c:v>
                </c:pt>
                <c:pt idx="160">
                  <c:v>0.11045786242952713</c:v>
                </c:pt>
                <c:pt idx="161">
                  <c:v>0.10887408674126135</c:v>
                </c:pt>
                <c:pt idx="162">
                  <c:v>0.10731462771163786</c:v>
                </c:pt>
                <c:pt idx="163">
                  <c:v>0.10577909720140002</c:v>
                </c:pt>
                <c:pt idx="164">
                  <c:v>0.10426711318467427</c:v>
                </c:pt>
                <c:pt idx="165">
                  <c:v>0.10277829966524539</c:v>
                </c:pt>
                <c:pt idx="166">
                  <c:v>0.10131228659328709</c:v>
                </c:pt>
                <c:pt idx="167">
                  <c:v>9.9868709782584761E-2</c:v>
                </c:pt>
                <c:pt idx="168">
                  <c:v>9.8447210828283838E-2</c:v>
                </c:pt>
                <c:pt idx="169">
                  <c:v>9.7047437025197122E-2</c:v>
                </c:pt>
                <c:pt idx="170">
                  <c:v>9.5669041286700063E-2</c:v>
                </c:pt>
                <c:pt idx="171">
                  <c:v>9.4311682064241495E-2</c:v>
                </c:pt>
                <c:pt idx="172">
                  <c:v>9.2975023267495044E-2</c:v>
                </c:pt>
                <c:pt idx="173">
                  <c:v>9.1658734185173327E-2</c:v>
                </c:pt>
                <c:pt idx="174">
                  <c:v>9.0362489406529301E-2</c:v>
                </c:pt>
                <c:pt idx="175">
                  <c:v>8.9085968743559119E-2</c:v>
                </c:pt>
                <c:pt idx="176">
                  <c:v>8.7828857153925091E-2</c:v>
                </c:pt>
                <c:pt idx="177">
                  <c:v>8.6590844664627117E-2</c:v>
                </c:pt>
                <c:pt idx="178">
                  <c:v>8.537162629640678E-2</c:v>
                </c:pt>
                <c:pt idx="179">
                  <c:v>8.41709019889397E-2</c:v>
                </c:pt>
                <c:pt idx="180">
                  <c:v>8.2988376526783716E-2</c:v>
                </c:pt>
                <c:pt idx="181">
                  <c:v>8.1823759466127952E-2</c:v>
                </c:pt>
                <c:pt idx="182">
                  <c:v>8.0676765062331207E-2</c:v>
                </c:pt>
                <c:pt idx="183">
                  <c:v>7.9547112198265685E-2</c:v>
                </c:pt>
                <c:pt idx="184">
                  <c:v>7.8434524313472032E-2</c:v>
                </c:pt>
                <c:pt idx="185">
                  <c:v>7.7338729334129427E-2</c:v>
                </c:pt>
                <c:pt idx="186">
                  <c:v>7.6259459603844476E-2</c:v>
                </c:pt>
                <c:pt idx="187">
                  <c:v>7.5196451815273013E-2</c:v>
                </c:pt>
                <c:pt idx="188">
                  <c:v>7.4149446942554889E-2</c:v>
                </c:pt>
                <c:pt idx="189">
                  <c:v>7.311819017459599E-2</c:v>
                </c:pt>
                <c:pt idx="190">
                  <c:v>7.2102430849166094E-2</c:v>
                </c:pt>
                <c:pt idx="191">
                  <c:v>7.110192238783361E-2</c:v>
                </c:pt>
                <c:pt idx="192">
                  <c:v>7.0116422231740208E-2</c:v>
                </c:pt>
                <c:pt idx="193">
                  <c:v>6.9145691778187718E-2</c:v>
                </c:pt>
                <c:pt idx="194">
                  <c:v>6.8189496318074402E-2</c:v>
                </c:pt>
                <c:pt idx="195">
                  <c:v>6.7247604974143532E-2</c:v>
                </c:pt>
                <c:pt idx="196">
                  <c:v>6.6319790640063964E-2</c:v>
                </c:pt>
                <c:pt idx="197">
                  <c:v>6.540582992033353E-2</c:v>
                </c:pt>
                <c:pt idx="198">
                  <c:v>6.450550307099695E-2</c:v>
                </c:pt>
                <c:pt idx="199">
                  <c:v>6.3618593941182022E-2</c:v>
                </c:pt>
                <c:pt idx="200">
                  <c:v>6.274488991544451E-2</c:v>
                </c:pt>
                <c:pt idx="201">
                  <c:v>6.1884181856921537E-2</c:v>
                </c:pt>
                <c:pt idx="202">
                  <c:v>6.103626405128091E-2</c:v>
                </c:pt>
                <c:pt idx="203">
                  <c:v>6.0200934151474414E-2</c:v>
                </c:pt>
                <c:pt idx="204">
                  <c:v>5.9377993123274533E-2</c:v>
                </c:pt>
                <c:pt idx="205">
                  <c:v>5.8567245191596382E-2</c:v>
                </c:pt>
                <c:pt idx="206">
                  <c:v>5.7768497787603824E-2</c:v>
                </c:pt>
                <c:pt idx="207">
                  <c:v>5.6981561496577085E-2</c:v>
                </c:pt>
                <c:pt idx="208">
                  <c:v>5.6206250006559495E-2</c:v>
                </c:pt>
                <c:pt idx="209">
                  <c:v>5.5442380057750013E-2</c:v>
                </c:pt>
                <c:pt idx="210">
                  <c:v>5.4689771392653908E-2</c:v>
                </c:pt>
                <c:pt idx="211">
                  <c:v>5.3948246706980646E-2</c:v>
                </c:pt>
                <c:pt idx="212">
                  <c:v>5.3217631601272103E-2</c:v>
                </c:pt>
                <c:pt idx="213">
                  <c:v>5.2497754533266994E-2</c:v>
                </c:pt>
                <c:pt idx="214">
                  <c:v>5.1788446770983557E-2</c:v>
                </c:pt>
                <c:pt idx="215">
                  <c:v>5.1089542346523062E-2</c:v>
                </c:pt>
                <c:pt idx="216">
                  <c:v>5.0400878010572775E-2</c:v>
                </c:pt>
                <c:pt idx="217">
                  <c:v>4.9722293187615521E-2</c:v>
                </c:pt>
                <c:pt idx="218">
                  <c:v>4.9053629931825007E-2</c:v>
                </c:pt>
                <c:pt idx="219">
                  <c:v>4.8394732883650593E-2</c:v>
                </c:pt>
                <c:pt idx="220">
                  <c:v>4.7745449227075389E-2</c:v>
                </c:pt>
                <c:pt idx="221">
                  <c:v>4.7105628647538984E-2</c:v>
                </c:pt>
                <c:pt idx="222">
                  <c:v>4.6475123290524445E-2</c:v>
                </c:pt>
                <c:pt idx="223">
                  <c:v>4.5853787720796534E-2</c:v>
                </c:pt>
                <c:pt idx="224">
                  <c:v>4.5241478882278377E-2</c:v>
                </c:pt>
                <c:pt idx="225">
                  <c:v>4.4638056058572982E-2</c:v>
                </c:pt>
                <c:pt idx="226">
                  <c:v>4.4043380834102502E-2</c:v>
                </c:pt>
                <c:pt idx="227">
                  <c:v>4.3457317055871122E-2</c:v>
                </c:pt>
                <c:pt idx="228">
                  <c:v>4.2879730795842071E-2</c:v>
                </c:pt>
                <c:pt idx="229">
                  <c:v>4.2310490313912076E-2</c:v>
                </c:pt>
                <c:pt idx="230">
                  <c:v>4.1749466021481427E-2</c:v>
                </c:pt>
                <c:pt idx="231">
                  <c:v>4.1196530445619814E-2</c:v>
                </c:pt>
                <c:pt idx="232">
                  <c:v>4.0651558193796865E-2</c:v>
                </c:pt>
                <c:pt idx="233">
                  <c:v>4.0114425919197533E-2</c:v>
                </c:pt>
                <c:pt idx="234">
                  <c:v>3.95850122865882E-2</c:v>
                </c:pt>
                <c:pt idx="235">
                  <c:v>3.90631979387508E-2</c:v>
                </c:pt>
                <c:pt idx="236">
                  <c:v>3.8548865463453402E-2</c:v>
                </c:pt>
                <c:pt idx="237">
                  <c:v>3.8041899360966414E-2</c:v>
                </c:pt>
                <c:pt idx="238">
                  <c:v>3.7542186012109006E-2</c:v>
                </c:pt>
                <c:pt idx="239">
                  <c:v>3.7049613646820162E-2</c:v>
                </c:pt>
                <c:pt idx="240">
                  <c:v>3.6564072313244156E-2</c:v>
                </c:pt>
                <c:pt idx="241">
                  <c:v>3.6085453847330508E-2</c:v>
                </c:pt>
                <c:pt idx="242">
                  <c:v>3.5613651842928473E-2</c:v>
                </c:pt>
                <c:pt idx="243">
                  <c:v>3.514856162238042E-2</c:v>
                </c:pt>
                <c:pt idx="244">
                  <c:v>3.4690080207600366E-2</c:v>
                </c:pt>
                <c:pt idx="245">
                  <c:v>3.4238106291632021E-2</c:v>
                </c:pt>
                <c:pt idx="246">
                  <c:v>3.3792540210678942E-2</c:v>
                </c:pt>
                <c:pt idx="247">
                  <c:v>3.3353283916599794E-2</c:v>
                </c:pt>
                <c:pt idx="248">
                  <c:v>3.2920240949861408E-2</c:v>
                </c:pt>
                <c:pt idx="249">
                  <c:v>3.2493316412943528E-2</c:v>
                </c:pt>
                <c:pt idx="250">
                  <c:v>3.2072416944184258E-2</c:v>
                </c:pt>
                <c:pt idx="251">
                  <c:v>3.1657450692069815E-2</c:v>
                </c:pt>
                <c:pt idx="252">
                  <c:v>3.1248327289945643E-2</c:v>
                </c:pt>
                <c:pt idx="253">
                  <c:v>3.0844957831156396E-2</c:v>
                </c:pt>
                <c:pt idx="254">
                  <c:v>3.0447254844603852E-2</c:v>
                </c:pt>
                <c:pt idx="255">
                  <c:v>3.0055132270710907E-2</c:v>
                </c:pt>
                <c:pt idx="256">
                  <c:v>2.9668505437792175E-2</c:v>
                </c:pt>
                <c:pt idx="257">
                  <c:v>2.9287291038823542E-2</c:v>
                </c:pt>
                <c:pt idx="258">
                  <c:v>2.8911407108597936E-2</c:v>
                </c:pt>
                <c:pt idx="259">
                  <c:v>2.8540773001272453E-2</c:v>
                </c:pt>
                <c:pt idx="260">
                  <c:v>2.8175309368288586E-2</c:v>
                </c:pt>
                <c:pt idx="261">
                  <c:v>2.7814938136668552E-2</c:v>
                </c:pt>
                <c:pt idx="262">
                  <c:v>2.7459582487677263E-2</c:v>
                </c:pt>
                <c:pt idx="263">
                  <c:v>2.7109166835843992E-2</c:v>
                </c:pt>
                <c:pt idx="264">
                  <c:v>2.6763616808342203E-2</c:v>
                </c:pt>
                <c:pt idx="265">
                  <c:v>2.642285922471441E-2</c:v>
                </c:pt>
                <c:pt idx="266">
                  <c:v>2.6086822076942996E-2</c:v>
                </c:pt>
                <c:pt idx="267">
                  <c:v>2.5755434509858208E-2</c:v>
                </c:pt>
                <c:pt idx="268">
                  <c:v>2.5428626801878983E-2</c:v>
                </c:pt>
                <c:pt idx="269">
                  <c:v>2.5106330346079446E-2</c:v>
                </c:pt>
                <c:pt idx="270">
                  <c:v>2.4788477631577998E-2</c:v>
                </c:pt>
                <c:pt idx="271">
                  <c:v>2.4475002225242216E-2</c:v>
                </c:pt>
                <c:pt idx="272">
                  <c:v>2.4165838753703806E-2</c:v>
                </c:pt>
                <c:pt idx="273">
                  <c:v>2.3860922885681458E-2</c:v>
                </c:pt>
                <c:pt idx="274">
                  <c:v>2.3560191314601728E-2</c:v>
                </c:pt>
                <c:pt idx="275">
                  <c:v>2.3263581741518137E-2</c:v>
                </c:pt>
                <c:pt idx="276">
                  <c:v>2.2971032858318544E-2</c:v>
                </c:pt>
                <c:pt idx="277">
                  <c:v>2.268248433122013E-2</c:v>
                </c:pt>
                <c:pt idx="278">
                  <c:v>2.2397876784546612E-2</c:v>
                </c:pt>
                <c:pt idx="279">
                  <c:v>2.2117151784777602E-2</c:v>
                </c:pt>
                <c:pt idx="280">
                  <c:v>2.1840251824875156E-2</c:v>
                </c:pt>
                <c:pt idx="281">
                  <c:v>2.1567120308872447E-2</c:v>
                </c:pt>
                <c:pt idx="282">
                  <c:v>2.1297701536730006E-2</c:v>
                </c:pt>
                <c:pt idx="283">
                  <c:v>2.1031940689445999E-2</c:v>
                </c:pt>
                <c:pt idx="284">
                  <c:v>2.0769783814421332E-2</c:v>
                </c:pt>
                <c:pt idx="285">
                  <c:v>2.0511177811079494E-2</c:v>
                </c:pt>
                <c:pt idx="286">
                  <c:v>2.0256070416721755E-2</c:v>
                </c:pt>
                <c:pt idx="287">
                  <c:v>2.0004410192633701E-2</c:v>
                </c:pt>
                <c:pt idx="288">
                  <c:v>1.975614651042314E-2</c:v>
                </c:pt>
                <c:pt idx="289">
                  <c:v>1.9511229538591877E-2</c:v>
                </c:pt>
                <c:pt idx="290">
                  <c:v>1.9269610229338176E-2</c:v>
                </c:pt>
                <c:pt idx="291">
                  <c:v>1.9031240305582765E-2</c:v>
                </c:pt>
                <c:pt idx="292">
                  <c:v>1.8796072248218266E-2</c:v>
                </c:pt>
                <c:pt idx="293">
                  <c:v>1.85640592835732E-2</c:v>
                </c:pt>
                <c:pt idx="294">
                  <c:v>1.8335155371093193E-2</c:v>
                </c:pt>
                <c:pt idx="295">
                  <c:v>1.8109315191230442E-2</c:v>
                </c:pt>
                <c:pt idx="296">
                  <c:v>1.7886494133539731E-2</c:v>
                </c:pt>
                <c:pt idx="297">
                  <c:v>1.7666648284978537E-2</c:v>
                </c:pt>
                <c:pt idx="298">
                  <c:v>1.7449734418406183E-2</c:v>
                </c:pt>
                <c:pt idx="299">
                  <c:v>1.7235709981279178E-2</c:v>
                </c:pt>
                <c:pt idx="300">
                  <c:v>1.7024533084539557E-2</c:v>
                </c:pt>
                <c:pt idx="301">
                  <c:v>1.6816162491692484E-2</c:v>
                </c:pt>
                <c:pt idx="302">
                  <c:v>1.6610557608070377E-2</c:v>
                </c:pt>
                <c:pt idx="303">
                  <c:v>1.6407678470279283E-2</c:v>
                </c:pt>
                <c:pt idx="304">
                  <c:v>1.6207485735827268E-2</c:v>
                </c:pt>
                <c:pt idx="305">
                  <c:v>1.600994067292582E-2</c:v>
                </c:pt>
                <c:pt idx="306">
                  <c:v>1.5815005150469665E-2</c:v>
                </c:pt>
                <c:pt idx="307">
                  <c:v>1.5622641628183097E-2</c:v>
                </c:pt>
                <c:pt idx="308">
                  <c:v>1.5432813146936383E-2</c:v>
                </c:pt>
                <c:pt idx="309">
                  <c:v>1.5245483319227328E-2</c:v>
                </c:pt>
                <c:pt idx="310">
                  <c:v>1.5060616319822641E-2</c:v>
                </c:pt>
                <c:pt idx="311">
                  <c:v>1.4878176876561724E-2</c:v>
                </c:pt>
                <c:pt idx="312">
                  <c:v>1.4698130261313901E-2</c:v>
                </c:pt>
                <c:pt idx="313">
                  <c:v>1.4520442281091379E-2</c:v>
                </c:pt>
                <c:pt idx="314">
                  <c:v>1.4345079269312869E-2</c:v>
                </c:pt>
                <c:pt idx="315">
                  <c:v>1.4172008077214386E-2</c:v>
                </c:pt>
                <c:pt idx="316">
                  <c:v>1.4001196065409399E-2</c:v>
                </c:pt>
                <c:pt idx="317">
                  <c:v>1.3832611095588004E-2</c:v>
                </c:pt>
                <c:pt idx="318">
                  <c:v>1.3666221522359842E-2</c:v>
                </c:pt>
                <c:pt idx="319">
                  <c:v>1.3501996185235459E-2</c:v>
                </c:pt>
                <c:pt idx="320">
                  <c:v>1.3339904400742154E-2</c:v>
                </c:pt>
                <c:pt idx="321">
                  <c:v>1.3179915954674855E-2</c:v>
                </c:pt>
                <c:pt idx="322">
                  <c:v>1.302200109447855E-2</c:v>
                </c:pt>
                <c:pt idx="323">
                  <c:v>1.2866130521757701E-2</c:v>
                </c:pt>
                <c:pt idx="324">
                  <c:v>1.2712275384916281E-2</c:v>
                </c:pt>
                <c:pt idx="325">
                  <c:v>1.2560407271918608E-2</c:v>
                </c:pt>
                <c:pt idx="326">
                  <c:v>1.2410498203175141E-2</c:v>
                </c:pt>
                <c:pt idx="327">
                  <c:v>1.2262520624548238E-2</c:v>
                </c:pt>
                <c:pt idx="328">
                  <c:v>1.2116447400474835E-2</c:v>
                </c:pt>
                <c:pt idx="329">
                  <c:v>1.1972251807208263E-2</c:v>
                </c:pt>
                <c:pt idx="330">
                  <c:v>1.1829907526170139E-2</c:v>
                </c:pt>
                <c:pt idx="331">
                  <c:v>1.1689388637419099E-2</c:v>
                </c:pt>
                <c:pt idx="332">
                  <c:v>1.1550669613225815E-2</c:v>
                </c:pt>
                <c:pt idx="333">
                  <c:v>1.1413725311759507E-2</c:v>
                </c:pt>
                <c:pt idx="334">
                  <c:v>1.1278530970878586E-2</c:v>
                </c:pt>
                <c:pt idx="335">
                  <c:v>1.1145062202027881E-2</c:v>
                </c:pt>
                <c:pt idx="336">
                  <c:v>1.1013294984236859E-2</c:v>
                </c:pt>
                <c:pt idx="337">
                  <c:v>1.0883205658220521E-2</c:v>
                </c:pt>
                <c:pt idx="338">
                  <c:v>1.0754770920578506E-2</c:v>
                </c:pt>
                <c:pt idx="339">
                  <c:v>1.0627967818092479E-2</c:v>
                </c:pt>
                <c:pt idx="340">
                  <c:v>1.050277374211901E-2</c:v>
                </c:pt>
                <c:pt idx="341">
                  <c:v>1.0379166423076118E-2</c:v>
                </c:pt>
                <c:pt idx="342">
                  <c:v>1.0257123925024474E-2</c:v>
                </c:pt>
                <c:pt idx="343">
                  <c:v>1.0136624640336761E-2</c:v>
                </c:pt>
                <c:pt idx="344">
                  <c:v>1.0017647284458338E-2</c:v>
                </c:pt>
                <c:pt idx="345">
                  <c:v>9.9001708907554224E-3</c:v>
                </c:pt>
                <c:pt idx="346">
                  <c:v>9.7841748054491272E-3</c:v>
                </c:pt>
                <c:pt idx="347">
                  <c:v>9.6696386826348197E-3</c:v>
                </c:pt>
                <c:pt idx="348">
                  <c:v>9.5565424793846651E-3</c:v>
                </c:pt>
                <c:pt idx="349">
                  <c:v>9.4448664509315054E-3</c:v>
                </c:pt>
                <c:pt idx="350">
                  <c:v>9.3345911459350346E-3</c:v>
                </c:pt>
                <c:pt idx="351">
                  <c:v>9.2256974018246705E-3</c:v>
                </c:pt>
                <c:pt idx="352">
                  <c:v>9.118166340221865E-3</c:v>
                </c:pt>
                <c:pt idx="353">
                  <c:v>9.0119793624382875E-3</c:v>
                </c:pt>
                <c:pt idx="354">
                  <c:v>8.9071181450490321E-3</c:v>
                </c:pt>
                <c:pt idx="355">
                  <c:v>8.8035646355397838E-3</c:v>
                </c:pt>
                <c:pt idx="356">
                  <c:v>8.7013010480257013E-3</c:v>
                </c:pt>
                <c:pt idx="357">
                  <c:v>8.6003098590435728E-3</c:v>
                </c:pt>
                <c:pt idx="358">
                  <c:v>8.5005738034111405E-3</c:v>
                </c:pt>
                <c:pt idx="359">
                  <c:v>8.4020758701575868E-3</c:v>
                </c:pt>
                <c:pt idx="360">
                  <c:v>8.3047992985204964E-3</c:v>
                </c:pt>
                <c:pt idx="361">
                  <c:v>8.2087275740091361E-3</c:v>
                </c:pt>
                <c:pt idx="362">
                  <c:v>8.1138444245344946E-3</c:v>
                </c:pt>
                <c:pt idx="363">
                  <c:v>8.0201338166013235E-3</c:v>
                </c:pt>
                <c:pt idx="364">
                  <c:v>7.9275799515645534E-3</c:v>
                </c:pt>
                <c:pt idx="365">
                  <c:v>7.8361672619482823E-3</c:v>
                </c:pt>
                <c:pt idx="366">
                  <c:v>7.7458804078239024E-3</c:v>
                </c:pt>
                <c:pt idx="367">
                  <c:v>7.6567042732496393E-3</c:v>
                </c:pt>
                <c:pt idx="368">
                  <c:v>7.5686239627682124E-3</c:v>
                </c:pt>
                <c:pt idx="369">
                  <c:v>7.4816247979625225E-3</c:v>
                </c:pt>
                <c:pt idx="370">
                  <c:v>7.395692314067899E-3</c:v>
                </c:pt>
                <c:pt idx="371">
                  <c:v>7.3108122566408239E-3</c:v>
                </c:pt>
                <c:pt idx="372">
                  <c:v>7.2269705782819294E-3</c:v>
                </c:pt>
                <c:pt idx="373">
                  <c:v>7.1441534354130618E-3</c:v>
                </c:pt>
                <c:pt idx="374">
                  <c:v>7.0623471851075032E-3</c:v>
                </c:pt>
                <c:pt idx="375">
                  <c:v>6.9815383819724301E-3</c:v>
                </c:pt>
                <c:pt idx="376">
                  <c:v>6.9017137750822131E-3</c:v>
                </c:pt>
                <c:pt idx="377">
                  <c:v>6.8228603049624087E-3</c:v>
                </c:pt>
                <c:pt idx="378">
                  <c:v>6.7449651006231733E-3</c:v>
                </c:pt>
                <c:pt idx="379">
                  <c:v>6.6680154766408485E-3</c:v>
                </c:pt>
                <c:pt idx="380">
                  <c:v>6.5919989302882804E-3</c:v>
                </c:pt>
                <c:pt idx="381">
                  <c:v>6.5169031387109734E-3</c:v>
                </c:pt>
                <c:pt idx="382">
                  <c:v>6.4427159561504244E-3</c:v>
                </c:pt>
                <c:pt idx="383">
                  <c:v>6.3694254112122593E-3</c:v>
                </c:pt>
                <c:pt idx="384">
                  <c:v>6.2970197041791812E-3</c:v>
                </c:pt>
                <c:pt idx="385">
                  <c:v>6.2254872043675585E-3</c:v>
                </c:pt>
                <c:pt idx="386">
                  <c:v>6.1548164475277046E-3</c:v>
                </c:pt>
                <c:pt idx="387">
                  <c:v>6.0849961332856634E-3</c:v>
                </c:pt>
                <c:pt idx="388">
                  <c:v>6.0160151226273124E-3</c:v>
                </c:pt>
                <c:pt idx="389">
                  <c:v>5.9478624354231749E-3</c:v>
                </c:pt>
                <c:pt idx="390">
                  <c:v>5.8805272479930835E-3</c:v>
                </c:pt>
                <c:pt idx="391">
                  <c:v>5.8139988907116502E-3</c:v>
                </c:pt>
                <c:pt idx="392">
                  <c:v>5.7482668456507145E-3</c:v>
                </c:pt>
                <c:pt idx="393">
                  <c:v>5.6833207442616475E-3</c:v>
                </c:pt>
                <c:pt idx="394">
                  <c:v>5.6191503650944424E-3</c:v>
                </c:pt>
                <c:pt idx="395">
                  <c:v>5.5557456315540434E-3</c:v>
                </c:pt>
                <c:pt idx="396">
                  <c:v>5.4930966096925988E-3</c:v>
                </c:pt>
                <c:pt idx="397">
                  <c:v>5.4311935060376926E-3</c:v>
                </c:pt>
                <c:pt idx="398">
                  <c:v>5.3700266654557564E-3</c:v>
                </c:pt>
                <c:pt idx="399">
                  <c:v>5.3095865690498106E-3</c:v>
                </c:pt>
                <c:pt idx="400">
                  <c:v>5.2498638320909912E-3</c:v>
                </c:pt>
                <c:pt idx="401">
                  <c:v>5.1908492019834421E-3</c:v>
                </c:pt>
                <c:pt idx="402">
                  <c:v>5.1325335562624865E-3</c:v>
                </c:pt>
                <c:pt idx="403">
                  <c:v>5.0749079006241924E-3</c:v>
                </c:pt>
                <c:pt idx="404">
                  <c:v>5.0179633669871163E-3</c:v>
                </c:pt>
                <c:pt idx="405">
                  <c:v>4.9616912115852023E-3</c:v>
                </c:pt>
                <c:pt idx="406">
                  <c:v>4.906082813091058E-3</c:v>
                </c:pt>
                <c:pt idx="407">
                  <c:v>4.8511296707693134E-3</c:v>
                </c:pt>
                <c:pt idx="408">
                  <c:v>4.7968234026600906E-3</c:v>
                </c:pt>
                <c:pt idx="409">
                  <c:v>4.7431557437905194E-3</c:v>
                </c:pt>
                <c:pt idx="410">
                  <c:v>4.6901185444162075E-3</c:v>
                </c:pt>
                <c:pt idx="411">
                  <c:v>4.6377037682895994E-3</c:v>
                </c:pt>
                <c:pt idx="412">
                  <c:v>4.5859034909566648E-3</c:v>
                </c:pt>
                <c:pt idx="413">
                  <c:v>4.5347098980804412E-3</c:v>
                </c:pt>
                <c:pt idx="414">
                  <c:v>4.4841152837918914E-3</c:v>
                </c:pt>
                <c:pt idx="415">
                  <c:v>4.4341120490660468E-3</c:v>
                </c:pt>
                <c:pt idx="416">
                  <c:v>4.3846927001250004E-3</c:v>
                </c:pt>
                <c:pt idx="417">
                  <c:v>4.3358498468655006E-3</c:v>
                </c:pt>
                <c:pt idx="418">
                  <c:v>4.2875762013121713E-3</c:v>
                </c:pt>
                <c:pt idx="419">
                  <c:v>4.2398645760947503E-3</c:v>
                </c:pt>
                <c:pt idx="420">
                  <c:v>4.1927078829499115E-3</c:v>
                </c:pt>
                <c:pt idx="421">
                  <c:v>4.1460991312465504E-3</c:v>
                </c:pt>
                <c:pt idx="422">
                  <c:v>4.1000314265344454E-3</c:v>
                </c:pt>
                <c:pt idx="423">
                  <c:v>4.0544979691162055E-3</c:v>
                </c:pt>
                <c:pt idx="424">
                  <c:v>4.0094920526412923E-3</c:v>
                </c:pt>
                <c:pt idx="425">
                  <c:v>3.9650070627226357E-3</c:v>
                </c:pt>
                <c:pt idx="426">
                  <c:v>3.9210364755747932E-3</c:v>
                </c:pt>
                <c:pt idx="427">
                  <c:v>3.8775738566740612E-3</c:v>
                </c:pt>
                <c:pt idx="428">
                  <c:v>3.8346128594389452E-3</c:v>
                </c:pt>
                <c:pt idx="429">
                  <c:v>3.7921472239322252E-3</c:v>
                </c:pt>
                <c:pt idx="430">
                  <c:v>3.7501707755827544E-3</c:v>
                </c:pt>
                <c:pt idx="431">
                  <c:v>3.7086774239276452E-3</c:v>
                </c:pt>
                <c:pt idx="432">
                  <c:v>3.6676611613744858E-3</c:v>
                </c:pt>
                <c:pt idx="433">
                  <c:v>3.6271160619822064E-3</c:v>
                </c:pt>
                <c:pt idx="434">
                  <c:v>3.5870362802618246E-3</c:v>
                </c:pt>
                <c:pt idx="435">
                  <c:v>3.5474160499956229E-3</c:v>
                </c:pt>
                <c:pt idx="436">
                  <c:v>3.5082496830747103E-3</c:v>
                </c:pt>
                <c:pt idx="437">
                  <c:v>3.4695315683551105E-3</c:v>
                </c:pt>
                <c:pt idx="438">
                  <c:v>3.4312561705310443E-3</c:v>
                </c:pt>
                <c:pt idx="439">
                  <c:v>3.3934180290268326E-3</c:v>
                </c:pt>
                <c:pt idx="440">
                  <c:v>3.356011756905009E-3</c:v>
                </c:pt>
                <c:pt idx="441">
                  <c:v>3.3190320397919952E-3</c:v>
                </c:pt>
                <c:pt idx="442">
                  <c:v>3.2824736348206211E-3</c:v>
                </c:pt>
                <c:pt idx="443">
                  <c:v>3.2463313695886469E-3</c:v>
                </c:pt>
                <c:pt idx="444">
                  <c:v>3.2106001411337012E-3</c:v>
                </c:pt>
                <c:pt idx="445">
                  <c:v>3.1752749149243252E-3</c:v>
                </c:pt>
                <c:pt idx="446">
                  <c:v>3.1403507238662071E-3</c:v>
                </c:pt>
                <c:pt idx="447">
                  <c:v>3.1058226673241793E-3</c:v>
                </c:pt>
                <c:pt idx="448">
                  <c:v>3.0716859101592507E-3</c:v>
                </c:pt>
                <c:pt idx="449">
                  <c:v>3.0379356817805529E-3</c:v>
                </c:pt>
                <c:pt idx="450">
                  <c:v>3.0045672752117263E-3</c:v>
                </c:pt>
                <c:pt idx="451">
                  <c:v>2.9715760461720944E-3</c:v>
                </c:pt>
                <c:pt idx="452">
                  <c:v>2.9389574121717202E-3</c:v>
                </c:pt>
                <c:pt idx="453">
                  <c:v>2.9067068516205863E-3</c:v>
                </c:pt>
                <c:pt idx="454">
                  <c:v>2.8748199029512006E-3</c:v>
                </c:pt>
                <c:pt idx="455">
                  <c:v>2.8432921637551842E-3</c:v>
                </c:pt>
                <c:pt idx="456">
                  <c:v>2.8121192899326296E-3</c:v>
                </c:pt>
                <c:pt idx="457">
                  <c:v>2.7812969948548482E-3</c:v>
                </c:pt>
                <c:pt idx="458">
                  <c:v>2.7508210485398385E-3</c:v>
                </c:pt>
                <c:pt idx="459">
                  <c:v>2.7206872768403374E-3</c:v>
                </c:pt>
                <c:pt idx="460">
                  <c:v>2.6908915606445017E-3</c:v>
                </c:pt>
                <c:pt idx="461">
                  <c:v>2.6614298350886192E-3</c:v>
                </c:pt>
                <c:pt idx="462">
                  <c:v>2.6322980887819852E-3</c:v>
                </c:pt>
                <c:pt idx="463">
                  <c:v>2.6034923630434892E-3</c:v>
                </c:pt>
                <c:pt idx="464">
                  <c:v>2.5750087511499545E-3</c:v>
                </c:pt>
                <c:pt idx="465">
                  <c:v>2.5468433975959072E-3</c:v>
                </c:pt>
                <c:pt idx="466">
                  <c:v>2.5189924973646866E-3</c:v>
                </c:pt>
                <c:pt idx="467">
                  <c:v>2.491452295210468E-3</c:v>
                </c:pt>
                <c:pt idx="468">
                  <c:v>2.4642190849514006E-3</c:v>
                </c:pt>
                <c:pt idx="469">
                  <c:v>2.4372892087732882E-3</c:v>
                </c:pt>
                <c:pt idx="470">
                  <c:v>2.4106590565441278E-3</c:v>
                </c:pt>
                <c:pt idx="471">
                  <c:v>2.3843250651386831E-3</c:v>
                </c:pt>
                <c:pt idx="472">
                  <c:v>2.3582837177735442E-3</c:v>
                </c:pt>
                <c:pt idx="473">
                  <c:v>2.3325315433521412E-3</c:v>
                </c:pt>
                <c:pt idx="474">
                  <c:v>2.3070651158197349E-3</c:v>
                </c:pt>
                <c:pt idx="475">
                  <c:v>2.2818810535280652E-3</c:v>
                </c:pt>
                <c:pt idx="476">
                  <c:v>2.2569760186096442E-3</c:v>
                </c:pt>
                <c:pt idx="477">
                  <c:v>2.2323467163615092E-3</c:v>
                </c:pt>
                <c:pt idx="478">
                  <c:v>2.2079898946381184E-3</c:v>
                </c:pt>
                <c:pt idx="479">
                  <c:v>2.1839023432536266E-3</c:v>
                </c:pt>
                <c:pt idx="480">
                  <c:v>2.1600808933929373E-3</c:v>
                </c:pt>
                <c:pt idx="481">
                  <c:v>2.1365224170316311E-3</c:v>
                </c:pt>
                <c:pt idx="482">
                  <c:v>2.1132238263648082E-3</c:v>
                </c:pt>
                <c:pt idx="483">
                  <c:v>2.0901820732441481E-3</c:v>
                </c:pt>
                <c:pt idx="484">
                  <c:v>2.067394148623742E-3</c:v>
                </c:pt>
                <c:pt idx="485">
                  <c:v>2.0448570820138681E-3</c:v>
                </c:pt>
                <c:pt idx="486">
                  <c:v>2.0225679409434892E-3</c:v>
                </c:pt>
                <c:pt idx="487">
                  <c:v>2.0005238304300612E-3</c:v>
                </c:pt>
                <c:pt idx="488">
                  <c:v>1.9787218924578465E-3</c:v>
                </c:pt>
                <c:pt idx="489">
                  <c:v>1.9571593054637459E-3</c:v>
                </c:pt>
                <c:pt idx="490">
                  <c:v>1.9358332838307563E-3</c:v>
                </c:pt>
                <c:pt idx="491">
                  <c:v>1.9147410773891649E-3</c:v>
                </c:pt>
                <c:pt idx="492">
                  <c:v>1.8938799709249921E-3</c:v>
                </c:pt>
                <c:pt idx="493">
                  <c:v>1.8732472836957689E-3</c:v>
                </c:pt>
                <c:pt idx="494">
                  <c:v>1.8528403689535395E-3</c:v>
                </c:pt>
                <c:pt idx="495">
                  <c:v>1.8326566134749349E-3</c:v>
                </c:pt>
                <c:pt idx="496">
                  <c:v>1.8126934370982699E-3</c:v>
                </c:pt>
                <c:pt idx="497">
                  <c:v>1.7929482922672639E-3</c:v>
                </c:pt>
                <c:pt idx="498">
                  <c:v>1.7734186635818489E-3</c:v>
                </c:pt>
                <c:pt idx="499">
                  <c:v>1.7541020673552826E-3</c:v>
                </c:pt>
                <c:pt idx="500">
                  <c:v>1.7349960511780741E-3</c:v>
                </c:pt>
                <c:pt idx="501">
                  <c:v>1.7160981934882162E-3</c:v>
                </c:pt>
                <c:pt idx="502">
                  <c:v>1.6974061031476521E-3</c:v>
                </c:pt>
                <c:pt idx="503">
                  <c:v>1.6789174190252464E-3</c:v>
                </c:pt>
                <c:pt idx="504">
                  <c:v>1.6606298095855625E-3</c:v>
                </c:pt>
                <c:pt idx="505">
                  <c:v>1.6425409724840129E-3</c:v>
                </c:pt>
                <c:pt idx="506">
                  <c:v>1.6246486341676858E-3</c:v>
                </c:pt>
                <c:pt idx="507">
                  <c:v>1.6069505494821861E-3</c:v>
                </c:pt>
                <c:pt idx="508">
                  <c:v>1.5894445012841483E-3</c:v>
                </c:pt>
                <c:pt idx="509">
                  <c:v>1.5721283000595361E-3</c:v>
                </c:pt>
                <c:pt idx="510">
                  <c:v>1.5549997835473579E-3</c:v>
                </c:pt>
                <c:pt idx="511">
                  <c:v>1.5380568163690703E-3</c:v>
                </c:pt>
                <c:pt idx="512">
                  <c:v>1.5212972896632081E-3</c:v>
                </c:pt>
                <c:pt idx="513">
                  <c:v>1.5047191207255533E-3</c:v>
                </c:pt>
                <c:pt idx="514">
                  <c:v>1.4883202526542994E-3</c:v>
                </c:pt>
                <c:pt idx="515">
                  <c:v>1.4720986540006601E-3</c:v>
                </c:pt>
                <c:pt idx="516">
                  <c:v>1.4560523184243101E-3</c:v>
                </c:pt>
                <c:pt idx="517">
                  <c:v>1.4401792643539781E-3</c:v>
                </c:pt>
                <c:pt idx="518">
                  <c:v>1.4244775346529597E-3</c:v>
                </c:pt>
                <c:pt idx="519">
                  <c:v>1.408945196289402E-3</c:v>
                </c:pt>
                <c:pt idx="520">
                  <c:v>1.3935803400115312E-3</c:v>
                </c:pt>
                <c:pt idx="521">
                  <c:v>1.3783810800273221E-3</c:v>
                </c:pt>
                <c:pt idx="522">
                  <c:v>1.3633455536890961E-3</c:v>
                </c:pt>
                <c:pt idx="523">
                  <c:v>1.3484719211824883E-3</c:v>
                </c:pt>
                <c:pt idx="524">
                  <c:v>1.3337583652199205E-3</c:v>
                </c:pt>
                <c:pt idx="525">
                  <c:v>1.3192030907386244E-3</c:v>
                </c:pt>
                <c:pt idx="526">
                  <c:v>1.3048043246028501E-3</c:v>
                </c:pt>
                <c:pt idx="527">
                  <c:v>1.2905603153104835E-3</c:v>
                </c:pt>
                <c:pt idx="528">
                  <c:v>1.276469332703842E-3</c:v>
                </c:pt>
                <c:pt idx="529">
                  <c:v>1.2625296676846338E-3</c:v>
                </c:pt>
                <c:pt idx="530">
                  <c:v>1.2487396319330081E-3</c:v>
                </c:pt>
                <c:pt idx="531">
                  <c:v>1.2350975576306353E-3</c:v>
                </c:pt>
                <c:pt idx="532">
                  <c:v>1.2216017971877758E-3</c:v>
                </c:pt>
                <c:pt idx="533">
                  <c:v>1.2082507229742594E-3</c:v>
                </c:pt>
                <c:pt idx="534">
                  <c:v>1.1950427270542333E-3</c:v>
                </c:pt>
                <c:pt idx="535">
                  <c:v>1.1819762209248569E-3</c:v>
                </c:pt>
                <c:pt idx="536">
                  <c:v>1.169049635258624E-3</c:v>
                </c:pt>
                <c:pt idx="537">
                  <c:v>1.15626141964934E-3</c:v>
                </c:pt>
                <c:pt idx="538">
                  <c:v>1.1436100423618141E-3</c:v>
                </c:pt>
                <c:pt idx="539">
                  <c:v>1.131093990085018E-3</c:v>
                </c:pt>
                <c:pt idx="540">
                  <c:v>1.1187117676889021E-3</c:v>
                </c:pt>
                <c:pt idx="541">
                  <c:v>1.1064618979844518E-3</c:v>
                </c:pt>
                <c:pt idx="542">
                  <c:v>1.0943429214874197E-3</c:v>
                </c:pt>
                <c:pt idx="543">
                  <c:v>1.0823533961851041E-3</c:v>
                </c:pt>
                <c:pt idx="544">
                  <c:v>1.0704918973067933E-3</c:v>
                </c:pt>
                <c:pt idx="545">
                  <c:v>1.0587570170971301E-3</c:v>
                </c:pt>
                <c:pt idx="546">
                  <c:v>1.0471473645928934E-3</c:v>
                </c:pt>
                <c:pt idx="547">
                  <c:v>1.0356615654028122E-3</c:v>
                </c:pt>
                <c:pt idx="548">
                  <c:v>1.0242982614906701E-3</c:v>
                </c:pt>
                <c:pt idx="549">
                  <c:v>1.013056110961225E-3</c:v>
                </c:pt>
                <c:pt idx="550">
                  <c:v>1.0019337878493138E-3</c:v>
                </c:pt>
                <c:pt idx="551">
                  <c:v>9.90929981912002E-4</c:v>
                </c:pt>
                <c:pt idx="552">
                  <c:v>9.8004339842334282E-4</c:v>
                </c:pt>
                <c:pt idx="553">
                  <c:v>9.6927275797244574E-4</c:v>
                </c:pt>
                <c:pt idx="554">
                  <c:v>9.586167962640172E-4</c:v>
                </c:pt>
                <c:pt idx="555">
                  <c:v>9.4807426392198521E-4</c:v>
                </c:pt>
                <c:pt idx="556">
                  <c:v>9.3764392629561047E-4</c:v>
                </c:pt>
                <c:pt idx="557">
                  <c:v>9.2732456326855245E-4</c:v>
                </c:pt>
                <c:pt idx="558">
                  <c:v>9.1711496907053618E-4</c:v>
                </c:pt>
                <c:pt idx="559">
                  <c:v>9.0701395209153476E-4</c:v>
                </c:pt>
                <c:pt idx="560">
                  <c:v>8.9702033469871265E-4</c:v>
                </c:pt>
                <c:pt idx="561">
                  <c:v>8.8713295305588129E-4</c:v>
                </c:pt>
                <c:pt idx="562">
                  <c:v>8.7735065694538735E-4</c:v>
                </c:pt>
                <c:pt idx="563">
                  <c:v>8.6767230959260632E-4</c:v>
                </c:pt>
                <c:pt idx="564">
                  <c:v>8.5809678749281415E-4</c:v>
                </c:pt>
                <c:pt idx="565">
                  <c:v>8.486229802404738E-4</c:v>
                </c:pt>
                <c:pt idx="566">
                  <c:v>8.3924979036092376E-4</c:v>
                </c:pt>
                <c:pt idx="567">
                  <c:v>8.2997613314433568E-4</c:v>
                </c:pt>
                <c:pt idx="568">
                  <c:v>8.2080093648214021E-4</c:v>
                </c:pt>
                <c:pt idx="569">
                  <c:v>8.1172314070547709E-4</c:v>
                </c:pt>
                <c:pt idx="570">
                  <c:v>8.0274169842610248E-4</c:v>
                </c:pt>
                <c:pt idx="571">
                  <c:v>7.9385557437939192E-4</c:v>
                </c:pt>
                <c:pt idx="572">
                  <c:v>7.8506374526951539E-4</c:v>
                </c:pt>
                <c:pt idx="573">
                  <c:v>7.7636519961682925E-4</c:v>
                </c:pt>
                <c:pt idx="574">
                  <c:v>7.6775893760726722E-4</c:v>
                </c:pt>
                <c:pt idx="575">
                  <c:v>7.592439709439054E-4</c:v>
                </c:pt>
                <c:pt idx="576">
                  <c:v>7.5081932270049524E-4</c:v>
                </c:pt>
                <c:pt idx="577">
                  <c:v>7.4248402717708129E-4</c:v>
                </c:pt>
                <c:pt idx="578">
                  <c:v>7.3423712975757404E-4</c:v>
                </c:pt>
                <c:pt idx="579">
                  <c:v>7.2607768676926894E-4</c:v>
                </c:pt>
                <c:pt idx="580">
                  <c:v>7.1800476534432205E-4</c:v>
                </c:pt>
                <c:pt idx="581">
                  <c:v>7.1001744328309802E-4</c:v>
                </c:pt>
                <c:pt idx="582">
                  <c:v>7.0211480891946526E-4</c:v>
                </c:pt>
                <c:pt idx="583">
                  <c:v>6.9429596098779004E-4</c:v>
                </c:pt>
                <c:pt idx="584">
                  <c:v>6.8656000849195184E-4</c:v>
                </c:pt>
                <c:pt idx="585">
                  <c:v>6.789060705759514E-4</c:v>
                </c:pt>
                <c:pt idx="586">
                  <c:v>6.7133327639641994E-4</c:v>
                </c:pt>
                <c:pt idx="587">
                  <c:v>6.6384076499682919E-4</c:v>
                </c:pt>
                <c:pt idx="588">
                  <c:v>6.5642768518343192E-4</c:v>
                </c:pt>
                <c:pt idx="589">
                  <c:v>6.4909319540283584E-4</c:v>
                </c:pt>
                <c:pt idx="590">
                  <c:v>6.4183646362132114E-4</c:v>
                </c:pt>
                <c:pt idx="591">
                  <c:v>6.3465666720575423E-4</c:v>
                </c:pt>
                <c:pt idx="592">
                  <c:v>6.2755299280615757E-4</c:v>
                </c:pt>
                <c:pt idx="593">
                  <c:v>6.2052463623981302E-4</c:v>
                </c:pt>
                <c:pt idx="594">
                  <c:v>6.1357080237701739E-4</c:v>
                </c:pt>
                <c:pt idx="595">
                  <c:v>6.0669070502831514E-4</c:v>
                </c:pt>
                <c:pt idx="596">
                  <c:v>5.998835668333312E-4</c:v>
                </c:pt>
                <c:pt idx="597">
                  <c:v>5.931486191510393E-4</c:v>
                </c:pt>
                <c:pt idx="598">
                  <c:v>5.8648510195152088E-4</c:v>
                </c:pt>
                <c:pt idx="599">
                  <c:v>5.7989226370929999E-4</c:v>
                </c:pt>
                <c:pt idx="600">
                  <c:v>5.7336936129795196E-4</c:v>
                </c:pt>
                <c:pt idx="601">
                  <c:v>5.6691565988621314E-4</c:v>
                </c:pt>
                <c:pt idx="602">
                  <c:v>5.6053043283556194E-4</c:v>
                </c:pt>
                <c:pt idx="603">
                  <c:v>5.5421296159904594E-4</c:v>
                </c:pt>
                <c:pt idx="604">
                  <c:v>5.4796253562154032E-4</c:v>
                </c:pt>
                <c:pt idx="605">
                  <c:v>5.417784522413799E-4</c:v>
                </c:pt>
                <c:pt idx="606">
                  <c:v>5.3566001659324824E-4</c:v>
                </c:pt>
                <c:pt idx="607">
                  <c:v>5.2960654151238448E-4</c:v>
                </c:pt>
                <c:pt idx="608">
                  <c:v>5.2361734744012245E-4</c:v>
                </c:pt>
                <c:pt idx="609">
                  <c:v>5.1769176233064059E-4</c:v>
                </c:pt>
                <c:pt idx="610">
                  <c:v>5.1182912155900916E-4</c:v>
                </c:pt>
                <c:pt idx="611">
                  <c:v>5.0602876783038819E-4</c:v>
                </c:pt>
                <c:pt idx="612">
                  <c:v>5.0029005109055705E-4</c:v>
                </c:pt>
                <c:pt idx="613">
                  <c:v>4.9461232843753917E-4</c:v>
                </c:pt>
                <c:pt idx="614">
                  <c:v>4.8899496403442724E-4</c:v>
                </c:pt>
                <c:pt idx="615">
                  <c:v>4.8343732902344095E-4</c:v>
                </c:pt>
                <c:pt idx="616">
                  <c:v>4.7793880144102961E-4</c:v>
                </c:pt>
                <c:pt idx="617">
                  <c:v>4.7249876613415895E-4</c:v>
                </c:pt>
                <c:pt idx="618">
                  <c:v>4.6711661467773932E-4</c:v>
                </c:pt>
                <c:pt idx="619">
                  <c:v>4.617917452930641E-4</c:v>
                </c:pt>
                <c:pt idx="620">
                  <c:v>4.5652356276742312E-4</c:v>
                </c:pt>
                <c:pt idx="621">
                  <c:v>4.5131147837472712E-4</c:v>
                </c:pt>
                <c:pt idx="622">
                  <c:v>4.461549097972114E-4</c:v>
                </c:pt>
                <c:pt idx="623">
                  <c:v>4.4105328104814391E-4</c:v>
                </c:pt>
                <c:pt idx="624">
                  <c:v>4.3600602239563104E-4</c:v>
                </c:pt>
                <c:pt idx="625">
                  <c:v>4.3101257028732424E-4</c:v>
                </c:pt>
                <c:pt idx="626">
                  <c:v>4.2607236727620792E-4</c:v>
                </c:pt>
                <c:pt idx="627">
                  <c:v>4.2118486194733025E-4</c:v>
                </c:pt>
                <c:pt idx="628">
                  <c:v>4.1634950884550788E-4</c:v>
                </c:pt>
                <c:pt idx="629">
                  <c:v>4.1156576840399833E-4</c:v>
                </c:pt>
                <c:pt idx="630">
                  <c:v>4.0683310687407052E-4</c:v>
                </c:pt>
                <c:pt idx="631">
                  <c:v>4.0215099625555152E-4</c:v>
                </c:pt>
                <c:pt idx="632">
                  <c:v>3.975189142282605E-4</c:v>
                </c:pt>
                <c:pt idx="633">
                  <c:v>3.9293634408433186E-4</c:v>
                </c:pt>
                <c:pt idx="634">
                  <c:v>3.8840277466147807E-4</c:v>
                </c:pt>
                <c:pt idx="635">
                  <c:v>3.8391770027705287E-4</c:v>
                </c:pt>
                <c:pt idx="636">
                  <c:v>3.7948062066305488E-4</c:v>
                </c:pt>
                <c:pt idx="637">
                  <c:v>3.7509104090191882E-4</c:v>
                </c:pt>
                <c:pt idx="638">
                  <c:v>3.707484713632071E-4</c:v>
                </c:pt>
                <c:pt idx="639">
                  <c:v>3.6645242764105264E-4</c:v>
                </c:pt>
                <c:pt idx="640">
                  <c:v>3.6220243049250286E-4</c:v>
                </c:pt>
                <c:pt idx="641">
                  <c:v>3.5799800577662099E-4</c:v>
                </c:pt>
                <c:pt idx="642">
                  <c:v>3.5383868439437492E-4</c:v>
                </c:pt>
                <c:pt idx="643">
                  <c:v>3.4972400222934815E-4</c:v>
                </c:pt>
                <c:pt idx="644">
                  <c:v>3.4565350008917842E-4</c:v>
                </c:pt>
                <c:pt idx="645">
                  <c:v>3.4162672364779412E-4</c:v>
                </c:pt>
                <c:pt idx="646">
                  <c:v>3.3764322338837338E-4</c:v>
                </c:pt>
                <c:pt idx="647">
                  <c:v>3.3370255454707852E-4</c:v>
                </c:pt>
                <c:pt idx="648">
                  <c:v>3.2980427705748411E-4</c:v>
                </c:pt>
                <c:pt idx="649">
                  <c:v>3.2594795549574512E-4</c:v>
                </c:pt>
                <c:pt idx="650">
                  <c:v>3.221331590264732E-4</c:v>
                </c:pt>
                <c:pt idx="651">
                  <c:v>3.1835946134931492E-4</c:v>
                </c:pt>
                <c:pt idx="652">
                  <c:v>3.146264406462224E-4</c:v>
                </c:pt>
                <c:pt idx="653">
                  <c:v>3.1093367952939629E-4</c:v>
                </c:pt>
                <c:pt idx="654">
                  <c:v>3.0728076498989982E-4</c:v>
                </c:pt>
                <c:pt idx="655">
                  <c:v>3.0366728834697198E-4</c:v>
                </c:pt>
                <c:pt idx="656">
                  <c:v>3.0009284519793471E-4</c:v>
                </c:pt>
                <c:pt idx="657">
                  <c:v>2.9655703536878096E-4</c:v>
                </c:pt>
                <c:pt idx="658">
                  <c:v>2.9305946286541524E-4</c:v>
                </c:pt>
                <c:pt idx="659">
                  <c:v>2.895997358254786E-4</c:v>
                </c:pt>
                <c:pt idx="660">
                  <c:v>2.861774664708224E-4</c:v>
                </c:pt>
                <c:pt idx="661">
                  <c:v>2.8279227106059392E-4</c:v>
                </c:pt>
                <c:pt idx="662">
                  <c:v>2.7944376984488292E-4</c:v>
                </c:pt>
                <c:pt idx="663">
                  <c:v>2.7613158701903726E-4</c:v>
                </c:pt>
                <c:pt idx="664">
                  <c:v>2.7285535067848128E-4</c:v>
                </c:pt>
                <c:pt idx="665">
                  <c:v>2.6961469277417391E-4</c:v>
                </c:pt>
                <c:pt idx="666">
                  <c:v>2.6640924906861052E-4</c:v>
                </c:pt>
                <c:pt idx="667">
                  <c:v>2.6323865909237622E-4</c:v>
                </c:pt>
                <c:pt idx="668">
                  <c:v>2.6010256610128402E-4</c:v>
                </c:pt>
                <c:pt idx="669">
                  <c:v>2.5700061703403206E-4</c:v>
                </c:pt>
                <c:pt idx="670">
                  <c:v>2.5393246247041142E-4</c:v>
                </c:pt>
                <c:pt idx="671">
                  <c:v>2.5089775659005643E-4</c:v>
                </c:pt>
                <c:pt idx="672">
                  <c:v>2.4789615713168608E-4</c:v>
                </c:pt>
                <c:pt idx="673">
                  <c:v>2.4492732535291099E-4</c:v>
                </c:pt>
                <c:pt idx="674">
                  <c:v>2.4199092599051685E-4</c:v>
                </c:pt>
                <c:pt idx="675">
                  <c:v>2.3908662722125289E-4</c:v>
                </c:pt>
                <c:pt idx="676">
                  <c:v>2.3621410062312691E-4</c:v>
                </c:pt>
                <c:pt idx="677">
                  <c:v>2.333730211372068E-4</c:v>
                </c:pt>
                <c:pt idx="678">
                  <c:v>2.3056306702984956E-4</c:v>
                </c:pt>
                <c:pt idx="679">
                  <c:v>2.277839198554959E-4</c:v>
                </c:pt>
                <c:pt idx="680">
                  <c:v>2.2503526441983252E-4</c:v>
                </c:pt>
                <c:pt idx="681">
                  <c:v>2.2231678874351448E-4</c:v>
                </c:pt>
                <c:pt idx="682">
                  <c:v>2.1962818402626309E-4</c:v>
                </c:pt>
                <c:pt idx="683">
                  <c:v>2.1696914461148724E-4</c:v>
                </c:pt>
                <c:pt idx="684">
                  <c:v>2.143393679513002E-4</c:v>
                </c:pt>
                <c:pt idx="685">
                  <c:v>2.1173855457198672E-4</c:v>
                </c:pt>
                <c:pt idx="686">
                  <c:v>2.0916640803992709E-4</c:v>
                </c:pt>
                <c:pt idx="687">
                  <c:v>2.0662263492792382E-4</c:v>
                </c:pt>
                <c:pt idx="688">
                  <c:v>2.0410694478195456E-4</c:v>
                </c:pt>
                <c:pt idx="689">
                  <c:v>2.0161905008834612E-4</c:v>
                </c:pt>
                <c:pt idx="690">
                  <c:v>1.9915866624136634E-4</c:v>
                </c:pt>
                <c:pt idx="691">
                  <c:v>1.9672551151120622E-4</c:v>
                </c:pt>
                <c:pt idx="692">
                  <c:v>1.943193070123717E-4</c:v>
                </c:pt>
                <c:pt idx="693">
                  <c:v>1.9193977667246624E-4</c:v>
                </c:pt>
                <c:pt idx="694">
                  <c:v>1.8958664720136281E-4</c:v>
                </c:pt>
                <c:pt idx="695">
                  <c:v>1.8725964806076521E-4</c:v>
                </c:pt>
                <c:pt idx="696">
                  <c:v>1.849585114341383E-4</c:v>
                </c:pt>
                <c:pt idx="697">
                  <c:v>1.8268297219701309E-4</c:v>
                </c:pt>
                <c:pt idx="698">
                  <c:v>1.8043276788768064E-4</c:v>
                </c:pt>
                <c:pt idx="699">
                  <c:v>1.7820763867821445E-4</c:v>
                </c:pt>
                <c:pt idx="700">
                  <c:v>1.7600732734588604E-4</c:v>
                </c:pt>
                <c:pt idx="701">
                  <c:v>1.7383157924490681E-4</c:v>
                </c:pt>
                <c:pt idx="702">
                  <c:v>1.7168014227854505E-4</c:v>
                </c:pt>
                <c:pt idx="703">
                  <c:v>1.6955276687156357E-4</c:v>
                </c:pt>
                <c:pt idx="704">
                  <c:v>1.6744920594301157E-4</c:v>
                </c:pt>
                <c:pt idx="705">
                  <c:v>1.6536921487934954E-4</c:v>
                </c:pt>
                <c:pt idx="706">
                  <c:v>1.6331255150790601E-4</c:v>
                </c:pt>
                <c:pt idx="707">
                  <c:v>1.6127897607065989E-4</c:v>
                </c:pt>
                <c:pt idx="708">
                  <c:v>1.5926825119833544E-4</c:v>
                </c:pt>
                <c:pt idx="709">
                  <c:v>1.5728014188483161E-4</c:v>
                </c:pt>
                <c:pt idx="710">
                  <c:v>1.5531441546196541E-4</c:v>
                </c:pt>
                <c:pt idx="711">
                  <c:v>1.5337084157449892E-4</c:v>
                </c:pt>
                <c:pt idx="712">
                  <c:v>1.5144919215550492E-4</c:v>
                </c:pt>
                <c:pt idx="713">
                  <c:v>1.4954924140200663E-4</c:v>
                </c:pt>
                <c:pt idx="714">
                  <c:v>1.476707657509419E-4</c:v>
                </c:pt>
                <c:pt idx="715">
                  <c:v>1.4581354385539283E-4</c:v>
                </c:pt>
                <c:pt idx="716">
                  <c:v>1.4397735656111963E-4</c:v>
                </c:pt>
                <c:pt idx="717">
                  <c:v>1.4216198688338661E-4</c:v>
                </c:pt>
                <c:pt idx="718">
                  <c:v>1.4036721998405223E-4</c:v>
                </c:pt>
                <c:pt idx="719">
                  <c:v>1.3859284314895126E-4</c:v>
                </c:pt>
                <c:pt idx="720">
                  <c:v>1.3683864576554341E-4</c:v>
                </c:pt>
                <c:pt idx="721">
                  <c:v>1.3510441930084227E-4</c:v>
                </c:pt>
                <c:pt idx="722">
                  <c:v>1.3338995727959607E-4</c:v>
                </c:pt>
                <c:pt idx="723">
                  <c:v>1.31695055262749E-4</c:v>
                </c:pt>
                <c:pt idx="724">
                  <c:v>1.3001951082615038E-4</c:v>
                </c:pt>
                <c:pt idx="725">
                  <c:v>1.2836312353952124E-4</c:v>
                </c:pt>
                <c:pt idx="726">
                  <c:v>1.267256949456893E-4</c:v>
                </c:pt>
                <c:pt idx="727">
                  <c:v>1.2510702854004479E-4</c:v>
                </c:pt>
                <c:pt idx="728">
                  <c:v>1.2350692975027878E-4</c:v>
                </c:pt>
                <c:pt idx="729">
                  <c:v>1.2192520591633178E-4</c:v>
                </c:pt>
                <c:pt idx="730">
                  <c:v>1.2036166627059906E-4</c:v>
                </c:pt>
                <c:pt idx="731">
                  <c:v>1.1881612191838046E-4</c:v>
                </c:pt>
                <c:pt idx="732">
                  <c:v>1.1728838581853805E-4</c:v>
                </c:pt>
                <c:pt idx="733">
                  <c:v>1.1577827276441343E-4</c:v>
                </c:pt>
                <c:pt idx="734">
                  <c:v>1.1428559936495543E-4</c:v>
                </c:pt>
                <c:pt idx="735">
                  <c:v>1.1281018402606901E-4</c:v>
                </c:pt>
                <c:pt idx="736">
                  <c:v>1.1135184693221048E-4</c:v>
                </c:pt>
                <c:pt idx="737">
                  <c:v>1.0991041002816169E-4</c:v>
                </c:pt>
                <c:pt idx="738">
                  <c:v>1.0848569700106268E-4</c:v>
                </c:pt>
                <c:pt idx="739">
                  <c:v>1.0707753326262377E-4</c:v>
                </c:pt>
                <c:pt idx="740">
                  <c:v>1.0568574593156672E-4</c:v>
                </c:pt>
                <c:pt idx="741">
                  <c:v>1.0431016381626537E-4</c:v>
                </c:pt>
                <c:pt idx="742">
                  <c:v>1.0295061739759721E-4</c:v>
                </c:pt>
                <c:pt idx="743">
                  <c:v>1.0160693881198556E-4</c:v>
                </c:pt>
                <c:pt idx="744">
                  <c:v>1.0027896183465221E-4</c:v>
                </c:pt>
                <c:pt idx="745">
                  <c:v>9.8966521863063614E-5</c:v>
                </c:pt>
                <c:pt idx="746">
                  <c:v>9.7669455900564062E-5</c:v>
                </c:pt>
                <c:pt idx="747">
                  <c:v>9.6387602540214728E-5</c:v>
                </c:pt>
                <c:pt idx="748">
                  <c:v>9.5120801948808383E-5</c:v>
                </c:pt>
                <c:pt idx="749">
                  <c:v>9.3868895851072188E-5</c:v>
                </c:pt>
                <c:pt idx="750">
                  <c:v>9.2631727514060023E-5</c:v>
                </c:pt>
                <c:pt idx="751">
                  <c:v>9.1409141731728423E-5</c:v>
                </c:pt>
                <c:pt idx="752">
                  <c:v>9.0200984809682706E-5</c:v>
                </c:pt>
                <c:pt idx="753">
                  <c:v>8.9007104550100263E-5</c:v>
                </c:pt>
                <c:pt idx="754">
                  <c:v>8.7827350236838701E-5</c:v>
                </c:pt>
                <c:pt idx="755">
                  <c:v>8.6661572620706768E-5</c:v>
                </c:pt>
                <c:pt idx="756">
                  <c:v>8.5509623904909748E-5</c:v>
                </c:pt>
                <c:pt idx="757">
                  <c:v>8.4371357730657267E-5</c:v>
                </c:pt>
                <c:pt idx="758">
                  <c:v>8.3246629162944951E-5</c:v>
                </c:pt>
                <c:pt idx="759">
                  <c:v>8.2135294676487867E-5</c:v>
                </c:pt>
                <c:pt idx="760">
                  <c:v>8.10372121418305E-5</c:v>
                </c:pt>
                <c:pt idx="761">
                  <c:v>7.9952240811597371E-5</c:v>
                </c:pt>
                <c:pt idx="762">
                  <c:v>7.888024130691571E-5</c:v>
                </c:pt>
                <c:pt idx="763">
                  <c:v>7.7821075603987493E-5</c:v>
                </c:pt>
                <c:pt idx="764">
                  <c:v>7.6774607020812393E-5</c:v>
                </c:pt>
                <c:pt idx="765">
                  <c:v>7.5740700204060914E-5</c:v>
                </c:pt>
                <c:pt idx="766">
                  <c:v>7.4719221116104932E-5</c:v>
                </c:pt>
                <c:pt idx="767">
                  <c:v>7.3710037022180336E-5</c:v>
                </c:pt>
                <c:pt idx="768">
                  <c:v>7.2713016477711549E-5</c:v>
                </c:pt>
                <c:pt idx="769">
                  <c:v>7.1728029315763767E-5</c:v>
                </c:pt>
                <c:pt idx="770">
                  <c:v>7.0754946634647847E-5</c:v>
                </c:pt>
                <c:pt idx="771">
                  <c:v>6.979364078565601E-5</c:v>
                </c:pt>
                <c:pt idx="772">
                  <c:v>6.8843985360940714E-5</c:v>
                </c:pt>
                <c:pt idx="773">
                  <c:v>6.7905855181527123E-5</c:v>
                </c:pt>
                <c:pt idx="774">
                  <c:v>6.6979126285458989E-5</c:v>
                </c:pt>
                <c:pt idx="775">
                  <c:v>6.6063675916077727E-5</c:v>
                </c:pt>
                <c:pt idx="776">
                  <c:v>6.5159382510427782E-5</c:v>
                </c:pt>
                <c:pt idx="777">
                  <c:v>6.4266125687801635E-5</c:v>
                </c:pt>
                <c:pt idx="778">
                  <c:v>6.3383786238396138E-5</c:v>
                </c:pt>
                <c:pt idx="779">
                  <c:v>6.2512246112107108E-5</c:v>
                </c:pt>
                <c:pt idx="780">
                  <c:v>6.1651388407441094E-5</c:v>
                </c:pt>
                <c:pt idx="781">
                  <c:v>6.0801097360553934E-5</c:v>
                </c:pt>
                <c:pt idx="782">
                  <c:v>5.9961258334401794E-5</c:v>
                </c:pt>
                <c:pt idx="783">
                  <c:v>5.9131757808018614E-5</c:v>
                </c:pt>
                <c:pt idx="784">
                  <c:v>5.8312483365909222E-5</c:v>
                </c:pt>
                <c:pt idx="785">
                  <c:v>5.7503323687555432E-5</c:v>
                </c:pt>
                <c:pt idx="786">
                  <c:v>5.6704168537041519E-5</c:v>
                </c:pt>
                <c:pt idx="787">
                  <c:v>5.5914908752784497E-5</c:v>
                </c:pt>
                <c:pt idx="788">
                  <c:v>5.5135436237384635E-5</c:v>
                </c:pt>
                <c:pt idx="789">
                  <c:v>5.4365643947579821E-5</c:v>
                </c:pt>
                <c:pt idx="790">
                  <c:v>5.3605425884309033E-5</c:v>
                </c:pt>
                <c:pt idx="791">
                  <c:v>5.2854677082889327E-5</c:v>
                </c:pt>
                <c:pt idx="792">
                  <c:v>5.2113293603285368E-5</c:v>
                </c:pt>
                <c:pt idx="793">
                  <c:v>5.1381172520496812E-5</c:v>
                </c:pt>
                <c:pt idx="794">
                  <c:v>5.0658211915042218E-5</c:v>
                </c:pt>
                <c:pt idx="795">
                  <c:v>4.9944310863539833E-5</c:v>
                </c:pt>
                <c:pt idx="796">
                  <c:v>4.9239369429401533E-5</c:v>
                </c:pt>
                <c:pt idx="797">
                  <c:v>4.8543288653611524E-5</c:v>
                </c:pt>
                <c:pt idx="798">
                  <c:v>4.7855970545612941E-5</c:v>
                </c:pt>
                <c:pt idx="799">
                  <c:v>4.7177318074283233E-5</c:v>
                </c:pt>
                <c:pt idx="800">
                  <c:v>4.6507235159013871E-5</c:v>
                </c:pt>
                <c:pt idx="801">
                  <c:v>4.5845626660870804E-5</c:v>
                </c:pt>
                <c:pt idx="802">
                  <c:v>4.5192398373863184E-5</c:v>
                </c:pt>
                <c:pt idx="803">
                  <c:v>4.4547457016289523E-5</c:v>
                </c:pt>
                <c:pt idx="804">
                  <c:v>4.3910710222182834E-5</c:v>
                </c:pt>
                <c:pt idx="805">
                  <c:v>4.3282066532841821E-5</c:v>
                </c:pt>
                <c:pt idx="806">
                  <c:v>4.2661435388447934E-5</c:v>
                </c:pt>
                <c:pt idx="807">
                  <c:v>4.2048727119777123E-5</c:v>
                </c:pt>
                <c:pt idx="808">
                  <c:v>4.1443852939985774E-5</c:v>
                </c:pt>
                <c:pt idx="809">
                  <c:v>4.0846724936491453E-5</c:v>
                </c:pt>
                <c:pt idx="810">
                  <c:v>4.0257256062927925E-5</c:v>
                </c:pt>
                <c:pt idx="811">
                  <c:v>3.9675360131195802E-5</c:v>
                </c:pt>
                <c:pt idx="812">
                  <c:v>3.9100951803577016E-5</c:v>
                </c:pt>
                <c:pt idx="813">
                  <c:v>3.8533946584945659E-5</c:v>
                </c:pt>
                <c:pt idx="814">
                  <c:v>3.7974260815047063E-5</c:v>
                </c:pt>
                <c:pt idx="815">
                  <c:v>3.7421811660862347E-5</c:v>
                </c:pt>
                <c:pt idx="816">
                  <c:v>3.6876517109045502E-5</c:v>
                </c:pt>
                <c:pt idx="817">
                  <c:v>3.6338295958438471E-5</c:v>
                </c:pt>
                <c:pt idx="818">
                  <c:v>3.5807067812663015E-5</c:v>
                </c:pt>
                <c:pt idx="819">
                  <c:v>3.5282753072782402E-5</c:v>
                </c:pt>
                <c:pt idx="820">
                  <c:v>3.4765272930043254E-5</c:v>
                </c:pt>
                <c:pt idx="821">
                  <c:v>3.4254549358682176E-5</c:v>
                </c:pt>
                <c:pt idx="822">
                  <c:v>3.375050510881085E-5</c:v>
                </c:pt>
                <c:pt idx="823">
                  <c:v>3.3253063699366462E-5</c:v>
                </c:pt>
                <c:pt idx="824">
                  <c:v>3.2762149411134394E-5</c:v>
                </c:pt>
                <c:pt idx="825">
                  <c:v>3.2277687279839644E-5</c:v>
                </c:pt>
                <c:pt idx="826">
                  <c:v>3.1799603089305463E-5</c:v>
                </c:pt>
                <c:pt idx="827">
                  <c:v>3.1327823364679788E-5</c:v>
                </c:pt>
                <c:pt idx="828">
                  <c:v>3.0862275365726949E-5</c:v>
                </c:pt>
                <c:pt idx="829">
                  <c:v>3.0402887080185195E-5</c:v>
                </c:pt>
                <c:pt idx="830">
                  <c:v>2.9949587217188951E-5</c:v>
                </c:pt>
                <c:pt idx="831">
                  <c:v>2.9502305200756255E-5</c:v>
                </c:pt>
                <c:pt idx="832">
                  <c:v>2.9060971163334335E-5</c:v>
                </c:pt>
                <c:pt idx="833">
                  <c:v>2.862551593941362E-5</c:v>
                </c:pt>
                <c:pt idx="834">
                  <c:v>2.8195871059198312E-5</c:v>
                </c:pt>
                <c:pt idx="835">
                  <c:v>2.7771968742341369E-5</c:v>
                </c:pt>
                <c:pt idx="836">
                  <c:v>2.7353741891733625E-5</c:v>
                </c:pt>
                <c:pt idx="837">
                  <c:v>2.694112408736035E-5</c:v>
                </c:pt>
                <c:pt idx="838">
                  <c:v>2.653404958020729E-5</c:v>
                </c:pt>
                <c:pt idx="839">
                  <c:v>2.613245328623088E-5</c:v>
                </c:pt>
                <c:pt idx="840">
                  <c:v>2.5736270780383812E-5</c:v>
                </c:pt>
                <c:pt idx="841">
                  <c:v>2.5345438290691848E-5</c:v>
                </c:pt>
                <c:pt idx="842">
                  <c:v>2.4959892692396179E-5</c:v>
                </c:pt>
                <c:pt idx="843">
                  <c:v>2.4579571502139585E-5</c:v>
                </c:pt>
                <c:pt idx="844">
                  <c:v>2.4204412872214747E-5</c:v>
                </c:pt>
                <c:pt idx="845">
                  <c:v>2.3834355584862308E-5</c:v>
                </c:pt>
                <c:pt idx="846">
                  <c:v>2.3469339046622292E-5</c:v>
                </c:pt>
                <c:pt idx="847">
                  <c:v>2.3109303282739927E-5</c:v>
                </c:pt>
                <c:pt idx="848">
                  <c:v>2.275418893161783E-5</c:v>
                </c:pt>
                <c:pt idx="849">
                  <c:v>2.2403937239326007E-5</c:v>
                </c:pt>
                <c:pt idx="850">
                  <c:v>2.2058490054154416E-5</c:v>
                </c:pt>
                <c:pt idx="851">
                  <c:v>2.171778982122405E-5</c:v>
                </c:pt>
                <c:pt idx="852">
                  <c:v>2.138177957713846E-5</c:v>
                </c:pt>
                <c:pt idx="853">
                  <c:v>2.1050402944689442E-5</c:v>
                </c:pt>
                <c:pt idx="854">
                  <c:v>2.0723604127608885E-5</c:v>
                </c:pt>
                <c:pt idx="855">
                  <c:v>2.0401327905367521E-5</c:v>
                </c:pt>
                <c:pt idx="856">
                  <c:v>2.0083519628019836E-5</c:v>
                </c:pt>
                <c:pt idx="857">
                  <c:v>1.9770125211097864E-5</c:v>
                </c:pt>
                <c:pt idx="858">
                  <c:v>1.9461091130548222E-5</c:v>
                </c:pt>
                <c:pt idx="859">
                  <c:v>1.9156364417714891E-5</c:v>
                </c:pt>
                <c:pt idx="860">
                  <c:v>1.8855892654366228E-5</c:v>
                </c:pt>
                <c:pt idx="861">
                  <c:v>1.8559623967766805E-5</c:v>
                </c:pt>
                <c:pt idx="862">
                  <c:v>1.8267507025792533E-5</c:v>
                </c:pt>
                <c:pt idx="863">
                  <c:v>1.7979491032087883E-5</c:v>
                </c:pt>
                <c:pt idx="864">
                  <c:v>1.7695525721267256E-5</c:v>
                </c:pt>
                <c:pt idx="865">
                  <c:v>1.7415561354156533E-5</c:v>
                </c:pt>
                <c:pt idx="866">
                  <c:v>1.7139548713078053E-5</c:v>
                </c:pt>
                <c:pt idx="867">
                  <c:v>1.68674390971749E-5</c:v>
                </c:pt>
                <c:pt idx="868">
                  <c:v>1.6599184317776565E-5</c:v>
                </c:pt>
                <c:pt idx="869">
                  <c:v>1.6334736693804714E-5</c:v>
                </c:pt>
                <c:pt idx="870">
                  <c:v>1.6074049047219112E-5</c:v>
                </c:pt>
                <c:pt idx="871">
                  <c:v>1.5817074698500801E-5</c:v>
                </c:pt>
                <c:pt idx="872">
                  <c:v>1.5563767462176495E-5</c:v>
                </c:pt>
                <c:pt idx="873">
                  <c:v>1.5314081642379868E-5</c:v>
                </c:pt>
                <c:pt idx="874">
                  <c:v>1.5067972028450467E-5</c:v>
                </c:pt>
                <c:pt idx="875">
                  <c:v>1.4825393890571021E-5</c:v>
                </c:pt>
                <c:pt idx="876">
                  <c:v>1.4586302975441296E-5</c:v>
                </c:pt>
                <c:pt idx="877">
                  <c:v>1.4350655501988276E-5</c:v>
                </c:pt>
                <c:pt idx="878">
                  <c:v>1.4118408157112596E-5</c:v>
                </c:pt>
                <c:pt idx="879">
                  <c:v>1.3889518091471622E-5</c:v>
                </c:pt>
                <c:pt idx="880">
                  <c:v>1.3663942915296789E-5</c:v>
                </c:pt>
                <c:pt idx="881">
                  <c:v>1.3441640694247017E-5</c:v>
                </c:pt>
                <c:pt idx="882">
                  <c:v>1.322256994529514E-5</c:v>
                </c:pt>
                <c:pt idx="883">
                  <c:v>1.3006689632650413E-5</c:v>
                </c:pt>
                <c:pt idx="884">
                  <c:v>1.2793959163714124E-5</c:v>
                </c:pt>
                <c:pt idx="885">
                  <c:v>1.2584338385068484E-5</c:v>
                </c:pt>
                <c:pt idx="886">
                  <c:v>1.2377787578498415E-5</c:v>
                </c:pt>
                <c:pt idx="887">
                  <c:v>1.2174267457047755E-5</c:v>
                </c:pt>
                <c:pt idx="888">
                  <c:v>1.1973739161105699E-5</c:v>
                </c:pt>
                <c:pt idx="889">
                  <c:v>1.1776164254526359E-5</c:v>
                </c:pt>
                <c:pt idx="890">
                  <c:v>1.1581504720781165E-5</c:v>
                </c:pt>
                <c:pt idx="891">
                  <c:v>1.138972295914036E-5</c:v>
                </c:pt>
                <c:pt idx="892">
                  <c:v>1.1200781780888443E-5</c:v>
                </c:pt>
                <c:pt idx="893">
                  <c:v>1.1014644405566549E-5</c:v>
                </c:pt>
                <c:pt idx="894">
                  <c:v>1.0831274457250426E-5</c:v>
                </c:pt>
                <c:pt idx="895">
                  <c:v>1.0650635960853081E-5</c:v>
                </c:pt>
                <c:pt idx="896">
                  <c:v>1.0472693338461785E-5</c:v>
                </c:pt>
                <c:pt idx="897">
                  <c:v>1.0297411405701635E-5</c:v>
                </c:pt>
                <c:pt idx="898">
                  <c:v>1.0124755368130197E-5</c:v>
                </c:pt>
                <c:pt idx="899">
                  <c:v>9.9546908176593971E-6</c:v>
                </c:pt>
                <c:pt idx="900">
                  <c:v>9.7871837290080288E-6</c:v>
                </c:pt>
                <c:pt idx="901">
                  <c:v>9.6222004561814767E-6</c:v>
                </c:pt>
                <c:pt idx="902">
                  <c:v>9.4597077289790747E-6</c:v>
                </c:pt>
                <c:pt idx="903">
                  <c:v>9.2996726495301226E-6</c:v>
                </c:pt>
                <c:pt idx="904">
                  <c:v>9.1420626888578007E-6</c:v>
                </c:pt>
                <c:pt idx="905">
                  <c:v>8.986845683469096E-6</c:v>
                </c:pt>
                <c:pt idx="906">
                  <c:v>8.8339898319724494E-6</c:v>
                </c:pt>
                <c:pt idx="907">
                  <c:v>8.6834636917225577E-6</c:v>
                </c:pt>
                <c:pt idx="908">
                  <c:v>8.535236175491167E-6</c:v>
                </c:pt>
                <c:pt idx="909">
                  <c:v>8.3892765481638064E-6</c:v>
                </c:pt>
                <c:pt idx="910">
                  <c:v>8.2455544234631346E-6</c:v>
                </c:pt>
                <c:pt idx="911">
                  <c:v>8.1040397606980746E-6</c:v>
                </c:pt>
                <c:pt idx="912">
                  <c:v>7.9647028615381601E-6</c:v>
                </c:pt>
                <c:pt idx="913">
                  <c:v>7.8275143668125382E-6</c:v>
                </c:pt>
                <c:pt idx="914">
                  <c:v>7.6924452533358494E-6</c:v>
                </c:pt>
                <c:pt idx="915">
                  <c:v>7.5594668307570335E-6</c:v>
                </c:pt>
                <c:pt idx="916">
                  <c:v>7.4285507384335404E-6</c:v>
                </c:pt>
                <c:pt idx="917">
                  <c:v>7.2996689423303784E-6</c:v>
                </c:pt>
                <c:pt idx="918">
                  <c:v>7.1727937319422077E-6</c:v>
                </c:pt>
                <c:pt idx="919">
                  <c:v>7.047897717240498E-6</c:v>
                </c:pt>
                <c:pt idx="920">
                  <c:v>6.9249538256439232E-6</c:v>
                </c:pt>
                <c:pt idx="921">
                  <c:v>6.8039352990118445E-6</c:v>
                </c:pt>
                <c:pt idx="922">
                  <c:v>6.6848156906621543E-6</c:v>
                </c:pt>
                <c:pt idx="923">
                  <c:v>6.5675688624112476E-6</c:v>
                </c:pt>
                <c:pt idx="924">
                  <c:v>6.452168981637659E-6</c:v>
                </c:pt>
                <c:pt idx="925">
                  <c:v>6.3385905183677524E-6</c:v>
                </c:pt>
                <c:pt idx="926">
                  <c:v>6.2268082423849691E-6</c:v>
                </c:pt>
                <c:pt idx="927">
                  <c:v>6.1167972203599163E-6</c:v>
                </c:pt>
                <c:pt idx="928">
                  <c:v>6.0085328130042839E-6</c:v>
                </c:pt>
                <c:pt idx="929">
                  <c:v>5.9019906722454198E-6</c:v>
                </c:pt>
                <c:pt idx="930">
                  <c:v>5.7971467384236569E-6</c:v>
                </c:pt>
                <c:pt idx="931">
                  <c:v>5.6939772375104004E-6</c:v>
                </c:pt>
                <c:pt idx="932">
                  <c:v>5.5924586783487121E-6</c:v>
                </c:pt>
                <c:pt idx="933">
                  <c:v>5.4925678499140895E-6</c:v>
                </c:pt>
                <c:pt idx="934">
                  <c:v>5.3942818185968889E-6</c:v>
                </c:pt>
                <c:pt idx="935">
                  <c:v>5.2975779255062133E-6</c:v>
                </c:pt>
                <c:pt idx="936">
                  <c:v>5.2024337837933817E-6</c:v>
                </c:pt>
                <c:pt idx="937">
                  <c:v>5.1088272759967723E-6</c:v>
                </c:pt>
                <c:pt idx="938">
                  <c:v>5.0167365514077573E-6</c:v>
                </c:pt>
                <c:pt idx="939">
                  <c:v>4.926140023455227E-6</c:v>
                </c:pt>
                <c:pt idx="940">
                  <c:v>4.8370163671116823E-6</c:v>
                </c:pt>
                <c:pt idx="941">
                  <c:v>4.7493445163192134E-6</c:v>
                </c:pt>
                <c:pt idx="942">
                  <c:v>4.6631036614344084E-6</c:v>
                </c:pt>
                <c:pt idx="943">
                  <c:v>4.5782732466941532E-6</c:v>
                </c:pt>
                <c:pt idx="944">
                  <c:v>4.4948329676997233E-6</c:v>
                </c:pt>
                <c:pt idx="945">
                  <c:v>4.412762768921853E-6</c:v>
                </c:pt>
                <c:pt idx="946">
                  <c:v>4.3320428412232991E-6</c:v>
                </c:pt>
                <c:pt idx="947">
                  <c:v>4.2526536194020954E-6</c:v>
                </c:pt>
                <c:pt idx="948">
                  <c:v>4.1745757797527143E-6</c:v>
                </c:pt>
                <c:pt idx="949">
                  <c:v>4.097790237646896E-6</c:v>
                </c:pt>
                <c:pt idx="950">
                  <c:v>4.0222781451324889E-6</c:v>
                </c:pt>
                <c:pt idx="951">
                  <c:v>3.9480208885512453E-6</c:v>
                </c:pt>
                <c:pt idx="952">
                  <c:v>3.8750000861752882E-6</c:v>
                </c:pt>
                <c:pt idx="953">
                  <c:v>3.8031975858617132E-6</c:v>
                </c:pt>
                <c:pt idx="954">
                  <c:v>3.7325954627249284E-6</c:v>
                </c:pt>
                <c:pt idx="955">
                  <c:v>3.6631760168281231E-6</c:v>
                </c:pt>
                <c:pt idx="956">
                  <c:v>3.594921770891675E-6</c:v>
                </c:pt>
                <c:pt idx="957">
                  <c:v>3.5278154680201197E-6</c:v>
                </c:pt>
                <c:pt idx="958">
                  <c:v>3.4618400694464859E-6</c:v>
                </c:pt>
                <c:pt idx="959">
                  <c:v>3.3969787522943311E-6</c:v>
                </c:pt>
                <c:pt idx="960">
                  <c:v>3.333214907357271E-6</c:v>
                </c:pt>
                <c:pt idx="961">
                  <c:v>3.2705321368958754E-6</c:v>
                </c:pt>
                <c:pt idx="962">
                  <c:v>3.2089142524520296E-6</c:v>
                </c:pt>
                <c:pt idx="963">
                  <c:v>3.1483452726798654E-6</c:v>
                </c:pt>
                <c:pt idx="964">
                  <c:v>3.0888094211946661E-6</c:v>
                </c:pt>
                <c:pt idx="965">
                  <c:v>3.0302911244378788E-6</c:v>
                </c:pt>
                <c:pt idx="966">
                  <c:v>2.9727750095592501E-6</c:v>
                </c:pt>
                <c:pt idx="967">
                  <c:v>2.9162459023158798E-6</c:v>
                </c:pt>
                <c:pt idx="968">
                  <c:v>2.8606888249876367E-6</c:v>
                </c:pt>
                <c:pt idx="969">
                  <c:v>2.8060889943090351E-6</c:v>
                </c:pt>
                <c:pt idx="970">
                  <c:v>2.7524318194180298E-6</c:v>
                </c:pt>
                <c:pt idx="971">
                  <c:v>2.6997028998203847E-6</c:v>
                </c:pt>
                <c:pt idx="972">
                  <c:v>2.6478880233708492E-6</c:v>
                </c:pt>
                <c:pt idx="973">
                  <c:v>2.5969731642702602E-6</c:v>
                </c:pt>
                <c:pt idx="974">
                  <c:v>2.5469444810784852E-6</c:v>
                </c:pt>
                <c:pt idx="975">
                  <c:v>2.4977883147436011E-6</c:v>
                </c:pt>
                <c:pt idx="976">
                  <c:v>2.4494911866466817E-6</c:v>
                </c:pt>
                <c:pt idx="977">
                  <c:v>2.4020397966623005E-6</c:v>
                </c:pt>
                <c:pt idx="978">
                  <c:v>2.3554210212349583E-6</c:v>
                </c:pt>
                <c:pt idx="979">
                  <c:v>2.3096219114706812E-6</c:v>
                </c:pt>
                <c:pt idx="980">
                  <c:v>2.2646296912443446E-6</c:v>
                </c:pt>
                <c:pt idx="981">
                  <c:v>2.2204317553222194E-6</c:v>
                </c:pt>
                <c:pt idx="982">
                  <c:v>2.1770156674997887E-6</c:v>
                </c:pt>
                <c:pt idx="983">
                  <c:v>2.1343691587550807E-6</c:v>
                </c:pt>
                <c:pt idx="984">
                  <c:v>2.0924801254164612E-6</c:v>
                </c:pt>
                <c:pt idx="985">
                  <c:v>2.0513366273461503E-6</c:v>
                </c:pt>
                <c:pt idx="986">
                  <c:v>2.0109268861380452E-6</c:v>
                </c:pt>
                <c:pt idx="987">
                  <c:v>1.9712392833309368E-6</c:v>
                </c:pt>
                <c:pt idx="988">
                  <c:v>1.9322623586360152E-6</c:v>
                </c:pt>
                <c:pt idx="989">
                  <c:v>1.8939848081793549E-6</c:v>
                </c:pt>
                <c:pt idx="990">
                  <c:v>1.8563954827589132E-6</c:v>
                </c:pt>
                <c:pt idx="991">
                  <c:v>1.8194833861159582E-6</c:v>
                </c:pt>
                <c:pt idx="992">
                  <c:v>1.7832376732210725E-6</c:v>
                </c:pt>
                <c:pt idx="993">
                  <c:v>1.7476476485742954E-6</c:v>
                </c:pt>
                <c:pt idx="994">
                  <c:v>1.712702764519836E-6</c:v>
                </c:pt>
                <c:pt idx="995">
                  <c:v>1.678392619574608E-6</c:v>
                </c:pt>
                <c:pt idx="996">
                  <c:v>1.6447069567712353E-6</c:v>
                </c:pt>
                <c:pt idx="997">
                  <c:v>1.6116356620147656E-6</c:v>
                </c:pt>
                <c:pt idx="998">
                  <c:v>1.5791687624536453E-6</c:v>
                </c:pt>
                <c:pt idx="999">
                  <c:v>1.5472964248642736E-6</c:v>
                </c:pt>
                <c:pt idx="1000">
                  <c:v>1.5160089540495896E-6</c:v>
                </c:pt>
                <c:pt idx="1001">
                  <c:v>1.485296791251229E-6</c:v>
                </c:pt>
                <c:pt idx="1002">
                  <c:v>1.4551505125754599E-6</c:v>
                </c:pt>
                <c:pt idx="1003">
                  <c:v>1.4255608274325323E-6</c:v>
                </c:pt>
                <c:pt idx="1004">
                  <c:v>1.3965185769897048E-6</c:v>
                </c:pt>
                <c:pt idx="1005">
                  <c:v>1.3680147326374719E-6</c:v>
                </c:pt>
                <c:pt idx="1006">
                  <c:v>1.3400403944694327E-6</c:v>
                </c:pt>
                <c:pt idx="1007">
                  <c:v>1.3125867897751526E-6</c:v>
                </c:pt>
                <c:pt idx="1008">
                  <c:v>1.2856452715463735E-6</c:v>
                </c:pt>
                <c:pt idx="1009">
                  <c:v>1.259207316996346E-6</c:v>
                </c:pt>
                <c:pt idx="1010">
                  <c:v>1.2332645260921601E-6</c:v>
                </c:pt>
                <c:pt idx="1011">
                  <c:v>1.2078086201001829E-6</c:v>
                </c:pt>
                <c:pt idx="1012">
                  <c:v>1.1828314401442349E-6</c:v>
                </c:pt>
                <c:pt idx="1013">
                  <c:v>1.1583249457767364E-6</c:v>
                </c:pt>
                <c:pt idx="1014">
                  <c:v>1.1342812135625667E-6</c:v>
                </c:pt>
                <c:pt idx="1015">
                  <c:v>1.1106924356757375E-6</c:v>
                </c:pt>
                <c:pt idx="1016">
                  <c:v>1.0875509185084766E-6</c:v>
                </c:pt>
                <c:pt idx="1017">
                  <c:v>1.0648490812931187E-6</c:v>
                </c:pt>
                <c:pt idx="1018">
                  <c:v>1.0425794547362906E-6</c:v>
                </c:pt>
                <c:pt idx="1019">
                  <c:v>1.0207346796656101E-6</c:v>
                </c:pt>
                <c:pt idx="1020">
                  <c:v>9.9930750568879864E-7</c:v>
                </c:pt>
                <c:pt idx="1021">
                  <c:v>9.782907898648729E-7</c:v>
                </c:pt>
                <c:pt idx="1022">
                  <c:v>9.5767749538777079E-7</c:v>
                </c:pt>
                <c:pt idx="1023">
                  <c:v>9.3746069028204762E-7</c:v>
                </c:pt>
                <c:pt idx="1024">
                  <c:v>9.1763354611054261E-7</c:v>
                </c:pt>
                <c:pt idx="1025">
                  <c:v>8.981893366942389E-7</c:v>
                </c:pt>
                <c:pt idx="1026">
                  <c:v>8.7912143684389768E-7</c:v>
                </c:pt>
                <c:pt idx="1027">
                  <c:v>8.6042332110371776E-7</c:v>
                </c:pt>
                <c:pt idx="1028">
                  <c:v>8.4208856250661715E-7</c:v>
                </c:pt>
                <c:pt idx="1029">
                  <c:v>8.2411083134144521E-7</c:v>
                </c:pt>
                <c:pt idx="1030">
                  <c:v>8.0648389393177663E-7</c:v>
                </c:pt>
                <c:pt idx="1031">
                  <c:v>7.8920161142621588E-7</c:v>
                </c:pt>
                <c:pt idx="1032">
                  <c:v>7.722579386004626E-7</c:v>
                </c:pt>
                <c:pt idx="1033">
                  <c:v>7.556469226706292E-7</c:v>
                </c:pt>
                <c:pt idx="1034">
                  <c:v>7.3936270211809098E-7</c:v>
                </c:pt>
                <c:pt idx="1035">
                  <c:v>7.2339950552559923E-7</c:v>
                </c:pt>
                <c:pt idx="1036">
                  <c:v>7.0775165042474623E-7</c:v>
                </c:pt>
                <c:pt idx="1037">
                  <c:v>6.9241354215455792E-7</c:v>
                </c:pt>
                <c:pt idx="1038">
                  <c:v>6.773796727312477E-7</c:v>
                </c:pt>
                <c:pt idx="1039">
                  <c:v>6.6264461972906559E-7</c:v>
                </c:pt>
                <c:pt idx="1040">
                  <c:v>6.4820304517213301E-7</c:v>
                </c:pt>
                <c:pt idx="1041">
                  <c:v>6.3404969443722585E-7</c:v>
                </c:pt>
                <c:pt idx="1042">
                  <c:v>6.2017939516742253E-7</c:v>
                </c:pt>
                <c:pt idx="1043">
                  <c:v>6.0658705619654531E-7</c:v>
                </c:pt>
                <c:pt idx="1044">
                  <c:v>5.9326766648444453E-7</c:v>
                </c:pt>
                <c:pt idx="1045">
                  <c:v>5.8021629406275899E-7</c:v>
                </c:pt>
                <c:pt idx="1046">
                  <c:v>5.674280849915233E-7</c:v>
                </c:pt>
                <c:pt idx="1047">
                  <c:v>5.5489826232617007E-7</c:v>
                </c:pt>
                <c:pt idx="1048">
                  <c:v>5.4262212509502535E-7</c:v>
                </c:pt>
                <c:pt idx="1049">
                  <c:v>5.3059504728729132E-7</c:v>
                </c:pt>
                <c:pt idx="1050">
                  <c:v>5.1881247685134493E-7</c:v>
                </c:pt>
                <c:pt idx="1051">
                  <c:v>5.0726993470328636E-7</c:v>
                </c:pt>
                <c:pt idx="1052">
                  <c:v>4.9596301374573413E-7</c:v>
                </c:pt>
                <c:pt idx="1053">
                  <c:v>4.8488737789682934E-7</c:v>
                </c:pt>
                <c:pt idx="1054">
                  <c:v>4.7403876112925636E-7</c:v>
                </c:pt>
                <c:pt idx="1055">
                  <c:v>4.6341296651930166E-7</c:v>
                </c:pt>
                <c:pt idx="1056">
                  <c:v>4.5300586530593182E-7</c:v>
                </c:pt>
                <c:pt idx="1057">
                  <c:v>4.4281339595968532E-7</c:v>
                </c:pt>
                <c:pt idx="1058">
                  <c:v>4.3283156326149034E-7</c:v>
                </c:pt>
                <c:pt idx="1059">
                  <c:v>4.2305643739116376E-7</c:v>
                </c:pt>
                <c:pt idx="1060">
                  <c:v>4.1348415302563503E-7</c:v>
                </c:pt>
                <c:pt idx="1061">
                  <c:v>4.0411090844690527E-7</c:v>
                </c:pt>
                <c:pt idx="1062">
                  <c:v>3.9493296465938302E-7</c:v>
                </c:pt>
                <c:pt idx="1063">
                  <c:v>3.8594664451695801E-7</c:v>
                </c:pt>
                <c:pt idx="1064">
                  <c:v>3.7714833185935462E-7</c:v>
                </c:pt>
                <c:pt idx="1065">
                  <c:v>3.6853447065791166E-7</c:v>
                </c:pt>
                <c:pt idx="1066">
                  <c:v>3.6010156417073062E-7</c:v>
                </c:pt>
                <c:pt idx="1067">
                  <c:v>3.518461741070105E-7</c:v>
                </c:pt>
                <c:pt idx="1068">
                  <c:v>3.4376491980059961E-7</c:v>
                </c:pt>
                <c:pt idx="1069">
                  <c:v>3.3585447739268989E-7</c:v>
                </c:pt>
                <c:pt idx="1070">
                  <c:v>3.2811157902352624E-7</c:v>
                </c:pt>
                <c:pt idx="1071">
                  <c:v>3.2053301203315869E-7</c:v>
                </c:pt>
                <c:pt idx="1072">
                  <c:v>3.1311561817109862E-7</c:v>
                </c:pt>
                <c:pt idx="1073">
                  <c:v>3.058562928148646E-7</c:v>
                </c:pt>
                <c:pt idx="1074">
                  <c:v>2.9875198419732161E-7</c:v>
                </c:pt>
                <c:pt idx="1075">
                  <c:v>2.9179969264274252E-7</c:v>
                </c:pt>
                <c:pt idx="1076">
                  <c:v>2.8499646981160339E-7</c:v>
                </c:pt>
                <c:pt idx="1077">
                  <c:v>2.7833941795393834E-7</c:v>
                </c:pt>
                <c:pt idx="1078">
                  <c:v>2.7182568917126005E-7</c:v>
                </c:pt>
                <c:pt idx="1079">
                  <c:v>2.6545248468699464E-7</c:v>
                </c:pt>
                <c:pt idx="1080">
                  <c:v>2.5921705412529901E-7</c:v>
                </c:pt>
                <c:pt idx="1081">
                  <c:v>2.5311669479826942E-7</c:v>
                </c:pt>
                <c:pt idx="1082">
                  <c:v>2.4714875100144129E-7</c:v>
                </c:pt>
                <c:pt idx="1083">
                  <c:v>2.4131061331750859E-7</c:v>
                </c:pt>
                <c:pt idx="1084">
                  <c:v>2.3559971792824138E-7</c:v>
                </c:pt>
                <c:pt idx="1085">
                  <c:v>2.3001354593447166E-7</c:v>
                </c:pt>
                <c:pt idx="1086">
                  <c:v>2.2454962268417629E-7</c:v>
                </c:pt>
                <c:pt idx="1087">
                  <c:v>2.1920551710849402E-7</c:v>
                </c:pt>
                <c:pt idx="1088">
                  <c:v>2.1397884106570704E-7</c:v>
                </c:pt>
                <c:pt idx="1089">
                  <c:v>2.0886724869302212E-7</c:v>
                </c:pt>
                <c:pt idx="1090">
                  <c:v>2.0386843576622251E-7</c:v>
                </c:pt>
                <c:pt idx="1091">
                  <c:v>1.9898013906696473E-7</c:v>
                </c:pt>
                <c:pt idx="1092">
                  <c:v>1.9420013575783582E-7</c:v>
                </c:pt>
                <c:pt idx="1093">
                  <c:v>1.895262427649382E-7</c:v>
                </c:pt>
                <c:pt idx="1094">
                  <c:v>1.8495631616807409E-7</c:v>
                </c:pt>
                <c:pt idx="1095">
                  <c:v>1.8048825059838878E-7</c:v>
                </c:pt>
                <c:pt idx="1096">
                  <c:v>1.761199786434387E-7</c:v>
                </c:pt>
                <c:pt idx="1097">
                  <c:v>1.7184947025963379E-7</c:v>
                </c:pt>
                <c:pt idx="1098">
                  <c:v>1.6767473219195202E-7</c:v>
                </c:pt>
                <c:pt idx="1099">
                  <c:v>1.6359380740090855E-7</c:v>
                </c:pt>
                <c:pt idx="1100">
                  <c:v>1.596047744967059E-7</c:v>
                </c:pt>
                <c:pt idx="1101">
                  <c:v>1.5570574718047695E-7</c:v>
                </c:pt>
                <c:pt idx="1102">
                  <c:v>1.5189487369260041E-7</c:v>
                </c:pt>
                <c:pt idx="1103">
                  <c:v>1.4817033626799951E-7</c:v>
                </c:pt>
                <c:pt idx="1104">
                  <c:v>1.4453035059837714E-7</c:v>
                </c:pt>
                <c:pt idx="1105">
                  <c:v>1.4097316530129816E-7</c:v>
                </c:pt>
                <c:pt idx="1106">
                  <c:v>1.3749706139613509E-7</c:v>
                </c:pt>
                <c:pt idx="1107">
                  <c:v>1.3410035178669246E-7</c:v>
                </c:pt>
                <c:pt idx="1108">
                  <c:v>1.3078138075058225E-7</c:v>
                </c:pt>
                <c:pt idx="1109">
                  <c:v>1.2753852343519566E-7</c:v>
                </c:pt>
                <c:pt idx="1110">
                  <c:v>1.2437018536024542E-7</c:v>
                </c:pt>
                <c:pt idx="1111">
                  <c:v>1.2127480192683825E-7</c:v>
                </c:pt>
                <c:pt idx="1112">
                  <c:v>1.1825083793296747E-7</c:v>
                </c:pt>
                <c:pt idx="1113">
                  <c:v>1.1529678709542166E-7</c:v>
                </c:pt>
                <c:pt idx="1114">
                  <c:v>1.1241117157801217E-7</c:v>
                </c:pt>
                <c:pt idx="1115">
                  <c:v>1.0959254152607769E-7</c:v>
                </c:pt>
                <c:pt idx="1116">
                  <c:v>1.068394746071973E-7</c:v>
                </c:pt>
                <c:pt idx="1117">
                  <c:v>1.0415057555806323E-7</c:v>
                </c:pt>
                <c:pt idx="1118">
                  <c:v>1.0152447573745025E-7</c:v>
                </c:pt>
                <c:pt idx="1119">
                  <c:v>9.895983268521889E-8</c:v>
                </c:pt>
                <c:pt idx="1120">
                  <c:v>9.6455329687298284E-8</c:v>
                </c:pt>
                <c:pt idx="1121">
                  <c:v>9.4009675346603214E-8</c:v>
                </c:pt>
                <c:pt idx="1122">
                  <c:v>9.1621603159800389E-8</c:v>
                </c:pt>
                <c:pt idx="1123">
                  <c:v>8.9289871099891465E-8</c:v>
                </c:pt>
                <c:pt idx="1124">
                  <c:v>8.7013261204541285E-8</c:v>
                </c:pt>
                <c:pt idx="1125">
                  <c:v>8.4790579170106586E-8</c:v>
                </c:pt>
                <c:pt idx="1126">
                  <c:v>8.262065395128446E-8</c:v>
                </c:pt>
                <c:pt idx="1127">
                  <c:v>8.0502337366363991E-8</c:v>
                </c:pt>
                <c:pt idx="1128">
                  <c:v>7.8434503707983355E-8</c:v>
                </c:pt>
                <c:pt idx="1129">
                  <c:v>7.6416049359361927E-8</c:v>
                </c:pt>
                <c:pt idx="1130">
                  <c:v>7.4445892415941057E-8</c:v>
                </c:pt>
                <c:pt idx="1131">
                  <c:v>7.2522972312382837E-8</c:v>
                </c:pt>
                <c:pt idx="1132">
                  <c:v>7.0646249454868908E-8</c:v>
                </c:pt>
                <c:pt idx="1133">
                  <c:v>6.8814704858645461E-8</c:v>
                </c:pt>
                <c:pt idx="1134">
                  <c:v>6.7027339790754617E-8</c:v>
                </c:pt>
                <c:pt idx="1135">
                  <c:v>6.5283175417914002E-8</c:v>
                </c:pt>
                <c:pt idx="1136">
                  <c:v>6.3581252459458205E-8</c:v>
                </c:pt>
                <c:pt idx="1137">
                  <c:v>6.192063084533062E-8</c:v>
                </c:pt>
                <c:pt idx="1138">
                  <c:v>6.0300389379028476E-8</c:v>
                </c:pt>
                <c:pt idx="1139">
                  <c:v>5.8719625405486387E-8</c:v>
                </c:pt>
                <c:pt idx="1140">
                  <c:v>5.7177454483811543E-8</c:v>
                </c:pt>
                <c:pt idx="1141">
                  <c:v>5.567301006484484E-8</c:v>
                </c:pt>
                <c:pt idx="1142">
                  <c:v>5.4205443173474922E-8</c:v>
                </c:pt>
                <c:pt idx="1143">
                  <c:v>5.2773922095669157E-8</c:v>
                </c:pt>
                <c:pt idx="1144">
                  <c:v>5.1377632070149873E-8</c:v>
                </c:pt>
                <c:pt idx="1145">
                  <c:v>5.001577498469072E-8</c:v>
                </c:pt>
                <c:pt idx="1146">
                  <c:v>4.8687569076951524E-8</c:v>
                </c:pt>
                <c:pt idx="1147">
                  <c:v>4.7392248639828828E-8</c:v>
                </c:pt>
                <c:pt idx="1148">
                  <c:v>4.6129063731239724E-8</c:v>
                </c:pt>
                <c:pt idx="1149">
                  <c:v>4.489727988833184E-8</c:v>
                </c:pt>
                <c:pt idx="1150">
                  <c:v>4.3696177846010065E-8</c:v>
                </c:pt>
                <c:pt idx="1151">
                  <c:v>4.2525053259797286E-8</c:v>
                </c:pt>
                <c:pt idx="1152">
                  <c:v>4.1383216432919046E-8</c:v>
                </c:pt>
                <c:pt idx="1153">
                  <c:v>4.0269992047600194E-8</c:v>
                </c:pt>
                <c:pt idx="1154">
                  <c:v>3.9184718900513627E-8</c:v>
                </c:pt>
                <c:pt idx="1155">
                  <c:v>3.8126749642323696E-8</c:v>
                </c:pt>
                <c:pt idx="1156">
                  <c:v>3.7095450521293629E-8</c:v>
                </c:pt>
                <c:pt idx="1157">
                  <c:v>3.6090201130887775E-8</c:v>
                </c:pt>
                <c:pt idx="1158">
                  <c:v>3.5110394161340865E-8</c:v>
                </c:pt>
                <c:pt idx="1159">
                  <c:v>3.4155435155129518E-8</c:v>
                </c:pt>
                <c:pt idx="1160">
                  <c:v>3.3224742266310757E-8</c:v>
                </c:pt>
                <c:pt idx="1161">
                  <c:v>3.2317746023675977E-8</c:v>
                </c:pt>
                <c:pt idx="1162">
                  <c:v>3.1433889097670188E-8</c:v>
                </c:pt>
                <c:pt idx="1163">
                  <c:v>3.0572626071037905E-8</c:v>
                </c:pt>
                <c:pt idx="1164">
                  <c:v>2.9733423213144153E-8</c:v>
                </c:pt>
                <c:pt idx="1165">
                  <c:v>2.8915758257924601E-8</c:v>
                </c:pt>
                <c:pt idx="1166">
                  <c:v>2.8119120185422699E-8</c:v>
                </c:pt>
                <c:pt idx="1167">
                  <c:v>2.7343009006867963E-8</c:v>
                </c:pt>
                <c:pt idx="1168">
                  <c:v>2.6586935553247306E-8</c:v>
                </c:pt>
                <c:pt idx="1169">
                  <c:v>2.58504212673308E-8</c:v>
                </c:pt>
                <c:pt idx="1170">
                  <c:v>2.5132997999102923E-8</c:v>
                </c:pt>
                <c:pt idx="1171">
                  <c:v>2.4434207804556289E-8</c:v>
                </c:pt>
                <c:pt idx="1172">
                  <c:v>2.3753602747808088E-8</c:v>
                </c:pt>
                <c:pt idx="1173">
                  <c:v>2.3090744706492892E-8</c:v>
                </c:pt>
                <c:pt idx="1174">
                  <c:v>2.2445205180389956E-8</c:v>
                </c:pt>
                <c:pt idx="1175">
                  <c:v>2.1816565103238016E-8</c:v>
                </c:pt>
                <c:pt idx="1176">
                  <c:v>2.1204414657712582E-8</c:v>
                </c:pt>
                <c:pt idx="1177">
                  <c:v>2.0608353093495965E-8</c:v>
                </c:pt>
                <c:pt idx="1178">
                  <c:v>2.0027988548426915E-8</c:v>
                </c:pt>
                <c:pt idx="1179">
                  <c:v>1.9462937872669644E-8</c:v>
                </c:pt>
                <c:pt idx="1180">
                  <c:v>1.8912826455871583E-8</c:v>
                </c:pt>
                <c:pt idx="1181">
                  <c:v>1.8377288057265193E-8</c:v>
                </c:pt>
                <c:pt idx="1182">
                  <c:v>1.7855964638674412E-8</c:v>
                </c:pt>
                <c:pt idx="1183">
                  <c:v>1.7348506200389384E-8</c:v>
                </c:pt>
                <c:pt idx="1184">
                  <c:v>1.6854570619864848E-8</c:v>
                </c:pt>
                <c:pt idx="1185">
                  <c:v>1.6373823493207034E-8</c:v>
                </c:pt>
                <c:pt idx="1186">
                  <c:v>1.5905937979411746E-8</c:v>
                </c:pt>
                <c:pt idx="1187">
                  <c:v>1.5450594647309848E-8</c:v>
                </c:pt>
                <c:pt idx="1188">
                  <c:v>1.5007481325187418E-8</c:v>
                </c:pt>
                <c:pt idx="1189">
                  <c:v>1.4576292953041928E-8</c:v>
                </c:pt>
                <c:pt idx="1190">
                  <c:v>1.4156731437436842E-8</c:v>
                </c:pt>
                <c:pt idx="1191">
                  <c:v>1.3748505508914586E-8</c:v>
                </c:pt>
                <c:pt idx="1192">
                  <c:v>1.3351330581938885E-8</c:v>
                </c:pt>
                <c:pt idx="1193">
                  <c:v>1.2964928617323899E-8</c:v>
                </c:pt>
                <c:pt idx="1194">
                  <c:v>1.2589027987115459E-8</c:v>
                </c:pt>
                <c:pt idx="1195">
                  <c:v>1.2223363341892105E-8</c:v>
                </c:pt>
                <c:pt idx="1196">
                  <c:v>1.1867675480447538E-8</c:v>
                </c:pt>
                <c:pt idx="1197">
                  <c:v>1.1521711221820566E-8</c:v>
                </c:pt>
                <c:pt idx="1198">
                  <c:v>1.1185223279639512E-8</c:v>
                </c:pt>
                <c:pt idx="1199">
                  <c:v>1.0857970138745541E-8</c:v>
                </c:pt>
                <c:pt idx="1200">
                  <c:v>1.0539715934061781E-8</c:v>
                </c:pt>
                <c:pt idx="1201">
                  <c:v>1.0230230331674203E-8</c:v>
                </c:pt>
                <c:pt idx="1202">
                  <c:v>9.929288412093192E-9</c:v>
                </c:pt>
                <c:pt idx="1203">
                  <c:v>9.636670555659744E-9</c:v>
                </c:pt>
                <c:pt idx="1204">
                  <c:v>9.3521623300684574E-9</c:v>
                </c:pt>
                <c:pt idx="1205">
                  <c:v>9.0755543799704848E-9</c:v>
                </c:pt>
                <c:pt idx="1206">
                  <c:v>8.8066423186288841E-9</c:v>
                </c:pt>
                <c:pt idx="1207">
                  <c:v>8.5452266215920982E-9</c:v>
                </c:pt>
                <c:pt idx="1208">
                  <c:v>8.2911125223571442E-9</c:v>
                </c:pt>
                <c:pt idx="1209">
                  <c:v>8.0441099099889498E-9</c:v>
                </c:pt>
                <c:pt idx="1210">
                  <c:v>7.8040332286679928E-9</c:v>
                </c:pt>
                <c:pt idx="1211">
                  <c:v>7.5707013791359601E-9</c:v>
                </c:pt>
                <c:pt idx="1212">
                  <c:v>7.3439376220078717E-9</c:v>
                </c:pt>
                <c:pt idx="1213">
                  <c:v>7.1235694829241184E-9</c:v>
                </c:pt>
                <c:pt idx="1214">
                  <c:v>6.9094286595107053E-9</c:v>
                </c:pt>
                <c:pt idx="1215">
                  <c:v>6.7013509301218872E-9</c:v>
                </c:pt>
                <c:pt idx="1216">
                  <c:v>6.4991760643339952E-9</c:v>
                </c:pt>
                <c:pt idx="1217">
                  <c:v>6.3027477351647714E-9</c:v>
                </c:pt>
                <c:pt idx="1218">
                  <c:v>6.1119134329893791E-9</c:v>
                </c:pt>
                <c:pt idx="1219">
                  <c:v>5.9265243811260815E-9</c:v>
                </c:pt>
                <c:pt idx="1220">
                  <c:v>5.7464354530645938E-9</c:v>
                </c:pt>
                <c:pt idx="1221">
                  <c:v>5.5715050913099081E-9</c:v>
                </c:pt>
                <c:pt idx="1222">
                  <c:v>5.4015952278164174E-9</c:v>
                </c:pt>
                <c:pt idx="1223">
                  <c:v>5.2365712059851652E-9</c:v>
                </c:pt>
                <c:pt idx="1224">
                  <c:v>5.076301704198584E-9</c:v>
                </c:pt>
                <c:pt idx="1225">
                  <c:v>4.9206586608678424E-9</c:v>
                </c:pt>
                <c:pt idx="1226">
                  <c:v>4.7695172009679194E-9</c:v>
                </c:pt>
                <c:pt idx="1227">
                  <c:v>4.6227555640340994E-9</c:v>
                </c:pt>
                <c:pt idx="1228">
                  <c:v>4.480255033597401E-9</c:v>
                </c:pt>
                <c:pt idx="1229">
                  <c:v>4.3418998680327901E-9</c:v>
                </c:pt>
                <c:pt idx="1230">
                  <c:v>4.2075772327985472E-9</c:v>
                </c:pt>
                <c:pt idx="1231">
                  <c:v>4.0771771340410995E-9</c:v>
                </c:pt>
                <c:pt idx="1232">
                  <c:v>3.9505923535427898E-9</c:v>
                </c:pt>
                <c:pt idx="1233">
                  <c:v>3.8277183849906498E-9</c:v>
                </c:pt>
                <c:pt idx="1234">
                  <c:v>3.7084533715418571E-9</c:v>
                </c:pt>
                <c:pt idx="1235">
                  <c:v>3.5926980446646044E-9</c:v>
                </c:pt>
                <c:pt idx="1236">
                  <c:v>3.4803556642319125E-9</c:v>
                </c:pt>
                <c:pt idx="1237">
                  <c:v>3.3713319598467745E-9</c:v>
                </c:pt>
                <c:pt idx="1238">
                  <c:v>3.2655350733768474E-9</c:v>
                </c:pt>
                <c:pt idx="1239">
                  <c:v>3.1628755026779749E-9</c:v>
                </c:pt>
                <c:pt idx="1240">
                  <c:v>3.0632660464851457E-9</c:v>
                </c:pt>
                <c:pt idx="1241">
                  <c:v>2.966621750450514E-9</c:v>
                </c:pt>
                <c:pt idx="1242">
                  <c:v>2.8728598543080492E-9</c:v>
                </c:pt>
                <c:pt idx="1243">
                  <c:v>2.7818997401451249E-9</c:v>
                </c:pt>
                <c:pt idx="1244">
                  <c:v>2.6936628817599442E-9</c:v>
                </c:pt>
                <c:pt idx="1245">
                  <c:v>2.6080727950876987E-9</c:v>
                </c:pt>
                <c:pt idx="1246">
                  <c:v>2.5250549896734859E-9</c:v>
                </c:pt>
                <c:pt idx="1247">
                  <c:v>2.4445369211751712E-9</c:v>
                </c:pt>
                <c:pt idx="1248">
                  <c:v>2.3664479448760603E-9</c:v>
                </c:pt>
                <c:pt idx="1249">
                  <c:v>2.290719270189991E-9</c:v>
                </c:pt>
                <c:pt idx="1250">
                  <c:v>2.2172839161398154E-9</c:v>
                </c:pt>
                <c:pt idx="1251">
                  <c:v>2.1460766677922607E-9</c:v>
                </c:pt>
                <c:pt idx="1252">
                  <c:v>2.0770340336304707E-9</c:v>
                </c:pt>
                <c:pt idx="1253">
                  <c:v>2.0100942038478256E-9</c:v>
                </c:pt>
                <c:pt idx="1254">
                  <c:v>1.9451970095453368E-9</c:v>
                </c:pt>
                <c:pt idx="1255">
                  <c:v>1.8822838828159471E-9</c:v>
                </c:pt>
                <c:pt idx="1256">
                  <c:v>1.8212978176989563E-9</c:v>
                </c:pt>
                <c:pt idx="1257">
                  <c:v>1.7621833319884495E-9</c:v>
                </c:pt>
                <c:pt idx="1258">
                  <c:v>1.7048864298792868E-9</c:v>
                </c:pt>
                <c:pt idx="1259">
                  <c:v>1.6493545654350867E-9</c:v>
                </c:pt>
                <c:pt idx="1260">
                  <c:v>1.5955366068622606E-9</c:v>
                </c:pt>
                <c:pt idx="1261">
                  <c:v>1.5433828015749734E-9</c:v>
                </c:pt>
                <c:pt idx="1262">
                  <c:v>1.4928447420354675E-9</c:v>
                </c:pt>
                <c:pt idx="1263">
                  <c:v>1.4438753323554943E-9</c:v>
                </c:pt>
                <c:pt idx="1264">
                  <c:v>1.3964287556432248E-9</c:v>
                </c:pt>
                <c:pt idx="1265">
                  <c:v>1.3504604420819654E-9</c:v>
                </c:pt>
                <c:pt idx="1266">
                  <c:v>1.3059270377261941E-9</c:v>
                </c:pt>
                <c:pt idx="1267">
                  <c:v>1.2627863740005921E-9</c:v>
                </c:pt>
                <c:pt idx="1268">
                  <c:v>1.2209974378886535E-9</c:v>
                </c:pt>
                <c:pt idx="1269">
                  <c:v>1.1805203427972252E-9</c:v>
                </c:pt>
                <c:pt idx="1270">
                  <c:v>1.1413163000833984E-9</c:v>
                </c:pt>
                <c:pt idx="1271">
                  <c:v>1.1033475912309266E-9</c:v>
                </c:pt>
                <c:pt idx="1272">
                  <c:v>1.0665775406629148E-9</c:v>
                </c:pt>
                <c:pt idx="1273">
                  <c:v>1.0309704891783678E-9</c:v>
                </c:pt>
                <c:pt idx="1274">
                  <c:v>9.9649176799988758E-10</c:v>
                </c:pt>
                <c:pt idx="1275">
                  <c:v>9.6310767342021126E-10</c:v>
                </c:pt>
                <c:pt idx="1276">
                  <c:v>9.3078544203565768E-10</c:v>
                </c:pt>
                <c:pt idx="1277">
                  <c:v>8.9949322655438358E-10</c:v>
                </c:pt>
                <c:pt idx="1278">
                  <c:v>8.6920007216785443E-10</c:v>
                </c:pt>
                <c:pt idx="1279">
                  <c:v>8.3987589347411917E-10</c:v>
                </c:pt>
                <c:pt idx="1280">
                  <c:v>8.1149145194125269E-10</c:v>
                </c:pt>
                <c:pt idx="1281">
                  <c:v>7.8401833390026583E-10</c:v>
                </c:pt>
                <c:pt idx="1282">
                  <c:v>7.5742892905628673E-10</c:v>
                </c:pt>
                <c:pt idx="1283">
                  <c:v>7.3169640950727146E-10</c:v>
                </c:pt>
                <c:pt idx="1284">
                  <c:v>7.0679470925988189E-10</c:v>
                </c:pt>
                <c:pt idx="1285">
                  <c:v>6.826985042319661E-10</c:v>
                </c:pt>
                <c:pt idx="1286">
                  <c:v>6.5938319273149648E-10</c:v>
                </c:pt>
                <c:pt idx="1287">
                  <c:v>6.3682487640202656E-10</c:v>
                </c:pt>
                <c:pt idx="1288">
                  <c:v>6.15000341624746E-10</c:v>
                </c:pt>
                <c:pt idx="1289">
                  <c:v>5.9388704136750931E-10</c:v>
                </c:pt>
                <c:pt idx="1290">
                  <c:v>5.7346307747132642E-10</c:v>
                </c:pt>
                <c:pt idx="1291">
                  <c:v>5.5370718336499213E-10</c:v>
                </c:pt>
                <c:pt idx="1292">
                  <c:v>5.3459870719873118E-10</c:v>
                </c:pt>
                <c:pt idx="1293">
                  <c:v>5.1611759538783708E-10</c:v>
                </c:pt>
                <c:pt idx="1294">
                  <c:v>4.9824437655743404E-10</c:v>
                </c:pt>
                <c:pt idx="1295">
                  <c:v>4.8096014587977285E-10</c:v>
                </c:pt>
                <c:pt idx="1296">
                  <c:v>4.6424654979554516E-10</c:v>
                </c:pt>
                <c:pt idx="1297">
                  <c:v>4.4808577111077977E-10</c:v>
                </c:pt>
                <c:pt idx="1298">
                  <c:v>4.3246051446116539E-10</c:v>
                </c:pt>
                <c:pt idx="1299">
                  <c:v>4.1735399213579032E-10</c:v>
                </c:pt>
                <c:pt idx="1300">
                  <c:v>4.0274991025236049E-10</c:v>
                </c:pt>
                <c:pt idx="1301">
                  <c:v>3.8863245527609253E-10</c:v>
                </c:pt>
                <c:pt idx="1302">
                  <c:v>3.7498628087480573E-10</c:v>
                </c:pt>
                <c:pt idx="1303">
                  <c:v>3.6179649510260941E-10</c:v>
                </c:pt>
                <c:pt idx="1304">
                  <c:v>3.4904864790493425E-10</c:v>
                </c:pt>
                <c:pt idx="1305">
                  <c:v>3.367287189377431E-10</c:v>
                </c:pt>
                <c:pt idx="1306">
                  <c:v>3.248231056938041E-10</c:v>
                </c:pt>
                <c:pt idx="1307">
                  <c:v>3.1331861192916688E-10</c:v>
                </c:pt>
                <c:pt idx="1308">
                  <c:v>3.0220243638307462E-10</c:v>
                </c:pt>
                <c:pt idx="1309">
                  <c:v>2.9146216178459507E-10</c:v>
                </c:pt>
                <c:pt idx="1310">
                  <c:v>2.8108574413952617E-10</c:v>
                </c:pt>
                <c:pt idx="1311">
                  <c:v>2.710615022911564E-10</c:v>
                </c:pt>
                <c:pt idx="1312">
                  <c:v>2.6137810774857726E-10</c:v>
                </c:pt>
                <c:pt idx="1313">
                  <c:v>2.5202457477648007E-10</c:v>
                </c:pt>
                <c:pt idx="1314">
                  <c:v>2.4299025074036091E-10</c:v>
                </c:pt>
                <c:pt idx="1315">
                  <c:v>2.3426480670121948E-10</c:v>
                </c:pt>
                <c:pt idx="1316">
                  <c:v>2.2583822825403112E-10</c:v>
                </c:pt>
                <c:pt idx="1317">
                  <c:v>2.1770080660424202E-10</c:v>
                </c:pt>
                <c:pt idx="1318">
                  <c:v>2.0984312987681671E-10</c:v>
                </c:pt>
                <c:pt idx="1319">
                  <c:v>2.0225607465231466E-10</c:v>
                </c:pt>
                <c:pt idx="1320">
                  <c:v>1.9493079772472277E-10</c:v>
                </c:pt>
                <c:pt idx="1321">
                  <c:v>1.8785872807577846E-10</c:v>
                </c:pt>
                <c:pt idx="1322">
                  <c:v>1.810315590607065E-10</c:v>
                </c:pt>
                <c:pt idx="1323">
                  <c:v>1.7444124080030933E-10</c:v>
                </c:pt>
                <c:pt idx="1324">
                  <c:v>1.6807997277453733E-10</c:v>
                </c:pt>
                <c:pt idx="1325">
                  <c:v>1.6194019661272739E-10</c:v>
                </c:pt>
                <c:pt idx="1326">
                  <c:v>1.5601458907576816E-10</c:v>
                </c:pt>
                <c:pt idx="1327">
                  <c:v>1.5029605522563886E-10</c:v>
                </c:pt>
                <c:pt idx="1328">
                  <c:v>1.4477772177774596E-10</c:v>
                </c:pt>
                <c:pt idx="1329">
                  <c:v>1.394529306316918E-10</c:v>
                </c:pt>
                <c:pt idx="1330">
                  <c:v>1.3431523257610901E-10</c:v>
                </c:pt>
                <c:pt idx="1331">
                  <c:v>1.2935838116335692E-10</c:v>
                </c:pt>
                <c:pt idx="1332">
                  <c:v>1.2457632674991381E-10</c:v>
                </c:pt>
                <c:pt idx="1333">
                  <c:v>1.199632106984393E-10</c:v>
                </c:pt>
                <c:pt idx="1334">
                  <c:v>1.1551335973746865E-10</c:v>
                </c:pt>
                <c:pt idx="1335">
                  <c:v>1.112212804749761E-10</c:v>
                </c:pt>
                <c:pt idx="1336">
                  <c:v>1.0708165406186677E-10</c:v>
                </c:pt>
                <c:pt idx="1337">
                  <c:v>1.0308933100180448E-10</c:v>
                </c:pt>
                <c:pt idx="1338">
                  <c:v>9.92393261036544E-11</c:v>
                </c:pt>
                <c:pt idx="1339">
                  <c:v>9.552681357301494E-11</c:v>
                </c:pt>
                <c:pt idx="1340">
                  <c:v>9.194712223937557E-11</c:v>
                </c:pt>
                <c:pt idx="1341">
                  <c:v>8.8495730915479528E-11</c:v>
                </c:pt>
                <c:pt idx="1342">
                  <c:v>8.5168263885550135E-11</c:v>
                </c:pt>
                <c:pt idx="1343">
                  <c:v>8.1960486519168541E-11</c:v>
                </c:pt>
                <c:pt idx="1344">
                  <c:v>7.8868301007585663E-11</c:v>
                </c:pt>
                <c:pt idx="1345">
                  <c:v>7.5887742219375818E-11</c:v>
                </c:pt>
                <c:pt idx="1346">
                  <c:v>7.3014973672394437E-11</c:v>
                </c:pt>
                <c:pt idx="1347">
                  <c:v>7.0246283619052118E-11</c:v>
                </c:pt>
                <c:pt idx="1348">
                  <c:v>6.757808124202467E-11</c:v>
                </c:pt>
                <c:pt idx="1349">
                  <c:v>6.5006892957541452E-11</c:v>
                </c:pt>
                <c:pt idx="1350">
                  <c:v>6.2529358823486909E-11</c:v>
                </c:pt>
                <c:pt idx="1351">
                  <c:v>6.014222904960783E-11</c:v>
                </c:pt>
                <c:pt idx="1352">
                  <c:v>5.7842360607168247E-11</c:v>
                </c:pt>
                <c:pt idx="1353">
                  <c:v>5.5626713935479508E-11</c:v>
                </c:pt>
                <c:pt idx="1354">
                  <c:v>5.3492349742764427E-11</c:v>
                </c:pt>
                <c:pt idx="1355">
                  <c:v>5.1436425898897046E-11</c:v>
                </c:pt>
                <c:pt idx="1356">
                  <c:v>4.9456194417600067E-11</c:v>
                </c:pt>
                <c:pt idx="1357">
                  <c:v>4.7548998525754139E-11</c:v>
                </c:pt>
                <c:pt idx="1358">
                  <c:v>4.5712269817507932E-11</c:v>
                </c:pt>
                <c:pt idx="1359">
                  <c:v>4.3943525490948991E-11</c:v>
                </c:pt>
                <c:pt idx="1360">
                  <c:v>4.2240365665154825E-11</c:v>
                </c:pt>
                <c:pt idx="1361">
                  <c:v>4.0600470775459833E-11</c:v>
                </c:pt>
                <c:pt idx="1362">
                  <c:v>3.9021599044867553E-11</c:v>
                </c:pt>
                <c:pt idx="1363">
                  <c:v>3.7501584029562669E-11</c:v>
                </c:pt>
                <c:pt idx="1364">
                  <c:v>3.6038332236534628E-11</c:v>
                </c:pt>
                <c:pt idx="1365">
                  <c:v>3.4629820811364674E-11</c:v>
                </c:pt>
                <c:pt idx="1366">
                  <c:v>3.3274095294284887E-11</c:v>
                </c:pt>
                <c:pt idx="1367">
                  <c:v>3.1969267442658057E-11</c:v>
                </c:pt>
                <c:pt idx="1368">
                  <c:v>3.0713513118073171E-11</c:v>
                </c:pt>
                <c:pt idx="1369">
                  <c:v>2.9505070236296686E-11</c:v>
                </c:pt>
                <c:pt idx="1370">
                  <c:v>2.8342236778359609E-11</c:v>
                </c:pt>
                <c:pt idx="1371">
                  <c:v>2.7223368861104078E-11</c:v>
                </c:pt>
                <c:pt idx="1372">
                  <c:v>2.6146878865559924E-11</c:v>
                </c:pt>
                <c:pt idx="1373">
                  <c:v>2.5111233621551776E-11</c:v>
                </c:pt>
                <c:pt idx="1374">
                  <c:v>2.4114952646982628E-11</c:v>
                </c:pt>
                <c:pt idx="1375">
                  <c:v>2.3156606440282852E-11</c:v>
                </c:pt>
                <c:pt idx="1376">
                  <c:v>2.2234814824539496E-11</c:v>
                </c:pt>
                <c:pt idx="1377">
                  <c:v>2.1348245341869812E-11</c:v>
                </c:pt>
                <c:pt idx="1378">
                  <c:v>2.0495611696636005E-11</c:v>
                </c:pt>
                <c:pt idx="1379">
                  <c:v>1.9675672246124618E-11</c:v>
                </c:pt>
                <c:pt idx="1380">
                  <c:v>1.8887228537361837E-11</c:v>
                </c:pt>
                <c:pt idx="1381">
                  <c:v>1.812912388876421E-11</c:v>
                </c:pt>
                <c:pt idx="1382">
                  <c:v>1.7400242015351803E-11</c:v>
                </c:pt>
                <c:pt idx="1383">
                  <c:v>1.6699505696295578E-11</c:v>
                </c:pt>
                <c:pt idx="1384">
                  <c:v>1.6025875483589091E-11</c:v>
                </c:pt>
                <c:pt idx="1385">
                  <c:v>1.5378348450677032E-11</c:v>
                </c:pt>
                <c:pt idx="1386">
                  <c:v>1.4755956979895929E-11</c:v>
                </c:pt>
                <c:pt idx="1387">
                  <c:v>1.4157767587612793E-11</c:v>
                </c:pt>
                <c:pt idx="1388">
                  <c:v>1.3582879785981371E-11</c:v>
                </c:pt>
                <c:pt idx="1389">
                  <c:v>1.3030424980258927E-11</c:v>
                </c:pt>
                <c:pt idx="1390">
                  <c:v>1.24995654006554E-11</c:v>
                </c:pt>
                <c:pt idx="1391">
                  <c:v>1.1989493067713375E-11</c:v>
                </c:pt>
                <c:pt idx="1392">
                  <c:v>1.1499428790246145E-11</c:v>
                </c:pt>
                <c:pt idx="1393">
                  <c:v>1.1028621194884208E-11</c:v>
                </c:pt>
                <c:pt idx="1394">
                  <c:v>1.0576345786305608E-11</c:v>
                </c:pt>
                <c:pt idx="1395">
                  <c:v>1.0141904037252529E-11</c:v>
                </c:pt>
                <c:pt idx="1396">
                  <c:v>9.7246225074576222E-12</c:v>
                </c:pt>
                <c:pt idx="1397">
                  <c:v>9.3238519906302251E-12</c:v>
                </c:pt>
                <c:pt idx="1398">
                  <c:v>8.9389666886704318E-12</c:v>
                </c:pt>
                <c:pt idx="1399">
                  <c:v>8.5693634123084557E-12</c:v>
                </c:pt>
                <c:pt idx="1400">
                  <c:v>8.2144608073812151E-12</c:v>
                </c:pt>
                <c:pt idx="1401">
                  <c:v>7.8736986059845308E-12</c:v>
                </c:pt>
                <c:pt idx="1402">
                  <c:v>7.5465369017572322E-12</c:v>
                </c:pt>
                <c:pt idx="1403">
                  <c:v>7.2324554485755815E-12</c:v>
                </c:pt>
                <c:pt idx="1404">
                  <c:v>6.930952981954011E-12</c:v>
                </c:pt>
                <c:pt idx="1405">
                  <c:v>6.6415465624701009E-12</c:v>
                </c:pt>
                <c:pt idx="1406">
                  <c:v>6.3637709405483817E-12</c:v>
                </c:pt>
                <c:pt idx="1407">
                  <c:v>6.0971779419565819E-12</c:v>
                </c:pt>
                <c:pt idx="1408">
                  <c:v>5.8413358733864718E-12</c:v>
                </c:pt>
                <c:pt idx="1409">
                  <c:v>5.5958289475077676E-12</c:v>
                </c:pt>
                <c:pt idx="1410">
                  <c:v>5.3602567269017918E-12</c:v>
                </c:pt>
                <c:pt idx="1411">
                  <c:v>5.1342335862970702E-12</c:v>
                </c:pt>
                <c:pt idx="1412">
                  <c:v>4.9173881925459787E-12</c:v>
                </c:pt>
                <c:pt idx="1413">
                  <c:v>4.7093630017970214E-12</c:v>
                </c:pt>
                <c:pt idx="1414">
                  <c:v>4.5098137733327027E-12</c:v>
                </c:pt>
                <c:pt idx="1415">
                  <c:v>4.31840909955831E-12</c:v>
                </c:pt>
                <c:pt idx="1416">
                  <c:v>4.1348299516411635E-12</c:v>
                </c:pt>
                <c:pt idx="1417">
                  <c:v>3.958769240313411E-12</c:v>
                </c:pt>
                <c:pt idx="1418">
                  <c:v>3.7899313913675219E-12</c:v>
                </c:pt>
                <c:pt idx="1419">
                  <c:v>3.6280319353847261E-12</c:v>
                </c:pt>
                <c:pt idx="1420">
                  <c:v>3.4727971112514172E-12</c:v>
                </c:pt>
                <c:pt idx="1421">
                  <c:v>3.3239634830301009E-12</c:v>
                </c:pt>
                <c:pt idx="1422">
                  <c:v>3.1812775697655532E-12</c:v>
                </c:pt>
                <c:pt idx="1423">
                  <c:v>3.0444954878176067E-12</c:v>
                </c:pt>
                <c:pt idx="1424">
                  <c:v>2.9133826053245541E-12</c:v>
                </c:pt>
                <c:pt idx="1425">
                  <c:v>2.7877132084124134E-12</c:v>
                </c:pt>
                <c:pt idx="1426">
                  <c:v>2.6672701787767862E-12</c:v>
                </c:pt>
                <c:pt idx="1427">
                  <c:v>2.5518446822750947E-12</c:v>
                </c:pt>
                <c:pt idx="1428">
                  <c:v>2.4412358681769246E-12</c:v>
                </c:pt>
                <c:pt idx="1429">
                  <c:v>2.3352505787312301E-12</c:v>
                </c:pt>
                <c:pt idx="1430">
                  <c:v>2.2337030687196278E-12</c:v>
                </c:pt>
                <c:pt idx="1431">
                  <c:v>2.1364147346732667E-12</c:v>
                </c:pt>
                <c:pt idx="1432">
                  <c:v>2.0432138534428202E-12</c:v>
                </c:pt>
                <c:pt idx="1433">
                  <c:v>1.9539353298170065E-12</c:v>
                </c:pt>
                <c:pt idx="1434">
                  <c:v>1.8684204528982879E-12</c:v>
                </c:pt>
                <c:pt idx="1435">
                  <c:v>1.7865166609492458E-12</c:v>
                </c:pt>
                <c:pt idx="1436">
                  <c:v>1.7080773144344416E-12</c:v>
                </c:pt>
                <c:pt idx="1437">
                  <c:v>1.6329614769895701E-12</c:v>
                </c:pt>
                <c:pt idx="1438">
                  <c:v>1.5610337040581349E-12</c:v>
                </c:pt>
                <c:pt idx="1439">
                  <c:v>1.4921638389441026E-12</c:v>
                </c:pt>
                <c:pt idx="1440">
                  <c:v>1.4262268160359227E-12</c:v>
                </c:pt>
                <c:pt idx="1441">
                  <c:v>1.3631024709655824E-12</c:v>
                </c:pt>
                <c:pt idx="1442">
                  <c:v>1.3026753574728773E-12</c:v>
                </c:pt>
                <c:pt idx="1443">
                  <c:v>1.2448345707528459E-12</c:v>
                </c:pt>
                <c:pt idx="1444">
                  <c:v>1.1894735770703497E-12</c:v>
                </c:pt>
                <c:pt idx="1445">
                  <c:v>1.1364900494331775E-12</c:v>
                </c:pt>
                <c:pt idx="1446">
                  <c:v>1.0857857091211067E-12</c:v>
                </c:pt>
                <c:pt idx="1447">
                  <c:v>1.0372661728746985E-12</c:v>
                </c:pt>
                <c:pt idx="1448">
                  <c:v>9.9084080555395226E-13</c:v>
                </c:pt>
                <c:pt idx="1449">
                  <c:v>9.4642257808219875E-13</c:v>
                </c:pt>
                <c:pt idx="1450">
                  <c:v>9.0392793049763802E-13</c:v>
                </c:pt>
                <c:pt idx="1451">
                  <c:v>8.6327663993891095E-13</c:v>
                </c:pt>
                <c:pt idx="1452">
                  <c:v>8.2439169339795544E-13</c:v>
                </c:pt>
                <c:pt idx="1453">
                  <c:v>7.8719916507792084E-13</c:v>
                </c:pt>
                <c:pt idx="1454">
                  <c:v>7.5162809819900972E-13</c:v>
                </c:pt>
                <c:pt idx="1455">
                  <c:v>7.1761039110072006E-13</c:v>
                </c:pt>
                <c:pt idx="1456">
                  <c:v>6.8508068749294023E-13</c:v>
                </c:pt>
                <c:pt idx="1457">
                  <c:v>6.5397627071383752E-13</c:v>
                </c:pt>
                <c:pt idx="1458">
                  <c:v>6.2423696185641071E-13</c:v>
                </c:pt>
                <c:pt idx="1459">
                  <c:v>5.9580502163052453E-13</c:v>
                </c:pt>
                <c:pt idx="1460">
                  <c:v>5.6862505583105033E-13</c:v>
                </c:pt>
                <c:pt idx="1461">
                  <c:v>5.4264392428730125E-13</c:v>
                </c:pt>
                <c:pt idx="1462">
                  <c:v>5.1781065317275238E-13</c:v>
                </c:pt>
                <c:pt idx="1463">
                  <c:v>4.9407635055810515E-13</c:v>
                </c:pt>
                <c:pt idx="1464">
                  <c:v>4.7139412509435486E-13</c:v>
                </c:pt>
                <c:pt idx="1465">
                  <c:v>4.4971900771656342E-13</c:v>
                </c:pt>
                <c:pt idx="1466">
                  <c:v>4.2900787626219183E-13</c:v>
                </c:pt>
                <c:pt idx="1467">
                  <c:v>4.0921938290161972E-13</c:v>
                </c:pt>
                <c:pt idx="1468">
                  <c:v>3.9031388428185918E-13</c:v>
                </c:pt>
                <c:pt idx="1469">
                  <c:v>3.7225337428742246E-13</c:v>
                </c:pt>
                <c:pt idx="1470">
                  <c:v>3.5500141932589579E-13</c:v>
                </c:pt>
                <c:pt idx="1471">
                  <c:v>3.3852309604852603E-13</c:v>
                </c:pt>
                <c:pt idx="1472">
                  <c:v>3.2278493141915135E-13</c:v>
                </c:pt>
                <c:pt idx="1473">
                  <c:v>3.07754845047911E-13</c:v>
                </c:pt>
                <c:pt idx="1474">
                  <c:v>2.9340209370866428E-13</c:v>
                </c:pt>
                <c:pt idx="1475">
                  <c:v>2.796972179619362E-13</c:v>
                </c:pt>
                <c:pt idx="1476">
                  <c:v>2.6661199080781388E-13</c:v>
                </c:pt>
                <c:pt idx="1477">
                  <c:v>2.5411936829572655E-13</c:v>
                </c:pt>
                <c:pt idx="1478">
                  <c:v>2.4219344202050889E-13</c:v>
                </c:pt>
                <c:pt idx="1479">
                  <c:v>2.3080939343658827E-13</c:v>
                </c:pt>
                <c:pt idx="1480">
                  <c:v>2.1994344992436249E-13</c:v>
                </c:pt>
                <c:pt idx="1481">
                  <c:v>2.0957284254514528E-13</c:v>
                </c:pt>
                <c:pt idx="1482">
                  <c:v>1.9967576542323128E-13</c:v>
                </c:pt>
                <c:pt idx="1483">
                  <c:v>1.9023133669565357E-13</c:v>
                </c:pt>
                <c:pt idx="1484">
                  <c:v>1.8121956097234393E-13</c:v>
                </c:pt>
                <c:pt idx="1485">
                  <c:v>1.7262129325130045E-13</c:v>
                </c:pt>
                <c:pt idx="1486">
                  <c:v>1.64418204235299E-13</c:v>
                </c:pt>
                <c:pt idx="1487">
                  <c:v>1.5659274699856668E-13</c:v>
                </c:pt>
                <c:pt idx="1488">
                  <c:v>1.4912812495354298E-13</c:v>
                </c:pt>
                <c:pt idx="1489">
                  <c:v>1.4200826106966881E-13</c:v>
                </c:pt>
                <c:pt idx="1490">
                  <c:v>1.35217768297762E-13</c:v>
                </c:pt>
                <c:pt idx="1491">
                  <c:v>1.2874192115517547E-13</c:v>
                </c:pt>
                <c:pt idx="1492">
                  <c:v>1.2256662842850177E-13</c:v>
                </c:pt>
                <c:pt idx="1493">
                  <c:v>1.1667840695211648E-13</c:v>
                </c:pt>
                <c:pt idx="1494">
                  <c:v>1.1106435642226403E-13</c:v>
                </c:pt>
              </c:numCache>
            </c:numRef>
          </c:yVal>
        </c:ser>
        <c:ser>
          <c:idx val="2"/>
          <c:order val="1"/>
          <c:tx>
            <c:strRef>
              <c:f>lake_superior!$E$9</c:f>
              <c:strCache>
                <c:ptCount val="1"/>
                <c:pt idx="0">
                  <c:v>RMS</c:v>
                </c:pt>
              </c:strCache>
            </c:strRef>
          </c:tx>
          <c:spPr>
            <a:ln w="50800">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lake_superior!$E$10:$E$2000</c:f>
              <c:numCache>
                <c:formatCode>General</c:formatCode>
                <c:ptCount val="1991"/>
                <c:pt idx="0">
                  <c:v>1</c:v>
                </c:pt>
                <c:pt idx="1">
                  <c:v>1</c:v>
                </c:pt>
                <c:pt idx="2">
                  <c:v>1</c:v>
                </c:pt>
                <c:pt idx="3">
                  <c:v>1</c:v>
                </c:pt>
                <c:pt idx="4">
                  <c:v>1</c:v>
                </c:pt>
                <c:pt idx="5">
                  <c:v>1</c:v>
                </c:pt>
                <c:pt idx="6">
                  <c:v>1</c:v>
                </c:pt>
                <c:pt idx="7">
                  <c:v>1</c:v>
                </c:pt>
                <c:pt idx="8">
                  <c:v>1</c:v>
                </c:pt>
                <c:pt idx="9">
                  <c:v>0.97813220487049268</c:v>
                </c:pt>
                <c:pt idx="10">
                  <c:v>0.97813220487049268</c:v>
                </c:pt>
                <c:pt idx="11">
                  <c:v>0.97813220487049268</c:v>
                </c:pt>
                <c:pt idx="12">
                  <c:v>0.97813220487049268</c:v>
                </c:pt>
                <c:pt idx="13">
                  <c:v>0.97813220487049268</c:v>
                </c:pt>
                <c:pt idx="14">
                  <c:v>0.97813220487049268</c:v>
                </c:pt>
                <c:pt idx="15">
                  <c:v>0.97813220487049268</c:v>
                </c:pt>
                <c:pt idx="16">
                  <c:v>0.97813220487049268</c:v>
                </c:pt>
                <c:pt idx="17">
                  <c:v>0.97813220487049268</c:v>
                </c:pt>
                <c:pt idx="18">
                  <c:v>0.97813220487049268</c:v>
                </c:pt>
                <c:pt idx="19">
                  <c:v>0.91083195990489574</c:v>
                </c:pt>
                <c:pt idx="20">
                  <c:v>0.91083195990489574</c:v>
                </c:pt>
                <c:pt idx="21">
                  <c:v>0.91083195990489574</c:v>
                </c:pt>
                <c:pt idx="22">
                  <c:v>0.91083195990489574</c:v>
                </c:pt>
                <c:pt idx="23">
                  <c:v>0.91083195990489574</c:v>
                </c:pt>
                <c:pt idx="24">
                  <c:v>0.91083195990489574</c:v>
                </c:pt>
                <c:pt idx="25">
                  <c:v>0.91083195990489574</c:v>
                </c:pt>
                <c:pt idx="26">
                  <c:v>0.91083195990489574</c:v>
                </c:pt>
                <c:pt idx="27">
                  <c:v>0.91083195990489574</c:v>
                </c:pt>
                <c:pt idx="28">
                  <c:v>0.91083195990489574</c:v>
                </c:pt>
                <c:pt idx="29">
                  <c:v>0.81816910731654602</c:v>
                </c:pt>
                <c:pt idx="30">
                  <c:v>0.81816910731654602</c:v>
                </c:pt>
                <c:pt idx="31">
                  <c:v>0.81816910731654602</c:v>
                </c:pt>
                <c:pt idx="32">
                  <c:v>0.81816910731654602</c:v>
                </c:pt>
                <c:pt idx="33">
                  <c:v>0.81816910731654602</c:v>
                </c:pt>
                <c:pt idx="34">
                  <c:v>0.81816910731654602</c:v>
                </c:pt>
                <c:pt idx="35">
                  <c:v>0.81816910731654602</c:v>
                </c:pt>
                <c:pt idx="36">
                  <c:v>0.81816910731654602</c:v>
                </c:pt>
                <c:pt idx="37">
                  <c:v>0.81816910731654602</c:v>
                </c:pt>
                <c:pt idx="38">
                  <c:v>0.81816910731654602</c:v>
                </c:pt>
                <c:pt idx="39">
                  <c:v>0.71633242822147769</c:v>
                </c:pt>
                <c:pt idx="40">
                  <c:v>0.71633242822147769</c:v>
                </c:pt>
                <c:pt idx="41">
                  <c:v>0.71633242822147769</c:v>
                </c:pt>
                <c:pt idx="42">
                  <c:v>0.71633242822147769</c:v>
                </c:pt>
                <c:pt idx="43">
                  <c:v>0.71633242822147769</c:v>
                </c:pt>
                <c:pt idx="44">
                  <c:v>0.71633242822147769</c:v>
                </c:pt>
                <c:pt idx="45">
                  <c:v>0.71633242822147769</c:v>
                </c:pt>
                <c:pt idx="46">
                  <c:v>0.71633242822147769</c:v>
                </c:pt>
                <c:pt idx="47">
                  <c:v>0.71633242822147769</c:v>
                </c:pt>
                <c:pt idx="48">
                  <c:v>0.71633242822147769</c:v>
                </c:pt>
                <c:pt idx="49">
                  <c:v>0.6317103236788133</c:v>
                </c:pt>
                <c:pt idx="50">
                  <c:v>0.6317103236788133</c:v>
                </c:pt>
                <c:pt idx="51">
                  <c:v>0.6317103236788133</c:v>
                </c:pt>
                <c:pt idx="52">
                  <c:v>0.6317103236788133</c:v>
                </c:pt>
                <c:pt idx="53">
                  <c:v>0.6317103236788133</c:v>
                </c:pt>
                <c:pt idx="54">
                  <c:v>0.6317103236788133</c:v>
                </c:pt>
                <c:pt idx="55">
                  <c:v>0.6317103236788133</c:v>
                </c:pt>
                <c:pt idx="56">
                  <c:v>0.6317103236788133</c:v>
                </c:pt>
                <c:pt idx="57">
                  <c:v>0.6317103236788133</c:v>
                </c:pt>
                <c:pt idx="58">
                  <c:v>0.6317103236788133</c:v>
                </c:pt>
                <c:pt idx="59">
                  <c:v>0.53281244371194381</c:v>
                </c:pt>
                <c:pt idx="60">
                  <c:v>0.53281244371194381</c:v>
                </c:pt>
                <c:pt idx="61">
                  <c:v>0.53281244371194381</c:v>
                </c:pt>
                <c:pt idx="62">
                  <c:v>0.53281244371194381</c:v>
                </c:pt>
                <c:pt idx="63">
                  <c:v>0.53281244371194381</c:v>
                </c:pt>
                <c:pt idx="64">
                  <c:v>0.53281244371194381</c:v>
                </c:pt>
                <c:pt idx="65">
                  <c:v>0.53281244371194381</c:v>
                </c:pt>
                <c:pt idx="66">
                  <c:v>0.53281244371194381</c:v>
                </c:pt>
                <c:pt idx="67">
                  <c:v>0.53281244371194381</c:v>
                </c:pt>
                <c:pt idx="68">
                  <c:v>0.53281244371194381</c:v>
                </c:pt>
                <c:pt idx="69">
                  <c:v>0.41933224359667137</c:v>
                </c:pt>
                <c:pt idx="70">
                  <c:v>0.41933224359667137</c:v>
                </c:pt>
                <c:pt idx="71">
                  <c:v>0.41933224359667137</c:v>
                </c:pt>
                <c:pt idx="72">
                  <c:v>0.41933224359667137</c:v>
                </c:pt>
                <c:pt idx="73">
                  <c:v>0.41933224359667137</c:v>
                </c:pt>
                <c:pt idx="74">
                  <c:v>0.41933224359667137</c:v>
                </c:pt>
                <c:pt idx="75">
                  <c:v>0.41933224359667137</c:v>
                </c:pt>
                <c:pt idx="76">
                  <c:v>0.41933224359667137</c:v>
                </c:pt>
                <c:pt idx="77">
                  <c:v>0.41933224359667137</c:v>
                </c:pt>
                <c:pt idx="78">
                  <c:v>0.41933224359667137</c:v>
                </c:pt>
                <c:pt idx="79">
                  <c:v>0.35350775874491158</c:v>
                </c:pt>
                <c:pt idx="80">
                  <c:v>0.35350775874491158</c:v>
                </c:pt>
                <c:pt idx="81">
                  <c:v>0.35350775874491158</c:v>
                </c:pt>
                <c:pt idx="82">
                  <c:v>0.35350775874491158</c:v>
                </c:pt>
                <c:pt idx="83">
                  <c:v>0.35350775874491158</c:v>
                </c:pt>
                <c:pt idx="84">
                  <c:v>0.35350775874491158</c:v>
                </c:pt>
                <c:pt idx="85">
                  <c:v>0.35350775874491158</c:v>
                </c:pt>
                <c:pt idx="86">
                  <c:v>0.35350775874491158</c:v>
                </c:pt>
                <c:pt idx="87">
                  <c:v>0.35350775874491158</c:v>
                </c:pt>
                <c:pt idx="88">
                  <c:v>0.35350775874491158</c:v>
                </c:pt>
                <c:pt idx="89">
                  <c:v>0.29883798948089141</c:v>
                </c:pt>
                <c:pt idx="90">
                  <c:v>0.29883798948089141</c:v>
                </c:pt>
                <c:pt idx="91">
                  <c:v>0.29883798948089141</c:v>
                </c:pt>
                <c:pt idx="92">
                  <c:v>0.29883798948089141</c:v>
                </c:pt>
                <c:pt idx="93">
                  <c:v>0.29883798948089141</c:v>
                </c:pt>
                <c:pt idx="94">
                  <c:v>0.29883798948089141</c:v>
                </c:pt>
                <c:pt idx="95">
                  <c:v>0.29883798948089141</c:v>
                </c:pt>
                <c:pt idx="96">
                  <c:v>0.29883798948089141</c:v>
                </c:pt>
                <c:pt idx="97">
                  <c:v>0.29883798948089141</c:v>
                </c:pt>
                <c:pt idx="98">
                  <c:v>0.29883798948089141</c:v>
                </c:pt>
                <c:pt idx="99">
                  <c:v>0.26273156904067152</c:v>
                </c:pt>
                <c:pt idx="100">
                  <c:v>0.26273156904067152</c:v>
                </c:pt>
                <c:pt idx="101">
                  <c:v>0.26273156904067152</c:v>
                </c:pt>
                <c:pt idx="102">
                  <c:v>0.26273156904067152</c:v>
                </c:pt>
                <c:pt idx="103">
                  <c:v>0.26273156904067152</c:v>
                </c:pt>
                <c:pt idx="104">
                  <c:v>0.26273156904067152</c:v>
                </c:pt>
                <c:pt idx="105">
                  <c:v>0.26273156904067152</c:v>
                </c:pt>
                <c:pt idx="106">
                  <c:v>0.26273156904067152</c:v>
                </c:pt>
                <c:pt idx="107">
                  <c:v>0.26273156904067152</c:v>
                </c:pt>
                <c:pt idx="108">
                  <c:v>0.26273156904067152</c:v>
                </c:pt>
                <c:pt idx="109">
                  <c:v>0.22804462066356837</c:v>
                </c:pt>
                <c:pt idx="110">
                  <c:v>0.22804462066356837</c:v>
                </c:pt>
                <c:pt idx="111">
                  <c:v>0.22804462066356837</c:v>
                </c:pt>
                <c:pt idx="112">
                  <c:v>0.22804462066356837</c:v>
                </c:pt>
                <c:pt idx="113">
                  <c:v>0.22804462066356837</c:v>
                </c:pt>
                <c:pt idx="114">
                  <c:v>0.22804462066356837</c:v>
                </c:pt>
                <c:pt idx="115">
                  <c:v>0.22804462066356837</c:v>
                </c:pt>
                <c:pt idx="116">
                  <c:v>0.22804462066356837</c:v>
                </c:pt>
                <c:pt idx="117">
                  <c:v>0.22804462066356837</c:v>
                </c:pt>
                <c:pt idx="118">
                  <c:v>0.22804462066356837</c:v>
                </c:pt>
                <c:pt idx="119">
                  <c:v>0.19201891728808668</c:v>
                </c:pt>
                <c:pt idx="120">
                  <c:v>0.19201891728808668</c:v>
                </c:pt>
                <c:pt idx="121">
                  <c:v>0.19201891728808668</c:v>
                </c:pt>
                <c:pt idx="122">
                  <c:v>0.19201891728808668</c:v>
                </c:pt>
                <c:pt idx="123">
                  <c:v>0.19201891728808668</c:v>
                </c:pt>
                <c:pt idx="124">
                  <c:v>0.19201891728808668</c:v>
                </c:pt>
                <c:pt idx="125">
                  <c:v>0.19201891728808668</c:v>
                </c:pt>
                <c:pt idx="126">
                  <c:v>0.19201891728808668</c:v>
                </c:pt>
                <c:pt idx="127">
                  <c:v>0.19201891728808668</c:v>
                </c:pt>
                <c:pt idx="128">
                  <c:v>0.19201891728808668</c:v>
                </c:pt>
                <c:pt idx="129">
                  <c:v>0.16611054072553047</c:v>
                </c:pt>
                <c:pt idx="130">
                  <c:v>0.16611054072553047</c:v>
                </c:pt>
                <c:pt idx="131">
                  <c:v>0.16611054072553047</c:v>
                </c:pt>
                <c:pt idx="132">
                  <c:v>0.16611054072553047</c:v>
                </c:pt>
                <c:pt idx="133">
                  <c:v>0.16611054072553047</c:v>
                </c:pt>
                <c:pt idx="134">
                  <c:v>0.16611054072553047</c:v>
                </c:pt>
                <c:pt idx="135">
                  <c:v>0.16611054072553047</c:v>
                </c:pt>
                <c:pt idx="136">
                  <c:v>0.16611054072553047</c:v>
                </c:pt>
                <c:pt idx="137">
                  <c:v>0.16611054072553047</c:v>
                </c:pt>
                <c:pt idx="138">
                  <c:v>0.16611054072553047</c:v>
                </c:pt>
                <c:pt idx="139">
                  <c:v>0.1433190586836702</c:v>
                </c:pt>
                <c:pt idx="140">
                  <c:v>0.1433190586836702</c:v>
                </c:pt>
                <c:pt idx="141">
                  <c:v>0.1433190586836702</c:v>
                </c:pt>
                <c:pt idx="142">
                  <c:v>0.1433190586836702</c:v>
                </c:pt>
                <c:pt idx="143">
                  <c:v>0.1433190586836702</c:v>
                </c:pt>
                <c:pt idx="144">
                  <c:v>0.1433190586836702</c:v>
                </c:pt>
                <c:pt idx="145">
                  <c:v>0.1433190586836702</c:v>
                </c:pt>
                <c:pt idx="146">
                  <c:v>0.1433190586836702</c:v>
                </c:pt>
                <c:pt idx="147">
                  <c:v>0.1433190586836702</c:v>
                </c:pt>
                <c:pt idx="148">
                  <c:v>0.1433190586836702</c:v>
                </c:pt>
                <c:pt idx="149">
                  <c:v>0.12335143557044558</c:v>
                </c:pt>
                <c:pt idx="150">
                  <c:v>0.12335143557044558</c:v>
                </c:pt>
                <c:pt idx="151">
                  <c:v>0.12335143557044558</c:v>
                </c:pt>
                <c:pt idx="152">
                  <c:v>0.12335143557044558</c:v>
                </c:pt>
                <c:pt idx="153">
                  <c:v>0.12335143557044558</c:v>
                </c:pt>
                <c:pt idx="154">
                  <c:v>0.12335143557044558</c:v>
                </c:pt>
                <c:pt idx="155">
                  <c:v>0.12335143557044558</c:v>
                </c:pt>
                <c:pt idx="156">
                  <c:v>0.12335143557044558</c:v>
                </c:pt>
                <c:pt idx="157">
                  <c:v>0.12335143557044558</c:v>
                </c:pt>
                <c:pt idx="158">
                  <c:v>0.12335143557044558</c:v>
                </c:pt>
                <c:pt idx="159">
                  <c:v>0.10650554775028036</c:v>
                </c:pt>
                <c:pt idx="160">
                  <c:v>0.10650554775028036</c:v>
                </c:pt>
                <c:pt idx="161">
                  <c:v>0.10650554775028036</c:v>
                </c:pt>
                <c:pt idx="162">
                  <c:v>0.10650554775028036</c:v>
                </c:pt>
                <c:pt idx="163">
                  <c:v>0.10650554775028036</c:v>
                </c:pt>
                <c:pt idx="164">
                  <c:v>0.10650554775028036</c:v>
                </c:pt>
                <c:pt idx="165">
                  <c:v>0.10650554775028036</c:v>
                </c:pt>
                <c:pt idx="166">
                  <c:v>0.10650554775028036</c:v>
                </c:pt>
                <c:pt idx="167">
                  <c:v>0.10650554775028036</c:v>
                </c:pt>
                <c:pt idx="168">
                  <c:v>0.10650554775028036</c:v>
                </c:pt>
                <c:pt idx="169">
                  <c:v>9.2615795777945945E-2</c:v>
                </c:pt>
                <c:pt idx="170">
                  <c:v>9.2615795777945945E-2</c:v>
                </c:pt>
                <c:pt idx="171">
                  <c:v>9.2615795777945945E-2</c:v>
                </c:pt>
                <c:pt idx="172">
                  <c:v>9.2615795777945945E-2</c:v>
                </c:pt>
                <c:pt idx="173">
                  <c:v>9.2615795777945945E-2</c:v>
                </c:pt>
                <c:pt idx="174">
                  <c:v>9.2615795777945945E-2</c:v>
                </c:pt>
                <c:pt idx="175">
                  <c:v>9.2615795777945945E-2</c:v>
                </c:pt>
                <c:pt idx="176">
                  <c:v>9.2615795777945945E-2</c:v>
                </c:pt>
                <c:pt idx="177">
                  <c:v>9.2615795777945945E-2</c:v>
                </c:pt>
                <c:pt idx="178">
                  <c:v>9.2615795777945945E-2</c:v>
                </c:pt>
                <c:pt idx="179">
                  <c:v>7.973675204438252E-2</c:v>
                </c:pt>
                <c:pt idx="180">
                  <c:v>7.973675204438252E-2</c:v>
                </c:pt>
                <c:pt idx="181">
                  <c:v>7.973675204438252E-2</c:v>
                </c:pt>
                <c:pt idx="182">
                  <c:v>7.973675204438252E-2</c:v>
                </c:pt>
                <c:pt idx="183">
                  <c:v>7.973675204438252E-2</c:v>
                </c:pt>
                <c:pt idx="184">
                  <c:v>7.973675204438252E-2</c:v>
                </c:pt>
                <c:pt idx="185">
                  <c:v>7.973675204438252E-2</c:v>
                </c:pt>
                <c:pt idx="186">
                  <c:v>7.973675204438252E-2</c:v>
                </c:pt>
                <c:pt idx="187">
                  <c:v>7.973675204438252E-2</c:v>
                </c:pt>
                <c:pt idx="188">
                  <c:v>7.973675204438252E-2</c:v>
                </c:pt>
                <c:pt idx="189">
                  <c:v>7.0168233725998813E-2</c:v>
                </c:pt>
                <c:pt idx="190">
                  <c:v>7.0168233725998813E-2</c:v>
                </c:pt>
                <c:pt idx="191">
                  <c:v>7.0168233725998813E-2</c:v>
                </c:pt>
                <c:pt idx="192">
                  <c:v>7.0168233725998813E-2</c:v>
                </c:pt>
                <c:pt idx="193">
                  <c:v>7.0168233725998813E-2</c:v>
                </c:pt>
                <c:pt idx="194">
                  <c:v>7.0168233725998813E-2</c:v>
                </c:pt>
                <c:pt idx="195">
                  <c:v>7.0168233725998813E-2</c:v>
                </c:pt>
                <c:pt idx="196">
                  <c:v>7.0168233725998813E-2</c:v>
                </c:pt>
                <c:pt idx="197">
                  <c:v>7.0168233725998813E-2</c:v>
                </c:pt>
                <c:pt idx="198">
                  <c:v>7.0168233725998813E-2</c:v>
                </c:pt>
                <c:pt idx="199">
                  <c:v>6.2103056666306423E-2</c:v>
                </c:pt>
                <c:pt idx="200">
                  <c:v>6.2103056666306423E-2</c:v>
                </c:pt>
                <c:pt idx="201">
                  <c:v>6.2103056666306423E-2</c:v>
                </c:pt>
                <c:pt idx="202">
                  <c:v>6.2103056666306423E-2</c:v>
                </c:pt>
                <c:pt idx="203">
                  <c:v>6.2103056666306423E-2</c:v>
                </c:pt>
                <c:pt idx="204">
                  <c:v>6.2103056666306423E-2</c:v>
                </c:pt>
                <c:pt idx="205">
                  <c:v>6.2103056666306423E-2</c:v>
                </c:pt>
                <c:pt idx="206">
                  <c:v>6.2103056666306423E-2</c:v>
                </c:pt>
                <c:pt idx="207">
                  <c:v>6.2103056666306423E-2</c:v>
                </c:pt>
                <c:pt idx="208">
                  <c:v>6.2103056666306423E-2</c:v>
                </c:pt>
                <c:pt idx="209">
                  <c:v>5.4911695306027297E-2</c:v>
                </c:pt>
                <c:pt idx="210">
                  <c:v>5.4911695306027297E-2</c:v>
                </c:pt>
                <c:pt idx="211">
                  <c:v>5.4911695306027297E-2</c:v>
                </c:pt>
                <c:pt idx="212">
                  <c:v>5.4911695306027297E-2</c:v>
                </c:pt>
                <c:pt idx="213">
                  <c:v>5.4911695306027297E-2</c:v>
                </c:pt>
                <c:pt idx="214">
                  <c:v>5.4911695306027297E-2</c:v>
                </c:pt>
                <c:pt idx="215">
                  <c:v>5.4911695306027297E-2</c:v>
                </c:pt>
                <c:pt idx="216">
                  <c:v>5.4911695306027297E-2</c:v>
                </c:pt>
                <c:pt idx="217">
                  <c:v>5.4911695306027297E-2</c:v>
                </c:pt>
                <c:pt idx="218">
                  <c:v>5.4911695306027297E-2</c:v>
                </c:pt>
                <c:pt idx="219">
                  <c:v>4.8713818040995734E-2</c:v>
                </c:pt>
                <c:pt idx="220">
                  <c:v>4.8713818040995734E-2</c:v>
                </c:pt>
                <c:pt idx="221">
                  <c:v>4.8713818040995734E-2</c:v>
                </c:pt>
                <c:pt idx="222">
                  <c:v>4.8713818040995734E-2</c:v>
                </c:pt>
                <c:pt idx="223">
                  <c:v>4.8713818040995734E-2</c:v>
                </c:pt>
                <c:pt idx="224">
                  <c:v>4.8713818040995734E-2</c:v>
                </c:pt>
                <c:pt idx="225">
                  <c:v>4.8713818040995734E-2</c:v>
                </c:pt>
                <c:pt idx="226">
                  <c:v>4.8713818040995734E-2</c:v>
                </c:pt>
                <c:pt idx="227">
                  <c:v>4.8713818040995734E-2</c:v>
                </c:pt>
                <c:pt idx="228">
                  <c:v>4.3444918765084738E-2</c:v>
                </c:pt>
                <c:pt idx="229">
                  <c:v>4.3444918765084738E-2</c:v>
                </c:pt>
                <c:pt idx="230">
                  <c:v>4.3444918765084738E-2</c:v>
                </c:pt>
                <c:pt idx="231">
                  <c:v>4.3444918765084738E-2</c:v>
                </c:pt>
                <c:pt idx="232">
                  <c:v>4.3444918765084738E-2</c:v>
                </c:pt>
                <c:pt idx="233">
                  <c:v>4.3444918765084738E-2</c:v>
                </c:pt>
                <c:pt idx="234">
                  <c:v>4.3444918765084738E-2</c:v>
                </c:pt>
                <c:pt idx="235">
                  <c:v>4.3444918765084738E-2</c:v>
                </c:pt>
                <c:pt idx="236">
                  <c:v>4.3444918765084738E-2</c:v>
                </c:pt>
                <c:pt idx="237">
                  <c:v>4.3444918765084738E-2</c:v>
                </c:pt>
                <c:pt idx="238">
                  <c:v>4.3444918765084738E-2</c:v>
                </c:pt>
                <c:pt idx="239">
                  <c:v>3.893365665189668E-2</c:v>
                </c:pt>
                <c:pt idx="240">
                  <c:v>3.893365665189668E-2</c:v>
                </c:pt>
                <c:pt idx="241">
                  <c:v>3.893365665189668E-2</c:v>
                </c:pt>
                <c:pt idx="242">
                  <c:v>3.893365665189668E-2</c:v>
                </c:pt>
                <c:pt idx="243">
                  <c:v>3.893365665189668E-2</c:v>
                </c:pt>
                <c:pt idx="244">
                  <c:v>3.893365665189668E-2</c:v>
                </c:pt>
                <c:pt idx="245">
                  <c:v>3.893365665189668E-2</c:v>
                </c:pt>
                <c:pt idx="246">
                  <c:v>3.893365665189668E-2</c:v>
                </c:pt>
                <c:pt idx="247">
                  <c:v>3.893365665189668E-2</c:v>
                </c:pt>
                <c:pt idx="248">
                  <c:v>3.893365665189668E-2</c:v>
                </c:pt>
                <c:pt idx="249">
                  <c:v>3.4870672574660824E-2</c:v>
                </c:pt>
                <c:pt idx="250">
                  <c:v>3.4870672574660824E-2</c:v>
                </c:pt>
                <c:pt idx="251">
                  <c:v>3.4870672574660824E-2</c:v>
                </c:pt>
                <c:pt idx="252">
                  <c:v>3.4870672574660824E-2</c:v>
                </c:pt>
                <c:pt idx="253">
                  <c:v>3.4870672574660824E-2</c:v>
                </c:pt>
                <c:pt idx="254">
                  <c:v>3.4870672574660824E-2</c:v>
                </c:pt>
                <c:pt idx="255">
                  <c:v>3.4870672574660824E-2</c:v>
                </c:pt>
                <c:pt idx="256">
                  <c:v>3.4870672574660824E-2</c:v>
                </c:pt>
                <c:pt idx="257">
                  <c:v>3.4870672574660824E-2</c:v>
                </c:pt>
                <c:pt idx="258">
                  <c:v>3.4870672574660824E-2</c:v>
                </c:pt>
                <c:pt idx="259">
                  <c:v>3.1056369105515402E-2</c:v>
                </c:pt>
                <c:pt idx="260">
                  <c:v>3.1056369105515402E-2</c:v>
                </c:pt>
                <c:pt idx="261">
                  <c:v>3.1056369105515402E-2</c:v>
                </c:pt>
                <c:pt idx="262">
                  <c:v>3.1056369105515402E-2</c:v>
                </c:pt>
                <c:pt idx="263">
                  <c:v>3.1056369105515402E-2</c:v>
                </c:pt>
                <c:pt idx="264">
                  <c:v>3.1056369105515402E-2</c:v>
                </c:pt>
                <c:pt idx="265">
                  <c:v>3.1056369105515402E-2</c:v>
                </c:pt>
                <c:pt idx="266">
                  <c:v>3.1056369105515402E-2</c:v>
                </c:pt>
                <c:pt idx="267">
                  <c:v>3.1056369105515402E-2</c:v>
                </c:pt>
                <c:pt idx="268">
                  <c:v>3.1056369105515402E-2</c:v>
                </c:pt>
                <c:pt idx="269">
                  <c:v>2.7670755430671372E-2</c:v>
                </c:pt>
                <c:pt idx="270">
                  <c:v>2.7670755430671372E-2</c:v>
                </c:pt>
                <c:pt idx="271">
                  <c:v>2.7670755430671372E-2</c:v>
                </c:pt>
                <c:pt idx="272">
                  <c:v>2.7670755430671372E-2</c:v>
                </c:pt>
                <c:pt idx="273">
                  <c:v>2.7670755430671372E-2</c:v>
                </c:pt>
                <c:pt idx="274">
                  <c:v>2.7670755430671372E-2</c:v>
                </c:pt>
                <c:pt idx="275">
                  <c:v>2.7670755430671372E-2</c:v>
                </c:pt>
                <c:pt idx="276">
                  <c:v>2.7670755430671372E-2</c:v>
                </c:pt>
                <c:pt idx="277">
                  <c:v>2.7670755430671372E-2</c:v>
                </c:pt>
                <c:pt idx="278">
                  <c:v>2.7670755430671372E-2</c:v>
                </c:pt>
                <c:pt idx="279">
                  <c:v>2.4589434958031568E-2</c:v>
                </c:pt>
                <c:pt idx="280">
                  <c:v>2.4589434958031568E-2</c:v>
                </c:pt>
                <c:pt idx="281">
                  <c:v>2.4589434958031568E-2</c:v>
                </c:pt>
                <c:pt idx="282">
                  <c:v>2.4589434958031568E-2</c:v>
                </c:pt>
                <c:pt idx="283">
                  <c:v>2.4589434958031568E-2</c:v>
                </c:pt>
                <c:pt idx="284">
                  <c:v>2.4589434958031568E-2</c:v>
                </c:pt>
                <c:pt idx="285">
                  <c:v>2.4589434958031568E-2</c:v>
                </c:pt>
                <c:pt idx="286">
                  <c:v>2.4589434958031568E-2</c:v>
                </c:pt>
                <c:pt idx="287">
                  <c:v>2.4589434958031568E-2</c:v>
                </c:pt>
                <c:pt idx="288">
                  <c:v>2.4589434958031568E-2</c:v>
                </c:pt>
                <c:pt idx="289">
                  <c:v>2.1875900608811897E-2</c:v>
                </c:pt>
                <c:pt idx="290">
                  <c:v>2.1875900608811897E-2</c:v>
                </c:pt>
                <c:pt idx="291">
                  <c:v>2.1875900608811897E-2</c:v>
                </c:pt>
                <c:pt idx="292">
                  <c:v>2.1875900608811897E-2</c:v>
                </c:pt>
                <c:pt idx="293">
                  <c:v>2.1875900608811897E-2</c:v>
                </c:pt>
                <c:pt idx="294">
                  <c:v>2.1875900608811897E-2</c:v>
                </c:pt>
                <c:pt idx="295">
                  <c:v>2.1875900608811897E-2</c:v>
                </c:pt>
                <c:pt idx="296">
                  <c:v>2.1875900608811897E-2</c:v>
                </c:pt>
                <c:pt idx="297">
                  <c:v>2.1875900608811897E-2</c:v>
                </c:pt>
                <c:pt idx="298">
                  <c:v>2.1875900608811897E-2</c:v>
                </c:pt>
                <c:pt idx="299">
                  <c:v>1.9410033682769601E-2</c:v>
                </c:pt>
                <c:pt idx="300">
                  <c:v>1.9410033682769601E-2</c:v>
                </c:pt>
                <c:pt idx="301">
                  <c:v>1.9410033682769601E-2</c:v>
                </c:pt>
                <c:pt idx="302">
                  <c:v>1.9410033682769601E-2</c:v>
                </c:pt>
                <c:pt idx="303">
                  <c:v>1.9410033682769601E-2</c:v>
                </c:pt>
                <c:pt idx="304">
                  <c:v>1.9410033682769601E-2</c:v>
                </c:pt>
                <c:pt idx="305">
                  <c:v>1.9410033682769601E-2</c:v>
                </c:pt>
                <c:pt idx="306">
                  <c:v>1.9410033682769601E-2</c:v>
                </c:pt>
                <c:pt idx="307">
                  <c:v>1.9410033682769601E-2</c:v>
                </c:pt>
                <c:pt idx="308">
                  <c:v>1.9410033682769601E-2</c:v>
                </c:pt>
                <c:pt idx="309">
                  <c:v>1.7198476169890845E-2</c:v>
                </c:pt>
                <c:pt idx="310">
                  <c:v>1.7198476169890845E-2</c:v>
                </c:pt>
                <c:pt idx="311">
                  <c:v>1.7198476169890845E-2</c:v>
                </c:pt>
                <c:pt idx="312">
                  <c:v>1.7198476169890845E-2</c:v>
                </c:pt>
                <c:pt idx="313">
                  <c:v>1.7198476169890845E-2</c:v>
                </c:pt>
                <c:pt idx="314">
                  <c:v>1.7198476169890845E-2</c:v>
                </c:pt>
                <c:pt idx="315">
                  <c:v>1.7198476169890845E-2</c:v>
                </c:pt>
                <c:pt idx="316">
                  <c:v>1.7198476169890845E-2</c:v>
                </c:pt>
                <c:pt idx="317">
                  <c:v>1.7198476169890845E-2</c:v>
                </c:pt>
                <c:pt idx="318">
                  <c:v>1.7198476169890845E-2</c:v>
                </c:pt>
                <c:pt idx="319">
                  <c:v>1.5211057674988301E-2</c:v>
                </c:pt>
                <c:pt idx="320">
                  <c:v>1.5211057674988301E-2</c:v>
                </c:pt>
                <c:pt idx="321">
                  <c:v>1.5211057674988301E-2</c:v>
                </c:pt>
                <c:pt idx="322">
                  <c:v>1.5211057674988301E-2</c:v>
                </c:pt>
                <c:pt idx="323">
                  <c:v>1.5211057674988301E-2</c:v>
                </c:pt>
                <c:pt idx="324">
                  <c:v>1.5211057674988301E-2</c:v>
                </c:pt>
                <c:pt idx="325">
                  <c:v>1.5211057674988301E-2</c:v>
                </c:pt>
                <c:pt idx="326">
                  <c:v>1.5211057674988301E-2</c:v>
                </c:pt>
                <c:pt idx="327">
                  <c:v>1.5211057674988301E-2</c:v>
                </c:pt>
                <c:pt idx="328">
                  <c:v>1.5211057674988301E-2</c:v>
                </c:pt>
                <c:pt idx="329">
                  <c:v>1.3514198097914274E-2</c:v>
                </c:pt>
                <c:pt idx="330">
                  <c:v>1.3514198097914274E-2</c:v>
                </c:pt>
                <c:pt idx="331">
                  <c:v>1.3514198097914274E-2</c:v>
                </c:pt>
                <c:pt idx="332">
                  <c:v>1.3514198097914274E-2</c:v>
                </c:pt>
                <c:pt idx="333">
                  <c:v>1.3514198097914274E-2</c:v>
                </c:pt>
                <c:pt idx="334">
                  <c:v>1.3514198097914274E-2</c:v>
                </c:pt>
                <c:pt idx="335">
                  <c:v>1.3514198097914274E-2</c:v>
                </c:pt>
                <c:pt idx="336">
                  <c:v>1.3514198097914274E-2</c:v>
                </c:pt>
                <c:pt idx="337">
                  <c:v>1.3514198097914274E-2</c:v>
                </c:pt>
                <c:pt idx="338">
                  <c:v>1.3514198097914274E-2</c:v>
                </c:pt>
                <c:pt idx="339">
                  <c:v>1.2023803090889441E-2</c:v>
                </c:pt>
                <c:pt idx="340">
                  <c:v>1.2023803090889441E-2</c:v>
                </c:pt>
                <c:pt idx="341">
                  <c:v>1.2023803090889441E-2</c:v>
                </c:pt>
                <c:pt idx="342">
                  <c:v>1.2023803090889441E-2</c:v>
                </c:pt>
                <c:pt idx="343">
                  <c:v>1.2023803090889441E-2</c:v>
                </c:pt>
                <c:pt idx="344">
                  <c:v>1.2023803090889441E-2</c:v>
                </c:pt>
                <c:pt idx="345">
                  <c:v>1.2023803090889441E-2</c:v>
                </c:pt>
                <c:pt idx="346">
                  <c:v>1.2023803090889441E-2</c:v>
                </c:pt>
                <c:pt idx="347">
                  <c:v>1.2023803090889441E-2</c:v>
                </c:pt>
                <c:pt idx="348">
                  <c:v>1.2023803090889441E-2</c:v>
                </c:pt>
                <c:pt idx="349">
                  <c:v>1.0657466947656614E-2</c:v>
                </c:pt>
                <c:pt idx="350">
                  <c:v>1.0657466947656614E-2</c:v>
                </c:pt>
                <c:pt idx="351">
                  <c:v>1.0657466947656614E-2</c:v>
                </c:pt>
                <c:pt idx="352">
                  <c:v>1.0657466947656614E-2</c:v>
                </c:pt>
                <c:pt idx="353">
                  <c:v>1.0657466947656614E-2</c:v>
                </c:pt>
                <c:pt idx="354">
                  <c:v>1.0657466947656614E-2</c:v>
                </c:pt>
                <c:pt idx="355">
                  <c:v>1.0657466947656614E-2</c:v>
                </c:pt>
                <c:pt idx="356">
                  <c:v>1.0657466947656614E-2</c:v>
                </c:pt>
                <c:pt idx="357">
                  <c:v>1.0657466947656614E-2</c:v>
                </c:pt>
                <c:pt idx="358">
                  <c:v>1.0657466947656614E-2</c:v>
                </c:pt>
                <c:pt idx="359">
                  <c:v>9.4435588457797547E-3</c:v>
                </c:pt>
                <c:pt idx="360">
                  <c:v>9.4435588457797547E-3</c:v>
                </c:pt>
                <c:pt idx="361">
                  <c:v>9.4435588457797547E-3</c:v>
                </c:pt>
                <c:pt idx="362">
                  <c:v>9.4435588457797547E-3</c:v>
                </c:pt>
                <c:pt idx="363">
                  <c:v>9.4435588457797547E-3</c:v>
                </c:pt>
                <c:pt idx="364">
                  <c:v>9.4435588457797547E-3</c:v>
                </c:pt>
                <c:pt idx="365">
                  <c:v>9.4435588457797547E-3</c:v>
                </c:pt>
                <c:pt idx="366">
                  <c:v>9.4435588457797547E-3</c:v>
                </c:pt>
                <c:pt idx="367">
                  <c:v>9.4435588457797547E-3</c:v>
                </c:pt>
                <c:pt idx="368">
                  <c:v>9.4435588457797547E-3</c:v>
                </c:pt>
                <c:pt idx="369">
                  <c:v>8.3078911344068723E-3</c:v>
                </c:pt>
                <c:pt idx="370">
                  <c:v>8.3078911344068723E-3</c:v>
                </c:pt>
                <c:pt idx="371">
                  <c:v>8.3078911344068723E-3</c:v>
                </c:pt>
                <c:pt idx="372">
                  <c:v>8.3078911344068723E-3</c:v>
                </c:pt>
                <c:pt idx="373">
                  <c:v>8.3078911344068723E-3</c:v>
                </c:pt>
                <c:pt idx="374">
                  <c:v>8.3078911344068723E-3</c:v>
                </c:pt>
                <c:pt idx="375">
                  <c:v>8.3078911344068723E-3</c:v>
                </c:pt>
                <c:pt idx="376">
                  <c:v>8.3078911344068723E-3</c:v>
                </c:pt>
                <c:pt idx="377">
                  <c:v>8.3078911344068723E-3</c:v>
                </c:pt>
                <c:pt idx="378">
                  <c:v>8.3078911344068723E-3</c:v>
                </c:pt>
                <c:pt idx="379">
                  <c:v>7.3391737814763481E-3</c:v>
                </c:pt>
                <c:pt idx="380">
                  <c:v>7.3391737814763481E-3</c:v>
                </c:pt>
                <c:pt idx="381">
                  <c:v>7.3391737814763481E-3</c:v>
                </c:pt>
                <c:pt idx="382">
                  <c:v>7.3391737814763481E-3</c:v>
                </c:pt>
                <c:pt idx="383">
                  <c:v>7.3391737814763481E-3</c:v>
                </c:pt>
                <c:pt idx="384">
                  <c:v>7.3391737814763481E-3</c:v>
                </c:pt>
                <c:pt idx="385">
                  <c:v>7.3391737814763481E-3</c:v>
                </c:pt>
                <c:pt idx="386">
                  <c:v>7.3391737814763481E-3</c:v>
                </c:pt>
                <c:pt idx="387">
                  <c:v>7.3391737814763481E-3</c:v>
                </c:pt>
                <c:pt idx="388">
                  <c:v>7.3391737814763481E-3</c:v>
                </c:pt>
                <c:pt idx="389">
                  <c:v>6.4776288771209514E-3</c:v>
                </c:pt>
                <c:pt idx="390">
                  <c:v>6.4776288771209514E-3</c:v>
                </c:pt>
                <c:pt idx="391">
                  <c:v>6.4776288771209514E-3</c:v>
                </c:pt>
                <c:pt idx="392">
                  <c:v>6.4776288771209514E-3</c:v>
                </c:pt>
                <c:pt idx="393">
                  <c:v>6.4776288771209514E-3</c:v>
                </c:pt>
                <c:pt idx="394">
                  <c:v>6.4776288771209514E-3</c:v>
                </c:pt>
                <c:pt idx="395">
                  <c:v>6.4776288771209514E-3</c:v>
                </c:pt>
                <c:pt idx="396">
                  <c:v>6.4776288771209514E-3</c:v>
                </c:pt>
                <c:pt idx="397">
                  <c:v>6.4776288771209514E-3</c:v>
                </c:pt>
                <c:pt idx="398">
                  <c:v>6.4776288771209514E-3</c:v>
                </c:pt>
                <c:pt idx="399">
                  <c:v>5.7023172664721414E-3</c:v>
                </c:pt>
                <c:pt idx="400">
                  <c:v>5.7023172664721414E-3</c:v>
                </c:pt>
                <c:pt idx="401">
                  <c:v>5.7023172664721414E-3</c:v>
                </c:pt>
                <c:pt idx="402">
                  <c:v>5.7023172664721414E-3</c:v>
                </c:pt>
                <c:pt idx="403">
                  <c:v>5.7023172664721414E-3</c:v>
                </c:pt>
                <c:pt idx="404">
                  <c:v>5.7023172664721414E-3</c:v>
                </c:pt>
                <c:pt idx="405">
                  <c:v>5.7023172664721414E-3</c:v>
                </c:pt>
                <c:pt idx="406">
                  <c:v>5.7023172664721414E-3</c:v>
                </c:pt>
                <c:pt idx="407">
                  <c:v>5.7023172664721414E-3</c:v>
                </c:pt>
                <c:pt idx="408">
                  <c:v>5.0545543787600365E-3</c:v>
                </c:pt>
                <c:pt idx="409">
                  <c:v>5.0545543787600365E-3</c:v>
                </c:pt>
                <c:pt idx="410">
                  <c:v>5.0545543787600365E-3</c:v>
                </c:pt>
                <c:pt idx="411">
                  <c:v>5.0545543787600365E-3</c:v>
                </c:pt>
                <c:pt idx="412">
                  <c:v>5.0545543787600365E-3</c:v>
                </c:pt>
                <c:pt idx="413">
                  <c:v>5.0545543787600365E-3</c:v>
                </c:pt>
                <c:pt idx="414">
                  <c:v>5.0545543787600365E-3</c:v>
                </c:pt>
                <c:pt idx="415">
                  <c:v>5.0545543787600365E-3</c:v>
                </c:pt>
                <c:pt idx="416">
                  <c:v>5.0545543787600365E-3</c:v>
                </c:pt>
                <c:pt idx="417">
                  <c:v>5.0545543787600365E-3</c:v>
                </c:pt>
                <c:pt idx="418">
                  <c:v>5.0545543787600365E-3</c:v>
                </c:pt>
                <c:pt idx="419">
                  <c:v>4.4819923268129514E-3</c:v>
                </c:pt>
                <c:pt idx="420">
                  <c:v>4.4819923268129514E-3</c:v>
                </c:pt>
                <c:pt idx="421">
                  <c:v>4.4819923268129514E-3</c:v>
                </c:pt>
                <c:pt idx="422">
                  <c:v>4.4819923268129514E-3</c:v>
                </c:pt>
                <c:pt idx="423">
                  <c:v>4.4819923268129514E-3</c:v>
                </c:pt>
                <c:pt idx="424">
                  <c:v>4.4819923268129514E-3</c:v>
                </c:pt>
                <c:pt idx="425">
                  <c:v>4.4819923268129514E-3</c:v>
                </c:pt>
                <c:pt idx="426">
                  <c:v>4.4819923268129514E-3</c:v>
                </c:pt>
                <c:pt idx="427">
                  <c:v>4.4819923268129514E-3</c:v>
                </c:pt>
                <c:pt idx="428">
                  <c:v>4.4819923268129514E-3</c:v>
                </c:pt>
                <c:pt idx="429">
                  <c:v>3.9114566446918119E-3</c:v>
                </c:pt>
                <c:pt idx="430">
                  <c:v>3.9114566446918119E-3</c:v>
                </c:pt>
                <c:pt idx="431">
                  <c:v>3.9114566446918119E-3</c:v>
                </c:pt>
                <c:pt idx="432">
                  <c:v>3.9114566446918119E-3</c:v>
                </c:pt>
                <c:pt idx="433">
                  <c:v>3.9114566446918119E-3</c:v>
                </c:pt>
                <c:pt idx="434">
                  <c:v>3.9114566446918119E-3</c:v>
                </c:pt>
                <c:pt idx="435">
                  <c:v>3.9114566446918119E-3</c:v>
                </c:pt>
                <c:pt idx="436">
                  <c:v>3.9114566446918119E-3</c:v>
                </c:pt>
                <c:pt idx="437">
                  <c:v>3.9114566446918119E-3</c:v>
                </c:pt>
                <c:pt idx="438">
                  <c:v>3.9114566446918119E-3</c:v>
                </c:pt>
                <c:pt idx="439">
                  <c:v>3.4641917936525501E-3</c:v>
                </c:pt>
                <c:pt idx="440">
                  <c:v>3.4641917936525501E-3</c:v>
                </c:pt>
                <c:pt idx="441">
                  <c:v>3.4641917936525501E-3</c:v>
                </c:pt>
                <c:pt idx="442">
                  <c:v>3.4641917936525501E-3</c:v>
                </c:pt>
                <c:pt idx="443">
                  <c:v>3.4641917936525501E-3</c:v>
                </c:pt>
                <c:pt idx="444">
                  <c:v>3.4641917936525501E-3</c:v>
                </c:pt>
                <c:pt idx="445">
                  <c:v>3.4641917936525501E-3</c:v>
                </c:pt>
                <c:pt idx="446">
                  <c:v>3.4641917936525501E-3</c:v>
                </c:pt>
                <c:pt idx="447">
                  <c:v>3.4641917936525501E-3</c:v>
                </c:pt>
                <c:pt idx="448">
                  <c:v>3.4641917936525501E-3</c:v>
                </c:pt>
                <c:pt idx="449">
                  <c:v>3.0448458157714652E-3</c:v>
                </c:pt>
                <c:pt idx="450">
                  <c:v>3.0448458157714652E-3</c:v>
                </c:pt>
                <c:pt idx="451">
                  <c:v>3.0448458157714652E-3</c:v>
                </c:pt>
                <c:pt idx="452">
                  <c:v>3.0448458157714652E-3</c:v>
                </c:pt>
                <c:pt idx="453">
                  <c:v>3.0448458157714652E-3</c:v>
                </c:pt>
                <c:pt idx="454">
                  <c:v>3.0448458157714652E-3</c:v>
                </c:pt>
                <c:pt idx="455">
                  <c:v>3.0448458157714652E-3</c:v>
                </c:pt>
                <c:pt idx="456">
                  <c:v>3.0448458157714652E-3</c:v>
                </c:pt>
                <c:pt idx="457">
                  <c:v>3.0448458157714652E-3</c:v>
                </c:pt>
                <c:pt idx="458">
                  <c:v>2.6929329226557152E-3</c:v>
                </c:pt>
                <c:pt idx="459">
                  <c:v>2.6929329226557152E-3</c:v>
                </c:pt>
                <c:pt idx="460">
                  <c:v>2.6929329226557152E-3</c:v>
                </c:pt>
                <c:pt idx="461">
                  <c:v>2.6929329226557152E-3</c:v>
                </c:pt>
                <c:pt idx="462">
                  <c:v>2.6929329226557152E-3</c:v>
                </c:pt>
                <c:pt idx="463">
                  <c:v>2.6929329226557152E-3</c:v>
                </c:pt>
                <c:pt idx="464">
                  <c:v>2.6929329226557152E-3</c:v>
                </c:pt>
                <c:pt idx="465">
                  <c:v>2.6929329226557152E-3</c:v>
                </c:pt>
                <c:pt idx="466">
                  <c:v>2.6929329226557152E-3</c:v>
                </c:pt>
                <c:pt idx="467">
                  <c:v>2.6929329226557152E-3</c:v>
                </c:pt>
                <c:pt idx="468">
                  <c:v>2.6929329226557152E-3</c:v>
                </c:pt>
                <c:pt idx="469">
                  <c:v>2.3661245001621329E-3</c:v>
                </c:pt>
                <c:pt idx="470">
                  <c:v>2.3661245001621329E-3</c:v>
                </c:pt>
                <c:pt idx="471">
                  <c:v>2.3661245001621329E-3</c:v>
                </c:pt>
                <c:pt idx="472">
                  <c:v>2.3661245001621329E-3</c:v>
                </c:pt>
                <c:pt idx="473">
                  <c:v>2.3661245001621329E-3</c:v>
                </c:pt>
                <c:pt idx="474">
                  <c:v>2.3661245001621329E-3</c:v>
                </c:pt>
                <c:pt idx="475">
                  <c:v>2.3661245001621329E-3</c:v>
                </c:pt>
                <c:pt idx="476">
                  <c:v>2.3661245001621329E-3</c:v>
                </c:pt>
                <c:pt idx="477">
                  <c:v>2.3661245001621329E-3</c:v>
                </c:pt>
                <c:pt idx="478">
                  <c:v>2.3661245001621329E-3</c:v>
                </c:pt>
                <c:pt idx="479">
                  <c:v>2.1164307071580412E-3</c:v>
                </c:pt>
                <c:pt idx="480">
                  <c:v>2.1164307071580412E-3</c:v>
                </c:pt>
                <c:pt idx="481">
                  <c:v>2.1164307071580412E-3</c:v>
                </c:pt>
                <c:pt idx="482">
                  <c:v>2.1164307071580412E-3</c:v>
                </c:pt>
                <c:pt idx="483">
                  <c:v>2.1164307071580412E-3</c:v>
                </c:pt>
                <c:pt idx="484">
                  <c:v>2.1164307071580412E-3</c:v>
                </c:pt>
                <c:pt idx="485">
                  <c:v>2.1164307071580412E-3</c:v>
                </c:pt>
                <c:pt idx="486">
                  <c:v>2.1164307071580412E-3</c:v>
                </c:pt>
                <c:pt idx="487">
                  <c:v>2.1164307071580412E-3</c:v>
                </c:pt>
                <c:pt idx="488">
                  <c:v>2.1164307071580412E-3</c:v>
                </c:pt>
                <c:pt idx="489">
                  <c:v>1.8704519255016592E-3</c:v>
                </c:pt>
                <c:pt idx="490">
                  <c:v>1.8704519255016592E-3</c:v>
                </c:pt>
                <c:pt idx="491">
                  <c:v>1.8704519255016592E-3</c:v>
                </c:pt>
                <c:pt idx="492">
                  <c:v>1.8704519255016592E-3</c:v>
                </c:pt>
                <c:pt idx="493">
                  <c:v>1.8704519255016592E-3</c:v>
                </c:pt>
                <c:pt idx="494">
                  <c:v>1.8704519255016592E-3</c:v>
                </c:pt>
                <c:pt idx="495">
                  <c:v>1.8704519255016592E-3</c:v>
                </c:pt>
                <c:pt idx="496">
                  <c:v>1.8704519255016592E-3</c:v>
                </c:pt>
                <c:pt idx="497">
                  <c:v>1.8704519255016592E-3</c:v>
                </c:pt>
                <c:pt idx="498">
                  <c:v>1.8704519255016592E-3</c:v>
                </c:pt>
                <c:pt idx="499">
                  <c:v>1.6496901905688301E-3</c:v>
                </c:pt>
                <c:pt idx="500">
                  <c:v>1.6496901905688301E-3</c:v>
                </c:pt>
                <c:pt idx="501">
                  <c:v>1.6496901905688301E-3</c:v>
                </c:pt>
                <c:pt idx="502">
                  <c:v>1.6496901905688301E-3</c:v>
                </c:pt>
                <c:pt idx="503">
                  <c:v>1.6496901905688301E-3</c:v>
                </c:pt>
                <c:pt idx="504">
                  <c:v>1.6496901905688301E-3</c:v>
                </c:pt>
                <c:pt idx="505">
                  <c:v>1.6496901905688301E-3</c:v>
                </c:pt>
                <c:pt idx="506">
                  <c:v>1.6496901905688301E-3</c:v>
                </c:pt>
                <c:pt idx="507">
                  <c:v>1.6496901905688301E-3</c:v>
                </c:pt>
                <c:pt idx="508">
                  <c:v>1.4581982420115997E-3</c:v>
                </c:pt>
                <c:pt idx="509">
                  <c:v>1.4581982420115997E-3</c:v>
                </c:pt>
                <c:pt idx="510">
                  <c:v>1.4581982420115997E-3</c:v>
                </c:pt>
                <c:pt idx="511">
                  <c:v>1.4581982420115997E-3</c:v>
                </c:pt>
                <c:pt idx="512">
                  <c:v>1.4581982420115997E-3</c:v>
                </c:pt>
                <c:pt idx="513">
                  <c:v>1.4581982420115997E-3</c:v>
                </c:pt>
                <c:pt idx="514">
                  <c:v>1.4581982420115997E-3</c:v>
                </c:pt>
                <c:pt idx="515">
                  <c:v>1.4581982420115997E-3</c:v>
                </c:pt>
                <c:pt idx="516">
                  <c:v>1.4581982420115997E-3</c:v>
                </c:pt>
                <c:pt idx="517">
                  <c:v>1.4581982420115997E-3</c:v>
                </c:pt>
                <c:pt idx="518">
                  <c:v>1.4581982420115997E-3</c:v>
                </c:pt>
                <c:pt idx="519">
                  <c:v>1.2755998054684958E-3</c:v>
                </c:pt>
                <c:pt idx="520">
                  <c:v>1.2755998054684958E-3</c:v>
                </c:pt>
                <c:pt idx="521">
                  <c:v>1.2755998054684958E-3</c:v>
                </c:pt>
                <c:pt idx="522">
                  <c:v>1.2755998054684958E-3</c:v>
                </c:pt>
                <c:pt idx="523">
                  <c:v>1.2755998054684958E-3</c:v>
                </c:pt>
                <c:pt idx="524">
                  <c:v>1.2755998054684958E-3</c:v>
                </c:pt>
                <c:pt idx="525">
                  <c:v>1.2755998054684958E-3</c:v>
                </c:pt>
                <c:pt idx="526">
                  <c:v>1.2755998054684958E-3</c:v>
                </c:pt>
                <c:pt idx="527">
                  <c:v>1.2755998054684958E-3</c:v>
                </c:pt>
                <c:pt idx="528">
                  <c:v>1.2755998054684958E-3</c:v>
                </c:pt>
                <c:pt idx="529">
                  <c:v>1.1184435678518836E-3</c:v>
                </c:pt>
                <c:pt idx="530">
                  <c:v>1.1184435678518836E-3</c:v>
                </c:pt>
                <c:pt idx="531">
                  <c:v>1.1184435678518836E-3</c:v>
                </c:pt>
                <c:pt idx="532">
                  <c:v>1.1184435678518836E-3</c:v>
                </c:pt>
                <c:pt idx="533">
                  <c:v>1.1184435678518836E-3</c:v>
                </c:pt>
                <c:pt idx="534">
                  <c:v>1.1184435678518836E-3</c:v>
                </c:pt>
                <c:pt idx="535">
                  <c:v>1.1184435678518836E-3</c:v>
                </c:pt>
                <c:pt idx="536">
                  <c:v>1.1184435678518836E-3</c:v>
                </c:pt>
                <c:pt idx="537">
                  <c:v>1.1184435678518836E-3</c:v>
                </c:pt>
                <c:pt idx="538">
                  <c:v>1.1184435678518836E-3</c:v>
                </c:pt>
                <c:pt idx="539">
                  <c:v>9.8425285492994142E-4</c:v>
                </c:pt>
                <c:pt idx="540">
                  <c:v>9.8425285492994142E-4</c:v>
                </c:pt>
                <c:pt idx="541">
                  <c:v>9.8425285492994142E-4</c:v>
                </c:pt>
                <c:pt idx="542">
                  <c:v>9.8425285492994142E-4</c:v>
                </c:pt>
                <c:pt idx="543">
                  <c:v>9.8425285492994142E-4</c:v>
                </c:pt>
                <c:pt idx="544">
                  <c:v>9.8425285492994142E-4</c:v>
                </c:pt>
                <c:pt idx="545">
                  <c:v>9.8425285492994142E-4</c:v>
                </c:pt>
                <c:pt idx="546">
                  <c:v>9.8425285492994142E-4</c:v>
                </c:pt>
                <c:pt idx="547">
                  <c:v>9.8425285492994142E-4</c:v>
                </c:pt>
                <c:pt idx="548">
                  <c:v>9.8425285492994142E-4</c:v>
                </c:pt>
                <c:pt idx="549">
                  <c:v>8.6841204654346336E-4</c:v>
                </c:pt>
                <c:pt idx="550">
                  <c:v>8.6841204654346336E-4</c:v>
                </c:pt>
                <c:pt idx="551">
                  <c:v>8.6841204654346336E-4</c:v>
                </c:pt>
                <c:pt idx="552">
                  <c:v>8.6841204654346336E-4</c:v>
                </c:pt>
                <c:pt idx="553">
                  <c:v>8.6841204654346336E-4</c:v>
                </c:pt>
                <c:pt idx="554">
                  <c:v>8.6841204654346336E-4</c:v>
                </c:pt>
                <c:pt idx="555">
                  <c:v>8.6841204654346336E-4</c:v>
                </c:pt>
                <c:pt idx="556">
                  <c:v>8.6841204654346336E-4</c:v>
                </c:pt>
                <c:pt idx="557">
                  <c:v>8.6841204654346336E-4</c:v>
                </c:pt>
                <c:pt idx="558">
                  <c:v>8.6841204654346336E-4</c:v>
                </c:pt>
                <c:pt idx="559">
                  <c:v>7.6934507727224074E-4</c:v>
                </c:pt>
                <c:pt idx="560">
                  <c:v>7.6934507727224074E-4</c:v>
                </c:pt>
                <c:pt idx="561">
                  <c:v>7.6934507727224074E-4</c:v>
                </c:pt>
                <c:pt idx="562">
                  <c:v>7.6934507727224074E-4</c:v>
                </c:pt>
                <c:pt idx="563">
                  <c:v>7.6934507727224074E-4</c:v>
                </c:pt>
                <c:pt idx="564">
                  <c:v>7.6934507727224074E-4</c:v>
                </c:pt>
                <c:pt idx="565">
                  <c:v>7.6934507727224074E-4</c:v>
                </c:pt>
                <c:pt idx="566">
                  <c:v>7.6934507727224074E-4</c:v>
                </c:pt>
                <c:pt idx="567">
                  <c:v>7.6934507727224074E-4</c:v>
                </c:pt>
                <c:pt idx="568">
                  <c:v>7.6934507727224074E-4</c:v>
                </c:pt>
                <c:pt idx="569">
                  <c:v>6.7455599985590756E-4</c:v>
                </c:pt>
                <c:pt idx="570">
                  <c:v>6.7455599985590756E-4</c:v>
                </c:pt>
                <c:pt idx="571">
                  <c:v>6.7455599985590756E-4</c:v>
                </c:pt>
                <c:pt idx="572">
                  <c:v>6.7455599985590756E-4</c:v>
                </c:pt>
                <c:pt idx="573">
                  <c:v>6.7455599985590756E-4</c:v>
                </c:pt>
                <c:pt idx="574">
                  <c:v>6.7455599985590756E-4</c:v>
                </c:pt>
                <c:pt idx="575">
                  <c:v>6.7455599985590756E-4</c:v>
                </c:pt>
                <c:pt idx="576">
                  <c:v>6.7455599985590756E-4</c:v>
                </c:pt>
                <c:pt idx="577">
                  <c:v>6.7455599985590756E-4</c:v>
                </c:pt>
                <c:pt idx="578">
                  <c:v>6.7455599985590756E-4</c:v>
                </c:pt>
                <c:pt idx="579">
                  <c:v>5.9350120681580902E-4</c:v>
                </c:pt>
                <c:pt idx="580">
                  <c:v>5.9350120681580902E-4</c:v>
                </c:pt>
                <c:pt idx="581">
                  <c:v>5.9350120681580902E-4</c:v>
                </c:pt>
                <c:pt idx="582">
                  <c:v>5.9350120681580902E-4</c:v>
                </c:pt>
                <c:pt idx="583">
                  <c:v>5.9350120681580902E-4</c:v>
                </c:pt>
                <c:pt idx="584">
                  <c:v>5.9350120681580902E-4</c:v>
                </c:pt>
                <c:pt idx="585">
                  <c:v>5.9350120681580902E-4</c:v>
                </c:pt>
                <c:pt idx="586">
                  <c:v>5.9350120681580902E-4</c:v>
                </c:pt>
                <c:pt idx="587">
                  <c:v>5.9350120681580902E-4</c:v>
                </c:pt>
                <c:pt idx="588">
                  <c:v>5.9350120681580902E-4</c:v>
                </c:pt>
                <c:pt idx="589">
                  <c:v>5.3057116610828921E-4</c:v>
                </c:pt>
                <c:pt idx="590">
                  <c:v>5.3057116610828921E-4</c:v>
                </c:pt>
                <c:pt idx="591">
                  <c:v>5.3057116610828921E-4</c:v>
                </c:pt>
                <c:pt idx="592">
                  <c:v>5.3057116610828921E-4</c:v>
                </c:pt>
                <c:pt idx="593">
                  <c:v>5.3057116610828921E-4</c:v>
                </c:pt>
                <c:pt idx="594">
                  <c:v>5.3057116610828921E-4</c:v>
                </c:pt>
                <c:pt idx="595">
                  <c:v>5.3057116610828921E-4</c:v>
                </c:pt>
                <c:pt idx="596">
                  <c:v>5.3057116610828921E-4</c:v>
                </c:pt>
                <c:pt idx="597">
                  <c:v>5.3057116610828921E-4</c:v>
                </c:pt>
                <c:pt idx="598">
                  <c:v>5.3057116610828921E-4</c:v>
                </c:pt>
                <c:pt idx="599">
                  <c:v>4.6583990777765774E-4</c:v>
                </c:pt>
                <c:pt idx="600">
                  <c:v>4.6583990777765774E-4</c:v>
                </c:pt>
                <c:pt idx="601">
                  <c:v>4.6583990777765774E-4</c:v>
                </c:pt>
                <c:pt idx="602">
                  <c:v>4.6583990777765774E-4</c:v>
                </c:pt>
                <c:pt idx="603">
                  <c:v>4.6583990777765774E-4</c:v>
                </c:pt>
                <c:pt idx="604">
                  <c:v>4.6583990777765774E-4</c:v>
                </c:pt>
                <c:pt idx="605">
                  <c:v>4.6583990777765774E-4</c:v>
                </c:pt>
                <c:pt idx="606">
                  <c:v>4.6583990777765774E-4</c:v>
                </c:pt>
                <c:pt idx="607">
                  <c:v>4.6583990777765774E-4</c:v>
                </c:pt>
                <c:pt idx="608">
                  <c:v>4.6583990777765774E-4</c:v>
                </c:pt>
                <c:pt idx="609">
                  <c:v>4.1011473756259232E-4</c:v>
                </c:pt>
                <c:pt idx="610">
                  <c:v>4.1011473756259232E-4</c:v>
                </c:pt>
                <c:pt idx="611">
                  <c:v>4.1011473756259232E-4</c:v>
                </c:pt>
                <c:pt idx="612">
                  <c:v>4.1011473756259232E-4</c:v>
                </c:pt>
                <c:pt idx="613">
                  <c:v>4.1011473756259232E-4</c:v>
                </c:pt>
                <c:pt idx="614">
                  <c:v>4.1011473756259232E-4</c:v>
                </c:pt>
                <c:pt idx="615">
                  <c:v>4.1011473756259232E-4</c:v>
                </c:pt>
                <c:pt idx="616">
                  <c:v>4.1011473756259232E-4</c:v>
                </c:pt>
                <c:pt idx="617">
                  <c:v>4.1011473756259232E-4</c:v>
                </c:pt>
                <c:pt idx="618">
                  <c:v>4.1011473756259232E-4</c:v>
                </c:pt>
                <c:pt idx="619">
                  <c:v>3.6238247055009722E-4</c:v>
                </c:pt>
                <c:pt idx="620">
                  <c:v>3.6238247055009722E-4</c:v>
                </c:pt>
                <c:pt idx="621">
                  <c:v>3.6238247055009722E-4</c:v>
                </c:pt>
                <c:pt idx="622">
                  <c:v>3.6238247055009722E-4</c:v>
                </c:pt>
                <c:pt idx="623">
                  <c:v>3.6238247055009722E-4</c:v>
                </c:pt>
                <c:pt idx="624">
                  <c:v>3.6238247055009722E-4</c:v>
                </c:pt>
                <c:pt idx="625">
                  <c:v>3.6238247055009722E-4</c:v>
                </c:pt>
                <c:pt idx="626">
                  <c:v>3.6238247055009722E-4</c:v>
                </c:pt>
                <c:pt idx="627">
                  <c:v>3.6238247055009722E-4</c:v>
                </c:pt>
                <c:pt idx="628">
                  <c:v>3.6238247055009722E-4</c:v>
                </c:pt>
                <c:pt idx="629">
                  <c:v>3.1926582369681903E-4</c:v>
                </c:pt>
                <c:pt idx="630">
                  <c:v>3.1926582369681903E-4</c:v>
                </c:pt>
                <c:pt idx="631">
                  <c:v>3.1926582369681903E-4</c:v>
                </c:pt>
                <c:pt idx="632">
                  <c:v>3.1926582369681903E-4</c:v>
                </c:pt>
                <c:pt idx="633">
                  <c:v>3.1926582369681903E-4</c:v>
                </c:pt>
                <c:pt idx="634">
                  <c:v>3.1926582369681903E-4</c:v>
                </c:pt>
                <c:pt idx="635">
                  <c:v>3.1926582369681903E-4</c:v>
                </c:pt>
                <c:pt idx="636">
                  <c:v>3.1926582369681903E-4</c:v>
                </c:pt>
                <c:pt idx="637">
                  <c:v>3.1926582369681903E-4</c:v>
                </c:pt>
                <c:pt idx="638">
                  <c:v>3.1926582369681903E-4</c:v>
                </c:pt>
                <c:pt idx="639">
                  <c:v>2.8042706869844052E-4</c:v>
                </c:pt>
                <c:pt idx="640">
                  <c:v>2.8042706869844052E-4</c:v>
                </c:pt>
                <c:pt idx="641">
                  <c:v>2.8042706869844052E-4</c:v>
                </c:pt>
                <c:pt idx="642">
                  <c:v>2.8042706869844052E-4</c:v>
                </c:pt>
                <c:pt idx="643">
                  <c:v>2.8042706869844052E-4</c:v>
                </c:pt>
                <c:pt idx="644">
                  <c:v>2.8042706869844052E-4</c:v>
                </c:pt>
                <c:pt idx="645">
                  <c:v>2.8042706869844052E-4</c:v>
                </c:pt>
                <c:pt idx="646">
                  <c:v>2.8042706869844052E-4</c:v>
                </c:pt>
                <c:pt idx="647">
                  <c:v>2.8042706869844052E-4</c:v>
                </c:pt>
                <c:pt idx="648">
                  <c:v>2.8042706869844052E-4</c:v>
                </c:pt>
                <c:pt idx="649">
                  <c:v>2.498063691055154E-4</c:v>
                </c:pt>
                <c:pt idx="650">
                  <c:v>2.498063691055154E-4</c:v>
                </c:pt>
                <c:pt idx="651">
                  <c:v>2.498063691055154E-4</c:v>
                </c:pt>
                <c:pt idx="652">
                  <c:v>2.498063691055154E-4</c:v>
                </c:pt>
                <c:pt idx="653">
                  <c:v>2.498063691055154E-4</c:v>
                </c:pt>
                <c:pt idx="654">
                  <c:v>2.498063691055154E-4</c:v>
                </c:pt>
                <c:pt idx="655">
                  <c:v>2.498063691055154E-4</c:v>
                </c:pt>
                <c:pt idx="656">
                  <c:v>2.498063691055154E-4</c:v>
                </c:pt>
                <c:pt idx="657">
                  <c:v>2.498063691055154E-4</c:v>
                </c:pt>
                <c:pt idx="658">
                  <c:v>2.498063691055154E-4</c:v>
                </c:pt>
                <c:pt idx="659">
                  <c:v>2.1941082171548042E-4</c:v>
                </c:pt>
                <c:pt idx="660">
                  <c:v>2.1941082171548042E-4</c:v>
                </c:pt>
                <c:pt idx="661">
                  <c:v>2.1941082171548042E-4</c:v>
                </c:pt>
                <c:pt idx="662">
                  <c:v>2.1941082171548042E-4</c:v>
                </c:pt>
                <c:pt idx="663">
                  <c:v>2.1941082171548042E-4</c:v>
                </c:pt>
                <c:pt idx="664">
                  <c:v>2.1941082171548042E-4</c:v>
                </c:pt>
                <c:pt idx="665">
                  <c:v>2.1941082171548042E-4</c:v>
                </c:pt>
                <c:pt idx="666">
                  <c:v>2.1941082171548042E-4</c:v>
                </c:pt>
                <c:pt idx="667">
                  <c:v>2.1941082171548042E-4</c:v>
                </c:pt>
                <c:pt idx="668">
                  <c:v>2.1941082171548042E-4</c:v>
                </c:pt>
                <c:pt idx="669">
                  <c:v>1.8912785042689081E-4</c:v>
                </c:pt>
                <c:pt idx="670">
                  <c:v>1.8912785042689081E-4</c:v>
                </c:pt>
                <c:pt idx="671">
                  <c:v>1.8912785042689081E-4</c:v>
                </c:pt>
                <c:pt idx="672">
                  <c:v>1.8912785042689081E-4</c:v>
                </c:pt>
                <c:pt idx="673">
                  <c:v>1.8912785042689081E-4</c:v>
                </c:pt>
                <c:pt idx="674">
                  <c:v>1.8912785042689081E-4</c:v>
                </c:pt>
                <c:pt idx="675">
                  <c:v>1.8912785042689081E-4</c:v>
                </c:pt>
                <c:pt idx="676">
                  <c:v>1.8912785042689081E-4</c:v>
                </c:pt>
                <c:pt idx="677">
                  <c:v>1.8912785042689081E-4</c:v>
                </c:pt>
                <c:pt idx="678">
                  <c:v>1.8912785042689081E-4</c:v>
                </c:pt>
                <c:pt idx="679">
                  <c:v>1.6559944522497207E-4</c:v>
                </c:pt>
                <c:pt idx="680">
                  <c:v>1.6559944522497207E-4</c:v>
                </c:pt>
                <c:pt idx="681">
                  <c:v>1.6559944522497207E-4</c:v>
                </c:pt>
                <c:pt idx="682">
                  <c:v>1.6559944522497207E-4</c:v>
                </c:pt>
                <c:pt idx="683">
                  <c:v>1.6559944522497207E-4</c:v>
                </c:pt>
                <c:pt idx="684">
                  <c:v>1.6559944522497207E-4</c:v>
                </c:pt>
                <c:pt idx="685">
                  <c:v>1.6559944522497207E-4</c:v>
                </c:pt>
                <c:pt idx="686">
                  <c:v>1.6559944522497207E-4</c:v>
                </c:pt>
                <c:pt idx="687">
                  <c:v>1.6559944522497207E-4</c:v>
                </c:pt>
                <c:pt idx="688">
                  <c:v>1.6559944522497207E-4</c:v>
                </c:pt>
                <c:pt idx="689">
                  <c:v>1.4004467019705427E-4</c:v>
                </c:pt>
                <c:pt idx="690">
                  <c:v>1.4004467019705427E-4</c:v>
                </c:pt>
                <c:pt idx="691">
                  <c:v>1.4004467019705427E-4</c:v>
                </c:pt>
                <c:pt idx="692">
                  <c:v>1.4004467019705427E-4</c:v>
                </c:pt>
                <c:pt idx="693">
                  <c:v>1.4004467019705427E-4</c:v>
                </c:pt>
                <c:pt idx="694">
                  <c:v>1.4004467019705427E-4</c:v>
                </c:pt>
                <c:pt idx="695">
                  <c:v>1.4004467019705427E-4</c:v>
                </c:pt>
                <c:pt idx="696">
                  <c:v>1.4004467019705427E-4</c:v>
                </c:pt>
                <c:pt idx="697">
                  <c:v>1.4004467019705427E-4</c:v>
                </c:pt>
                <c:pt idx="698">
                  <c:v>1.4004467019705427E-4</c:v>
                </c:pt>
                <c:pt idx="699">
                  <c:v>1.1899293922691647E-4</c:v>
                </c:pt>
                <c:pt idx="700">
                  <c:v>1.1899293922691647E-4</c:v>
                </c:pt>
                <c:pt idx="701">
                  <c:v>1.1899293922691647E-4</c:v>
                </c:pt>
                <c:pt idx="702">
                  <c:v>1.1899293922691647E-4</c:v>
                </c:pt>
                <c:pt idx="703">
                  <c:v>1.1899293922691647E-4</c:v>
                </c:pt>
                <c:pt idx="704">
                  <c:v>1.1899293922691647E-4</c:v>
                </c:pt>
                <c:pt idx="705">
                  <c:v>1.1899293922691647E-4</c:v>
                </c:pt>
                <c:pt idx="706">
                  <c:v>1.1899293922691647E-4</c:v>
                </c:pt>
                <c:pt idx="707">
                  <c:v>1.1899293922691647E-4</c:v>
                </c:pt>
                <c:pt idx="708">
                  <c:v>1.1899293922691647E-4</c:v>
                </c:pt>
                <c:pt idx="709">
                  <c:v>1.0345743722756582E-4</c:v>
                </c:pt>
                <c:pt idx="710">
                  <c:v>1.0345743722756582E-4</c:v>
                </c:pt>
                <c:pt idx="711">
                  <c:v>1.0345743722756582E-4</c:v>
                </c:pt>
                <c:pt idx="712">
                  <c:v>1.0345743722756582E-4</c:v>
                </c:pt>
                <c:pt idx="713">
                  <c:v>1.0345743722756582E-4</c:v>
                </c:pt>
                <c:pt idx="714">
                  <c:v>1.0345743722756582E-4</c:v>
                </c:pt>
                <c:pt idx="715">
                  <c:v>1.0345743722756582E-4</c:v>
                </c:pt>
                <c:pt idx="716">
                  <c:v>1.0345743722756582E-4</c:v>
                </c:pt>
                <c:pt idx="717">
                  <c:v>1.0345743722756582E-4</c:v>
                </c:pt>
                <c:pt idx="718">
                  <c:v>1.0345743722756582E-4</c:v>
                </c:pt>
                <c:pt idx="719">
                  <c:v>8.6458445909435777E-5</c:v>
                </c:pt>
                <c:pt idx="720">
                  <c:v>8.6458445909435777E-5</c:v>
                </c:pt>
                <c:pt idx="721">
                  <c:v>8.6458445909435777E-5</c:v>
                </c:pt>
                <c:pt idx="722">
                  <c:v>8.6458445909435777E-5</c:v>
                </c:pt>
                <c:pt idx="723">
                  <c:v>8.6458445909435777E-5</c:v>
                </c:pt>
                <c:pt idx="724">
                  <c:v>8.6458445909435777E-5</c:v>
                </c:pt>
                <c:pt idx="725">
                  <c:v>8.6458445909435777E-5</c:v>
                </c:pt>
                <c:pt idx="726">
                  <c:v>8.6458445909435777E-5</c:v>
                </c:pt>
                <c:pt idx="727">
                  <c:v>8.6458445909435777E-5</c:v>
                </c:pt>
                <c:pt idx="728">
                  <c:v>8.6458445909435777E-5</c:v>
                </c:pt>
                <c:pt idx="729">
                  <c:v>7.3399618141864511E-5</c:v>
                </c:pt>
                <c:pt idx="730">
                  <c:v>7.3399618141864511E-5</c:v>
                </c:pt>
                <c:pt idx="731">
                  <c:v>7.3399618141864511E-5</c:v>
                </c:pt>
                <c:pt idx="732">
                  <c:v>7.3399618141864511E-5</c:v>
                </c:pt>
                <c:pt idx="733">
                  <c:v>7.3399618141864511E-5</c:v>
                </c:pt>
                <c:pt idx="734">
                  <c:v>7.3399618141864511E-5</c:v>
                </c:pt>
                <c:pt idx="735">
                  <c:v>7.3399618141864511E-5</c:v>
                </c:pt>
                <c:pt idx="736">
                  <c:v>7.3399618141864511E-5</c:v>
                </c:pt>
                <c:pt idx="737">
                  <c:v>7.3399618141864511E-5</c:v>
                </c:pt>
                <c:pt idx="738">
                  <c:v>7.3399618141864511E-5</c:v>
                </c:pt>
                <c:pt idx="739">
                  <c:v>6.315519291040743E-5</c:v>
                </c:pt>
                <c:pt idx="740">
                  <c:v>6.315519291040743E-5</c:v>
                </c:pt>
                <c:pt idx="741">
                  <c:v>6.315519291040743E-5</c:v>
                </c:pt>
                <c:pt idx="742">
                  <c:v>6.315519291040743E-5</c:v>
                </c:pt>
                <c:pt idx="743">
                  <c:v>6.315519291040743E-5</c:v>
                </c:pt>
                <c:pt idx="744">
                  <c:v>6.315519291040743E-5</c:v>
                </c:pt>
                <c:pt idx="745">
                  <c:v>6.315519291040743E-5</c:v>
                </c:pt>
                <c:pt idx="746">
                  <c:v>6.315519291040743E-5</c:v>
                </c:pt>
                <c:pt idx="747">
                  <c:v>6.315519291040743E-5</c:v>
                </c:pt>
                <c:pt idx="748">
                  <c:v>6.315519291040743E-5</c:v>
                </c:pt>
                <c:pt idx="749">
                  <c:v>5.3586224287619095E-5</c:v>
                </c:pt>
                <c:pt idx="750">
                  <c:v>5.3586224287619095E-5</c:v>
                </c:pt>
                <c:pt idx="751">
                  <c:v>5.3586224287619095E-5</c:v>
                </c:pt>
                <c:pt idx="752">
                  <c:v>5.3586224287619095E-5</c:v>
                </c:pt>
                <c:pt idx="753">
                  <c:v>5.3586224287619095E-5</c:v>
                </c:pt>
                <c:pt idx="754">
                  <c:v>5.3586224287619095E-5</c:v>
                </c:pt>
                <c:pt idx="755">
                  <c:v>5.3586224287619095E-5</c:v>
                </c:pt>
                <c:pt idx="756">
                  <c:v>5.3586224287619095E-5</c:v>
                </c:pt>
                <c:pt idx="757">
                  <c:v>5.3586224287619095E-5</c:v>
                </c:pt>
                <c:pt idx="758">
                  <c:v>5.3586224287619095E-5</c:v>
                </c:pt>
                <c:pt idx="759">
                  <c:v>4.7957419215390017E-5</c:v>
                </c:pt>
                <c:pt idx="760">
                  <c:v>4.7957419215390017E-5</c:v>
                </c:pt>
                <c:pt idx="761">
                  <c:v>4.7957419215390017E-5</c:v>
                </c:pt>
                <c:pt idx="762">
                  <c:v>4.7957419215390017E-5</c:v>
                </c:pt>
                <c:pt idx="763">
                  <c:v>4.7957419215390017E-5</c:v>
                </c:pt>
                <c:pt idx="764">
                  <c:v>4.7957419215390017E-5</c:v>
                </c:pt>
                <c:pt idx="765">
                  <c:v>4.7957419215390017E-5</c:v>
                </c:pt>
                <c:pt idx="766">
                  <c:v>4.7957419215390017E-5</c:v>
                </c:pt>
                <c:pt idx="767">
                  <c:v>4.7957419215390017E-5</c:v>
                </c:pt>
                <c:pt idx="768">
                  <c:v>4.7957419215390017E-5</c:v>
                </c:pt>
                <c:pt idx="769">
                  <c:v>4.1315429230159594E-5</c:v>
                </c:pt>
                <c:pt idx="770">
                  <c:v>4.1315429230159594E-5</c:v>
                </c:pt>
                <c:pt idx="771">
                  <c:v>4.1315429230159594E-5</c:v>
                </c:pt>
                <c:pt idx="772">
                  <c:v>4.1315429230159594E-5</c:v>
                </c:pt>
                <c:pt idx="773">
                  <c:v>4.1315429230159594E-5</c:v>
                </c:pt>
                <c:pt idx="774">
                  <c:v>4.1315429230159594E-5</c:v>
                </c:pt>
                <c:pt idx="775">
                  <c:v>4.1315429230159594E-5</c:v>
                </c:pt>
                <c:pt idx="776">
                  <c:v>4.1315429230159594E-5</c:v>
                </c:pt>
                <c:pt idx="777">
                  <c:v>4.1315429230159594E-5</c:v>
                </c:pt>
                <c:pt idx="778">
                  <c:v>4.1315429230159594E-5</c:v>
                </c:pt>
                <c:pt idx="779">
                  <c:v>3.4898591447818811E-5</c:v>
                </c:pt>
                <c:pt idx="780">
                  <c:v>3.4898591447818811E-5</c:v>
                </c:pt>
                <c:pt idx="781">
                  <c:v>3.4898591447818811E-5</c:v>
                </c:pt>
                <c:pt idx="782">
                  <c:v>3.4898591447818811E-5</c:v>
                </c:pt>
                <c:pt idx="783">
                  <c:v>3.4898591447818811E-5</c:v>
                </c:pt>
                <c:pt idx="784">
                  <c:v>3.4898591447818811E-5</c:v>
                </c:pt>
                <c:pt idx="785">
                  <c:v>3.4898591447818811E-5</c:v>
                </c:pt>
                <c:pt idx="786">
                  <c:v>3.4898591447818811E-5</c:v>
                </c:pt>
                <c:pt idx="787">
                  <c:v>3.4898591447818811E-5</c:v>
                </c:pt>
                <c:pt idx="788">
                  <c:v>3.4898591447818811E-5</c:v>
                </c:pt>
                <c:pt idx="789">
                  <c:v>2.994524298425773E-5</c:v>
                </c:pt>
                <c:pt idx="790">
                  <c:v>2.994524298425773E-5</c:v>
                </c:pt>
                <c:pt idx="791">
                  <c:v>2.994524298425773E-5</c:v>
                </c:pt>
                <c:pt idx="792">
                  <c:v>2.994524298425773E-5</c:v>
                </c:pt>
                <c:pt idx="793">
                  <c:v>2.994524298425773E-5</c:v>
                </c:pt>
                <c:pt idx="794">
                  <c:v>2.994524298425773E-5</c:v>
                </c:pt>
                <c:pt idx="795">
                  <c:v>2.994524298425773E-5</c:v>
                </c:pt>
                <c:pt idx="796">
                  <c:v>2.994524298425773E-5</c:v>
                </c:pt>
                <c:pt idx="797">
                  <c:v>2.994524298425773E-5</c:v>
                </c:pt>
                <c:pt idx="798">
                  <c:v>2.994524298425773E-5</c:v>
                </c:pt>
                <c:pt idx="799">
                  <c:v>2.6793112143809602E-5</c:v>
                </c:pt>
                <c:pt idx="800">
                  <c:v>2.6793112143809602E-5</c:v>
                </c:pt>
                <c:pt idx="801">
                  <c:v>2.6793112143809602E-5</c:v>
                </c:pt>
                <c:pt idx="802">
                  <c:v>2.6793112143809602E-5</c:v>
                </c:pt>
                <c:pt idx="803">
                  <c:v>2.6793112143809602E-5</c:v>
                </c:pt>
                <c:pt idx="804">
                  <c:v>2.6793112143809602E-5</c:v>
                </c:pt>
                <c:pt idx="805">
                  <c:v>2.6793112143809602E-5</c:v>
                </c:pt>
                <c:pt idx="806">
                  <c:v>2.6793112143809602E-5</c:v>
                </c:pt>
                <c:pt idx="807">
                  <c:v>2.6793112143809602E-5</c:v>
                </c:pt>
                <c:pt idx="808">
                  <c:v>2.6793112143809602E-5</c:v>
                </c:pt>
                <c:pt idx="809">
                  <c:v>2.3866133506250256E-5</c:v>
                </c:pt>
                <c:pt idx="810">
                  <c:v>2.3866133506250256E-5</c:v>
                </c:pt>
                <c:pt idx="811">
                  <c:v>2.3866133506250256E-5</c:v>
                </c:pt>
                <c:pt idx="812">
                  <c:v>2.3866133506250256E-5</c:v>
                </c:pt>
                <c:pt idx="813">
                  <c:v>2.3866133506250256E-5</c:v>
                </c:pt>
                <c:pt idx="814">
                  <c:v>2.3866133506250256E-5</c:v>
                </c:pt>
                <c:pt idx="815">
                  <c:v>2.3866133506250256E-5</c:v>
                </c:pt>
                <c:pt idx="816">
                  <c:v>2.3866133506250256E-5</c:v>
                </c:pt>
                <c:pt idx="817">
                  <c:v>2.3866133506250256E-5</c:v>
                </c:pt>
                <c:pt idx="818">
                  <c:v>2.1276883173025297E-5</c:v>
                </c:pt>
                <c:pt idx="819">
                  <c:v>2.1276883173025297E-5</c:v>
                </c:pt>
                <c:pt idx="820">
                  <c:v>2.1276883173025297E-5</c:v>
                </c:pt>
                <c:pt idx="821">
                  <c:v>2.1276883173025297E-5</c:v>
                </c:pt>
                <c:pt idx="822">
                  <c:v>2.1276883173025297E-5</c:v>
                </c:pt>
                <c:pt idx="823">
                  <c:v>2.1276883173025297E-5</c:v>
                </c:pt>
                <c:pt idx="824">
                  <c:v>2.1276883173025297E-5</c:v>
                </c:pt>
                <c:pt idx="825">
                  <c:v>2.1276883173025297E-5</c:v>
                </c:pt>
                <c:pt idx="826">
                  <c:v>2.1276883173025297E-5</c:v>
                </c:pt>
                <c:pt idx="827">
                  <c:v>2.1276883173025297E-5</c:v>
                </c:pt>
                <c:pt idx="828">
                  <c:v>2.1276883173025297E-5</c:v>
                </c:pt>
                <c:pt idx="829">
                  <c:v>1.9025361144133646E-5</c:v>
                </c:pt>
                <c:pt idx="830">
                  <c:v>1.9025361144133646E-5</c:v>
                </c:pt>
                <c:pt idx="831">
                  <c:v>1.9025361144133646E-5</c:v>
                </c:pt>
                <c:pt idx="832">
                  <c:v>1.9025361144133646E-5</c:v>
                </c:pt>
                <c:pt idx="833">
                  <c:v>1.9025361144133646E-5</c:v>
                </c:pt>
                <c:pt idx="834">
                  <c:v>1.9025361144133646E-5</c:v>
                </c:pt>
                <c:pt idx="835">
                  <c:v>1.9025361144133646E-5</c:v>
                </c:pt>
                <c:pt idx="836">
                  <c:v>1.9025361144133646E-5</c:v>
                </c:pt>
                <c:pt idx="837">
                  <c:v>1.9025361144133646E-5</c:v>
                </c:pt>
                <c:pt idx="838">
                  <c:v>1.9025361144133646E-5</c:v>
                </c:pt>
                <c:pt idx="839">
                  <c:v>1.7674447926798521E-5</c:v>
                </c:pt>
                <c:pt idx="840">
                  <c:v>1.7674447926798521E-5</c:v>
                </c:pt>
                <c:pt idx="841">
                  <c:v>1.7674447926798521E-5</c:v>
                </c:pt>
                <c:pt idx="842">
                  <c:v>1.7674447926798521E-5</c:v>
                </c:pt>
                <c:pt idx="843">
                  <c:v>1.7674447926798521E-5</c:v>
                </c:pt>
                <c:pt idx="844">
                  <c:v>1.7674447926798521E-5</c:v>
                </c:pt>
                <c:pt idx="845">
                  <c:v>1.7674447926798521E-5</c:v>
                </c:pt>
                <c:pt idx="846">
                  <c:v>1.7674447926798521E-5</c:v>
                </c:pt>
                <c:pt idx="847">
                  <c:v>1.7674447926798521E-5</c:v>
                </c:pt>
                <c:pt idx="848">
                  <c:v>1.7674447926798521E-5</c:v>
                </c:pt>
                <c:pt idx="849">
                  <c:v>1.6436110810908335E-5</c:v>
                </c:pt>
                <c:pt idx="850">
                  <c:v>1.6436110810908335E-5</c:v>
                </c:pt>
                <c:pt idx="851">
                  <c:v>1.6436110810908335E-5</c:v>
                </c:pt>
                <c:pt idx="852">
                  <c:v>1.6436110810908335E-5</c:v>
                </c:pt>
                <c:pt idx="853">
                  <c:v>1.6436110810908335E-5</c:v>
                </c:pt>
                <c:pt idx="854">
                  <c:v>1.6436110810908335E-5</c:v>
                </c:pt>
                <c:pt idx="855">
                  <c:v>1.6436110810908335E-5</c:v>
                </c:pt>
                <c:pt idx="856">
                  <c:v>1.6436110810908335E-5</c:v>
                </c:pt>
                <c:pt idx="857">
                  <c:v>1.6436110810908335E-5</c:v>
                </c:pt>
                <c:pt idx="858">
                  <c:v>1.6436110810908335E-5</c:v>
                </c:pt>
                <c:pt idx="859">
                  <c:v>1.4860045390684248E-5</c:v>
                </c:pt>
                <c:pt idx="860">
                  <c:v>1.4860045390684248E-5</c:v>
                </c:pt>
                <c:pt idx="861">
                  <c:v>1.4860045390684248E-5</c:v>
                </c:pt>
                <c:pt idx="862">
                  <c:v>1.4860045390684248E-5</c:v>
                </c:pt>
                <c:pt idx="863">
                  <c:v>1.4860045390684248E-5</c:v>
                </c:pt>
                <c:pt idx="864">
                  <c:v>1.4860045390684248E-5</c:v>
                </c:pt>
                <c:pt idx="865">
                  <c:v>1.4860045390684248E-5</c:v>
                </c:pt>
                <c:pt idx="866">
                  <c:v>1.4860045390684248E-5</c:v>
                </c:pt>
                <c:pt idx="867">
                  <c:v>1.4860045390684248E-5</c:v>
                </c:pt>
                <c:pt idx="868">
                  <c:v>1.3171403869015619E-5</c:v>
                </c:pt>
                <c:pt idx="869">
                  <c:v>1.3171403869015619E-5</c:v>
                </c:pt>
                <c:pt idx="870">
                  <c:v>1.3171403869015619E-5</c:v>
                </c:pt>
                <c:pt idx="871">
                  <c:v>1.3171403869015619E-5</c:v>
                </c:pt>
                <c:pt idx="872">
                  <c:v>1.3171403869015619E-5</c:v>
                </c:pt>
                <c:pt idx="873">
                  <c:v>1.3171403869015619E-5</c:v>
                </c:pt>
                <c:pt idx="874">
                  <c:v>1.3171403869015619E-5</c:v>
                </c:pt>
                <c:pt idx="875">
                  <c:v>1.3171403869015619E-5</c:v>
                </c:pt>
                <c:pt idx="876">
                  <c:v>1.3171403869015619E-5</c:v>
                </c:pt>
                <c:pt idx="877">
                  <c:v>1.3171403869015619E-5</c:v>
                </c:pt>
                <c:pt idx="878">
                  <c:v>1.3171403869015619E-5</c:v>
                </c:pt>
                <c:pt idx="879">
                  <c:v>1.1820490651680714E-5</c:v>
                </c:pt>
                <c:pt idx="880">
                  <c:v>1.1820490651680714E-5</c:v>
                </c:pt>
                <c:pt idx="881">
                  <c:v>1.1820490651680714E-5</c:v>
                </c:pt>
                <c:pt idx="882">
                  <c:v>1.1820490651680714E-5</c:v>
                </c:pt>
                <c:pt idx="883">
                  <c:v>1.1820490651680714E-5</c:v>
                </c:pt>
                <c:pt idx="884">
                  <c:v>1.1820490651680714E-5</c:v>
                </c:pt>
                <c:pt idx="885">
                  <c:v>1.1820490651680714E-5</c:v>
                </c:pt>
                <c:pt idx="886">
                  <c:v>1.1820490651680714E-5</c:v>
                </c:pt>
                <c:pt idx="887">
                  <c:v>1.1820490651680714E-5</c:v>
                </c:pt>
                <c:pt idx="888">
                  <c:v>1.1820490651680714E-5</c:v>
                </c:pt>
                <c:pt idx="889">
                  <c:v>1.0357001332901043E-5</c:v>
                </c:pt>
                <c:pt idx="890">
                  <c:v>1.0357001332901043E-5</c:v>
                </c:pt>
                <c:pt idx="891">
                  <c:v>1.0357001332901043E-5</c:v>
                </c:pt>
                <c:pt idx="892">
                  <c:v>1.0357001332901043E-5</c:v>
                </c:pt>
                <c:pt idx="893">
                  <c:v>1.0357001332901043E-5</c:v>
                </c:pt>
                <c:pt idx="894">
                  <c:v>1.0357001332901043E-5</c:v>
                </c:pt>
                <c:pt idx="895">
                  <c:v>1.0357001332901043E-5</c:v>
                </c:pt>
                <c:pt idx="896">
                  <c:v>1.0357001332901043E-5</c:v>
                </c:pt>
                <c:pt idx="897">
                  <c:v>1.0357001332901043E-5</c:v>
                </c:pt>
                <c:pt idx="898">
                  <c:v>1.0357001332901043E-5</c:v>
                </c:pt>
                <c:pt idx="899">
                  <c:v>9.5689686227890248E-6</c:v>
                </c:pt>
                <c:pt idx="900">
                  <c:v>9.5689686227890248E-6</c:v>
                </c:pt>
                <c:pt idx="901">
                  <c:v>9.5689686227890248E-6</c:v>
                </c:pt>
                <c:pt idx="902">
                  <c:v>9.5689686227890248E-6</c:v>
                </c:pt>
                <c:pt idx="903">
                  <c:v>9.5689686227890248E-6</c:v>
                </c:pt>
                <c:pt idx="904">
                  <c:v>9.5689686227890248E-6</c:v>
                </c:pt>
                <c:pt idx="905">
                  <c:v>9.5689686227890248E-6</c:v>
                </c:pt>
                <c:pt idx="906">
                  <c:v>9.5689686227890248E-6</c:v>
                </c:pt>
                <c:pt idx="907">
                  <c:v>9.5689686227890248E-6</c:v>
                </c:pt>
                <c:pt idx="908">
                  <c:v>9.5689686227890248E-6</c:v>
                </c:pt>
                <c:pt idx="909">
                  <c:v>9.0060881155662435E-6</c:v>
                </c:pt>
                <c:pt idx="910">
                  <c:v>9.0060881155662435E-6</c:v>
                </c:pt>
                <c:pt idx="911">
                  <c:v>9.0060881155662435E-6</c:v>
                </c:pt>
                <c:pt idx="912">
                  <c:v>9.0060881155662435E-6</c:v>
                </c:pt>
                <c:pt idx="913">
                  <c:v>9.0060881155662435E-6</c:v>
                </c:pt>
                <c:pt idx="914">
                  <c:v>9.0060881155662435E-6</c:v>
                </c:pt>
                <c:pt idx="915">
                  <c:v>9.0060881155662435E-6</c:v>
                </c:pt>
                <c:pt idx="916">
                  <c:v>9.0060881155662435E-6</c:v>
                </c:pt>
                <c:pt idx="917">
                  <c:v>9.0060881155662435E-6</c:v>
                </c:pt>
                <c:pt idx="918">
                  <c:v>7.6551748982312114E-6</c:v>
                </c:pt>
                <c:pt idx="919">
                  <c:v>7.6551748982312114E-6</c:v>
                </c:pt>
                <c:pt idx="920">
                  <c:v>7.6551748982312114E-6</c:v>
                </c:pt>
                <c:pt idx="921">
                  <c:v>7.6551748982312114E-6</c:v>
                </c:pt>
                <c:pt idx="922">
                  <c:v>7.6551748982312114E-6</c:v>
                </c:pt>
                <c:pt idx="923">
                  <c:v>7.6551748982312114E-6</c:v>
                </c:pt>
                <c:pt idx="924">
                  <c:v>7.6551748982312114E-6</c:v>
                </c:pt>
                <c:pt idx="925">
                  <c:v>7.6551748982312114E-6</c:v>
                </c:pt>
                <c:pt idx="926">
                  <c:v>7.6551748982312114E-6</c:v>
                </c:pt>
                <c:pt idx="927">
                  <c:v>7.6551748982312114E-6</c:v>
                </c:pt>
                <c:pt idx="928">
                  <c:v>7.6551748982312114E-6</c:v>
                </c:pt>
                <c:pt idx="929">
                  <c:v>6.0791094780072098E-6</c:v>
                </c:pt>
                <c:pt idx="930">
                  <c:v>6.0791094780072098E-6</c:v>
                </c:pt>
                <c:pt idx="931">
                  <c:v>6.0791094780072098E-6</c:v>
                </c:pt>
                <c:pt idx="932">
                  <c:v>6.0791094780072098E-6</c:v>
                </c:pt>
                <c:pt idx="933">
                  <c:v>6.0791094780072098E-6</c:v>
                </c:pt>
                <c:pt idx="934">
                  <c:v>6.0791094780072098E-6</c:v>
                </c:pt>
                <c:pt idx="935">
                  <c:v>6.0791094780072098E-6</c:v>
                </c:pt>
                <c:pt idx="936">
                  <c:v>6.0791094780072098E-6</c:v>
                </c:pt>
                <c:pt idx="937">
                  <c:v>6.0791094780072098E-6</c:v>
                </c:pt>
                <c:pt idx="938">
                  <c:v>6.0791094780072098E-6</c:v>
                </c:pt>
                <c:pt idx="939">
                  <c:v>4.6156201592276794E-6</c:v>
                </c:pt>
                <c:pt idx="940">
                  <c:v>4.6156201592276794E-6</c:v>
                </c:pt>
                <c:pt idx="941">
                  <c:v>4.6156201592276794E-6</c:v>
                </c:pt>
                <c:pt idx="942">
                  <c:v>4.6156201592276794E-6</c:v>
                </c:pt>
                <c:pt idx="943">
                  <c:v>4.6156201592276794E-6</c:v>
                </c:pt>
                <c:pt idx="944">
                  <c:v>4.6156201592276794E-6</c:v>
                </c:pt>
                <c:pt idx="945">
                  <c:v>4.6156201592276794E-6</c:v>
                </c:pt>
                <c:pt idx="946">
                  <c:v>4.6156201592276794E-6</c:v>
                </c:pt>
                <c:pt idx="947">
                  <c:v>4.6156201592276794E-6</c:v>
                </c:pt>
                <c:pt idx="948">
                  <c:v>4.6156201592276794E-6</c:v>
                </c:pt>
                <c:pt idx="949">
                  <c:v>4.0527396520047963E-6</c:v>
                </c:pt>
                <c:pt idx="950">
                  <c:v>4.0527396520047963E-6</c:v>
                </c:pt>
                <c:pt idx="951">
                  <c:v>4.0527396520047963E-6</c:v>
                </c:pt>
                <c:pt idx="952">
                  <c:v>4.0527396520047963E-6</c:v>
                </c:pt>
                <c:pt idx="953">
                  <c:v>4.0527396520047963E-6</c:v>
                </c:pt>
                <c:pt idx="954">
                  <c:v>4.0527396520047963E-6</c:v>
                </c:pt>
                <c:pt idx="955">
                  <c:v>4.0527396520047963E-6</c:v>
                </c:pt>
                <c:pt idx="956">
                  <c:v>4.0527396520047963E-6</c:v>
                </c:pt>
                <c:pt idx="957">
                  <c:v>4.0527396520047963E-6</c:v>
                </c:pt>
                <c:pt idx="958">
                  <c:v>4.0527396520047963E-6</c:v>
                </c:pt>
                <c:pt idx="959">
                  <c:v>3.0395547390035862E-6</c:v>
                </c:pt>
                <c:pt idx="960">
                  <c:v>3.0395547390035862E-6</c:v>
                </c:pt>
                <c:pt idx="961">
                  <c:v>3.0395547390035862E-6</c:v>
                </c:pt>
                <c:pt idx="962">
                  <c:v>3.0395547390035862E-6</c:v>
                </c:pt>
                <c:pt idx="963">
                  <c:v>3.0395547390035862E-6</c:v>
                </c:pt>
                <c:pt idx="964">
                  <c:v>3.0395547390035862E-6</c:v>
                </c:pt>
                <c:pt idx="965">
                  <c:v>3.0395547390035862E-6</c:v>
                </c:pt>
                <c:pt idx="966">
                  <c:v>3.0395547390035862E-6</c:v>
                </c:pt>
                <c:pt idx="967">
                  <c:v>3.0395547390035862E-6</c:v>
                </c:pt>
                <c:pt idx="968">
                  <c:v>2.3640981303361092E-6</c:v>
                </c:pt>
                <c:pt idx="969">
                  <c:v>2.3640981303361092E-6</c:v>
                </c:pt>
                <c:pt idx="970">
                  <c:v>2.3640981303361092E-6</c:v>
                </c:pt>
                <c:pt idx="971">
                  <c:v>2.3640981303361092E-6</c:v>
                </c:pt>
                <c:pt idx="972">
                  <c:v>2.3640981303361092E-6</c:v>
                </c:pt>
                <c:pt idx="973">
                  <c:v>2.3640981303361092E-6</c:v>
                </c:pt>
                <c:pt idx="974">
                  <c:v>2.3640981303361092E-6</c:v>
                </c:pt>
                <c:pt idx="975">
                  <c:v>2.3640981303361092E-6</c:v>
                </c:pt>
                <c:pt idx="976">
                  <c:v>2.3640981303361092E-6</c:v>
                </c:pt>
                <c:pt idx="977">
                  <c:v>2.3640981303361092E-6</c:v>
                </c:pt>
                <c:pt idx="978">
                  <c:v>2.3640981303361092E-6</c:v>
                </c:pt>
                <c:pt idx="979">
                  <c:v>2.3640981303361092E-6</c:v>
                </c:pt>
                <c:pt idx="980">
                  <c:v>2.3640981303361092E-6</c:v>
                </c:pt>
                <c:pt idx="981">
                  <c:v>2.3640981303361092E-6</c:v>
                </c:pt>
                <c:pt idx="982">
                  <c:v>2.3640981303361092E-6</c:v>
                </c:pt>
                <c:pt idx="983">
                  <c:v>2.3640981303361092E-6</c:v>
                </c:pt>
                <c:pt idx="984">
                  <c:v>2.3640981303361092E-6</c:v>
                </c:pt>
                <c:pt idx="985">
                  <c:v>2.3640981303361092E-6</c:v>
                </c:pt>
                <c:pt idx="986">
                  <c:v>2.3640981303361092E-6</c:v>
                </c:pt>
                <c:pt idx="987">
                  <c:v>2.3640981303361092E-6</c:v>
                </c:pt>
                <c:pt idx="988">
                  <c:v>2.3640981303361092E-6</c:v>
                </c:pt>
                <c:pt idx="989">
                  <c:v>2.0263698260024058E-6</c:v>
                </c:pt>
                <c:pt idx="990">
                  <c:v>2.0263698260024058E-6</c:v>
                </c:pt>
                <c:pt idx="991">
                  <c:v>2.0263698260024058E-6</c:v>
                </c:pt>
                <c:pt idx="992">
                  <c:v>2.0263698260024058E-6</c:v>
                </c:pt>
                <c:pt idx="993">
                  <c:v>2.0263698260024058E-6</c:v>
                </c:pt>
                <c:pt idx="994">
                  <c:v>2.0263698260024058E-6</c:v>
                </c:pt>
                <c:pt idx="995">
                  <c:v>2.0263698260024058E-6</c:v>
                </c:pt>
                <c:pt idx="996">
                  <c:v>2.0263698260024058E-6</c:v>
                </c:pt>
                <c:pt idx="997">
                  <c:v>2.0263698260024058E-6</c:v>
                </c:pt>
                <c:pt idx="998">
                  <c:v>2.0263698260024058E-6</c:v>
                </c:pt>
                <c:pt idx="999">
                  <c:v>1.8012176231132507E-6</c:v>
                </c:pt>
                <c:pt idx="1000">
                  <c:v>1.8012176231132507E-6</c:v>
                </c:pt>
                <c:pt idx="1001">
                  <c:v>1.8012176231132507E-6</c:v>
                </c:pt>
                <c:pt idx="1002">
                  <c:v>1.8012176231132507E-6</c:v>
                </c:pt>
                <c:pt idx="1003">
                  <c:v>1.8012176231132507E-6</c:v>
                </c:pt>
                <c:pt idx="1004">
                  <c:v>1.8012176231132507E-6</c:v>
                </c:pt>
                <c:pt idx="1005">
                  <c:v>1.8012176231132507E-6</c:v>
                </c:pt>
                <c:pt idx="1006">
                  <c:v>1.8012176231132507E-6</c:v>
                </c:pt>
                <c:pt idx="1007">
                  <c:v>1.8012176231132507E-6</c:v>
                </c:pt>
                <c:pt idx="1008">
                  <c:v>1.8012176231132507E-6</c:v>
                </c:pt>
                <c:pt idx="1009">
                  <c:v>1.35091321733492E-6</c:v>
                </c:pt>
                <c:pt idx="1010">
                  <c:v>1.35091321733492E-6</c:v>
                </c:pt>
                <c:pt idx="1011">
                  <c:v>1.35091321733492E-6</c:v>
                </c:pt>
                <c:pt idx="1012">
                  <c:v>1.35091321733492E-6</c:v>
                </c:pt>
                <c:pt idx="1013">
                  <c:v>1.35091321733492E-6</c:v>
                </c:pt>
                <c:pt idx="1014">
                  <c:v>1.35091321733492E-6</c:v>
                </c:pt>
                <c:pt idx="1015">
                  <c:v>1.35091321733492E-6</c:v>
                </c:pt>
                <c:pt idx="1016">
                  <c:v>1.35091321733492E-6</c:v>
                </c:pt>
                <c:pt idx="1017">
                  <c:v>1.35091321733492E-6</c:v>
                </c:pt>
                <c:pt idx="1018">
                  <c:v>1.0131849130011921E-6</c:v>
                </c:pt>
                <c:pt idx="1019">
                  <c:v>1.0131849130011921E-6</c:v>
                </c:pt>
                <c:pt idx="1020">
                  <c:v>1.0131849130011921E-6</c:v>
                </c:pt>
                <c:pt idx="1021">
                  <c:v>1.0131849130011921E-6</c:v>
                </c:pt>
                <c:pt idx="1022">
                  <c:v>1.0131849130011921E-6</c:v>
                </c:pt>
                <c:pt idx="1023">
                  <c:v>1.0131849130011921E-6</c:v>
                </c:pt>
                <c:pt idx="1024">
                  <c:v>1.0131849130011921E-6</c:v>
                </c:pt>
                <c:pt idx="1025">
                  <c:v>1.0131849130011921E-6</c:v>
                </c:pt>
                <c:pt idx="1026">
                  <c:v>1.0131849130011921E-6</c:v>
                </c:pt>
                <c:pt idx="1027">
                  <c:v>1.0131849130011921E-6</c:v>
                </c:pt>
                <c:pt idx="1028">
                  <c:v>1.0131849130011921E-6</c:v>
                </c:pt>
                <c:pt idx="1029">
                  <c:v>7.8803271011204793E-7</c:v>
                </c:pt>
                <c:pt idx="1030">
                  <c:v>7.8803271011204793E-7</c:v>
                </c:pt>
                <c:pt idx="1031">
                  <c:v>7.8803271011204793E-7</c:v>
                </c:pt>
                <c:pt idx="1032">
                  <c:v>7.8803271011204793E-7</c:v>
                </c:pt>
                <c:pt idx="1033">
                  <c:v>7.8803271011204793E-7</c:v>
                </c:pt>
                <c:pt idx="1034">
                  <c:v>7.8803271011204793E-7</c:v>
                </c:pt>
                <c:pt idx="1035">
                  <c:v>7.8803271011204793E-7</c:v>
                </c:pt>
                <c:pt idx="1036">
                  <c:v>7.8803271011204793E-7</c:v>
                </c:pt>
                <c:pt idx="1037">
                  <c:v>7.8803271011204793E-7</c:v>
                </c:pt>
                <c:pt idx="1038">
                  <c:v>7.8803271011204793E-7</c:v>
                </c:pt>
                <c:pt idx="1039">
                  <c:v>4.5030440577831115E-7</c:v>
                </c:pt>
                <c:pt idx="1040">
                  <c:v>4.5030440577831115E-7</c:v>
                </c:pt>
                <c:pt idx="1041">
                  <c:v>4.5030440577831115E-7</c:v>
                </c:pt>
                <c:pt idx="1042">
                  <c:v>4.5030440577831115E-7</c:v>
                </c:pt>
                <c:pt idx="1043">
                  <c:v>4.5030440577831115E-7</c:v>
                </c:pt>
                <c:pt idx="1044">
                  <c:v>4.5030440577831115E-7</c:v>
                </c:pt>
                <c:pt idx="1045">
                  <c:v>4.5030440577831115E-7</c:v>
                </c:pt>
                <c:pt idx="1046">
                  <c:v>4.5030440577831115E-7</c:v>
                </c:pt>
                <c:pt idx="1047">
                  <c:v>4.5030440577831115E-7</c:v>
                </c:pt>
                <c:pt idx="1048">
                  <c:v>4.5030440577831115E-7</c:v>
                </c:pt>
                <c:pt idx="1049">
                  <c:v>3.3772830433373462E-7</c:v>
                </c:pt>
                <c:pt idx="1050">
                  <c:v>3.3772830433373462E-7</c:v>
                </c:pt>
                <c:pt idx="1051">
                  <c:v>3.3772830433373462E-7</c:v>
                </c:pt>
                <c:pt idx="1052">
                  <c:v>3.3772830433373462E-7</c:v>
                </c:pt>
                <c:pt idx="1053">
                  <c:v>3.3772830433373462E-7</c:v>
                </c:pt>
                <c:pt idx="1054">
                  <c:v>3.3772830433373462E-7</c:v>
                </c:pt>
                <c:pt idx="1055">
                  <c:v>3.3772830433373462E-7</c:v>
                </c:pt>
                <c:pt idx="1056">
                  <c:v>3.3772830433373462E-7</c:v>
                </c:pt>
                <c:pt idx="1057">
                  <c:v>3.3772830433373462E-7</c:v>
                </c:pt>
                <c:pt idx="1058">
                  <c:v>3.3772830433373462E-7</c:v>
                </c:pt>
                <c:pt idx="1059">
                  <c:v>3.3772830433373462E-7</c:v>
                </c:pt>
                <c:pt idx="1060">
                  <c:v>3.3772830433373462E-7</c:v>
                </c:pt>
                <c:pt idx="1061">
                  <c:v>3.3772830433373462E-7</c:v>
                </c:pt>
                <c:pt idx="1062">
                  <c:v>3.3772830433373462E-7</c:v>
                </c:pt>
                <c:pt idx="1063">
                  <c:v>3.3772830433373462E-7</c:v>
                </c:pt>
                <c:pt idx="1064">
                  <c:v>3.3772830433373462E-7</c:v>
                </c:pt>
                <c:pt idx="1065">
                  <c:v>3.3772830433373462E-7</c:v>
                </c:pt>
                <c:pt idx="1066">
                  <c:v>3.3772830433373462E-7</c:v>
                </c:pt>
                <c:pt idx="1067">
                  <c:v>3.3772830433373462E-7</c:v>
                </c:pt>
                <c:pt idx="1068">
                  <c:v>3.3772830433373462E-7</c:v>
                </c:pt>
                <c:pt idx="1069">
                  <c:v>3.3772830433373462E-7</c:v>
                </c:pt>
                <c:pt idx="1070">
                  <c:v>3.3772830433373462E-7</c:v>
                </c:pt>
                <c:pt idx="1071">
                  <c:v>3.3772830433373462E-7</c:v>
                </c:pt>
                <c:pt idx="1072">
                  <c:v>3.3772830433373462E-7</c:v>
                </c:pt>
                <c:pt idx="1073">
                  <c:v>3.3772830433373462E-7</c:v>
                </c:pt>
                <c:pt idx="1074">
                  <c:v>3.3772830433373462E-7</c:v>
                </c:pt>
                <c:pt idx="1075">
                  <c:v>3.3772830433373462E-7</c:v>
                </c:pt>
                <c:pt idx="1076">
                  <c:v>3.3772830433373462E-7</c:v>
                </c:pt>
                <c:pt idx="1077">
                  <c:v>3.3772830433373462E-7</c:v>
                </c:pt>
                <c:pt idx="1078">
                  <c:v>3.3772830433373462E-7</c:v>
                </c:pt>
                <c:pt idx="1079">
                  <c:v>3.3772830433373462E-7</c:v>
                </c:pt>
                <c:pt idx="1080">
                  <c:v>3.3772830433373462E-7</c:v>
                </c:pt>
                <c:pt idx="1081">
                  <c:v>3.3772830433373462E-7</c:v>
                </c:pt>
                <c:pt idx="1082">
                  <c:v>3.3772830433373462E-7</c:v>
                </c:pt>
                <c:pt idx="1083">
                  <c:v>3.3772830433373462E-7</c:v>
                </c:pt>
                <c:pt idx="1084">
                  <c:v>3.3772830433373462E-7</c:v>
                </c:pt>
                <c:pt idx="1085">
                  <c:v>3.3772830433373462E-7</c:v>
                </c:pt>
                <c:pt idx="1086">
                  <c:v>3.3772830433373462E-7</c:v>
                </c:pt>
                <c:pt idx="1087">
                  <c:v>3.3772830433373462E-7</c:v>
                </c:pt>
                <c:pt idx="1088">
                  <c:v>3.3772830433373462E-7</c:v>
                </c:pt>
                <c:pt idx="1089">
                  <c:v>2.2515220288915713E-7</c:v>
                </c:pt>
                <c:pt idx="1090">
                  <c:v>2.2515220288915713E-7</c:v>
                </c:pt>
                <c:pt idx="1091">
                  <c:v>2.2515220288915713E-7</c:v>
                </c:pt>
                <c:pt idx="1092">
                  <c:v>2.2515220288915713E-7</c:v>
                </c:pt>
                <c:pt idx="1093">
                  <c:v>2.2515220288915713E-7</c:v>
                </c:pt>
                <c:pt idx="1094">
                  <c:v>2.2515220288915713E-7</c:v>
                </c:pt>
                <c:pt idx="1095">
                  <c:v>2.2515220288915713E-7</c:v>
                </c:pt>
                <c:pt idx="1096">
                  <c:v>2.2515220288915713E-7</c:v>
                </c:pt>
                <c:pt idx="1097">
                  <c:v>2.2515220288915713E-7</c:v>
                </c:pt>
                <c:pt idx="1098">
                  <c:v>2.2515220288915713E-7</c:v>
                </c:pt>
                <c:pt idx="1099">
                  <c:v>1.1257610144457781E-7</c:v>
                </c:pt>
                <c:pt idx="1100">
                  <c:v>1.1257610144457781E-7</c:v>
                </c:pt>
                <c:pt idx="1101">
                  <c:v>1.1257610144457781E-7</c:v>
                </c:pt>
                <c:pt idx="1102">
                  <c:v>1.1257610144457781E-7</c:v>
                </c:pt>
                <c:pt idx="1103">
                  <c:v>1.1257610144457781E-7</c:v>
                </c:pt>
                <c:pt idx="1104">
                  <c:v>1.1257610144457781E-7</c:v>
                </c:pt>
                <c:pt idx="1105">
                  <c:v>1.1257610144457781E-7</c:v>
                </c:pt>
                <c:pt idx="1106">
                  <c:v>1.1257610144457781E-7</c:v>
                </c:pt>
                <c:pt idx="1107">
                  <c:v>1.1257610144457781E-7</c:v>
                </c:pt>
                <c:pt idx="1108">
                  <c:v>1.1257610144457781E-7</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numCache>
            </c:numRef>
          </c:yVal>
        </c:ser>
        <c:axId val="179215744"/>
        <c:axId val="180758016"/>
      </c:scatterChart>
      <c:valAx>
        <c:axId val="179215744"/>
        <c:scaling>
          <c:logBase val="10"/>
          <c:orientation val="minMax"/>
          <c:max val="10"/>
          <c:min val="1.0000000000000005E-2"/>
        </c:scaling>
        <c:axPos val="b"/>
        <c:title>
          <c:tx>
            <c:rich>
              <a:bodyPr/>
              <a:lstStyle/>
              <a:p>
                <a:pPr>
                  <a:defRPr/>
                </a:pPr>
                <a:r>
                  <a:rPr lang="en-US"/>
                  <a:t>Wave Height (m)</a:t>
                </a:r>
              </a:p>
            </c:rich>
          </c:tx>
          <c:layout/>
        </c:title>
        <c:numFmt formatCode="General" sourceLinked="1"/>
        <c:tickLblPos val="nextTo"/>
        <c:crossAx val="180758016"/>
        <c:crossesAt val="1.000000000000023E-9"/>
        <c:crossBetween val="midCat"/>
      </c:valAx>
      <c:valAx>
        <c:axId val="180758016"/>
        <c:scaling>
          <c:orientation val="minMax"/>
          <c:max val="1"/>
          <c:min val="0"/>
        </c:scaling>
        <c:axPos val="l"/>
        <c:title>
          <c:tx>
            <c:rich>
              <a:bodyPr rot="-5400000" vert="horz"/>
              <a:lstStyle/>
              <a:p>
                <a:pPr>
                  <a:defRPr/>
                </a:pPr>
                <a:r>
                  <a:rPr lang="en-US"/>
                  <a:t>Probability</a:t>
                </a:r>
              </a:p>
            </c:rich>
          </c:tx>
          <c:layout>
            <c:manualLayout>
              <c:xMode val="edge"/>
              <c:yMode val="edge"/>
              <c:x val="2.3327163277387587E-2"/>
              <c:y val="0.19913399660443934"/>
            </c:manualLayout>
          </c:layout>
        </c:title>
        <c:numFmt formatCode="General" sourceLinked="1"/>
        <c:tickLblPos val="nextTo"/>
        <c:crossAx val="179215744"/>
        <c:crossesAt val="1.0000000000000005E-2"/>
        <c:crossBetween val="midCat"/>
      </c:valAx>
    </c:plotArea>
    <c:legend>
      <c:legendPos val="r"/>
      <c:layout>
        <c:manualLayout>
          <c:xMode val="edge"/>
          <c:yMode val="edge"/>
          <c:x val="0.22059902687903293"/>
          <c:y val="0.44791724765210378"/>
          <c:w val="0.30684148912451914"/>
          <c:h val="0.23966135400791241"/>
        </c:manualLayout>
      </c:layout>
    </c:legend>
    <c:plotVisOnly val="1"/>
  </c:chart>
  <c:spPr>
    <a:effectLst>
      <a:outerShdw blurRad="50800" dist="38100" dir="2700000" algn="tl" rotWithShape="0">
        <a:prstClr val="black">
          <a:alpha val="40000"/>
        </a:prstClr>
      </a:outerShdw>
    </a:effectLst>
  </c:spPr>
  <c:txPr>
    <a:bodyPr/>
    <a:lstStyle/>
    <a:p>
      <a:pPr>
        <a:defRPr sz="800"/>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Superior</a:t>
            </a:r>
          </a:p>
        </c:rich>
      </c:tx>
      <c:layout>
        <c:manualLayout>
          <c:xMode val="edge"/>
          <c:yMode val="edge"/>
          <c:x val="0.28262640432155828"/>
          <c:y val="0.24620441575491583"/>
        </c:manualLayout>
      </c:layout>
      <c:overlay val="1"/>
    </c:title>
    <c:plotArea>
      <c:layout>
        <c:manualLayout>
          <c:layoutTarget val="inner"/>
          <c:xMode val="edge"/>
          <c:yMode val="edge"/>
          <c:x val="0.19605203825471287"/>
          <c:y val="9.9513865259171178E-2"/>
          <c:w val="0.71990806644010885"/>
          <c:h val="0.7130606212942997"/>
        </c:manualLayout>
      </c:layout>
      <c:scatterChart>
        <c:scatterStyle val="lineMarker"/>
        <c:ser>
          <c:idx val="1"/>
          <c:order val="0"/>
          <c:tx>
            <c:strRef>
              <c:f>lake_superior!$C$9</c:f>
              <c:strCache>
                <c:ptCount val="1"/>
                <c:pt idx="0">
                  <c:v>Model</c:v>
                </c:pt>
              </c:strCache>
            </c:strRef>
          </c:tx>
          <c:spPr>
            <a:ln>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lake_superior!$C$10:$C$2000</c:f>
              <c:numCache>
                <c:formatCode>General</c:formatCode>
                <c:ptCount val="1991"/>
                <c:pt idx="0">
                  <c:v>0.99890971474615808</c:v>
                </c:pt>
                <c:pt idx="1">
                  <c:v>0.99632730131612757</c:v>
                </c:pt>
                <c:pt idx="2">
                  <c:v>0.99264316063253066</c:v>
                </c:pt>
                <c:pt idx="3">
                  <c:v>0.98806411291642249</c:v>
                </c:pt>
                <c:pt idx="4">
                  <c:v>0.98273306593609799</c:v>
                </c:pt>
                <c:pt idx="5">
                  <c:v>0.97675865370060388</c:v>
                </c:pt>
                <c:pt idx="6">
                  <c:v>0.97022787601403115</c:v>
                </c:pt>
                <c:pt idx="7">
                  <c:v>0.96321274517355049</c:v>
                </c:pt>
                <c:pt idx="8">
                  <c:v>0.95577423812125861</c:v>
                </c:pt>
                <c:pt idx="9">
                  <c:v>0.9479648483182026</c:v>
                </c:pt>
                <c:pt idx="10">
                  <c:v>0.93983033470632649</c:v>
                </c:pt>
                <c:pt idx="11">
                  <c:v>0.93141097594345257</c:v>
                </c:pt>
                <c:pt idx="12">
                  <c:v>0.92274250250498702</c:v>
                </c:pt>
                <c:pt idx="13">
                  <c:v>0.9138568096352796</c:v>
                </c:pt>
                <c:pt idx="14">
                  <c:v>0.90478251578649227</c:v>
                </c:pt>
                <c:pt idx="15">
                  <c:v>0.89554540883206157</c:v>
                </c:pt>
                <c:pt idx="16">
                  <c:v>0.88616880869460579</c:v>
                </c:pt>
                <c:pt idx="17">
                  <c:v>0.87667386636352873</c:v>
                </c:pt>
                <c:pt idx="18">
                  <c:v>0.86707981359130815</c:v>
                </c:pt>
                <c:pt idx="19">
                  <c:v>0.85740417371739253</c:v>
                </c:pt>
                <c:pt idx="20">
                  <c:v>0.8476629414093565</c:v>
                </c:pt>
                <c:pt idx="21">
                  <c:v>0.83787073722912231</c:v>
                </c:pt>
                <c:pt idx="22">
                  <c:v>0.82804094157374863</c:v>
                </c:pt>
                <c:pt idx="23">
                  <c:v>0.81818581154265169</c:v>
                </c:pt>
                <c:pt idx="24">
                  <c:v>0.8083165835386944</c:v>
                </c:pt>
                <c:pt idx="25">
                  <c:v>0.79844356384779658</c:v>
                </c:pt>
                <c:pt idx="26">
                  <c:v>0.78857620900965841</c:v>
                </c:pt>
                <c:pt idx="27">
                  <c:v>0.77872319745760665</c:v>
                </c:pt>
                <c:pt idx="28">
                  <c:v>0.76889249364285484</c:v>
                </c:pt>
                <c:pt idx="29">
                  <c:v>0.75909140565082434</c:v>
                </c:pt>
                <c:pt idx="30">
                  <c:v>0.74932663715077596</c:v>
                </c:pt>
                <c:pt idx="31">
                  <c:v>0.73960433438623663</c:v>
                </c:pt>
                <c:pt idx="32">
                  <c:v>0.7299301288048422</c:v>
                </c:pt>
                <c:pt idx="33">
                  <c:v>0.72030917583712251</c:v>
                </c:pt>
                <c:pt idx="34">
                  <c:v>0.71074619026048014</c:v>
                </c:pt>
                <c:pt idx="35">
                  <c:v>0.70124547852353969</c:v>
                </c:pt>
                <c:pt idx="36">
                  <c:v>0.69181096835541489</c:v>
                </c:pt>
                <c:pt idx="37">
                  <c:v>0.68244623594170528</c:v>
                </c:pt>
                <c:pt idx="38">
                  <c:v>0.67315453091293542</c:v>
                </c:pt>
                <c:pt idx="39">
                  <c:v>0.66393879936092381</c:v>
                </c:pt>
                <c:pt idx="40">
                  <c:v>0.65480170507223767</c:v>
                </c:pt>
                <c:pt idx="41">
                  <c:v>0.64574564914581434</c:v>
                </c:pt>
                <c:pt idx="42">
                  <c:v>0.63677278814256277</c:v>
                </c:pt>
                <c:pt idx="43">
                  <c:v>0.62788505089845426</c:v>
                </c:pt>
                <c:pt idx="44">
                  <c:v>0.6190841541178268</c:v>
                </c:pt>
                <c:pt idx="45">
                  <c:v>0.61037161685182195</c:v>
                </c:pt>
                <c:pt idx="46">
                  <c:v>0.60174877395529491</c:v>
                </c:pt>
                <c:pt idx="47">
                  <c:v>0.59321678860662364</c:v>
                </c:pt>
                <c:pt idx="48">
                  <c:v>0.58477666396607531</c:v>
                </c:pt>
                <c:pt idx="49">
                  <c:v>0.57642925404101664</c:v>
                </c:pt>
                <c:pt idx="50">
                  <c:v>0.56817527382018274</c:v>
                </c:pt>
                <c:pt idx="51">
                  <c:v>0.56001530873274075</c:v>
                </c:pt>
                <c:pt idx="52">
                  <c:v>0.55194982348344201</c:v>
                </c:pt>
                <c:pt idx="53">
                  <c:v>0.54397917030988296</c:v>
                </c:pt>
                <c:pt idx="54">
                  <c:v>0.53610359670464036</c:v>
                </c:pt>
                <c:pt idx="55">
                  <c:v>0.52832325264051316</c:v>
                </c:pt>
                <c:pt idx="56">
                  <c:v>0.52063819733439964</c:v>
                </c:pt>
                <c:pt idx="57">
                  <c:v>0.51304840558230869</c:v>
                </c:pt>
                <c:pt idx="58">
                  <c:v>0.50555377369503851</c:v>
                </c:pt>
                <c:pt idx="59">
                  <c:v>0.49815412506204787</c:v>
                </c:pt>
                <c:pt idx="60">
                  <c:v>0.49084921536857112</c:v>
                </c:pt>
                <c:pt idx="61">
                  <c:v>0.48363873748926872</c:v>
                </c:pt>
                <c:pt idx="62">
                  <c:v>0.47652232607972816</c:v>
                </c:pt>
                <c:pt idx="63">
                  <c:v>0.46949956188567654</c:v>
                </c:pt>
                <c:pt idx="64">
                  <c:v>0.46256997578816023</c:v>
                </c:pt>
                <c:pt idx="65">
                  <c:v>0.45573305260167718</c:v>
                </c:pt>
                <c:pt idx="66">
                  <c:v>0.44898823464096232</c:v>
                </c:pt>
                <c:pt idx="67">
                  <c:v>0.44233492507096439</c:v>
                </c:pt>
                <c:pt idx="68">
                  <c:v>0.43577249105367805</c:v>
                </c:pt>
                <c:pt idx="69">
                  <c:v>0.42930026670432025</c:v>
                </c:pt>
                <c:pt idx="70">
                  <c:v>0.42291755586863672</c:v>
                </c:pt>
                <c:pt idx="71">
                  <c:v>0.41662363473224556</c:v>
                </c:pt>
                <c:pt idx="72">
                  <c:v>0.41041775427219845</c:v>
                </c:pt>
                <c:pt idx="73">
                  <c:v>0.4042991425602882</c:v>
                </c:pt>
                <c:pt idx="74">
                  <c:v>0.39826700692694506</c:v>
                </c:pt>
                <c:pt idx="75">
                  <c:v>0.39232053599400968</c:v>
                </c:pt>
                <c:pt idx="76">
                  <c:v>0.38645890158418461</c:v>
                </c:pt>
                <c:pt idx="77">
                  <c:v>0.38068126051438306</c:v>
                </c:pt>
                <c:pt idx="78">
                  <c:v>0.37498675627975137</c:v>
                </c:pt>
                <c:pt idx="79">
                  <c:v>0.36937452063475423</c:v>
                </c:pt>
                <c:pt idx="80">
                  <c:v>0.36384367507731991</c:v>
                </c:pt>
                <c:pt idx="81">
                  <c:v>0.35839333224157915</c:v>
                </c:pt>
                <c:pt idx="82">
                  <c:v>0.35302259720450219</c:v>
                </c:pt>
                <c:pt idx="83">
                  <c:v>0.34773056871131364</c:v>
                </c:pt>
                <c:pt idx="84">
                  <c:v>0.34251634032443473</c:v>
                </c:pt>
                <c:pt idx="85">
                  <c:v>0.33737900150013195</c:v>
                </c:pt>
                <c:pt idx="86">
                  <c:v>0.33231763859715374</c:v>
                </c:pt>
                <c:pt idx="87">
                  <c:v>0.32733133582108231</c:v>
                </c:pt>
                <c:pt idx="88">
                  <c:v>0.32241917610810628</c:v>
                </c:pt>
                <c:pt idx="89">
                  <c:v>0.31758024195157375</c:v>
                </c:pt>
                <c:pt idx="90">
                  <c:v>0.31281361617461351</c:v>
                </c:pt>
                <c:pt idx="91">
                  <c:v>0.30811838265179931</c:v>
                </c:pt>
                <c:pt idx="92">
                  <c:v>0.30349362698278282</c:v>
                </c:pt>
                <c:pt idx="93">
                  <c:v>0.29893843712051482</c:v>
                </c:pt>
                <c:pt idx="94">
                  <c:v>0.29445190395669923</c:v>
                </c:pt>
                <c:pt idx="95">
                  <c:v>0.29003312186681218</c:v>
                </c:pt>
                <c:pt idx="96">
                  <c:v>0.28568118921702235</c:v>
                </c:pt>
                <c:pt idx="97">
                  <c:v>0.28139520883508234</c:v>
                </c:pt>
                <c:pt idx="98">
                  <c:v>0.27717429513576042</c:v>
                </c:pt>
                <c:pt idx="99">
                  <c:v>0.27301755143267092</c:v>
                </c:pt>
                <c:pt idx="100">
                  <c:v>0.26892409671207201</c:v>
                </c:pt>
                <c:pt idx="101">
                  <c:v>0.26489305600116159</c:v>
                </c:pt>
                <c:pt idx="102">
                  <c:v>0.26092356058652233</c:v>
                </c:pt>
                <c:pt idx="103">
                  <c:v>0.25701474831795723</c:v>
                </c:pt>
                <c:pt idx="104">
                  <c:v>0.25316576388648732</c:v>
                </c:pt>
                <c:pt idx="105">
                  <c:v>0.24937575907806092</c:v>
                </c:pt>
                <c:pt idx="106">
                  <c:v>0.24564389300450001</c:v>
                </c:pt>
                <c:pt idx="107">
                  <c:v>0.24196933231314749</c:v>
                </c:pt>
                <c:pt idx="108">
                  <c:v>0.23835125137649973</c:v>
                </c:pt>
                <c:pt idx="109">
                  <c:v>0.23478883246307791</c:v>
                </c:pt>
                <c:pt idx="110">
                  <c:v>0.23128126589067596</c:v>
                </c:pt>
                <c:pt idx="111">
                  <c:v>0.22782775016306919</c:v>
                </c:pt>
                <c:pt idx="112">
                  <c:v>0.22442749209120219</c:v>
                </c:pt>
                <c:pt idx="113">
                  <c:v>0.22107970689978537</c:v>
                </c:pt>
                <c:pt idx="114">
                  <c:v>0.21778361832022641</c:v>
                </c:pt>
                <c:pt idx="115">
                  <c:v>0.21453845867067667</c:v>
                </c:pt>
                <c:pt idx="116">
                  <c:v>0.21134346892403791</c:v>
                </c:pt>
                <c:pt idx="117">
                  <c:v>0.2081978987646402</c:v>
                </c:pt>
                <c:pt idx="118">
                  <c:v>0.20510100663428618</c:v>
                </c:pt>
                <c:pt idx="119">
                  <c:v>0.20205205976833754</c:v>
                </c:pt>
                <c:pt idx="120">
                  <c:v>0.19905033422244994</c:v>
                </c:pt>
                <c:pt idx="121">
                  <c:v>0.19609511489054998</c:v>
                </c:pt>
                <c:pt idx="122">
                  <c:v>0.19318569551460288</c:v>
                </c:pt>
                <c:pt idx="123">
                  <c:v>0.19032137868669388</c:v>
                </c:pt>
                <c:pt idx="124">
                  <c:v>0.18750147584391771</c:v>
                </c:pt>
                <c:pt idx="125">
                  <c:v>0.18472530725654021</c:v>
                </c:pt>
                <c:pt idx="126">
                  <c:v>0.18199220200987432</c:v>
                </c:pt>
                <c:pt idx="127">
                  <c:v>0.17930149798027994</c:v>
                </c:pt>
                <c:pt idx="128">
                  <c:v>0.17665254180569745</c:v>
                </c:pt>
                <c:pt idx="129">
                  <c:v>0.17404468885106775</c:v>
                </c:pt>
                <c:pt idx="130">
                  <c:v>0.1714773031689884</c:v>
                </c:pt>
                <c:pt idx="131">
                  <c:v>0.16894975745598079</c:v>
                </c:pt>
                <c:pt idx="132">
                  <c:v>0.16646143300460625</c:v>
                </c:pt>
                <c:pt idx="133">
                  <c:v>0.16401171965181158</c:v>
                </c:pt>
                <c:pt idx="134">
                  <c:v>0.16160001572372587</c:v>
                </c:pt>
                <c:pt idx="135">
                  <c:v>0.15922572797719767</c:v>
                </c:pt>
                <c:pt idx="136">
                  <c:v>0.15688827153831994</c:v>
                </c:pt>
                <c:pt idx="137">
                  <c:v>0.15458706983819626</c:v>
                </c:pt>
                <c:pt idx="138">
                  <c:v>0.15232155454613144</c:v>
                </c:pt>
                <c:pt idx="139">
                  <c:v>0.1500911655005169</c:v>
                </c:pt>
                <c:pt idx="140">
                  <c:v>0.14789535063755554</c:v>
                </c:pt>
                <c:pt idx="141">
                  <c:v>0.14573356591805467</c:v>
                </c:pt>
                <c:pt idx="142">
                  <c:v>0.14360527525245043</c:v>
                </c:pt>
                <c:pt idx="143">
                  <c:v>0.14150995042423317</c:v>
                </c:pt>
                <c:pt idx="144">
                  <c:v>0.13944707101193454</c:v>
                </c:pt>
                <c:pt idx="145">
                  <c:v>0.13741612430983424</c:v>
                </c:pt>
                <c:pt idx="146">
                  <c:v>0.13541660524752241</c:v>
                </c:pt>
                <c:pt idx="147">
                  <c:v>0.13344801630844141</c:v>
                </c:pt>
                <c:pt idx="148">
                  <c:v>0.13150986744756074</c:v>
                </c:pt>
                <c:pt idx="149">
                  <c:v>0.12960167600827924</c:v>
                </c:pt>
                <c:pt idx="150">
                  <c:v>0.12772296663868438</c:v>
                </c:pt>
                <c:pt idx="151">
                  <c:v>0.12587327120725667</c:v>
                </c:pt>
                <c:pt idx="152">
                  <c:v>0.1240521287181385</c:v>
                </c:pt>
                <c:pt idx="153">
                  <c:v>0.12225908522605122</c:v>
                </c:pt>
                <c:pt idx="154">
                  <c:v>0.12049369375095262</c:v>
                </c:pt>
                <c:pt idx="155">
                  <c:v>0.11875551419250605</c:v>
                </c:pt>
                <c:pt idx="156">
                  <c:v>0.11704411324446368</c:v>
                </c:pt>
                <c:pt idx="157">
                  <c:v>0.1153590643090089</c:v>
                </c:pt>
                <c:pt idx="158">
                  <c:v>0.11369994741115259</c:v>
                </c:pt>
                <c:pt idx="159">
                  <c:v>0.11206634911322012</c:v>
                </c:pt>
                <c:pt idx="160">
                  <c:v>0.11045786242952713</c:v>
                </c:pt>
                <c:pt idx="161">
                  <c:v>0.10887408674126135</c:v>
                </c:pt>
                <c:pt idx="162">
                  <c:v>0.10731462771163786</c:v>
                </c:pt>
                <c:pt idx="163">
                  <c:v>0.10577909720140002</c:v>
                </c:pt>
                <c:pt idx="164">
                  <c:v>0.10426711318467427</c:v>
                </c:pt>
                <c:pt idx="165">
                  <c:v>0.10277829966524539</c:v>
                </c:pt>
                <c:pt idx="166">
                  <c:v>0.10131228659328709</c:v>
                </c:pt>
                <c:pt idx="167">
                  <c:v>9.9868709782584761E-2</c:v>
                </c:pt>
                <c:pt idx="168">
                  <c:v>9.8447210828283838E-2</c:v>
                </c:pt>
                <c:pt idx="169">
                  <c:v>9.7047437025197122E-2</c:v>
                </c:pt>
                <c:pt idx="170">
                  <c:v>9.5669041286700063E-2</c:v>
                </c:pt>
                <c:pt idx="171">
                  <c:v>9.4311682064241495E-2</c:v>
                </c:pt>
                <c:pt idx="172">
                  <c:v>9.2975023267495044E-2</c:v>
                </c:pt>
                <c:pt idx="173">
                  <c:v>9.1658734185173327E-2</c:v>
                </c:pt>
                <c:pt idx="174">
                  <c:v>9.0362489406529301E-2</c:v>
                </c:pt>
                <c:pt idx="175">
                  <c:v>8.9085968743559119E-2</c:v>
                </c:pt>
                <c:pt idx="176">
                  <c:v>8.7828857153925091E-2</c:v>
                </c:pt>
                <c:pt idx="177">
                  <c:v>8.6590844664627117E-2</c:v>
                </c:pt>
                <c:pt idx="178">
                  <c:v>8.537162629640678E-2</c:v>
                </c:pt>
                <c:pt idx="179">
                  <c:v>8.41709019889397E-2</c:v>
                </c:pt>
                <c:pt idx="180">
                  <c:v>8.2988376526783716E-2</c:v>
                </c:pt>
                <c:pt idx="181">
                  <c:v>8.1823759466127952E-2</c:v>
                </c:pt>
                <c:pt idx="182">
                  <c:v>8.0676765062331207E-2</c:v>
                </c:pt>
                <c:pt idx="183">
                  <c:v>7.9547112198265685E-2</c:v>
                </c:pt>
                <c:pt idx="184">
                  <c:v>7.8434524313472032E-2</c:v>
                </c:pt>
                <c:pt idx="185">
                  <c:v>7.7338729334129427E-2</c:v>
                </c:pt>
                <c:pt idx="186">
                  <c:v>7.6259459603844476E-2</c:v>
                </c:pt>
                <c:pt idx="187">
                  <c:v>7.5196451815273013E-2</c:v>
                </c:pt>
                <c:pt idx="188">
                  <c:v>7.4149446942554889E-2</c:v>
                </c:pt>
                <c:pt idx="189">
                  <c:v>7.311819017459599E-2</c:v>
                </c:pt>
                <c:pt idx="190">
                  <c:v>7.2102430849166094E-2</c:v>
                </c:pt>
                <c:pt idx="191">
                  <c:v>7.110192238783361E-2</c:v>
                </c:pt>
                <c:pt idx="192">
                  <c:v>7.0116422231740208E-2</c:v>
                </c:pt>
                <c:pt idx="193">
                  <c:v>6.9145691778187718E-2</c:v>
                </c:pt>
                <c:pt idx="194">
                  <c:v>6.8189496318074402E-2</c:v>
                </c:pt>
                <c:pt idx="195">
                  <c:v>6.7247604974143532E-2</c:v>
                </c:pt>
                <c:pt idx="196">
                  <c:v>6.6319790640063964E-2</c:v>
                </c:pt>
                <c:pt idx="197">
                  <c:v>6.540582992033353E-2</c:v>
                </c:pt>
                <c:pt idx="198">
                  <c:v>6.450550307099695E-2</c:v>
                </c:pt>
                <c:pt idx="199">
                  <c:v>6.3618593941182022E-2</c:v>
                </c:pt>
                <c:pt idx="200">
                  <c:v>6.274488991544451E-2</c:v>
                </c:pt>
                <c:pt idx="201">
                  <c:v>6.1884181856921537E-2</c:v>
                </c:pt>
                <c:pt idx="202">
                  <c:v>6.103626405128091E-2</c:v>
                </c:pt>
                <c:pt idx="203">
                  <c:v>6.0200934151474414E-2</c:v>
                </c:pt>
                <c:pt idx="204">
                  <c:v>5.9377993123274533E-2</c:v>
                </c:pt>
                <c:pt idx="205">
                  <c:v>5.8567245191596382E-2</c:v>
                </c:pt>
                <c:pt idx="206">
                  <c:v>5.7768497787603824E-2</c:v>
                </c:pt>
                <c:pt idx="207">
                  <c:v>5.6981561496577085E-2</c:v>
                </c:pt>
                <c:pt idx="208">
                  <c:v>5.6206250006559495E-2</c:v>
                </c:pt>
                <c:pt idx="209">
                  <c:v>5.5442380057750013E-2</c:v>
                </c:pt>
                <c:pt idx="210">
                  <c:v>5.4689771392653908E-2</c:v>
                </c:pt>
                <c:pt idx="211">
                  <c:v>5.3948246706980646E-2</c:v>
                </c:pt>
                <c:pt idx="212">
                  <c:v>5.3217631601272103E-2</c:v>
                </c:pt>
                <c:pt idx="213">
                  <c:v>5.2497754533266994E-2</c:v>
                </c:pt>
                <c:pt idx="214">
                  <c:v>5.1788446770983557E-2</c:v>
                </c:pt>
                <c:pt idx="215">
                  <c:v>5.1089542346523062E-2</c:v>
                </c:pt>
                <c:pt idx="216">
                  <c:v>5.0400878010572775E-2</c:v>
                </c:pt>
                <c:pt idx="217">
                  <c:v>4.9722293187615521E-2</c:v>
                </c:pt>
                <c:pt idx="218">
                  <c:v>4.9053629931825007E-2</c:v>
                </c:pt>
                <c:pt idx="219">
                  <c:v>4.8394732883650593E-2</c:v>
                </c:pt>
                <c:pt idx="220">
                  <c:v>4.7745449227075389E-2</c:v>
                </c:pt>
                <c:pt idx="221">
                  <c:v>4.7105628647538984E-2</c:v>
                </c:pt>
                <c:pt idx="222">
                  <c:v>4.6475123290524445E-2</c:v>
                </c:pt>
                <c:pt idx="223">
                  <c:v>4.5853787720796534E-2</c:v>
                </c:pt>
                <c:pt idx="224">
                  <c:v>4.5241478882278377E-2</c:v>
                </c:pt>
                <c:pt idx="225">
                  <c:v>4.4638056058572982E-2</c:v>
                </c:pt>
                <c:pt idx="226">
                  <c:v>4.4043380834102502E-2</c:v>
                </c:pt>
                <c:pt idx="227">
                  <c:v>4.3457317055871122E-2</c:v>
                </c:pt>
                <c:pt idx="228">
                  <c:v>4.2879730795842071E-2</c:v>
                </c:pt>
                <c:pt idx="229">
                  <c:v>4.2310490313912076E-2</c:v>
                </c:pt>
                <c:pt idx="230">
                  <c:v>4.1749466021481427E-2</c:v>
                </c:pt>
                <c:pt idx="231">
                  <c:v>4.1196530445619814E-2</c:v>
                </c:pt>
                <c:pt idx="232">
                  <c:v>4.0651558193796865E-2</c:v>
                </c:pt>
                <c:pt idx="233">
                  <c:v>4.0114425919197533E-2</c:v>
                </c:pt>
                <c:pt idx="234">
                  <c:v>3.95850122865882E-2</c:v>
                </c:pt>
                <c:pt idx="235">
                  <c:v>3.90631979387508E-2</c:v>
                </c:pt>
                <c:pt idx="236">
                  <c:v>3.8548865463453402E-2</c:v>
                </c:pt>
                <c:pt idx="237">
                  <c:v>3.8041899360966414E-2</c:v>
                </c:pt>
                <c:pt idx="238">
                  <c:v>3.7542186012109006E-2</c:v>
                </c:pt>
                <c:pt idx="239">
                  <c:v>3.7049613646820162E-2</c:v>
                </c:pt>
                <c:pt idx="240">
                  <c:v>3.6564072313244156E-2</c:v>
                </c:pt>
                <c:pt idx="241">
                  <c:v>3.6085453847330508E-2</c:v>
                </c:pt>
                <c:pt idx="242">
                  <c:v>3.5613651842928473E-2</c:v>
                </c:pt>
                <c:pt idx="243">
                  <c:v>3.514856162238042E-2</c:v>
                </c:pt>
                <c:pt idx="244">
                  <c:v>3.4690080207600366E-2</c:v>
                </c:pt>
                <c:pt idx="245">
                  <c:v>3.4238106291632021E-2</c:v>
                </c:pt>
                <c:pt idx="246">
                  <c:v>3.3792540210678942E-2</c:v>
                </c:pt>
                <c:pt idx="247">
                  <c:v>3.3353283916599794E-2</c:v>
                </c:pt>
                <c:pt idx="248">
                  <c:v>3.2920240949861408E-2</c:v>
                </c:pt>
                <c:pt idx="249">
                  <c:v>3.2493316412943528E-2</c:v>
                </c:pt>
                <c:pt idx="250">
                  <c:v>3.2072416944184258E-2</c:v>
                </c:pt>
                <c:pt idx="251">
                  <c:v>3.1657450692069815E-2</c:v>
                </c:pt>
                <c:pt idx="252">
                  <c:v>3.1248327289945643E-2</c:v>
                </c:pt>
                <c:pt idx="253">
                  <c:v>3.0844957831156396E-2</c:v>
                </c:pt>
                <c:pt idx="254">
                  <c:v>3.0447254844603852E-2</c:v>
                </c:pt>
                <c:pt idx="255">
                  <c:v>3.0055132270710907E-2</c:v>
                </c:pt>
                <c:pt idx="256">
                  <c:v>2.9668505437792175E-2</c:v>
                </c:pt>
                <c:pt idx="257">
                  <c:v>2.9287291038823542E-2</c:v>
                </c:pt>
                <c:pt idx="258">
                  <c:v>2.8911407108597936E-2</c:v>
                </c:pt>
                <c:pt idx="259">
                  <c:v>2.8540773001272453E-2</c:v>
                </c:pt>
                <c:pt idx="260">
                  <c:v>2.8175309368288586E-2</c:v>
                </c:pt>
                <c:pt idx="261">
                  <c:v>2.7814938136668552E-2</c:v>
                </c:pt>
                <c:pt idx="262">
                  <c:v>2.7459582487677263E-2</c:v>
                </c:pt>
                <c:pt idx="263">
                  <c:v>2.7109166835843992E-2</c:v>
                </c:pt>
                <c:pt idx="264">
                  <c:v>2.6763616808342203E-2</c:v>
                </c:pt>
                <c:pt idx="265">
                  <c:v>2.642285922471441E-2</c:v>
                </c:pt>
                <c:pt idx="266">
                  <c:v>2.6086822076942996E-2</c:v>
                </c:pt>
                <c:pt idx="267">
                  <c:v>2.5755434509858208E-2</c:v>
                </c:pt>
                <c:pt idx="268">
                  <c:v>2.5428626801878983E-2</c:v>
                </c:pt>
                <c:pt idx="269">
                  <c:v>2.5106330346079446E-2</c:v>
                </c:pt>
                <c:pt idx="270">
                  <c:v>2.4788477631577998E-2</c:v>
                </c:pt>
                <c:pt idx="271">
                  <c:v>2.4475002225242216E-2</c:v>
                </c:pt>
                <c:pt idx="272">
                  <c:v>2.4165838753703806E-2</c:v>
                </c:pt>
                <c:pt idx="273">
                  <c:v>2.3860922885681458E-2</c:v>
                </c:pt>
                <c:pt idx="274">
                  <c:v>2.3560191314601728E-2</c:v>
                </c:pt>
                <c:pt idx="275">
                  <c:v>2.3263581741518137E-2</c:v>
                </c:pt>
                <c:pt idx="276">
                  <c:v>2.2971032858318544E-2</c:v>
                </c:pt>
                <c:pt idx="277">
                  <c:v>2.268248433122013E-2</c:v>
                </c:pt>
                <c:pt idx="278">
                  <c:v>2.2397876784546612E-2</c:v>
                </c:pt>
                <c:pt idx="279">
                  <c:v>2.2117151784777602E-2</c:v>
                </c:pt>
                <c:pt idx="280">
                  <c:v>2.1840251824875156E-2</c:v>
                </c:pt>
                <c:pt idx="281">
                  <c:v>2.1567120308872447E-2</c:v>
                </c:pt>
                <c:pt idx="282">
                  <c:v>2.1297701536730006E-2</c:v>
                </c:pt>
                <c:pt idx="283">
                  <c:v>2.1031940689445999E-2</c:v>
                </c:pt>
                <c:pt idx="284">
                  <c:v>2.0769783814421332E-2</c:v>
                </c:pt>
                <c:pt idx="285">
                  <c:v>2.0511177811079494E-2</c:v>
                </c:pt>
                <c:pt idx="286">
                  <c:v>2.0256070416721755E-2</c:v>
                </c:pt>
                <c:pt idx="287">
                  <c:v>2.0004410192633701E-2</c:v>
                </c:pt>
                <c:pt idx="288">
                  <c:v>1.975614651042314E-2</c:v>
                </c:pt>
                <c:pt idx="289">
                  <c:v>1.9511229538591877E-2</c:v>
                </c:pt>
                <c:pt idx="290">
                  <c:v>1.9269610229338176E-2</c:v>
                </c:pt>
                <c:pt idx="291">
                  <c:v>1.9031240305582765E-2</c:v>
                </c:pt>
                <c:pt idx="292">
                  <c:v>1.8796072248218266E-2</c:v>
                </c:pt>
                <c:pt idx="293">
                  <c:v>1.85640592835732E-2</c:v>
                </c:pt>
                <c:pt idx="294">
                  <c:v>1.8335155371093193E-2</c:v>
                </c:pt>
                <c:pt idx="295">
                  <c:v>1.8109315191230442E-2</c:v>
                </c:pt>
                <c:pt idx="296">
                  <c:v>1.7886494133539731E-2</c:v>
                </c:pt>
                <c:pt idx="297">
                  <c:v>1.7666648284978537E-2</c:v>
                </c:pt>
                <c:pt idx="298">
                  <c:v>1.7449734418406183E-2</c:v>
                </c:pt>
                <c:pt idx="299">
                  <c:v>1.7235709981279178E-2</c:v>
                </c:pt>
                <c:pt idx="300">
                  <c:v>1.7024533084539557E-2</c:v>
                </c:pt>
                <c:pt idx="301">
                  <c:v>1.6816162491692484E-2</c:v>
                </c:pt>
                <c:pt idx="302">
                  <c:v>1.6610557608070377E-2</c:v>
                </c:pt>
                <c:pt idx="303">
                  <c:v>1.6407678470279283E-2</c:v>
                </c:pt>
                <c:pt idx="304">
                  <c:v>1.6207485735827268E-2</c:v>
                </c:pt>
                <c:pt idx="305">
                  <c:v>1.600994067292582E-2</c:v>
                </c:pt>
                <c:pt idx="306">
                  <c:v>1.5815005150469665E-2</c:v>
                </c:pt>
                <c:pt idx="307">
                  <c:v>1.5622641628183097E-2</c:v>
                </c:pt>
                <c:pt idx="308">
                  <c:v>1.5432813146936383E-2</c:v>
                </c:pt>
                <c:pt idx="309">
                  <c:v>1.5245483319227328E-2</c:v>
                </c:pt>
                <c:pt idx="310">
                  <c:v>1.5060616319822641E-2</c:v>
                </c:pt>
                <c:pt idx="311">
                  <c:v>1.4878176876561724E-2</c:v>
                </c:pt>
                <c:pt idx="312">
                  <c:v>1.4698130261313901E-2</c:v>
                </c:pt>
                <c:pt idx="313">
                  <c:v>1.4520442281091379E-2</c:v>
                </c:pt>
                <c:pt idx="314">
                  <c:v>1.4345079269312869E-2</c:v>
                </c:pt>
                <c:pt idx="315">
                  <c:v>1.4172008077214386E-2</c:v>
                </c:pt>
                <c:pt idx="316">
                  <c:v>1.4001196065409399E-2</c:v>
                </c:pt>
                <c:pt idx="317">
                  <c:v>1.3832611095588004E-2</c:v>
                </c:pt>
                <c:pt idx="318">
                  <c:v>1.3666221522359842E-2</c:v>
                </c:pt>
                <c:pt idx="319">
                  <c:v>1.3501996185235459E-2</c:v>
                </c:pt>
                <c:pt idx="320">
                  <c:v>1.3339904400742154E-2</c:v>
                </c:pt>
                <c:pt idx="321">
                  <c:v>1.3179915954674855E-2</c:v>
                </c:pt>
                <c:pt idx="322">
                  <c:v>1.302200109447855E-2</c:v>
                </c:pt>
                <c:pt idx="323">
                  <c:v>1.2866130521757701E-2</c:v>
                </c:pt>
                <c:pt idx="324">
                  <c:v>1.2712275384916281E-2</c:v>
                </c:pt>
                <c:pt idx="325">
                  <c:v>1.2560407271918608E-2</c:v>
                </c:pt>
                <c:pt idx="326">
                  <c:v>1.2410498203175141E-2</c:v>
                </c:pt>
                <c:pt idx="327">
                  <c:v>1.2262520624548238E-2</c:v>
                </c:pt>
                <c:pt idx="328">
                  <c:v>1.2116447400474835E-2</c:v>
                </c:pt>
                <c:pt idx="329">
                  <c:v>1.1972251807208263E-2</c:v>
                </c:pt>
                <c:pt idx="330">
                  <c:v>1.1829907526170139E-2</c:v>
                </c:pt>
                <c:pt idx="331">
                  <c:v>1.1689388637419099E-2</c:v>
                </c:pt>
                <c:pt idx="332">
                  <c:v>1.1550669613225815E-2</c:v>
                </c:pt>
                <c:pt idx="333">
                  <c:v>1.1413725311759507E-2</c:v>
                </c:pt>
                <c:pt idx="334">
                  <c:v>1.1278530970878586E-2</c:v>
                </c:pt>
                <c:pt idx="335">
                  <c:v>1.1145062202027881E-2</c:v>
                </c:pt>
                <c:pt idx="336">
                  <c:v>1.1013294984236859E-2</c:v>
                </c:pt>
                <c:pt idx="337">
                  <c:v>1.0883205658220521E-2</c:v>
                </c:pt>
                <c:pt idx="338">
                  <c:v>1.0754770920578506E-2</c:v>
                </c:pt>
                <c:pt idx="339">
                  <c:v>1.0627967818092479E-2</c:v>
                </c:pt>
                <c:pt idx="340">
                  <c:v>1.050277374211901E-2</c:v>
                </c:pt>
                <c:pt idx="341">
                  <c:v>1.0379166423076118E-2</c:v>
                </c:pt>
                <c:pt idx="342">
                  <c:v>1.0257123925024474E-2</c:v>
                </c:pt>
                <c:pt idx="343">
                  <c:v>1.0136624640336761E-2</c:v>
                </c:pt>
                <c:pt idx="344">
                  <c:v>1.0017647284458338E-2</c:v>
                </c:pt>
                <c:pt idx="345">
                  <c:v>9.9001708907554224E-3</c:v>
                </c:pt>
                <c:pt idx="346">
                  <c:v>9.7841748054491272E-3</c:v>
                </c:pt>
                <c:pt idx="347">
                  <c:v>9.6696386826348197E-3</c:v>
                </c:pt>
                <c:pt idx="348">
                  <c:v>9.5565424793846651E-3</c:v>
                </c:pt>
                <c:pt idx="349">
                  <c:v>9.4448664509315054E-3</c:v>
                </c:pt>
                <c:pt idx="350">
                  <c:v>9.3345911459350346E-3</c:v>
                </c:pt>
                <c:pt idx="351">
                  <c:v>9.2256974018246705E-3</c:v>
                </c:pt>
                <c:pt idx="352">
                  <c:v>9.118166340221865E-3</c:v>
                </c:pt>
                <c:pt idx="353">
                  <c:v>9.0119793624382875E-3</c:v>
                </c:pt>
                <c:pt idx="354">
                  <c:v>8.9071181450490321E-3</c:v>
                </c:pt>
                <c:pt idx="355">
                  <c:v>8.8035646355397838E-3</c:v>
                </c:pt>
                <c:pt idx="356">
                  <c:v>8.7013010480257013E-3</c:v>
                </c:pt>
                <c:pt idx="357">
                  <c:v>8.6003098590435728E-3</c:v>
                </c:pt>
                <c:pt idx="358">
                  <c:v>8.5005738034111405E-3</c:v>
                </c:pt>
                <c:pt idx="359">
                  <c:v>8.4020758701575868E-3</c:v>
                </c:pt>
                <c:pt idx="360">
                  <c:v>8.3047992985204964E-3</c:v>
                </c:pt>
                <c:pt idx="361">
                  <c:v>8.2087275740091361E-3</c:v>
                </c:pt>
                <c:pt idx="362">
                  <c:v>8.1138444245344946E-3</c:v>
                </c:pt>
                <c:pt idx="363">
                  <c:v>8.0201338166013235E-3</c:v>
                </c:pt>
                <c:pt idx="364">
                  <c:v>7.9275799515645534E-3</c:v>
                </c:pt>
                <c:pt idx="365">
                  <c:v>7.8361672619482823E-3</c:v>
                </c:pt>
                <c:pt idx="366">
                  <c:v>7.7458804078239024E-3</c:v>
                </c:pt>
                <c:pt idx="367">
                  <c:v>7.6567042732496393E-3</c:v>
                </c:pt>
                <c:pt idx="368">
                  <c:v>7.5686239627682124E-3</c:v>
                </c:pt>
                <c:pt idx="369">
                  <c:v>7.4816247979625225E-3</c:v>
                </c:pt>
                <c:pt idx="370">
                  <c:v>7.395692314067899E-3</c:v>
                </c:pt>
                <c:pt idx="371">
                  <c:v>7.3108122566408239E-3</c:v>
                </c:pt>
                <c:pt idx="372">
                  <c:v>7.2269705782819294E-3</c:v>
                </c:pt>
                <c:pt idx="373">
                  <c:v>7.1441534354130618E-3</c:v>
                </c:pt>
                <c:pt idx="374">
                  <c:v>7.0623471851075032E-3</c:v>
                </c:pt>
                <c:pt idx="375">
                  <c:v>6.9815383819724301E-3</c:v>
                </c:pt>
                <c:pt idx="376">
                  <c:v>6.9017137750822131E-3</c:v>
                </c:pt>
                <c:pt idx="377">
                  <c:v>6.8228603049624087E-3</c:v>
                </c:pt>
                <c:pt idx="378">
                  <c:v>6.7449651006231733E-3</c:v>
                </c:pt>
                <c:pt idx="379">
                  <c:v>6.6680154766408485E-3</c:v>
                </c:pt>
                <c:pt idx="380">
                  <c:v>6.5919989302882804E-3</c:v>
                </c:pt>
                <c:pt idx="381">
                  <c:v>6.5169031387109734E-3</c:v>
                </c:pt>
                <c:pt idx="382">
                  <c:v>6.4427159561504244E-3</c:v>
                </c:pt>
                <c:pt idx="383">
                  <c:v>6.3694254112122593E-3</c:v>
                </c:pt>
                <c:pt idx="384">
                  <c:v>6.2970197041791812E-3</c:v>
                </c:pt>
                <c:pt idx="385">
                  <c:v>6.2254872043675585E-3</c:v>
                </c:pt>
                <c:pt idx="386">
                  <c:v>6.1548164475277046E-3</c:v>
                </c:pt>
                <c:pt idx="387">
                  <c:v>6.0849961332856634E-3</c:v>
                </c:pt>
                <c:pt idx="388">
                  <c:v>6.0160151226273124E-3</c:v>
                </c:pt>
                <c:pt idx="389">
                  <c:v>5.9478624354231749E-3</c:v>
                </c:pt>
                <c:pt idx="390">
                  <c:v>5.8805272479930835E-3</c:v>
                </c:pt>
                <c:pt idx="391">
                  <c:v>5.8139988907116502E-3</c:v>
                </c:pt>
                <c:pt idx="392">
                  <c:v>5.7482668456507145E-3</c:v>
                </c:pt>
                <c:pt idx="393">
                  <c:v>5.6833207442616475E-3</c:v>
                </c:pt>
                <c:pt idx="394">
                  <c:v>5.6191503650944424E-3</c:v>
                </c:pt>
                <c:pt idx="395">
                  <c:v>5.5557456315540434E-3</c:v>
                </c:pt>
                <c:pt idx="396">
                  <c:v>5.4930966096925988E-3</c:v>
                </c:pt>
                <c:pt idx="397">
                  <c:v>5.4311935060376926E-3</c:v>
                </c:pt>
                <c:pt idx="398">
                  <c:v>5.3700266654557564E-3</c:v>
                </c:pt>
                <c:pt idx="399">
                  <c:v>5.3095865690498106E-3</c:v>
                </c:pt>
                <c:pt idx="400">
                  <c:v>5.2498638320909912E-3</c:v>
                </c:pt>
                <c:pt idx="401">
                  <c:v>5.1908492019834421E-3</c:v>
                </c:pt>
                <c:pt idx="402">
                  <c:v>5.1325335562624865E-3</c:v>
                </c:pt>
                <c:pt idx="403">
                  <c:v>5.0749079006241924E-3</c:v>
                </c:pt>
                <c:pt idx="404">
                  <c:v>5.0179633669871163E-3</c:v>
                </c:pt>
                <c:pt idx="405">
                  <c:v>4.9616912115852023E-3</c:v>
                </c:pt>
                <c:pt idx="406">
                  <c:v>4.906082813091058E-3</c:v>
                </c:pt>
                <c:pt idx="407">
                  <c:v>4.8511296707693134E-3</c:v>
                </c:pt>
                <c:pt idx="408">
                  <c:v>4.7968234026600906E-3</c:v>
                </c:pt>
                <c:pt idx="409">
                  <c:v>4.7431557437905194E-3</c:v>
                </c:pt>
                <c:pt idx="410">
                  <c:v>4.6901185444162075E-3</c:v>
                </c:pt>
                <c:pt idx="411">
                  <c:v>4.6377037682895994E-3</c:v>
                </c:pt>
                <c:pt idx="412">
                  <c:v>4.5859034909566648E-3</c:v>
                </c:pt>
                <c:pt idx="413">
                  <c:v>4.5347098980804412E-3</c:v>
                </c:pt>
                <c:pt idx="414">
                  <c:v>4.4841152837918914E-3</c:v>
                </c:pt>
                <c:pt idx="415">
                  <c:v>4.4341120490660468E-3</c:v>
                </c:pt>
                <c:pt idx="416">
                  <c:v>4.3846927001250004E-3</c:v>
                </c:pt>
                <c:pt idx="417">
                  <c:v>4.3358498468655006E-3</c:v>
                </c:pt>
                <c:pt idx="418">
                  <c:v>4.2875762013121713E-3</c:v>
                </c:pt>
                <c:pt idx="419">
                  <c:v>4.2398645760947503E-3</c:v>
                </c:pt>
                <c:pt idx="420">
                  <c:v>4.1927078829499115E-3</c:v>
                </c:pt>
                <c:pt idx="421">
                  <c:v>4.1460991312465504E-3</c:v>
                </c:pt>
                <c:pt idx="422">
                  <c:v>4.1000314265344454E-3</c:v>
                </c:pt>
                <c:pt idx="423">
                  <c:v>4.0544979691162055E-3</c:v>
                </c:pt>
                <c:pt idx="424">
                  <c:v>4.0094920526412923E-3</c:v>
                </c:pt>
                <c:pt idx="425">
                  <c:v>3.9650070627226357E-3</c:v>
                </c:pt>
                <c:pt idx="426">
                  <c:v>3.9210364755747932E-3</c:v>
                </c:pt>
                <c:pt idx="427">
                  <c:v>3.8775738566740612E-3</c:v>
                </c:pt>
                <c:pt idx="428">
                  <c:v>3.8346128594389452E-3</c:v>
                </c:pt>
                <c:pt idx="429">
                  <c:v>3.7921472239322252E-3</c:v>
                </c:pt>
                <c:pt idx="430">
                  <c:v>3.7501707755827544E-3</c:v>
                </c:pt>
                <c:pt idx="431">
                  <c:v>3.7086774239276452E-3</c:v>
                </c:pt>
                <c:pt idx="432">
                  <c:v>3.6676611613744858E-3</c:v>
                </c:pt>
                <c:pt idx="433">
                  <c:v>3.6271160619822064E-3</c:v>
                </c:pt>
                <c:pt idx="434">
                  <c:v>3.5870362802618246E-3</c:v>
                </c:pt>
                <c:pt idx="435">
                  <c:v>3.5474160499956229E-3</c:v>
                </c:pt>
                <c:pt idx="436">
                  <c:v>3.5082496830747103E-3</c:v>
                </c:pt>
                <c:pt idx="437">
                  <c:v>3.4695315683551105E-3</c:v>
                </c:pt>
                <c:pt idx="438">
                  <c:v>3.4312561705310443E-3</c:v>
                </c:pt>
                <c:pt idx="439">
                  <c:v>3.3934180290268326E-3</c:v>
                </c:pt>
                <c:pt idx="440">
                  <c:v>3.356011756905009E-3</c:v>
                </c:pt>
                <c:pt idx="441">
                  <c:v>3.3190320397919952E-3</c:v>
                </c:pt>
                <c:pt idx="442">
                  <c:v>3.2824736348206211E-3</c:v>
                </c:pt>
                <c:pt idx="443">
                  <c:v>3.2463313695886469E-3</c:v>
                </c:pt>
                <c:pt idx="444">
                  <c:v>3.2106001411337012E-3</c:v>
                </c:pt>
                <c:pt idx="445">
                  <c:v>3.1752749149243252E-3</c:v>
                </c:pt>
                <c:pt idx="446">
                  <c:v>3.1403507238662071E-3</c:v>
                </c:pt>
                <c:pt idx="447">
                  <c:v>3.1058226673241793E-3</c:v>
                </c:pt>
                <c:pt idx="448">
                  <c:v>3.0716859101592507E-3</c:v>
                </c:pt>
                <c:pt idx="449">
                  <c:v>3.0379356817805529E-3</c:v>
                </c:pt>
                <c:pt idx="450">
                  <c:v>3.0045672752117263E-3</c:v>
                </c:pt>
                <c:pt idx="451">
                  <c:v>2.9715760461720944E-3</c:v>
                </c:pt>
                <c:pt idx="452">
                  <c:v>2.9389574121717202E-3</c:v>
                </c:pt>
                <c:pt idx="453">
                  <c:v>2.9067068516205863E-3</c:v>
                </c:pt>
                <c:pt idx="454">
                  <c:v>2.8748199029512006E-3</c:v>
                </c:pt>
                <c:pt idx="455">
                  <c:v>2.8432921637551842E-3</c:v>
                </c:pt>
                <c:pt idx="456">
                  <c:v>2.8121192899326296E-3</c:v>
                </c:pt>
                <c:pt idx="457">
                  <c:v>2.7812969948548482E-3</c:v>
                </c:pt>
                <c:pt idx="458">
                  <c:v>2.7508210485398385E-3</c:v>
                </c:pt>
                <c:pt idx="459">
                  <c:v>2.7206872768403374E-3</c:v>
                </c:pt>
                <c:pt idx="460">
                  <c:v>2.6908915606445017E-3</c:v>
                </c:pt>
                <c:pt idx="461">
                  <c:v>2.6614298350886192E-3</c:v>
                </c:pt>
                <c:pt idx="462">
                  <c:v>2.6322980887819852E-3</c:v>
                </c:pt>
                <c:pt idx="463">
                  <c:v>2.6034923630434892E-3</c:v>
                </c:pt>
                <c:pt idx="464">
                  <c:v>2.5750087511499545E-3</c:v>
                </c:pt>
                <c:pt idx="465">
                  <c:v>2.5468433975959072E-3</c:v>
                </c:pt>
                <c:pt idx="466">
                  <c:v>2.5189924973646866E-3</c:v>
                </c:pt>
                <c:pt idx="467">
                  <c:v>2.491452295210468E-3</c:v>
                </c:pt>
                <c:pt idx="468">
                  <c:v>2.4642190849514006E-3</c:v>
                </c:pt>
                <c:pt idx="469">
                  <c:v>2.4372892087732882E-3</c:v>
                </c:pt>
                <c:pt idx="470">
                  <c:v>2.4106590565441278E-3</c:v>
                </c:pt>
                <c:pt idx="471">
                  <c:v>2.3843250651386831E-3</c:v>
                </c:pt>
                <c:pt idx="472">
                  <c:v>2.3582837177735442E-3</c:v>
                </c:pt>
                <c:pt idx="473">
                  <c:v>2.3325315433521412E-3</c:v>
                </c:pt>
                <c:pt idx="474">
                  <c:v>2.3070651158197349E-3</c:v>
                </c:pt>
                <c:pt idx="475">
                  <c:v>2.2818810535280652E-3</c:v>
                </c:pt>
                <c:pt idx="476">
                  <c:v>2.2569760186096442E-3</c:v>
                </c:pt>
                <c:pt idx="477">
                  <c:v>2.2323467163615092E-3</c:v>
                </c:pt>
                <c:pt idx="478">
                  <c:v>2.2079898946381184E-3</c:v>
                </c:pt>
                <c:pt idx="479">
                  <c:v>2.1839023432536266E-3</c:v>
                </c:pt>
                <c:pt idx="480">
                  <c:v>2.1600808933929373E-3</c:v>
                </c:pt>
                <c:pt idx="481">
                  <c:v>2.1365224170316311E-3</c:v>
                </c:pt>
                <c:pt idx="482">
                  <c:v>2.1132238263648082E-3</c:v>
                </c:pt>
                <c:pt idx="483">
                  <c:v>2.0901820732441481E-3</c:v>
                </c:pt>
                <c:pt idx="484">
                  <c:v>2.067394148623742E-3</c:v>
                </c:pt>
                <c:pt idx="485">
                  <c:v>2.0448570820138681E-3</c:v>
                </c:pt>
                <c:pt idx="486">
                  <c:v>2.0225679409434892E-3</c:v>
                </c:pt>
                <c:pt idx="487">
                  <c:v>2.0005238304300612E-3</c:v>
                </c:pt>
                <c:pt idx="488">
                  <c:v>1.9787218924578465E-3</c:v>
                </c:pt>
                <c:pt idx="489">
                  <c:v>1.9571593054637459E-3</c:v>
                </c:pt>
                <c:pt idx="490">
                  <c:v>1.9358332838307563E-3</c:v>
                </c:pt>
                <c:pt idx="491">
                  <c:v>1.9147410773891649E-3</c:v>
                </c:pt>
                <c:pt idx="492">
                  <c:v>1.8938799709249921E-3</c:v>
                </c:pt>
                <c:pt idx="493">
                  <c:v>1.8732472836957689E-3</c:v>
                </c:pt>
                <c:pt idx="494">
                  <c:v>1.8528403689535395E-3</c:v>
                </c:pt>
                <c:pt idx="495">
                  <c:v>1.8326566134749349E-3</c:v>
                </c:pt>
                <c:pt idx="496">
                  <c:v>1.8126934370982699E-3</c:v>
                </c:pt>
                <c:pt idx="497">
                  <c:v>1.7929482922672639E-3</c:v>
                </c:pt>
                <c:pt idx="498">
                  <c:v>1.7734186635818489E-3</c:v>
                </c:pt>
                <c:pt idx="499">
                  <c:v>1.7541020673552826E-3</c:v>
                </c:pt>
                <c:pt idx="500">
                  <c:v>1.7349960511780741E-3</c:v>
                </c:pt>
                <c:pt idx="501">
                  <c:v>1.7160981934882162E-3</c:v>
                </c:pt>
                <c:pt idx="502">
                  <c:v>1.6974061031476521E-3</c:v>
                </c:pt>
                <c:pt idx="503">
                  <c:v>1.6789174190252464E-3</c:v>
                </c:pt>
                <c:pt idx="504">
                  <c:v>1.6606298095855625E-3</c:v>
                </c:pt>
                <c:pt idx="505">
                  <c:v>1.6425409724840129E-3</c:v>
                </c:pt>
                <c:pt idx="506">
                  <c:v>1.6246486341676858E-3</c:v>
                </c:pt>
                <c:pt idx="507">
                  <c:v>1.6069505494821861E-3</c:v>
                </c:pt>
                <c:pt idx="508">
                  <c:v>1.5894445012841483E-3</c:v>
                </c:pt>
                <c:pt idx="509">
                  <c:v>1.5721283000595361E-3</c:v>
                </c:pt>
                <c:pt idx="510">
                  <c:v>1.5549997835473579E-3</c:v>
                </c:pt>
                <c:pt idx="511">
                  <c:v>1.5380568163690703E-3</c:v>
                </c:pt>
                <c:pt idx="512">
                  <c:v>1.5212972896632081E-3</c:v>
                </c:pt>
                <c:pt idx="513">
                  <c:v>1.5047191207255533E-3</c:v>
                </c:pt>
                <c:pt idx="514">
                  <c:v>1.4883202526542994E-3</c:v>
                </c:pt>
                <c:pt idx="515">
                  <c:v>1.4720986540006601E-3</c:v>
                </c:pt>
                <c:pt idx="516">
                  <c:v>1.4560523184243101E-3</c:v>
                </c:pt>
                <c:pt idx="517">
                  <c:v>1.4401792643539781E-3</c:v>
                </c:pt>
                <c:pt idx="518">
                  <c:v>1.4244775346529597E-3</c:v>
                </c:pt>
                <c:pt idx="519">
                  <c:v>1.408945196289402E-3</c:v>
                </c:pt>
                <c:pt idx="520">
                  <c:v>1.3935803400115312E-3</c:v>
                </c:pt>
                <c:pt idx="521">
                  <c:v>1.3783810800273221E-3</c:v>
                </c:pt>
                <c:pt idx="522">
                  <c:v>1.3633455536890961E-3</c:v>
                </c:pt>
                <c:pt idx="523">
                  <c:v>1.3484719211824883E-3</c:v>
                </c:pt>
                <c:pt idx="524">
                  <c:v>1.3337583652199205E-3</c:v>
                </c:pt>
                <c:pt idx="525">
                  <c:v>1.3192030907386244E-3</c:v>
                </c:pt>
                <c:pt idx="526">
                  <c:v>1.3048043246028501E-3</c:v>
                </c:pt>
                <c:pt idx="527">
                  <c:v>1.2905603153104835E-3</c:v>
                </c:pt>
                <c:pt idx="528">
                  <c:v>1.276469332703842E-3</c:v>
                </c:pt>
                <c:pt idx="529">
                  <c:v>1.2625296676846338E-3</c:v>
                </c:pt>
                <c:pt idx="530">
                  <c:v>1.2487396319330081E-3</c:v>
                </c:pt>
                <c:pt idx="531">
                  <c:v>1.2350975576306353E-3</c:v>
                </c:pt>
                <c:pt idx="532">
                  <c:v>1.2216017971877758E-3</c:v>
                </c:pt>
                <c:pt idx="533">
                  <c:v>1.2082507229742594E-3</c:v>
                </c:pt>
                <c:pt idx="534">
                  <c:v>1.1950427270542333E-3</c:v>
                </c:pt>
                <c:pt idx="535">
                  <c:v>1.1819762209248569E-3</c:v>
                </c:pt>
                <c:pt idx="536">
                  <c:v>1.169049635258624E-3</c:v>
                </c:pt>
                <c:pt idx="537">
                  <c:v>1.15626141964934E-3</c:v>
                </c:pt>
                <c:pt idx="538">
                  <c:v>1.1436100423618141E-3</c:v>
                </c:pt>
                <c:pt idx="539">
                  <c:v>1.131093990085018E-3</c:v>
                </c:pt>
                <c:pt idx="540">
                  <c:v>1.1187117676889021E-3</c:v>
                </c:pt>
                <c:pt idx="541">
                  <c:v>1.1064618979844518E-3</c:v>
                </c:pt>
                <c:pt idx="542">
                  <c:v>1.0943429214874197E-3</c:v>
                </c:pt>
                <c:pt idx="543">
                  <c:v>1.0823533961851041E-3</c:v>
                </c:pt>
                <c:pt idx="544">
                  <c:v>1.0704918973067933E-3</c:v>
                </c:pt>
                <c:pt idx="545">
                  <c:v>1.0587570170971301E-3</c:v>
                </c:pt>
                <c:pt idx="546">
                  <c:v>1.0471473645928934E-3</c:v>
                </c:pt>
                <c:pt idx="547">
                  <c:v>1.0356615654028122E-3</c:v>
                </c:pt>
                <c:pt idx="548">
                  <c:v>1.0242982614906701E-3</c:v>
                </c:pt>
                <c:pt idx="549">
                  <c:v>1.013056110961225E-3</c:v>
                </c:pt>
                <c:pt idx="550">
                  <c:v>1.0019337878493138E-3</c:v>
                </c:pt>
                <c:pt idx="551">
                  <c:v>9.90929981912002E-4</c:v>
                </c:pt>
                <c:pt idx="552">
                  <c:v>9.8004339842334282E-4</c:v>
                </c:pt>
                <c:pt idx="553">
                  <c:v>9.6927275797244574E-4</c:v>
                </c:pt>
                <c:pt idx="554">
                  <c:v>9.586167962640172E-4</c:v>
                </c:pt>
                <c:pt idx="555">
                  <c:v>9.4807426392198521E-4</c:v>
                </c:pt>
                <c:pt idx="556">
                  <c:v>9.3764392629561047E-4</c:v>
                </c:pt>
                <c:pt idx="557">
                  <c:v>9.2732456326855245E-4</c:v>
                </c:pt>
                <c:pt idx="558">
                  <c:v>9.1711496907053618E-4</c:v>
                </c:pt>
                <c:pt idx="559">
                  <c:v>9.0701395209153476E-4</c:v>
                </c:pt>
                <c:pt idx="560">
                  <c:v>8.9702033469871265E-4</c:v>
                </c:pt>
                <c:pt idx="561">
                  <c:v>8.8713295305588129E-4</c:v>
                </c:pt>
                <c:pt idx="562">
                  <c:v>8.7735065694538735E-4</c:v>
                </c:pt>
                <c:pt idx="563">
                  <c:v>8.6767230959260632E-4</c:v>
                </c:pt>
                <c:pt idx="564">
                  <c:v>8.5809678749281415E-4</c:v>
                </c:pt>
                <c:pt idx="565">
                  <c:v>8.486229802404738E-4</c:v>
                </c:pt>
                <c:pt idx="566">
                  <c:v>8.3924979036092376E-4</c:v>
                </c:pt>
                <c:pt idx="567">
                  <c:v>8.2997613314433568E-4</c:v>
                </c:pt>
                <c:pt idx="568">
                  <c:v>8.2080093648214021E-4</c:v>
                </c:pt>
                <c:pt idx="569">
                  <c:v>8.1172314070547709E-4</c:v>
                </c:pt>
                <c:pt idx="570">
                  <c:v>8.0274169842610248E-4</c:v>
                </c:pt>
                <c:pt idx="571">
                  <c:v>7.9385557437939192E-4</c:v>
                </c:pt>
                <c:pt idx="572">
                  <c:v>7.8506374526951539E-4</c:v>
                </c:pt>
                <c:pt idx="573">
                  <c:v>7.7636519961682925E-4</c:v>
                </c:pt>
                <c:pt idx="574">
                  <c:v>7.6775893760726722E-4</c:v>
                </c:pt>
                <c:pt idx="575">
                  <c:v>7.592439709439054E-4</c:v>
                </c:pt>
                <c:pt idx="576">
                  <c:v>7.5081932270049524E-4</c:v>
                </c:pt>
                <c:pt idx="577">
                  <c:v>7.4248402717708129E-4</c:v>
                </c:pt>
                <c:pt idx="578">
                  <c:v>7.3423712975757404E-4</c:v>
                </c:pt>
                <c:pt idx="579">
                  <c:v>7.2607768676926894E-4</c:v>
                </c:pt>
                <c:pt idx="580">
                  <c:v>7.1800476534432205E-4</c:v>
                </c:pt>
                <c:pt idx="581">
                  <c:v>7.1001744328309802E-4</c:v>
                </c:pt>
                <c:pt idx="582">
                  <c:v>7.0211480891946526E-4</c:v>
                </c:pt>
                <c:pt idx="583">
                  <c:v>6.9429596098779004E-4</c:v>
                </c:pt>
                <c:pt idx="584">
                  <c:v>6.8656000849195184E-4</c:v>
                </c:pt>
                <c:pt idx="585">
                  <c:v>6.789060705759514E-4</c:v>
                </c:pt>
                <c:pt idx="586">
                  <c:v>6.7133327639641994E-4</c:v>
                </c:pt>
                <c:pt idx="587">
                  <c:v>6.6384076499682919E-4</c:v>
                </c:pt>
                <c:pt idx="588">
                  <c:v>6.5642768518343192E-4</c:v>
                </c:pt>
                <c:pt idx="589">
                  <c:v>6.4909319540283584E-4</c:v>
                </c:pt>
                <c:pt idx="590">
                  <c:v>6.4183646362132114E-4</c:v>
                </c:pt>
                <c:pt idx="591">
                  <c:v>6.3465666720575423E-4</c:v>
                </c:pt>
                <c:pt idx="592">
                  <c:v>6.2755299280615757E-4</c:v>
                </c:pt>
                <c:pt idx="593">
                  <c:v>6.2052463623981302E-4</c:v>
                </c:pt>
                <c:pt idx="594">
                  <c:v>6.1357080237701739E-4</c:v>
                </c:pt>
                <c:pt idx="595">
                  <c:v>6.0669070502831514E-4</c:v>
                </c:pt>
                <c:pt idx="596">
                  <c:v>5.998835668333312E-4</c:v>
                </c:pt>
                <c:pt idx="597">
                  <c:v>5.931486191510393E-4</c:v>
                </c:pt>
                <c:pt idx="598">
                  <c:v>5.8648510195152088E-4</c:v>
                </c:pt>
                <c:pt idx="599">
                  <c:v>5.7989226370929999E-4</c:v>
                </c:pt>
                <c:pt idx="600">
                  <c:v>5.7336936129795196E-4</c:v>
                </c:pt>
                <c:pt idx="601">
                  <c:v>5.6691565988621314E-4</c:v>
                </c:pt>
                <c:pt idx="602">
                  <c:v>5.6053043283556194E-4</c:v>
                </c:pt>
                <c:pt idx="603">
                  <c:v>5.5421296159904594E-4</c:v>
                </c:pt>
                <c:pt idx="604">
                  <c:v>5.4796253562154032E-4</c:v>
                </c:pt>
                <c:pt idx="605">
                  <c:v>5.417784522413799E-4</c:v>
                </c:pt>
                <c:pt idx="606">
                  <c:v>5.3566001659324824E-4</c:v>
                </c:pt>
                <c:pt idx="607">
                  <c:v>5.2960654151238448E-4</c:v>
                </c:pt>
                <c:pt idx="608">
                  <c:v>5.2361734744012245E-4</c:v>
                </c:pt>
                <c:pt idx="609">
                  <c:v>5.1769176233064059E-4</c:v>
                </c:pt>
                <c:pt idx="610">
                  <c:v>5.1182912155900916E-4</c:v>
                </c:pt>
                <c:pt idx="611">
                  <c:v>5.0602876783038819E-4</c:v>
                </c:pt>
                <c:pt idx="612">
                  <c:v>5.0029005109055705E-4</c:v>
                </c:pt>
                <c:pt idx="613">
                  <c:v>4.9461232843753917E-4</c:v>
                </c:pt>
                <c:pt idx="614">
                  <c:v>4.8899496403442724E-4</c:v>
                </c:pt>
                <c:pt idx="615">
                  <c:v>4.8343732902344095E-4</c:v>
                </c:pt>
                <c:pt idx="616">
                  <c:v>4.7793880144102961E-4</c:v>
                </c:pt>
                <c:pt idx="617">
                  <c:v>4.7249876613415895E-4</c:v>
                </c:pt>
                <c:pt idx="618">
                  <c:v>4.6711661467773932E-4</c:v>
                </c:pt>
                <c:pt idx="619">
                  <c:v>4.617917452930641E-4</c:v>
                </c:pt>
                <c:pt idx="620">
                  <c:v>4.5652356276742312E-4</c:v>
                </c:pt>
                <c:pt idx="621">
                  <c:v>4.5131147837472712E-4</c:v>
                </c:pt>
                <c:pt idx="622">
                  <c:v>4.461549097972114E-4</c:v>
                </c:pt>
                <c:pt idx="623">
                  <c:v>4.4105328104814391E-4</c:v>
                </c:pt>
                <c:pt idx="624">
                  <c:v>4.3600602239563104E-4</c:v>
                </c:pt>
                <c:pt idx="625">
                  <c:v>4.3101257028732424E-4</c:v>
                </c:pt>
                <c:pt idx="626">
                  <c:v>4.2607236727620792E-4</c:v>
                </c:pt>
                <c:pt idx="627">
                  <c:v>4.2118486194733025E-4</c:v>
                </c:pt>
                <c:pt idx="628">
                  <c:v>4.1634950884550788E-4</c:v>
                </c:pt>
                <c:pt idx="629">
                  <c:v>4.1156576840399833E-4</c:v>
                </c:pt>
                <c:pt idx="630">
                  <c:v>4.0683310687407052E-4</c:v>
                </c:pt>
                <c:pt idx="631">
                  <c:v>4.0215099625555152E-4</c:v>
                </c:pt>
                <c:pt idx="632">
                  <c:v>3.975189142282605E-4</c:v>
                </c:pt>
                <c:pt idx="633">
                  <c:v>3.9293634408433186E-4</c:v>
                </c:pt>
                <c:pt idx="634">
                  <c:v>3.8840277466147807E-4</c:v>
                </c:pt>
                <c:pt idx="635">
                  <c:v>3.8391770027705287E-4</c:v>
                </c:pt>
                <c:pt idx="636">
                  <c:v>3.7948062066305488E-4</c:v>
                </c:pt>
                <c:pt idx="637">
                  <c:v>3.7509104090191882E-4</c:v>
                </c:pt>
                <c:pt idx="638">
                  <c:v>3.707484713632071E-4</c:v>
                </c:pt>
                <c:pt idx="639">
                  <c:v>3.6645242764105264E-4</c:v>
                </c:pt>
                <c:pt idx="640">
                  <c:v>3.6220243049250286E-4</c:v>
                </c:pt>
                <c:pt idx="641">
                  <c:v>3.5799800577662099E-4</c:v>
                </c:pt>
                <c:pt idx="642">
                  <c:v>3.5383868439437492E-4</c:v>
                </c:pt>
                <c:pt idx="643">
                  <c:v>3.4972400222934815E-4</c:v>
                </c:pt>
                <c:pt idx="644">
                  <c:v>3.4565350008917842E-4</c:v>
                </c:pt>
                <c:pt idx="645">
                  <c:v>3.4162672364779412E-4</c:v>
                </c:pt>
                <c:pt idx="646">
                  <c:v>3.3764322338837338E-4</c:v>
                </c:pt>
                <c:pt idx="647">
                  <c:v>3.3370255454707852E-4</c:v>
                </c:pt>
                <c:pt idx="648">
                  <c:v>3.2980427705748411E-4</c:v>
                </c:pt>
                <c:pt idx="649">
                  <c:v>3.2594795549574512E-4</c:v>
                </c:pt>
                <c:pt idx="650">
                  <c:v>3.221331590264732E-4</c:v>
                </c:pt>
                <c:pt idx="651">
                  <c:v>3.1835946134931492E-4</c:v>
                </c:pt>
                <c:pt idx="652">
                  <c:v>3.146264406462224E-4</c:v>
                </c:pt>
                <c:pt idx="653">
                  <c:v>3.1093367952939629E-4</c:v>
                </c:pt>
                <c:pt idx="654">
                  <c:v>3.0728076498989982E-4</c:v>
                </c:pt>
                <c:pt idx="655">
                  <c:v>3.0366728834697198E-4</c:v>
                </c:pt>
                <c:pt idx="656">
                  <c:v>3.0009284519793471E-4</c:v>
                </c:pt>
                <c:pt idx="657">
                  <c:v>2.9655703536878096E-4</c:v>
                </c:pt>
                <c:pt idx="658">
                  <c:v>2.9305946286541524E-4</c:v>
                </c:pt>
                <c:pt idx="659">
                  <c:v>2.895997358254786E-4</c:v>
                </c:pt>
                <c:pt idx="660">
                  <c:v>2.861774664708224E-4</c:v>
                </c:pt>
                <c:pt idx="661">
                  <c:v>2.8279227106059392E-4</c:v>
                </c:pt>
                <c:pt idx="662">
                  <c:v>2.7944376984488292E-4</c:v>
                </c:pt>
                <c:pt idx="663">
                  <c:v>2.7613158701903726E-4</c:v>
                </c:pt>
                <c:pt idx="664">
                  <c:v>2.7285535067848128E-4</c:v>
                </c:pt>
                <c:pt idx="665">
                  <c:v>2.6961469277417391E-4</c:v>
                </c:pt>
                <c:pt idx="666">
                  <c:v>2.6640924906861052E-4</c:v>
                </c:pt>
                <c:pt idx="667">
                  <c:v>2.6323865909237622E-4</c:v>
                </c:pt>
                <c:pt idx="668">
                  <c:v>2.6010256610128402E-4</c:v>
                </c:pt>
                <c:pt idx="669">
                  <c:v>2.5700061703403206E-4</c:v>
                </c:pt>
                <c:pt idx="670">
                  <c:v>2.5393246247041142E-4</c:v>
                </c:pt>
                <c:pt idx="671">
                  <c:v>2.5089775659005643E-4</c:v>
                </c:pt>
                <c:pt idx="672">
                  <c:v>2.4789615713168608E-4</c:v>
                </c:pt>
                <c:pt idx="673">
                  <c:v>2.4492732535291099E-4</c:v>
                </c:pt>
                <c:pt idx="674">
                  <c:v>2.4199092599051685E-4</c:v>
                </c:pt>
                <c:pt idx="675">
                  <c:v>2.3908662722125289E-4</c:v>
                </c:pt>
                <c:pt idx="676">
                  <c:v>2.3621410062312691E-4</c:v>
                </c:pt>
                <c:pt idx="677">
                  <c:v>2.333730211372068E-4</c:v>
                </c:pt>
                <c:pt idx="678">
                  <c:v>2.3056306702984956E-4</c:v>
                </c:pt>
                <c:pt idx="679">
                  <c:v>2.277839198554959E-4</c:v>
                </c:pt>
                <c:pt idx="680">
                  <c:v>2.2503526441983252E-4</c:v>
                </c:pt>
                <c:pt idx="681">
                  <c:v>2.2231678874351448E-4</c:v>
                </c:pt>
                <c:pt idx="682">
                  <c:v>2.1962818402626309E-4</c:v>
                </c:pt>
                <c:pt idx="683">
                  <c:v>2.1696914461148724E-4</c:v>
                </c:pt>
                <c:pt idx="684">
                  <c:v>2.143393679513002E-4</c:v>
                </c:pt>
                <c:pt idx="685">
                  <c:v>2.1173855457198672E-4</c:v>
                </c:pt>
                <c:pt idx="686">
                  <c:v>2.0916640803992709E-4</c:v>
                </c:pt>
                <c:pt idx="687">
                  <c:v>2.0662263492792382E-4</c:v>
                </c:pt>
                <c:pt idx="688">
                  <c:v>2.0410694478195456E-4</c:v>
                </c:pt>
                <c:pt idx="689">
                  <c:v>2.0161905008834612E-4</c:v>
                </c:pt>
                <c:pt idx="690">
                  <c:v>1.9915866624136634E-4</c:v>
                </c:pt>
                <c:pt idx="691">
                  <c:v>1.9672551151120622E-4</c:v>
                </c:pt>
                <c:pt idx="692">
                  <c:v>1.943193070123717E-4</c:v>
                </c:pt>
                <c:pt idx="693">
                  <c:v>1.9193977667246624E-4</c:v>
                </c:pt>
                <c:pt idx="694">
                  <c:v>1.8958664720136281E-4</c:v>
                </c:pt>
                <c:pt idx="695">
                  <c:v>1.8725964806076521E-4</c:v>
                </c:pt>
                <c:pt idx="696">
                  <c:v>1.849585114341383E-4</c:v>
                </c:pt>
                <c:pt idx="697">
                  <c:v>1.8268297219701309E-4</c:v>
                </c:pt>
                <c:pt idx="698">
                  <c:v>1.8043276788768064E-4</c:v>
                </c:pt>
                <c:pt idx="699">
                  <c:v>1.7820763867821445E-4</c:v>
                </c:pt>
                <c:pt idx="700">
                  <c:v>1.7600732734588604E-4</c:v>
                </c:pt>
                <c:pt idx="701">
                  <c:v>1.7383157924490681E-4</c:v>
                </c:pt>
                <c:pt idx="702">
                  <c:v>1.7168014227854505E-4</c:v>
                </c:pt>
                <c:pt idx="703">
                  <c:v>1.6955276687156357E-4</c:v>
                </c:pt>
                <c:pt idx="704">
                  <c:v>1.6744920594301157E-4</c:v>
                </c:pt>
                <c:pt idx="705">
                  <c:v>1.6536921487934954E-4</c:v>
                </c:pt>
                <c:pt idx="706">
                  <c:v>1.6331255150790601E-4</c:v>
                </c:pt>
                <c:pt idx="707">
                  <c:v>1.6127897607065989E-4</c:v>
                </c:pt>
                <c:pt idx="708">
                  <c:v>1.5926825119833544E-4</c:v>
                </c:pt>
                <c:pt idx="709">
                  <c:v>1.5728014188483161E-4</c:v>
                </c:pt>
                <c:pt idx="710">
                  <c:v>1.5531441546196541E-4</c:v>
                </c:pt>
                <c:pt idx="711">
                  <c:v>1.5337084157449892E-4</c:v>
                </c:pt>
                <c:pt idx="712">
                  <c:v>1.5144919215550492E-4</c:v>
                </c:pt>
                <c:pt idx="713">
                  <c:v>1.4954924140200663E-4</c:v>
                </c:pt>
                <c:pt idx="714">
                  <c:v>1.476707657509419E-4</c:v>
                </c:pt>
                <c:pt idx="715">
                  <c:v>1.4581354385539283E-4</c:v>
                </c:pt>
                <c:pt idx="716">
                  <c:v>1.4397735656111963E-4</c:v>
                </c:pt>
                <c:pt idx="717">
                  <c:v>1.4216198688338661E-4</c:v>
                </c:pt>
                <c:pt idx="718">
                  <c:v>1.4036721998405223E-4</c:v>
                </c:pt>
                <c:pt idx="719">
                  <c:v>1.3859284314895126E-4</c:v>
                </c:pt>
                <c:pt idx="720">
                  <c:v>1.3683864576554341E-4</c:v>
                </c:pt>
                <c:pt idx="721">
                  <c:v>1.3510441930084227E-4</c:v>
                </c:pt>
                <c:pt idx="722">
                  <c:v>1.3338995727959607E-4</c:v>
                </c:pt>
                <c:pt idx="723">
                  <c:v>1.31695055262749E-4</c:v>
                </c:pt>
                <c:pt idx="724">
                  <c:v>1.3001951082615038E-4</c:v>
                </c:pt>
                <c:pt idx="725">
                  <c:v>1.2836312353952124E-4</c:v>
                </c:pt>
                <c:pt idx="726">
                  <c:v>1.267256949456893E-4</c:v>
                </c:pt>
                <c:pt idx="727">
                  <c:v>1.2510702854004479E-4</c:v>
                </c:pt>
                <c:pt idx="728">
                  <c:v>1.2350692975027878E-4</c:v>
                </c:pt>
                <c:pt idx="729">
                  <c:v>1.2192520591633178E-4</c:v>
                </c:pt>
                <c:pt idx="730">
                  <c:v>1.2036166627059906E-4</c:v>
                </c:pt>
                <c:pt idx="731">
                  <c:v>1.1881612191838046E-4</c:v>
                </c:pt>
                <c:pt idx="732">
                  <c:v>1.1728838581853805E-4</c:v>
                </c:pt>
                <c:pt idx="733">
                  <c:v>1.1577827276441343E-4</c:v>
                </c:pt>
                <c:pt idx="734">
                  <c:v>1.1428559936495543E-4</c:v>
                </c:pt>
                <c:pt idx="735">
                  <c:v>1.1281018402606901E-4</c:v>
                </c:pt>
                <c:pt idx="736">
                  <c:v>1.1135184693221048E-4</c:v>
                </c:pt>
                <c:pt idx="737">
                  <c:v>1.0991041002816169E-4</c:v>
                </c:pt>
                <c:pt idx="738">
                  <c:v>1.0848569700106268E-4</c:v>
                </c:pt>
                <c:pt idx="739">
                  <c:v>1.0707753326262377E-4</c:v>
                </c:pt>
                <c:pt idx="740">
                  <c:v>1.0568574593156672E-4</c:v>
                </c:pt>
                <c:pt idx="741">
                  <c:v>1.0431016381626537E-4</c:v>
                </c:pt>
                <c:pt idx="742">
                  <c:v>1.0295061739759721E-4</c:v>
                </c:pt>
                <c:pt idx="743">
                  <c:v>1.0160693881198556E-4</c:v>
                </c:pt>
                <c:pt idx="744">
                  <c:v>1.0027896183465221E-4</c:v>
                </c:pt>
                <c:pt idx="745">
                  <c:v>9.8966521863063614E-5</c:v>
                </c:pt>
                <c:pt idx="746">
                  <c:v>9.7669455900564062E-5</c:v>
                </c:pt>
                <c:pt idx="747">
                  <c:v>9.6387602540214728E-5</c:v>
                </c:pt>
                <c:pt idx="748">
                  <c:v>9.5120801948808383E-5</c:v>
                </c:pt>
                <c:pt idx="749">
                  <c:v>9.3868895851072188E-5</c:v>
                </c:pt>
                <c:pt idx="750">
                  <c:v>9.2631727514060023E-5</c:v>
                </c:pt>
                <c:pt idx="751">
                  <c:v>9.1409141731728423E-5</c:v>
                </c:pt>
                <c:pt idx="752">
                  <c:v>9.0200984809682706E-5</c:v>
                </c:pt>
                <c:pt idx="753">
                  <c:v>8.9007104550100263E-5</c:v>
                </c:pt>
                <c:pt idx="754">
                  <c:v>8.7827350236838701E-5</c:v>
                </c:pt>
                <c:pt idx="755">
                  <c:v>8.6661572620706768E-5</c:v>
                </c:pt>
                <c:pt idx="756">
                  <c:v>8.5509623904909748E-5</c:v>
                </c:pt>
                <c:pt idx="757">
                  <c:v>8.4371357730657267E-5</c:v>
                </c:pt>
                <c:pt idx="758">
                  <c:v>8.3246629162944951E-5</c:v>
                </c:pt>
                <c:pt idx="759">
                  <c:v>8.2135294676487867E-5</c:v>
                </c:pt>
                <c:pt idx="760">
                  <c:v>8.10372121418305E-5</c:v>
                </c:pt>
                <c:pt idx="761">
                  <c:v>7.9952240811597371E-5</c:v>
                </c:pt>
                <c:pt idx="762">
                  <c:v>7.888024130691571E-5</c:v>
                </c:pt>
                <c:pt idx="763">
                  <c:v>7.7821075603987493E-5</c:v>
                </c:pt>
                <c:pt idx="764">
                  <c:v>7.6774607020812393E-5</c:v>
                </c:pt>
                <c:pt idx="765">
                  <c:v>7.5740700204060914E-5</c:v>
                </c:pt>
                <c:pt idx="766">
                  <c:v>7.4719221116104932E-5</c:v>
                </c:pt>
                <c:pt idx="767">
                  <c:v>7.3710037022180336E-5</c:v>
                </c:pt>
                <c:pt idx="768">
                  <c:v>7.2713016477711549E-5</c:v>
                </c:pt>
                <c:pt idx="769">
                  <c:v>7.1728029315763767E-5</c:v>
                </c:pt>
                <c:pt idx="770">
                  <c:v>7.0754946634647847E-5</c:v>
                </c:pt>
                <c:pt idx="771">
                  <c:v>6.979364078565601E-5</c:v>
                </c:pt>
                <c:pt idx="772">
                  <c:v>6.8843985360940714E-5</c:v>
                </c:pt>
                <c:pt idx="773">
                  <c:v>6.7905855181527123E-5</c:v>
                </c:pt>
                <c:pt idx="774">
                  <c:v>6.6979126285458989E-5</c:v>
                </c:pt>
                <c:pt idx="775">
                  <c:v>6.6063675916077727E-5</c:v>
                </c:pt>
                <c:pt idx="776">
                  <c:v>6.5159382510427782E-5</c:v>
                </c:pt>
                <c:pt idx="777">
                  <c:v>6.4266125687801635E-5</c:v>
                </c:pt>
                <c:pt idx="778">
                  <c:v>6.3383786238396138E-5</c:v>
                </c:pt>
                <c:pt idx="779">
                  <c:v>6.2512246112107108E-5</c:v>
                </c:pt>
                <c:pt idx="780">
                  <c:v>6.1651388407441094E-5</c:v>
                </c:pt>
                <c:pt idx="781">
                  <c:v>6.0801097360553934E-5</c:v>
                </c:pt>
                <c:pt idx="782">
                  <c:v>5.9961258334401794E-5</c:v>
                </c:pt>
                <c:pt idx="783">
                  <c:v>5.9131757808018614E-5</c:v>
                </c:pt>
                <c:pt idx="784">
                  <c:v>5.8312483365909222E-5</c:v>
                </c:pt>
                <c:pt idx="785">
                  <c:v>5.7503323687555432E-5</c:v>
                </c:pt>
                <c:pt idx="786">
                  <c:v>5.6704168537041519E-5</c:v>
                </c:pt>
                <c:pt idx="787">
                  <c:v>5.5914908752784497E-5</c:v>
                </c:pt>
                <c:pt idx="788">
                  <c:v>5.5135436237384635E-5</c:v>
                </c:pt>
                <c:pt idx="789">
                  <c:v>5.4365643947579821E-5</c:v>
                </c:pt>
                <c:pt idx="790">
                  <c:v>5.3605425884309033E-5</c:v>
                </c:pt>
                <c:pt idx="791">
                  <c:v>5.2854677082889327E-5</c:v>
                </c:pt>
                <c:pt idx="792">
                  <c:v>5.2113293603285368E-5</c:v>
                </c:pt>
                <c:pt idx="793">
                  <c:v>5.1381172520496812E-5</c:v>
                </c:pt>
                <c:pt idx="794">
                  <c:v>5.0658211915042218E-5</c:v>
                </c:pt>
                <c:pt idx="795">
                  <c:v>4.9944310863539833E-5</c:v>
                </c:pt>
                <c:pt idx="796">
                  <c:v>4.9239369429401533E-5</c:v>
                </c:pt>
                <c:pt idx="797">
                  <c:v>4.8543288653611524E-5</c:v>
                </c:pt>
                <c:pt idx="798">
                  <c:v>4.7855970545612941E-5</c:v>
                </c:pt>
                <c:pt idx="799">
                  <c:v>4.7177318074283233E-5</c:v>
                </c:pt>
                <c:pt idx="800">
                  <c:v>4.6507235159013871E-5</c:v>
                </c:pt>
                <c:pt idx="801">
                  <c:v>4.5845626660870804E-5</c:v>
                </c:pt>
                <c:pt idx="802">
                  <c:v>4.5192398373863184E-5</c:v>
                </c:pt>
                <c:pt idx="803">
                  <c:v>4.4547457016289523E-5</c:v>
                </c:pt>
                <c:pt idx="804">
                  <c:v>4.3910710222182834E-5</c:v>
                </c:pt>
                <c:pt idx="805">
                  <c:v>4.3282066532841821E-5</c:v>
                </c:pt>
                <c:pt idx="806">
                  <c:v>4.2661435388447934E-5</c:v>
                </c:pt>
                <c:pt idx="807">
                  <c:v>4.2048727119777123E-5</c:v>
                </c:pt>
                <c:pt idx="808">
                  <c:v>4.1443852939985774E-5</c:v>
                </c:pt>
                <c:pt idx="809">
                  <c:v>4.0846724936491453E-5</c:v>
                </c:pt>
                <c:pt idx="810">
                  <c:v>4.0257256062927925E-5</c:v>
                </c:pt>
                <c:pt idx="811">
                  <c:v>3.9675360131195802E-5</c:v>
                </c:pt>
                <c:pt idx="812">
                  <c:v>3.9100951803577016E-5</c:v>
                </c:pt>
                <c:pt idx="813">
                  <c:v>3.8533946584945659E-5</c:v>
                </c:pt>
                <c:pt idx="814">
                  <c:v>3.7974260815047063E-5</c:v>
                </c:pt>
                <c:pt idx="815">
                  <c:v>3.7421811660862347E-5</c:v>
                </c:pt>
                <c:pt idx="816">
                  <c:v>3.6876517109045502E-5</c:v>
                </c:pt>
                <c:pt idx="817">
                  <c:v>3.6338295958438471E-5</c:v>
                </c:pt>
                <c:pt idx="818">
                  <c:v>3.5807067812663015E-5</c:v>
                </c:pt>
                <c:pt idx="819">
                  <c:v>3.5282753072782402E-5</c:v>
                </c:pt>
                <c:pt idx="820">
                  <c:v>3.4765272930043254E-5</c:v>
                </c:pt>
                <c:pt idx="821">
                  <c:v>3.4254549358682176E-5</c:v>
                </c:pt>
                <c:pt idx="822">
                  <c:v>3.375050510881085E-5</c:v>
                </c:pt>
                <c:pt idx="823">
                  <c:v>3.3253063699366462E-5</c:v>
                </c:pt>
                <c:pt idx="824">
                  <c:v>3.2762149411134394E-5</c:v>
                </c:pt>
                <c:pt idx="825">
                  <c:v>3.2277687279839644E-5</c:v>
                </c:pt>
                <c:pt idx="826">
                  <c:v>3.1799603089305463E-5</c:v>
                </c:pt>
                <c:pt idx="827">
                  <c:v>3.1327823364679788E-5</c:v>
                </c:pt>
                <c:pt idx="828">
                  <c:v>3.0862275365726949E-5</c:v>
                </c:pt>
                <c:pt idx="829">
                  <c:v>3.0402887080185195E-5</c:v>
                </c:pt>
                <c:pt idx="830">
                  <c:v>2.9949587217188951E-5</c:v>
                </c:pt>
                <c:pt idx="831">
                  <c:v>2.9502305200756255E-5</c:v>
                </c:pt>
                <c:pt idx="832">
                  <c:v>2.9060971163334335E-5</c:v>
                </c:pt>
                <c:pt idx="833">
                  <c:v>2.862551593941362E-5</c:v>
                </c:pt>
                <c:pt idx="834">
                  <c:v>2.8195871059198312E-5</c:v>
                </c:pt>
                <c:pt idx="835">
                  <c:v>2.7771968742341369E-5</c:v>
                </c:pt>
                <c:pt idx="836">
                  <c:v>2.7353741891733625E-5</c:v>
                </c:pt>
                <c:pt idx="837">
                  <c:v>2.694112408736035E-5</c:v>
                </c:pt>
                <c:pt idx="838">
                  <c:v>2.653404958020729E-5</c:v>
                </c:pt>
                <c:pt idx="839">
                  <c:v>2.613245328623088E-5</c:v>
                </c:pt>
                <c:pt idx="840">
                  <c:v>2.5736270780383812E-5</c:v>
                </c:pt>
                <c:pt idx="841">
                  <c:v>2.5345438290691848E-5</c:v>
                </c:pt>
                <c:pt idx="842">
                  <c:v>2.4959892692396179E-5</c:v>
                </c:pt>
                <c:pt idx="843">
                  <c:v>2.4579571502139585E-5</c:v>
                </c:pt>
                <c:pt idx="844">
                  <c:v>2.4204412872214747E-5</c:v>
                </c:pt>
                <c:pt idx="845">
                  <c:v>2.3834355584862308E-5</c:v>
                </c:pt>
                <c:pt idx="846">
                  <c:v>2.3469339046622292E-5</c:v>
                </c:pt>
                <c:pt idx="847">
                  <c:v>2.3109303282739927E-5</c:v>
                </c:pt>
                <c:pt idx="848">
                  <c:v>2.275418893161783E-5</c:v>
                </c:pt>
                <c:pt idx="849">
                  <c:v>2.2403937239326007E-5</c:v>
                </c:pt>
                <c:pt idx="850">
                  <c:v>2.2058490054154416E-5</c:v>
                </c:pt>
                <c:pt idx="851">
                  <c:v>2.171778982122405E-5</c:v>
                </c:pt>
                <c:pt idx="852">
                  <c:v>2.138177957713846E-5</c:v>
                </c:pt>
                <c:pt idx="853">
                  <c:v>2.1050402944689442E-5</c:v>
                </c:pt>
                <c:pt idx="854">
                  <c:v>2.0723604127608885E-5</c:v>
                </c:pt>
                <c:pt idx="855">
                  <c:v>2.0401327905367521E-5</c:v>
                </c:pt>
                <c:pt idx="856">
                  <c:v>2.0083519628019836E-5</c:v>
                </c:pt>
                <c:pt idx="857">
                  <c:v>1.9770125211097864E-5</c:v>
                </c:pt>
                <c:pt idx="858">
                  <c:v>1.9461091130548222E-5</c:v>
                </c:pt>
                <c:pt idx="859">
                  <c:v>1.9156364417714891E-5</c:v>
                </c:pt>
                <c:pt idx="860">
                  <c:v>1.8855892654366228E-5</c:v>
                </c:pt>
                <c:pt idx="861">
                  <c:v>1.8559623967766805E-5</c:v>
                </c:pt>
                <c:pt idx="862">
                  <c:v>1.8267507025792533E-5</c:v>
                </c:pt>
                <c:pt idx="863">
                  <c:v>1.7979491032087883E-5</c:v>
                </c:pt>
                <c:pt idx="864">
                  <c:v>1.7695525721267256E-5</c:v>
                </c:pt>
                <c:pt idx="865">
                  <c:v>1.7415561354156533E-5</c:v>
                </c:pt>
                <c:pt idx="866">
                  <c:v>1.7139548713078053E-5</c:v>
                </c:pt>
                <c:pt idx="867">
                  <c:v>1.68674390971749E-5</c:v>
                </c:pt>
                <c:pt idx="868">
                  <c:v>1.6599184317776565E-5</c:v>
                </c:pt>
                <c:pt idx="869">
                  <c:v>1.6334736693804714E-5</c:v>
                </c:pt>
                <c:pt idx="870">
                  <c:v>1.6074049047219112E-5</c:v>
                </c:pt>
                <c:pt idx="871">
                  <c:v>1.5817074698500801E-5</c:v>
                </c:pt>
                <c:pt idx="872">
                  <c:v>1.5563767462176495E-5</c:v>
                </c:pt>
                <c:pt idx="873">
                  <c:v>1.5314081642379868E-5</c:v>
                </c:pt>
                <c:pt idx="874">
                  <c:v>1.5067972028450467E-5</c:v>
                </c:pt>
                <c:pt idx="875">
                  <c:v>1.4825393890571021E-5</c:v>
                </c:pt>
                <c:pt idx="876">
                  <c:v>1.4586302975441296E-5</c:v>
                </c:pt>
                <c:pt idx="877">
                  <c:v>1.4350655501988276E-5</c:v>
                </c:pt>
                <c:pt idx="878">
                  <c:v>1.4118408157112596E-5</c:v>
                </c:pt>
                <c:pt idx="879">
                  <c:v>1.3889518091471622E-5</c:v>
                </c:pt>
                <c:pt idx="880">
                  <c:v>1.3663942915296789E-5</c:v>
                </c:pt>
                <c:pt idx="881">
                  <c:v>1.3441640694247017E-5</c:v>
                </c:pt>
                <c:pt idx="882">
                  <c:v>1.322256994529514E-5</c:v>
                </c:pt>
                <c:pt idx="883">
                  <c:v>1.3006689632650413E-5</c:v>
                </c:pt>
                <c:pt idx="884">
                  <c:v>1.2793959163714124E-5</c:v>
                </c:pt>
                <c:pt idx="885">
                  <c:v>1.2584338385068484E-5</c:v>
                </c:pt>
                <c:pt idx="886">
                  <c:v>1.2377787578498415E-5</c:v>
                </c:pt>
                <c:pt idx="887">
                  <c:v>1.2174267457047755E-5</c:v>
                </c:pt>
                <c:pt idx="888">
                  <c:v>1.1973739161105699E-5</c:v>
                </c:pt>
                <c:pt idx="889">
                  <c:v>1.1776164254526359E-5</c:v>
                </c:pt>
                <c:pt idx="890">
                  <c:v>1.1581504720781165E-5</c:v>
                </c:pt>
                <c:pt idx="891">
                  <c:v>1.138972295914036E-5</c:v>
                </c:pt>
                <c:pt idx="892">
                  <c:v>1.1200781780888443E-5</c:v>
                </c:pt>
                <c:pt idx="893">
                  <c:v>1.1014644405566549E-5</c:v>
                </c:pt>
                <c:pt idx="894">
                  <c:v>1.0831274457250426E-5</c:v>
                </c:pt>
                <c:pt idx="895">
                  <c:v>1.0650635960853081E-5</c:v>
                </c:pt>
                <c:pt idx="896">
                  <c:v>1.0472693338461785E-5</c:v>
                </c:pt>
                <c:pt idx="897">
                  <c:v>1.0297411405701635E-5</c:v>
                </c:pt>
                <c:pt idx="898">
                  <c:v>1.0124755368130197E-5</c:v>
                </c:pt>
                <c:pt idx="899">
                  <c:v>9.9546908176593971E-6</c:v>
                </c:pt>
                <c:pt idx="900">
                  <c:v>9.7871837290080288E-6</c:v>
                </c:pt>
                <c:pt idx="901">
                  <c:v>9.6222004561814767E-6</c:v>
                </c:pt>
                <c:pt idx="902">
                  <c:v>9.4597077289790747E-6</c:v>
                </c:pt>
                <c:pt idx="903">
                  <c:v>9.2996726495301226E-6</c:v>
                </c:pt>
                <c:pt idx="904">
                  <c:v>9.1420626888578007E-6</c:v>
                </c:pt>
                <c:pt idx="905">
                  <c:v>8.986845683469096E-6</c:v>
                </c:pt>
                <c:pt idx="906">
                  <c:v>8.8339898319724494E-6</c:v>
                </c:pt>
                <c:pt idx="907">
                  <c:v>8.6834636917225577E-6</c:v>
                </c:pt>
                <c:pt idx="908">
                  <c:v>8.535236175491167E-6</c:v>
                </c:pt>
                <c:pt idx="909">
                  <c:v>8.3892765481638064E-6</c:v>
                </c:pt>
                <c:pt idx="910">
                  <c:v>8.2455544234631346E-6</c:v>
                </c:pt>
                <c:pt idx="911">
                  <c:v>8.1040397606980746E-6</c:v>
                </c:pt>
                <c:pt idx="912">
                  <c:v>7.9647028615381601E-6</c:v>
                </c:pt>
                <c:pt idx="913">
                  <c:v>7.8275143668125382E-6</c:v>
                </c:pt>
                <c:pt idx="914">
                  <c:v>7.6924452533358494E-6</c:v>
                </c:pt>
                <c:pt idx="915">
                  <c:v>7.5594668307570335E-6</c:v>
                </c:pt>
                <c:pt idx="916">
                  <c:v>7.4285507384335404E-6</c:v>
                </c:pt>
                <c:pt idx="917">
                  <c:v>7.2996689423303784E-6</c:v>
                </c:pt>
                <c:pt idx="918">
                  <c:v>7.1727937319422077E-6</c:v>
                </c:pt>
                <c:pt idx="919">
                  <c:v>7.047897717240498E-6</c:v>
                </c:pt>
                <c:pt idx="920">
                  <c:v>6.9249538256439232E-6</c:v>
                </c:pt>
                <c:pt idx="921">
                  <c:v>6.8039352990118445E-6</c:v>
                </c:pt>
                <c:pt idx="922">
                  <c:v>6.6848156906621543E-6</c:v>
                </c:pt>
                <c:pt idx="923">
                  <c:v>6.5675688624112476E-6</c:v>
                </c:pt>
                <c:pt idx="924">
                  <c:v>6.452168981637659E-6</c:v>
                </c:pt>
                <c:pt idx="925">
                  <c:v>6.3385905183677524E-6</c:v>
                </c:pt>
                <c:pt idx="926">
                  <c:v>6.2268082423849691E-6</c:v>
                </c:pt>
                <c:pt idx="927">
                  <c:v>6.1167972203599163E-6</c:v>
                </c:pt>
                <c:pt idx="928">
                  <c:v>6.0085328130042839E-6</c:v>
                </c:pt>
                <c:pt idx="929">
                  <c:v>5.9019906722454198E-6</c:v>
                </c:pt>
                <c:pt idx="930">
                  <c:v>5.7971467384236569E-6</c:v>
                </c:pt>
                <c:pt idx="931">
                  <c:v>5.6939772375104004E-6</c:v>
                </c:pt>
                <c:pt idx="932">
                  <c:v>5.5924586783487121E-6</c:v>
                </c:pt>
                <c:pt idx="933">
                  <c:v>5.4925678499140895E-6</c:v>
                </c:pt>
                <c:pt idx="934">
                  <c:v>5.3942818185968889E-6</c:v>
                </c:pt>
                <c:pt idx="935">
                  <c:v>5.2975779255062133E-6</c:v>
                </c:pt>
                <c:pt idx="936">
                  <c:v>5.2024337837933817E-6</c:v>
                </c:pt>
                <c:pt idx="937">
                  <c:v>5.1088272759967723E-6</c:v>
                </c:pt>
                <c:pt idx="938">
                  <c:v>5.0167365514077573E-6</c:v>
                </c:pt>
                <c:pt idx="939">
                  <c:v>4.926140023455227E-6</c:v>
                </c:pt>
                <c:pt idx="940">
                  <c:v>4.8370163671116823E-6</c:v>
                </c:pt>
                <c:pt idx="941">
                  <c:v>4.7493445163192134E-6</c:v>
                </c:pt>
                <c:pt idx="942">
                  <c:v>4.6631036614344084E-6</c:v>
                </c:pt>
                <c:pt idx="943">
                  <c:v>4.5782732466941532E-6</c:v>
                </c:pt>
                <c:pt idx="944">
                  <c:v>4.4948329676997233E-6</c:v>
                </c:pt>
                <c:pt idx="945">
                  <c:v>4.412762768921853E-6</c:v>
                </c:pt>
                <c:pt idx="946">
                  <c:v>4.3320428412232991E-6</c:v>
                </c:pt>
                <c:pt idx="947">
                  <c:v>4.2526536194020954E-6</c:v>
                </c:pt>
                <c:pt idx="948">
                  <c:v>4.1745757797527143E-6</c:v>
                </c:pt>
                <c:pt idx="949">
                  <c:v>4.097790237646896E-6</c:v>
                </c:pt>
                <c:pt idx="950">
                  <c:v>4.0222781451324889E-6</c:v>
                </c:pt>
                <c:pt idx="951">
                  <c:v>3.9480208885512453E-6</c:v>
                </c:pt>
                <c:pt idx="952">
                  <c:v>3.8750000861752882E-6</c:v>
                </c:pt>
                <c:pt idx="953">
                  <c:v>3.8031975858617132E-6</c:v>
                </c:pt>
                <c:pt idx="954">
                  <c:v>3.7325954627249284E-6</c:v>
                </c:pt>
                <c:pt idx="955">
                  <c:v>3.6631760168281231E-6</c:v>
                </c:pt>
                <c:pt idx="956">
                  <c:v>3.594921770891675E-6</c:v>
                </c:pt>
                <c:pt idx="957">
                  <c:v>3.5278154680201197E-6</c:v>
                </c:pt>
                <c:pt idx="958">
                  <c:v>3.4618400694464859E-6</c:v>
                </c:pt>
                <c:pt idx="959">
                  <c:v>3.3969787522943311E-6</c:v>
                </c:pt>
                <c:pt idx="960">
                  <c:v>3.333214907357271E-6</c:v>
                </c:pt>
                <c:pt idx="961">
                  <c:v>3.2705321368958754E-6</c:v>
                </c:pt>
                <c:pt idx="962">
                  <c:v>3.2089142524520296E-6</c:v>
                </c:pt>
                <c:pt idx="963">
                  <c:v>3.1483452726798654E-6</c:v>
                </c:pt>
                <c:pt idx="964">
                  <c:v>3.0888094211946661E-6</c:v>
                </c:pt>
                <c:pt idx="965">
                  <c:v>3.0302911244378788E-6</c:v>
                </c:pt>
                <c:pt idx="966">
                  <c:v>2.9727750095592501E-6</c:v>
                </c:pt>
                <c:pt idx="967">
                  <c:v>2.9162459023158798E-6</c:v>
                </c:pt>
                <c:pt idx="968">
                  <c:v>2.8606888249876367E-6</c:v>
                </c:pt>
                <c:pt idx="969">
                  <c:v>2.8060889943090351E-6</c:v>
                </c:pt>
                <c:pt idx="970">
                  <c:v>2.7524318194180298E-6</c:v>
                </c:pt>
                <c:pt idx="971">
                  <c:v>2.6997028998203847E-6</c:v>
                </c:pt>
                <c:pt idx="972">
                  <c:v>2.6478880233708492E-6</c:v>
                </c:pt>
                <c:pt idx="973">
                  <c:v>2.5969731642702602E-6</c:v>
                </c:pt>
                <c:pt idx="974">
                  <c:v>2.5469444810784852E-6</c:v>
                </c:pt>
                <c:pt idx="975">
                  <c:v>2.4977883147436011E-6</c:v>
                </c:pt>
                <c:pt idx="976">
                  <c:v>2.4494911866466817E-6</c:v>
                </c:pt>
                <c:pt idx="977">
                  <c:v>2.4020397966623005E-6</c:v>
                </c:pt>
                <c:pt idx="978">
                  <c:v>2.3554210212349583E-6</c:v>
                </c:pt>
                <c:pt idx="979">
                  <c:v>2.3096219114706812E-6</c:v>
                </c:pt>
                <c:pt idx="980">
                  <c:v>2.2646296912443446E-6</c:v>
                </c:pt>
                <c:pt idx="981">
                  <c:v>2.2204317553222194E-6</c:v>
                </c:pt>
                <c:pt idx="982">
                  <c:v>2.1770156674997887E-6</c:v>
                </c:pt>
                <c:pt idx="983">
                  <c:v>2.1343691587550807E-6</c:v>
                </c:pt>
                <c:pt idx="984">
                  <c:v>2.0924801254164612E-6</c:v>
                </c:pt>
                <c:pt idx="985">
                  <c:v>2.0513366273461503E-6</c:v>
                </c:pt>
                <c:pt idx="986">
                  <c:v>2.0109268861380452E-6</c:v>
                </c:pt>
                <c:pt idx="987">
                  <c:v>1.9712392833309368E-6</c:v>
                </c:pt>
                <c:pt idx="988">
                  <c:v>1.9322623586360152E-6</c:v>
                </c:pt>
                <c:pt idx="989">
                  <c:v>1.8939848081793549E-6</c:v>
                </c:pt>
                <c:pt idx="990">
                  <c:v>1.8563954827589132E-6</c:v>
                </c:pt>
                <c:pt idx="991">
                  <c:v>1.8194833861159582E-6</c:v>
                </c:pt>
                <c:pt idx="992">
                  <c:v>1.7832376732210725E-6</c:v>
                </c:pt>
                <c:pt idx="993">
                  <c:v>1.7476476485742954E-6</c:v>
                </c:pt>
                <c:pt idx="994">
                  <c:v>1.712702764519836E-6</c:v>
                </c:pt>
                <c:pt idx="995">
                  <c:v>1.678392619574608E-6</c:v>
                </c:pt>
                <c:pt idx="996">
                  <c:v>1.6447069567712353E-6</c:v>
                </c:pt>
                <c:pt idx="997">
                  <c:v>1.6116356620147656E-6</c:v>
                </c:pt>
                <c:pt idx="998">
                  <c:v>1.5791687624536453E-6</c:v>
                </c:pt>
                <c:pt idx="999">
                  <c:v>1.5472964248642736E-6</c:v>
                </c:pt>
                <c:pt idx="1000">
                  <c:v>1.5160089540495896E-6</c:v>
                </c:pt>
                <c:pt idx="1001">
                  <c:v>1.485296791251229E-6</c:v>
                </c:pt>
                <c:pt idx="1002">
                  <c:v>1.4551505125754599E-6</c:v>
                </c:pt>
                <c:pt idx="1003">
                  <c:v>1.4255608274325323E-6</c:v>
                </c:pt>
                <c:pt idx="1004">
                  <c:v>1.3965185769897048E-6</c:v>
                </c:pt>
                <c:pt idx="1005">
                  <c:v>1.3680147326374719E-6</c:v>
                </c:pt>
                <c:pt idx="1006">
                  <c:v>1.3400403944694327E-6</c:v>
                </c:pt>
                <c:pt idx="1007">
                  <c:v>1.3125867897751526E-6</c:v>
                </c:pt>
                <c:pt idx="1008">
                  <c:v>1.2856452715463735E-6</c:v>
                </c:pt>
                <c:pt idx="1009">
                  <c:v>1.259207316996346E-6</c:v>
                </c:pt>
                <c:pt idx="1010">
                  <c:v>1.2332645260921601E-6</c:v>
                </c:pt>
                <c:pt idx="1011">
                  <c:v>1.2078086201001829E-6</c:v>
                </c:pt>
                <c:pt idx="1012">
                  <c:v>1.1828314401442349E-6</c:v>
                </c:pt>
                <c:pt idx="1013">
                  <c:v>1.1583249457767364E-6</c:v>
                </c:pt>
                <c:pt idx="1014">
                  <c:v>1.1342812135625667E-6</c:v>
                </c:pt>
                <c:pt idx="1015">
                  <c:v>1.1106924356757375E-6</c:v>
                </c:pt>
                <c:pt idx="1016">
                  <c:v>1.0875509185084766E-6</c:v>
                </c:pt>
                <c:pt idx="1017">
                  <c:v>1.0648490812931187E-6</c:v>
                </c:pt>
                <c:pt idx="1018">
                  <c:v>1.0425794547362906E-6</c:v>
                </c:pt>
                <c:pt idx="1019">
                  <c:v>1.0207346796656101E-6</c:v>
                </c:pt>
                <c:pt idx="1020">
                  <c:v>9.9930750568879864E-7</c:v>
                </c:pt>
                <c:pt idx="1021">
                  <c:v>9.782907898648729E-7</c:v>
                </c:pt>
                <c:pt idx="1022">
                  <c:v>9.5767749538777079E-7</c:v>
                </c:pt>
                <c:pt idx="1023">
                  <c:v>9.3746069028204762E-7</c:v>
                </c:pt>
                <c:pt idx="1024">
                  <c:v>9.1763354611054261E-7</c:v>
                </c:pt>
                <c:pt idx="1025">
                  <c:v>8.981893366942389E-7</c:v>
                </c:pt>
                <c:pt idx="1026">
                  <c:v>8.7912143684389768E-7</c:v>
                </c:pt>
                <c:pt idx="1027">
                  <c:v>8.6042332110371776E-7</c:v>
                </c:pt>
                <c:pt idx="1028">
                  <c:v>8.4208856250661715E-7</c:v>
                </c:pt>
                <c:pt idx="1029">
                  <c:v>8.2411083134144521E-7</c:v>
                </c:pt>
                <c:pt idx="1030">
                  <c:v>8.0648389393177663E-7</c:v>
                </c:pt>
                <c:pt idx="1031">
                  <c:v>7.8920161142621588E-7</c:v>
                </c:pt>
                <c:pt idx="1032">
                  <c:v>7.722579386004626E-7</c:v>
                </c:pt>
                <c:pt idx="1033">
                  <c:v>7.556469226706292E-7</c:v>
                </c:pt>
                <c:pt idx="1034">
                  <c:v>7.3936270211809098E-7</c:v>
                </c:pt>
                <c:pt idx="1035">
                  <c:v>7.2339950552559923E-7</c:v>
                </c:pt>
                <c:pt idx="1036">
                  <c:v>7.0775165042474623E-7</c:v>
                </c:pt>
                <c:pt idx="1037">
                  <c:v>6.9241354215455792E-7</c:v>
                </c:pt>
                <c:pt idx="1038">
                  <c:v>6.773796727312477E-7</c:v>
                </c:pt>
                <c:pt idx="1039">
                  <c:v>6.6264461972906559E-7</c:v>
                </c:pt>
                <c:pt idx="1040">
                  <c:v>6.4820304517213301E-7</c:v>
                </c:pt>
                <c:pt idx="1041">
                  <c:v>6.3404969443722585E-7</c:v>
                </c:pt>
                <c:pt idx="1042">
                  <c:v>6.2017939516742253E-7</c:v>
                </c:pt>
                <c:pt idx="1043">
                  <c:v>6.0658705619654531E-7</c:v>
                </c:pt>
                <c:pt idx="1044">
                  <c:v>5.9326766648444453E-7</c:v>
                </c:pt>
                <c:pt idx="1045">
                  <c:v>5.8021629406275899E-7</c:v>
                </c:pt>
                <c:pt idx="1046">
                  <c:v>5.674280849915233E-7</c:v>
                </c:pt>
                <c:pt idx="1047">
                  <c:v>5.5489826232617007E-7</c:v>
                </c:pt>
                <c:pt idx="1048">
                  <c:v>5.4262212509502535E-7</c:v>
                </c:pt>
                <c:pt idx="1049">
                  <c:v>5.3059504728729132E-7</c:v>
                </c:pt>
                <c:pt idx="1050">
                  <c:v>5.1881247685134493E-7</c:v>
                </c:pt>
                <c:pt idx="1051">
                  <c:v>5.0726993470328636E-7</c:v>
                </c:pt>
                <c:pt idx="1052">
                  <c:v>4.9596301374573413E-7</c:v>
                </c:pt>
                <c:pt idx="1053">
                  <c:v>4.8488737789682934E-7</c:v>
                </c:pt>
                <c:pt idx="1054">
                  <c:v>4.7403876112925636E-7</c:v>
                </c:pt>
                <c:pt idx="1055">
                  <c:v>4.6341296651930166E-7</c:v>
                </c:pt>
                <c:pt idx="1056">
                  <c:v>4.5300586530593182E-7</c:v>
                </c:pt>
                <c:pt idx="1057">
                  <c:v>4.4281339595968532E-7</c:v>
                </c:pt>
                <c:pt idx="1058">
                  <c:v>4.3283156326149034E-7</c:v>
                </c:pt>
                <c:pt idx="1059">
                  <c:v>4.2305643739116376E-7</c:v>
                </c:pt>
                <c:pt idx="1060">
                  <c:v>4.1348415302563503E-7</c:v>
                </c:pt>
                <c:pt idx="1061">
                  <c:v>4.0411090844690527E-7</c:v>
                </c:pt>
                <c:pt idx="1062">
                  <c:v>3.9493296465938302E-7</c:v>
                </c:pt>
                <c:pt idx="1063">
                  <c:v>3.8594664451695801E-7</c:v>
                </c:pt>
                <c:pt idx="1064">
                  <c:v>3.7714833185935462E-7</c:v>
                </c:pt>
                <c:pt idx="1065">
                  <c:v>3.6853447065791166E-7</c:v>
                </c:pt>
                <c:pt idx="1066">
                  <c:v>3.6010156417073062E-7</c:v>
                </c:pt>
                <c:pt idx="1067">
                  <c:v>3.518461741070105E-7</c:v>
                </c:pt>
                <c:pt idx="1068">
                  <c:v>3.4376491980059961E-7</c:v>
                </c:pt>
                <c:pt idx="1069">
                  <c:v>3.3585447739268989E-7</c:v>
                </c:pt>
                <c:pt idx="1070">
                  <c:v>3.2811157902352624E-7</c:v>
                </c:pt>
                <c:pt idx="1071">
                  <c:v>3.2053301203315869E-7</c:v>
                </c:pt>
                <c:pt idx="1072">
                  <c:v>3.1311561817109862E-7</c:v>
                </c:pt>
                <c:pt idx="1073">
                  <c:v>3.058562928148646E-7</c:v>
                </c:pt>
                <c:pt idx="1074">
                  <c:v>2.9875198419732161E-7</c:v>
                </c:pt>
                <c:pt idx="1075">
                  <c:v>2.9179969264274252E-7</c:v>
                </c:pt>
                <c:pt idx="1076">
                  <c:v>2.8499646981160339E-7</c:v>
                </c:pt>
                <c:pt idx="1077">
                  <c:v>2.7833941795393834E-7</c:v>
                </c:pt>
                <c:pt idx="1078">
                  <c:v>2.7182568917126005E-7</c:v>
                </c:pt>
                <c:pt idx="1079">
                  <c:v>2.6545248468699464E-7</c:v>
                </c:pt>
                <c:pt idx="1080">
                  <c:v>2.5921705412529901E-7</c:v>
                </c:pt>
                <c:pt idx="1081">
                  <c:v>2.5311669479826942E-7</c:v>
                </c:pt>
                <c:pt idx="1082">
                  <c:v>2.4714875100144129E-7</c:v>
                </c:pt>
                <c:pt idx="1083">
                  <c:v>2.4131061331750859E-7</c:v>
                </c:pt>
                <c:pt idx="1084">
                  <c:v>2.3559971792824138E-7</c:v>
                </c:pt>
                <c:pt idx="1085">
                  <c:v>2.3001354593447166E-7</c:v>
                </c:pt>
                <c:pt idx="1086">
                  <c:v>2.2454962268417629E-7</c:v>
                </c:pt>
                <c:pt idx="1087">
                  <c:v>2.1920551710849402E-7</c:v>
                </c:pt>
                <c:pt idx="1088">
                  <c:v>2.1397884106570704E-7</c:v>
                </c:pt>
                <c:pt idx="1089">
                  <c:v>2.0886724869302212E-7</c:v>
                </c:pt>
                <c:pt idx="1090">
                  <c:v>2.0386843576622251E-7</c:v>
                </c:pt>
                <c:pt idx="1091">
                  <c:v>1.9898013906696473E-7</c:v>
                </c:pt>
                <c:pt idx="1092">
                  <c:v>1.9420013575783582E-7</c:v>
                </c:pt>
                <c:pt idx="1093">
                  <c:v>1.895262427649382E-7</c:v>
                </c:pt>
                <c:pt idx="1094">
                  <c:v>1.8495631616807409E-7</c:v>
                </c:pt>
                <c:pt idx="1095">
                  <c:v>1.8048825059838878E-7</c:v>
                </c:pt>
                <c:pt idx="1096">
                  <c:v>1.761199786434387E-7</c:v>
                </c:pt>
                <c:pt idx="1097">
                  <c:v>1.7184947025963379E-7</c:v>
                </c:pt>
                <c:pt idx="1098">
                  <c:v>1.6767473219195202E-7</c:v>
                </c:pt>
                <c:pt idx="1099">
                  <c:v>1.6359380740090855E-7</c:v>
                </c:pt>
                <c:pt idx="1100">
                  <c:v>1.596047744967059E-7</c:v>
                </c:pt>
                <c:pt idx="1101">
                  <c:v>1.5570574718047695E-7</c:v>
                </c:pt>
                <c:pt idx="1102">
                  <c:v>1.5189487369260041E-7</c:v>
                </c:pt>
                <c:pt idx="1103">
                  <c:v>1.4817033626799951E-7</c:v>
                </c:pt>
                <c:pt idx="1104">
                  <c:v>1.4453035059837714E-7</c:v>
                </c:pt>
                <c:pt idx="1105">
                  <c:v>1.4097316530129816E-7</c:v>
                </c:pt>
                <c:pt idx="1106">
                  <c:v>1.3749706139613509E-7</c:v>
                </c:pt>
                <c:pt idx="1107">
                  <c:v>1.3410035178669246E-7</c:v>
                </c:pt>
                <c:pt idx="1108">
                  <c:v>1.3078138075058225E-7</c:v>
                </c:pt>
                <c:pt idx="1109">
                  <c:v>1.2753852343519566E-7</c:v>
                </c:pt>
                <c:pt idx="1110">
                  <c:v>1.2437018536024542E-7</c:v>
                </c:pt>
                <c:pt idx="1111">
                  <c:v>1.2127480192683825E-7</c:v>
                </c:pt>
                <c:pt idx="1112">
                  <c:v>1.1825083793296747E-7</c:v>
                </c:pt>
                <c:pt idx="1113">
                  <c:v>1.1529678709542166E-7</c:v>
                </c:pt>
                <c:pt idx="1114">
                  <c:v>1.1241117157801217E-7</c:v>
                </c:pt>
                <c:pt idx="1115">
                  <c:v>1.0959254152607769E-7</c:v>
                </c:pt>
                <c:pt idx="1116">
                  <c:v>1.068394746071973E-7</c:v>
                </c:pt>
                <c:pt idx="1117">
                  <c:v>1.0415057555806323E-7</c:v>
                </c:pt>
                <c:pt idx="1118">
                  <c:v>1.0152447573745025E-7</c:v>
                </c:pt>
                <c:pt idx="1119">
                  <c:v>9.895983268521889E-8</c:v>
                </c:pt>
                <c:pt idx="1120">
                  <c:v>9.6455329687298284E-8</c:v>
                </c:pt>
                <c:pt idx="1121">
                  <c:v>9.4009675346603214E-8</c:v>
                </c:pt>
                <c:pt idx="1122">
                  <c:v>9.1621603159800389E-8</c:v>
                </c:pt>
                <c:pt idx="1123">
                  <c:v>8.9289871099891465E-8</c:v>
                </c:pt>
                <c:pt idx="1124">
                  <c:v>8.7013261204541285E-8</c:v>
                </c:pt>
                <c:pt idx="1125">
                  <c:v>8.4790579170106586E-8</c:v>
                </c:pt>
                <c:pt idx="1126">
                  <c:v>8.262065395128446E-8</c:v>
                </c:pt>
                <c:pt idx="1127">
                  <c:v>8.0502337366363991E-8</c:v>
                </c:pt>
                <c:pt idx="1128">
                  <c:v>7.8434503707983355E-8</c:v>
                </c:pt>
                <c:pt idx="1129">
                  <c:v>7.6416049359361927E-8</c:v>
                </c:pt>
                <c:pt idx="1130">
                  <c:v>7.4445892415941057E-8</c:v>
                </c:pt>
                <c:pt idx="1131">
                  <c:v>7.2522972312382837E-8</c:v>
                </c:pt>
                <c:pt idx="1132">
                  <c:v>7.0646249454868908E-8</c:v>
                </c:pt>
                <c:pt idx="1133">
                  <c:v>6.8814704858645461E-8</c:v>
                </c:pt>
                <c:pt idx="1134">
                  <c:v>6.7027339790754617E-8</c:v>
                </c:pt>
                <c:pt idx="1135">
                  <c:v>6.5283175417914002E-8</c:v>
                </c:pt>
                <c:pt idx="1136">
                  <c:v>6.3581252459458205E-8</c:v>
                </c:pt>
                <c:pt idx="1137">
                  <c:v>6.192063084533062E-8</c:v>
                </c:pt>
                <c:pt idx="1138">
                  <c:v>6.0300389379028476E-8</c:v>
                </c:pt>
                <c:pt idx="1139">
                  <c:v>5.8719625405486387E-8</c:v>
                </c:pt>
                <c:pt idx="1140">
                  <c:v>5.7177454483811543E-8</c:v>
                </c:pt>
                <c:pt idx="1141">
                  <c:v>5.567301006484484E-8</c:v>
                </c:pt>
                <c:pt idx="1142">
                  <c:v>5.4205443173474922E-8</c:v>
                </c:pt>
                <c:pt idx="1143">
                  <c:v>5.2773922095669157E-8</c:v>
                </c:pt>
                <c:pt idx="1144">
                  <c:v>5.1377632070149873E-8</c:v>
                </c:pt>
                <c:pt idx="1145">
                  <c:v>5.001577498469072E-8</c:v>
                </c:pt>
                <c:pt idx="1146">
                  <c:v>4.8687569076951524E-8</c:v>
                </c:pt>
                <c:pt idx="1147">
                  <c:v>4.7392248639828828E-8</c:v>
                </c:pt>
                <c:pt idx="1148">
                  <c:v>4.6129063731239724E-8</c:v>
                </c:pt>
                <c:pt idx="1149">
                  <c:v>4.489727988833184E-8</c:v>
                </c:pt>
                <c:pt idx="1150">
                  <c:v>4.3696177846010065E-8</c:v>
                </c:pt>
                <c:pt idx="1151">
                  <c:v>4.2525053259797286E-8</c:v>
                </c:pt>
                <c:pt idx="1152">
                  <c:v>4.1383216432919046E-8</c:v>
                </c:pt>
                <c:pt idx="1153">
                  <c:v>4.0269992047600194E-8</c:v>
                </c:pt>
                <c:pt idx="1154">
                  <c:v>3.9184718900513627E-8</c:v>
                </c:pt>
                <c:pt idx="1155">
                  <c:v>3.8126749642323696E-8</c:v>
                </c:pt>
                <c:pt idx="1156">
                  <c:v>3.7095450521293629E-8</c:v>
                </c:pt>
                <c:pt idx="1157">
                  <c:v>3.6090201130887775E-8</c:v>
                </c:pt>
                <c:pt idx="1158">
                  <c:v>3.5110394161340865E-8</c:v>
                </c:pt>
                <c:pt idx="1159">
                  <c:v>3.4155435155129518E-8</c:v>
                </c:pt>
                <c:pt idx="1160">
                  <c:v>3.3224742266310757E-8</c:v>
                </c:pt>
                <c:pt idx="1161">
                  <c:v>3.2317746023675977E-8</c:v>
                </c:pt>
                <c:pt idx="1162">
                  <c:v>3.1433889097670188E-8</c:v>
                </c:pt>
                <c:pt idx="1163">
                  <c:v>3.0572626071037905E-8</c:v>
                </c:pt>
                <c:pt idx="1164">
                  <c:v>2.9733423213144153E-8</c:v>
                </c:pt>
                <c:pt idx="1165">
                  <c:v>2.8915758257924601E-8</c:v>
                </c:pt>
                <c:pt idx="1166">
                  <c:v>2.8119120185422699E-8</c:v>
                </c:pt>
                <c:pt idx="1167">
                  <c:v>2.7343009006867963E-8</c:v>
                </c:pt>
                <c:pt idx="1168">
                  <c:v>2.6586935553247306E-8</c:v>
                </c:pt>
                <c:pt idx="1169">
                  <c:v>2.58504212673308E-8</c:v>
                </c:pt>
                <c:pt idx="1170">
                  <c:v>2.5132997999102923E-8</c:v>
                </c:pt>
                <c:pt idx="1171">
                  <c:v>2.4434207804556289E-8</c:v>
                </c:pt>
                <c:pt idx="1172">
                  <c:v>2.3753602747808088E-8</c:v>
                </c:pt>
                <c:pt idx="1173">
                  <c:v>2.3090744706492892E-8</c:v>
                </c:pt>
                <c:pt idx="1174">
                  <c:v>2.2445205180389956E-8</c:v>
                </c:pt>
                <c:pt idx="1175">
                  <c:v>2.1816565103238016E-8</c:v>
                </c:pt>
                <c:pt idx="1176">
                  <c:v>2.1204414657712582E-8</c:v>
                </c:pt>
                <c:pt idx="1177">
                  <c:v>2.0608353093495965E-8</c:v>
                </c:pt>
                <c:pt idx="1178">
                  <c:v>2.0027988548426915E-8</c:v>
                </c:pt>
                <c:pt idx="1179">
                  <c:v>1.9462937872669644E-8</c:v>
                </c:pt>
                <c:pt idx="1180">
                  <c:v>1.8912826455871583E-8</c:v>
                </c:pt>
                <c:pt idx="1181">
                  <c:v>1.8377288057265193E-8</c:v>
                </c:pt>
                <c:pt idx="1182">
                  <c:v>1.7855964638674412E-8</c:v>
                </c:pt>
                <c:pt idx="1183">
                  <c:v>1.7348506200389384E-8</c:v>
                </c:pt>
                <c:pt idx="1184">
                  <c:v>1.6854570619864848E-8</c:v>
                </c:pt>
                <c:pt idx="1185">
                  <c:v>1.6373823493207034E-8</c:v>
                </c:pt>
                <c:pt idx="1186">
                  <c:v>1.5905937979411746E-8</c:v>
                </c:pt>
                <c:pt idx="1187">
                  <c:v>1.5450594647309848E-8</c:v>
                </c:pt>
                <c:pt idx="1188">
                  <c:v>1.5007481325187418E-8</c:v>
                </c:pt>
                <c:pt idx="1189">
                  <c:v>1.4576292953041928E-8</c:v>
                </c:pt>
                <c:pt idx="1190">
                  <c:v>1.4156731437436842E-8</c:v>
                </c:pt>
                <c:pt idx="1191">
                  <c:v>1.3748505508914586E-8</c:v>
                </c:pt>
                <c:pt idx="1192">
                  <c:v>1.3351330581938885E-8</c:v>
                </c:pt>
                <c:pt idx="1193">
                  <c:v>1.2964928617323899E-8</c:v>
                </c:pt>
                <c:pt idx="1194">
                  <c:v>1.2589027987115459E-8</c:v>
                </c:pt>
                <c:pt idx="1195">
                  <c:v>1.2223363341892105E-8</c:v>
                </c:pt>
                <c:pt idx="1196">
                  <c:v>1.1867675480447538E-8</c:v>
                </c:pt>
                <c:pt idx="1197">
                  <c:v>1.1521711221820566E-8</c:v>
                </c:pt>
                <c:pt idx="1198">
                  <c:v>1.1185223279639512E-8</c:v>
                </c:pt>
                <c:pt idx="1199">
                  <c:v>1.0857970138745541E-8</c:v>
                </c:pt>
                <c:pt idx="1200">
                  <c:v>1.0539715934061781E-8</c:v>
                </c:pt>
                <c:pt idx="1201">
                  <c:v>1.0230230331674203E-8</c:v>
                </c:pt>
                <c:pt idx="1202">
                  <c:v>9.929288412093192E-9</c:v>
                </c:pt>
                <c:pt idx="1203">
                  <c:v>9.636670555659744E-9</c:v>
                </c:pt>
                <c:pt idx="1204">
                  <c:v>9.3521623300684574E-9</c:v>
                </c:pt>
                <c:pt idx="1205">
                  <c:v>9.0755543799704848E-9</c:v>
                </c:pt>
                <c:pt idx="1206">
                  <c:v>8.8066423186288841E-9</c:v>
                </c:pt>
                <c:pt idx="1207">
                  <c:v>8.5452266215920982E-9</c:v>
                </c:pt>
                <c:pt idx="1208">
                  <c:v>8.2911125223571442E-9</c:v>
                </c:pt>
                <c:pt idx="1209">
                  <c:v>8.0441099099889498E-9</c:v>
                </c:pt>
                <c:pt idx="1210">
                  <c:v>7.8040332286679928E-9</c:v>
                </c:pt>
                <c:pt idx="1211">
                  <c:v>7.5707013791359601E-9</c:v>
                </c:pt>
                <c:pt idx="1212">
                  <c:v>7.3439376220078717E-9</c:v>
                </c:pt>
                <c:pt idx="1213">
                  <c:v>7.1235694829241184E-9</c:v>
                </c:pt>
                <c:pt idx="1214">
                  <c:v>6.9094286595107053E-9</c:v>
                </c:pt>
                <c:pt idx="1215">
                  <c:v>6.7013509301218872E-9</c:v>
                </c:pt>
                <c:pt idx="1216">
                  <c:v>6.4991760643339952E-9</c:v>
                </c:pt>
                <c:pt idx="1217">
                  <c:v>6.3027477351647714E-9</c:v>
                </c:pt>
                <c:pt idx="1218">
                  <c:v>6.1119134329893791E-9</c:v>
                </c:pt>
                <c:pt idx="1219">
                  <c:v>5.9265243811260815E-9</c:v>
                </c:pt>
                <c:pt idx="1220">
                  <c:v>5.7464354530645938E-9</c:v>
                </c:pt>
                <c:pt idx="1221">
                  <c:v>5.5715050913099081E-9</c:v>
                </c:pt>
                <c:pt idx="1222">
                  <c:v>5.4015952278164174E-9</c:v>
                </c:pt>
                <c:pt idx="1223">
                  <c:v>5.2365712059851652E-9</c:v>
                </c:pt>
                <c:pt idx="1224">
                  <c:v>5.076301704198584E-9</c:v>
                </c:pt>
                <c:pt idx="1225">
                  <c:v>4.9206586608678424E-9</c:v>
                </c:pt>
                <c:pt idx="1226">
                  <c:v>4.7695172009679194E-9</c:v>
                </c:pt>
                <c:pt idx="1227">
                  <c:v>4.6227555640340994E-9</c:v>
                </c:pt>
                <c:pt idx="1228">
                  <c:v>4.480255033597401E-9</c:v>
                </c:pt>
                <c:pt idx="1229">
                  <c:v>4.3418998680327901E-9</c:v>
                </c:pt>
                <c:pt idx="1230">
                  <c:v>4.2075772327985472E-9</c:v>
                </c:pt>
                <c:pt idx="1231">
                  <c:v>4.0771771340410995E-9</c:v>
                </c:pt>
                <c:pt idx="1232">
                  <c:v>3.9505923535427898E-9</c:v>
                </c:pt>
                <c:pt idx="1233">
                  <c:v>3.8277183849906498E-9</c:v>
                </c:pt>
                <c:pt idx="1234">
                  <c:v>3.7084533715418571E-9</c:v>
                </c:pt>
                <c:pt idx="1235">
                  <c:v>3.5926980446646044E-9</c:v>
                </c:pt>
                <c:pt idx="1236">
                  <c:v>3.4803556642319125E-9</c:v>
                </c:pt>
                <c:pt idx="1237">
                  <c:v>3.3713319598467745E-9</c:v>
                </c:pt>
                <c:pt idx="1238">
                  <c:v>3.2655350733768474E-9</c:v>
                </c:pt>
                <c:pt idx="1239">
                  <c:v>3.1628755026779749E-9</c:v>
                </c:pt>
                <c:pt idx="1240">
                  <c:v>3.0632660464851457E-9</c:v>
                </c:pt>
                <c:pt idx="1241">
                  <c:v>2.966621750450514E-9</c:v>
                </c:pt>
                <c:pt idx="1242">
                  <c:v>2.8728598543080492E-9</c:v>
                </c:pt>
                <c:pt idx="1243">
                  <c:v>2.7818997401451249E-9</c:v>
                </c:pt>
                <c:pt idx="1244">
                  <c:v>2.6936628817599442E-9</c:v>
                </c:pt>
                <c:pt idx="1245">
                  <c:v>2.6080727950876987E-9</c:v>
                </c:pt>
                <c:pt idx="1246">
                  <c:v>2.5250549896734859E-9</c:v>
                </c:pt>
                <c:pt idx="1247">
                  <c:v>2.4445369211751712E-9</c:v>
                </c:pt>
                <c:pt idx="1248">
                  <c:v>2.3664479448760603E-9</c:v>
                </c:pt>
                <c:pt idx="1249">
                  <c:v>2.290719270189991E-9</c:v>
                </c:pt>
                <c:pt idx="1250">
                  <c:v>2.2172839161398154E-9</c:v>
                </c:pt>
                <c:pt idx="1251">
                  <c:v>2.1460766677922607E-9</c:v>
                </c:pt>
                <c:pt idx="1252">
                  <c:v>2.0770340336304707E-9</c:v>
                </c:pt>
                <c:pt idx="1253">
                  <c:v>2.0100942038478256E-9</c:v>
                </c:pt>
                <c:pt idx="1254">
                  <c:v>1.9451970095453368E-9</c:v>
                </c:pt>
                <c:pt idx="1255">
                  <c:v>1.8822838828159471E-9</c:v>
                </c:pt>
                <c:pt idx="1256">
                  <c:v>1.8212978176989563E-9</c:v>
                </c:pt>
                <c:pt idx="1257">
                  <c:v>1.7621833319884495E-9</c:v>
                </c:pt>
                <c:pt idx="1258">
                  <c:v>1.7048864298792868E-9</c:v>
                </c:pt>
                <c:pt idx="1259">
                  <c:v>1.6493545654350867E-9</c:v>
                </c:pt>
                <c:pt idx="1260">
                  <c:v>1.5955366068622606E-9</c:v>
                </c:pt>
                <c:pt idx="1261">
                  <c:v>1.5433828015749734E-9</c:v>
                </c:pt>
                <c:pt idx="1262">
                  <c:v>1.4928447420354675E-9</c:v>
                </c:pt>
                <c:pt idx="1263">
                  <c:v>1.4438753323554943E-9</c:v>
                </c:pt>
                <c:pt idx="1264">
                  <c:v>1.3964287556432248E-9</c:v>
                </c:pt>
                <c:pt idx="1265">
                  <c:v>1.3504604420819654E-9</c:v>
                </c:pt>
                <c:pt idx="1266">
                  <c:v>1.3059270377261941E-9</c:v>
                </c:pt>
                <c:pt idx="1267">
                  <c:v>1.2627863740005921E-9</c:v>
                </c:pt>
                <c:pt idx="1268">
                  <c:v>1.2209974378886535E-9</c:v>
                </c:pt>
                <c:pt idx="1269">
                  <c:v>1.1805203427972252E-9</c:v>
                </c:pt>
                <c:pt idx="1270">
                  <c:v>1.1413163000833984E-9</c:v>
                </c:pt>
                <c:pt idx="1271">
                  <c:v>1.1033475912309266E-9</c:v>
                </c:pt>
                <c:pt idx="1272">
                  <c:v>1.0665775406629148E-9</c:v>
                </c:pt>
                <c:pt idx="1273">
                  <c:v>1.0309704891783678E-9</c:v>
                </c:pt>
                <c:pt idx="1274">
                  <c:v>9.9649176799988758E-10</c:v>
                </c:pt>
                <c:pt idx="1275">
                  <c:v>9.6310767342021126E-10</c:v>
                </c:pt>
                <c:pt idx="1276">
                  <c:v>9.3078544203565768E-10</c:v>
                </c:pt>
                <c:pt idx="1277">
                  <c:v>8.9949322655438358E-10</c:v>
                </c:pt>
                <c:pt idx="1278">
                  <c:v>8.6920007216785443E-10</c:v>
                </c:pt>
                <c:pt idx="1279">
                  <c:v>8.3987589347411917E-10</c:v>
                </c:pt>
                <c:pt idx="1280">
                  <c:v>8.1149145194125269E-10</c:v>
                </c:pt>
                <c:pt idx="1281">
                  <c:v>7.8401833390026583E-10</c:v>
                </c:pt>
                <c:pt idx="1282">
                  <c:v>7.5742892905628673E-10</c:v>
                </c:pt>
                <c:pt idx="1283">
                  <c:v>7.3169640950727146E-10</c:v>
                </c:pt>
                <c:pt idx="1284">
                  <c:v>7.0679470925988189E-10</c:v>
                </c:pt>
                <c:pt idx="1285">
                  <c:v>6.826985042319661E-10</c:v>
                </c:pt>
                <c:pt idx="1286">
                  <c:v>6.5938319273149648E-10</c:v>
                </c:pt>
                <c:pt idx="1287">
                  <c:v>6.3682487640202656E-10</c:v>
                </c:pt>
                <c:pt idx="1288">
                  <c:v>6.15000341624746E-10</c:v>
                </c:pt>
                <c:pt idx="1289">
                  <c:v>5.9388704136750931E-10</c:v>
                </c:pt>
                <c:pt idx="1290">
                  <c:v>5.7346307747132642E-10</c:v>
                </c:pt>
                <c:pt idx="1291">
                  <c:v>5.5370718336499213E-10</c:v>
                </c:pt>
                <c:pt idx="1292">
                  <c:v>5.3459870719873118E-10</c:v>
                </c:pt>
                <c:pt idx="1293">
                  <c:v>5.1611759538783708E-10</c:v>
                </c:pt>
                <c:pt idx="1294">
                  <c:v>4.9824437655743404E-10</c:v>
                </c:pt>
                <c:pt idx="1295">
                  <c:v>4.8096014587977285E-10</c:v>
                </c:pt>
                <c:pt idx="1296">
                  <c:v>4.6424654979554516E-10</c:v>
                </c:pt>
                <c:pt idx="1297">
                  <c:v>4.4808577111077977E-10</c:v>
                </c:pt>
                <c:pt idx="1298">
                  <c:v>4.3246051446116539E-10</c:v>
                </c:pt>
                <c:pt idx="1299">
                  <c:v>4.1735399213579032E-10</c:v>
                </c:pt>
                <c:pt idx="1300">
                  <c:v>4.0274991025236049E-10</c:v>
                </c:pt>
                <c:pt idx="1301">
                  <c:v>3.8863245527609253E-10</c:v>
                </c:pt>
                <c:pt idx="1302">
                  <c:v>3.7498628087480573E-10</c:v>
                </c:pt>
                <c:pt idx="1303">
                  <c:v>3.6179649510260941E-10</c:v>
                </c:pt>
                <c:pt idx="1304">
                  <c:v>3.4904864790493425E-10</c:v>
                </c:pt>
                <c:pt idx="1305">
                  <c:v>3.367287189377431E-10</c:v>
                </c:pt>
                <c:pt idx="1306">
                  <c:v>3.248231056938041E-10</c:v>
                </c:pt>
                <c:pt idx="1307">
                  <c:v>3.1331861192916688E-10</c:v>
                </c:pt>
                <c:pt idx="1308">
                  <c:v>3.0220243638307462E-10</c:v>
                </c:pt>
                <c:pt idx="1309">
                  <c:v>2.9146216178459507E-10</c:v>
                </c:pt>
                <c:pt idx="1310">
                  <c:v>2.8108574413952617E-10</c:v>
                </c:pt>
                <c:pt idx="1311">
                  <c:v>2.710615022911564E-10</c:v>
                </c:pt>
                <c:pt idx="1312">
                  <c:v>2.6137810774857726E-10</c:v>
                </c:pt>
                <c:pt idx="1313">
                  <c:v>2.5202457477648007E-10</c:v>
                </c:pt>
                <c:pt idx="1314">
                  <c:v>2.4299025074036091E-10</c:v>
                </c:pt>
                <c:pt idx="1315">
                  <c:v>2.3426480670121948E-10</c:v>
                </c:pt>
                <c:pt idx="1316">
                  <c:v>2.2583822825403112E-10</c:v>
                </c:pt>
                <c:pt idx="1317">
                  <c:v>2.1770080660424202E-10</c:v>
                </c:pt>
                <c:pt idx="1318">
                  <c:v>2.0984312987681671E-10</c:v>
                </c:pt>
                <c:pt idx="1319">
                  <c:v>2.0225607465231466E-10</c:v>
                </c:pt>
                <c:pt idx="1320">
                  <c:v>1.9493079772472277E-10</c:v>
                </c:pt>
                <c:pt idx="1321">
                  <c:v>1.8785872807577846E-10</c:v>
                </c:pt>
                <c:pt idx="1322">
                  <c:v>1.810315590607065E-10</c:v>
                </c:pt>
                <c:pt idx="1323">
                  <c:v>1.7444124080030933E-10</c:v>
                </c:pt>
                <c:pt idx="1324">
                  <c:v>1.6807997277453733E-10</c:v>
                </c:pt>
                <c:pt idx="1325">
                  <c:v>1.6194019661272739E-10</c:v>
                </c:pt>
                <c:pt idx="1326">
                  <c:v>1.5601458907576816E-10</c:v>
                </c:pt>
                <c:pt idx="1327">
                  <c:v>1.5029605522563886E-10</c:v>
                </c:pt>
                <c:pt idx="1328">
                  <c:v>1.4477772177774596E-10</c:v>
                </c:pt>
                <c:pt idx="1329">
                  <c:v>1.394529306316918E-10</c:v>
                </c:pt>
                <c:pt idx="1330">
                  <c:v>1.3431523257610901E-10</c:v>
                </c:pt>
                <c:pt idx="1331">
                  <c:v>1.2935838116335692E-10</c:v>
                </c:pt>
                <c:pt idx="1332">
                  <c:v>1.2457632674991381E-10</c:v>
                </c:pt>
                <c:pt idx="1333">
                  <c:v>1.199632106984393E-10</c:v>
                </c:pt>
                <c:pt idx="1334">
                  <c:v>1.1551335973746865E-10</c:v>
                </c:pt>
                <c:pt idx="1335">
                  <c:v>1.112212804749761E-10</c:v>
                </c:pt>
                <c:pt idx="1336">
                  <c:v>1.0708165406186677E-10</c:v>
                </c:pt>
                <c:pt idx="1337">
                  <c:v>1.0308933100180448E-10</c:v>
                </c:pt>
                <c:pt idx="1338">
                  <c:v>9.92393261036544E-11</c:v>
                </c:pt>
                <c:pt idx="1339">
                  <c:v>9.552681357301494E-11</c:v>
                </c:pt>
                <c:pt idx="1340">
                  <c:v>9.194712223937557E-11</c:v>
                </c:pt>
                <c:pt idx="1341">
                  <c:v>8.8495730915479528E-11</c:v>
                </c:pt>
                <c:pt idx="1342">
                  <c:v>8.5168263885550135E-11</c:v>
                </c:pt>
                <c:pt idx="1343">
                  <c:v>8.1960486519168541E-11</c:v>
                </c:pt>
                <c:pt idx="1344">
                  <c:v>7.8868301007585663E-11</c:v>
                </c:pt>
                <c:pt idx="1345">
                  <c:v>7.5887742219375818E-11</c:v>
                </c:pt>
                <c:pt idx="1346">
                  <c:v>7.3014973672394437E-11</c:v>
                </c:pt>
                <c:pt idx="1347">
                  <c:v>7.0246283619052118E-11</c:v>
                </c:pt>
                <c:pt idx="1348">
                  <c:v>6.757808124202467E-11</c:v>
                </c:pt>
                <c:pt idx="1349">
                  <c:v>6.5006892957541452E-11</c:v>
                </c:pt>
                <c:pt idx="1350">
                  <c:v>6.2529358823486909E-11</c:v>
                </c:pt>
                <c:pt idx="1351">
                  <c:v>6.014222904960783E-11</c:v>
                </c:pt>
                <c:pt idx="1352">
                  <c:v>5.7842360607168247E-11</c:v>
                </c:pt>
                <c:pt idx="1353">
                  <c:v>5.5626713935479508E-11</c:v>
                </c:pt>
                <c:pt idx="1354">
                  <c:v>5.3492349742764427E-11</c:v>
                </c:pt>
                <c:pt idx="1355">
                  <c:v>5.1436425898897046E-11</c:v>
                </c:pt>
                <c:pt idx="1356">
                  <c:v>4.9456194417600067E-11</c:v>
                </c:pt>
                <c:pt idx="1357">
                  <c:v>4.7548998525754139E-11</c:v>
                </c:pt>
                <c:pt idx="1358">
                  <c:v>4.5712269817507932E-11</c:v>
                </c:pt>
                <c:pt idx="1359">
                  <c:v>4.3943525490948991E-11</c:v>
                </c:pt>
                <c:pt idx="1360">
                  <c:v>4.2240365665154825E-11</c:v>
                </c:pt>
                <c:pt idx="1361">
                  <c:v>4.0600470775459833E-11</c:v>
                </c:pt>
                <c:pt idx="1362">
                  <c:v>3.9021599044867553E-11</c:v>
                </c:pt>
                <c:pt idx="1363">
                  <c:v>3.7501584029562669E-11</c:v>
                </c:pt>
                <c:pt idx="1364">
                  <c:v>3.6038332236534628E-11</c:v>
                </c:pt>
                <c:pt idx="1365">
                  <c:v>3.4629820811364674E-11</c:v>
                </c:pt>
                <c:pt idx="1366">
                  <c:v>3.3274095294284887E-11</c:v>
                </c:pt>
                <c:pt idx="1367">
                  <c:v>3.1969267442658057E-11</c:v>
                </c:pt>
                <c:pt idx="1368">
                  <c:v>3.0713513118073171E-11</c:v>
                </c:pt>
                <c:pt idx="1369">
                  <c:v>2.9505070236296686E-11</c:v>
                </c:pt>
                <c:pt idx="1370">
                  <c:v>2.8342236778359609E-11</c:v>
                </c:pt>
                <c:pt idx="1371">
                  <c:v>2.7223368861104078E-11</c:v>
                </c:pt>
                <c:pt idx="1372">
                  <c:v>2.6146878865559924E-11</c:v>
                </c:pt>
                <c:pt idx="1373">
                  <c:v>2.5111233621551776E-11</c:v>
                </c:pt>
                <c:pt idx="1374">
                  <c:v>2.4114952646982628E-11</c:v>
                </c:pt>
                <c:pt idx="1375">
                  <c:v>2.3156606440282852E-11</c:v>
                </c:pt>
                <c:pt idx="1376">
                  <c:v>2.2234814824539496E-11</c:v>
                </c:pt>
                <c:pt idx="1377">
                  <c:v>2.1348245341869812E-11</c:v>
                </c:pt>
                <c:pt idx="1378">
                  <c:v>2.0495611696636005E-11</c:v>
                </c:pt>
                <c:pt idx="1379">
                  <c:v>1.9675672246124618E-11</c:v>
                </c:pt>
                <c:pt idx="1380">
                  <c:v>1.8887228537361837E-11</c:v>
                </c:pt>
                <c:pt idx="1381">
                  <c:v>1.812912388876421E-11</c:v>
                </c:pt>
                <c:pt idx="1382">
                  <c:v>1.7400242015351803E-11</c:v>
                </c:pt>
                <c:pt idx="1383">
                  <c:v>1.6699505696295578E-11</c:v>
                </c:pt>
                <c:pt idx="1384">
                  <c:v>1.6025875483589091E-11</c:v>
                </c:pt>
                <c:pt idx="1385">
                  <c:v>1.5378348450677032E-11</c:v>
                </c:pt>
                <c:pt idx="1386">
                  <c:v>1.4755956979895929E-11</c:v>
                </c:pt>
                <c:pt idx="1387">
                  <c:v>1.4157767587612793E-11</c:v>
                </c:pt>
                <c:pt idx="1388">
                  <c:v>1.3582879785981371E-11</c:v>
                </c:pt>
                <c:pt idx="1389">
                  <c:v>1.3030424980258927E-11</c:v>
                </c:pt>
                <c:pt idx="1390">
                  <c:v>1.24995654006554E-11</c:v>
                </c:pt>
                <c:pt idx="1391">
                  <c:v>1.1989493067713375E-11</c:v>
                </c:pt>
                <c:pt idx="1392">
                  <c:v>1.1499428790246145E-11</c:v>
                </c:pt>
                <c:pt idx="1393">
                  <c:v>1.1028621194884208E-11</c:v>
                </c:pt>
                <c:pt idx="1394">
                  <c:v>1.0576345786305608E-11</c:v>
                </c:pt>
                <c:pt idx="1395">
                  <c:v>1.0141904037252529E-11</c:v>
                </c:pt>
                <c:pt idx="1396">
                  <c:v>9.7246225074576222E-12</c:v>
                </c:pt>
                <c:pt idx="1397">
                  <c:v>9.3238519906302251E-12</c:v>
                </c:pt>
                <c:pt idx="1398">
                  <c:v>8.9389666886704318E-12</c:v>
                </c:pt>
                <c:pt idx="1399">
                  <c:v>8.5693634123084557E-12</c:v>
                </c:pt>
                <c:pt idx="1400">
                  <c:v>8.2144608073812151E-12</c:v>
                </c:pt>
                <c:pt idx="1401">
                  <c:v>7.8736986059845308E-12</c:v>
                </c:pt>
                <c:pt idx="1402">
                  <c:v>7.5465369017572322E-12</c:v>
                </c:pt>
                <c:pt idx="1403">
                  <c:v>7.2324554485755815E-12</c:v>
                </c:pt>
                <c:pt idx="1404">
                  <c:v>6.930952981954011E-12</c:v>
                </c:pt>
                <c:pt idx="1405">
                  <c:v>6.6415465624701009E-12</c:v>
                </c:pt>
                <c:pt idx="1406">
                  <c:v>6.3637709405483817E-12</c:v>
                </c:pt>
                <c:pt idx="1407">
                  <c:v>6.0971779419565819E-12</c:v>
                </c:pt>
                <c:pt idx="1408">
                  <c:v>5.8413358733864718E-12</c:v>
                </c:pt>
                <c:pt idx="1409">
                  <c:v>5.5958289475077676E-12</c:v>
                </c:pt>
                <c:pt idx="1410">
                  <c:v>5.3602567269017918E-12</c:v>
                </c:pt>
                <c:pt idx="1411">
                  <c:v>5.1342335862970702E-12</c:v>
                </c:pt>
                <c:pt idx="1412">
                  <c:v>4.9173881925459787E-12</c:v>
                </c:pt>
                <c:pt idx="1413">
                  <c:v>4.7093630017970214E-12</c:v>
                </c:pt>
                <c:pt idx="1414">
                  <c:v>4.5098137733327027E-12</c:v>
                </c:pt>
                <c:pt idx="1415">
                  <c:v>4.31840909955831E-12</c:v>
                </c:pt>
                <c:pt idx="1416">
                  <c:v>4.1348299516411635E-12</c:v>
                </c:pt>
                <c:pt idx="1417">
                  <c:v>3.958769240313411E-12</c:v>
                </c:pt>
                <c:pt idx="1418">
                  <c:v>3.7899313913675219E-12</c:v>
                </c:pt>
                <c:pt idx="1419">
                  <c:v>3.6280319353847261E-12</c:v>
                </c:pt>
                <c:pt idx="1420">
                  <c:v>3.4727971112514172E-12</c:v>
                </c:pt>
                <c:pt idx="1421">
                  <c:v>3.3239634830301009E-12</c:v>
                </c:pt>
                <c:pt idx="1422">
                  <c:v>3.1812775697655532E-12</c:v>
                </c:pt>
                <c:pt idx="1423">
                  <c:v>3.0444954878176067E-12</c:v>
                </c:pt>
                <c:pt idx="1424">
                  <c:v>2.9133826053245541E-12</c:v>
                </c:pt>
                <c:pt idx="1425">
                  <c:v>2.7877132084124134E-12</c:v>
                </c:pt>
                <c:pt idx="1426">
                  <c:v>2.6672701787767862E-12</c:v>
                </c:pt>
                <c:pt idx="1427">
                  <c:v>2.5518446822750947E-12</c:v>
                </c:pt>
                <c:pt idx="1428">
                  <c:v>2.4412358681769246E-12</c:v>
                </c:pt>
                <c:pt idx="1429">
                  <c:v>2.3352505787312301E-12</c:v>
                </c:pt>
                <c:pt idx="1430">
                  <c:v>2.2337030687196278E-12</c:v>
                </c:pt>
                <c:pt idx="1431">
                  <c:v>2.1364147346732667E-12</c:v>
                </c:pt>
                <c:pt idx="1432">
                  <c:v>2.0432138534428202E-12</c:v>
                </c:pt>
                <c:pt idx="1433">
                  <c:v>1.9539353298170065E-12</c:v>
                </c:pt>
                <c:pt idx="1434">
                  <c:v>1.8684204528982879E-12</c:v>
                </c:pt>
                <c:pt idx="1435">
                  <c:v>1.7865166609492458E-12</c:v>
                </c:pt>
                <c:pt idx="1436">
                  <c:v>1.7080773144344416E-12</c:v>
                </c:pt>
                <c:pt idx="1437">
                  <c:v>1.6329614769895701E-12</c:v>
                </c:pt>
                <c:pt idx="1438">
                  <c:v>1.5610337040581349E-12</c:v>
                </c:pt>
                <c:pt idx="1439">
                  <c:v>1.4921638389441026E-12</c:v>
                </c:pt>
                <c:pt idx="1440">
                  <c:v>1.4262268160359227E-12</c:v>
                </c:pt>
                <c:pt idx="1441">
                  <c:v>1.3631024709655824E-12</c:v>
                </c:pt>
                <c:pt idx="1442">
                  <c:v>1.3026753574728773E-12</c:v>
                </c:pt>
                <c:pt idx="1443">
                  <c:v>1.2448345707528459E-12</c:v>
                </c:pt>
                <c:pt idx="1444">
                  <c:v>1.1894735770703497E-12</c:v>
                </c:pt>
                <c:pt idx="1445">
                  <c:v>1.1364900494331775E-12</c:v>
                </c:pt>
                <c:pt idx="1446">
                  <c:v>1.0857857091211067E-12</c:v>
                </c:pt>
                <c:pt idx="1447">
                  <c:v>1.0372661728746985E-12</c:v>
                </c:pt>
                <c:pt idx="1448">
                  <c:v>9.9084080555395226E-13</c:v>
                </c:pt>
                <c:pt idx="1449">
                  <c:v>9.4642257808219875E-13</c:v>
                </c:pt>
                <c:pt idx="1450">
                  <c:v>9.0392793049763802E-13</c:v>
                </c:pt>
                <c:pt idx="1451">
                  <c:v>8.6327663993891095E-13</c:v>
                </c:pt>
                <c:pt idx="1452">
                  <c:v>8.2439169339795544E-13</c:v>
                </c:pt>
                <c:pt idx="1453">
                  <c:v>7.8719916507792084E-13</c:v>
                </c:pt>
                <c:pt idx="1454">
                  <c:v>7.5162809819900972E-13</c:v>
                </c:pt>
                <c:pt idx="1455">
                  <c:v>7.1761039110072006E-13</c:v>
                </c:pt>
                <c:pt idx="1456">
                  <c:v>6.8508068749294023E-13</c:v>
                </c:pt>
                <c:pt idx="1457">
                  <c:v>6.5397627071383752E-13</c:v>
                </c:pt>
                <c:pt idx="1458">
                  <c:v>6.2423696185641071E-13</c:v>
                </c:pt>
                <c:pt idx="1459">
                  <c:v>5.9580502163052453E-13</c:v>
                </c:pt>
                <c:pt idx="1460">
                  <c:v>5.6862505583105033E-13</c:v>
                </c:pt>
                <c:pt idx="1461">
                  <c:v>5.4264392428730125E-13</c:v>
                </c:pt>
                <c:pt idx="1462">
                  <c:v>5.1781065317275238E-13</c:v>
                </c:pt>
                <c:pt idx="1463">
                  <c:v>4.9407635055810515E-13</c:v>
                </c:pt>
                <c:pt idx="1464">
                  <c:v>4.7139412509435486E-13</c:v>
                </c:pt>
                <c:pt idx="1465">
                  <c:v>4.4971900771656342E-13</c:v>
                </c:pt>
                <c:pt idx="1466">
                  <c:v>4.2900787626219183E-13</c:v>
                </c:pt>
                <c:pt idx="1467">
                  <c:v>4.0921938290161972E-13</c:v>
                </c:pt>
                <c:pt idx="1468">
                  <c:v>3.9031388428185918E-13</c:v>
                </c:pt>
                <c:pt idx="1469">
                  <c:v>3.7225337428742246E-13</c:v>
                </c:pt>
                <c:pt idx="1470">
                  <c:v>3.5500141932589579E-13</c:v>
                </c:pt>
                <c:pt idx="1471">
                  <c:v>3.3852309604852603E-13</c:v>
                </c:pt>
                <c:pt idx="1472">
                  <c:v>3.2278493141915135E-13</c:v>
                </c:pt>
                <c:pt idx="1473">
                  <c:v>3.07754845047911E-13</c:v>
                </c:pt>
                <c:pt idx="1474">
                  <c:v>2.9340209370866428E-13</c:v>
                </c:pt>
                <c:pt idx="1475">
                  <c:v>2.796972179619362E-13</c:v>
                </c:pt>
                <c:pt idx="1476">
                  <c:v>2.6661199080781388E-13</c:v>
                </c:pt>
                <c:pt idx="1477">
                  <c:v>2.5411936829572655E-13</c:v>
                </c:pt>
                <c:pt idx="1478">
                  <c:v>2.4219344202050889E-13</c:v>
                </c:pt>
                <c:pt idx="1479">
                  <c:v>2.3080939343658827E-13</c:v>
                </c:pt>
                <c:pt idx="1480">
                  <c:v>2.1994344992436249E-13</c:v>
                </c:pt>
                <c:pt idx="1481">
                  <c:v>2.0957284254514528E-13</c:v>
                </c:pt>
                <c:pt idx="1482">
                  <c:v>1.9967576542323128E-13</c:v>
                </c:pt>
                <c:pt idx="1483">
                  <c:v>1.9023133669565357E-13</c:v>
                </c:pt>
                <c:pt idx="1484">
                  <c:v>1.8121956097234393E-13</c:v>
                </c:pt>
                <c:pt idx="1485">
                  <c:v>1.7262129325130045E-13</c:v>
                </c:pt>
                <c:pt idx="1486">
                  <c:v>1.64418204235299E-13</c:v>
                </c:pt>
                <c:pt idx="1487">
                  <c:v>1.5659274699856668E-13</c:v>
                </c:pt>
                <c:pt idx="1488">
                  <c:v>1.4912812495354298E-13</c:v>
                </c:pt>
                <c:pt idx="1489">
                  <c:v>1.4200826106966881E-13</c:v>
                </c:pt>
                <c:pt idx="1490">
                  <c:v>1.35217768297762E-13</c:v>
                </c:pt>
                <c:pt idx="1491">
                  <c:v>1.2874192115517547E-13</c:v>
                </c:pt>
                <c:pt idx="1492">
                  <c:v>1.2256662842850177E-13</c:v>
                </c:pt>
                <c:pt idx="1493">
                  <c:v>1.1667840695211648E-13</c:v>
                </c:pt>
                <c:pt idx="1494">
                  <c:v>1.1106435642226403E-13</c:v>
                </c:pt>
              </c:numCache>
            </c:numRef>
          </c:yVal>
        </c:ser>
        <c:ser>
          <c:idx val="2"/>
          <c:order val="1"/>
          <c:tx>
            <c:strRef>
              <c:f>lake_superior!$E$9</c:f>
              <c:strCache>
                <c:ptCount val="1"/>
                <c:pt idx="0">
                  <c:v>RMS</c:v>
                </c:pt>
              </c:strCache>
            </c:strRef>
          </c:tx>
          <c:spPr>
            <a:ln>
              <a:prstDash val="dash"/>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lake_superior!$E$10:$E$2000</c:f>
              <c:numCache>
                <c:formatCode>General</c:formatCode>
                <c:ptCount val="1991"/>
                <c:pt idx="0">
                  <c:v>1</c:v>
                </c:pt>
                <c:pt idx="1">
                  <c:v>1</c:v>
                </c:pt>
                <c:pt idx="2">
                  <c:v>1</c:v>
                </c:pt>
                <c:pt idx="3">
                  <c:v>1</c:v>
                </c:pt>
                <c:pt idx="4">
                  <c:v>1</c:v>
                </c:pt>
                <c:pt idx="5">
                  <c:v>1</c:v>
                </c:pt>
                <c:pt idx="6">
                  <c:v>1</c:v>
                </c:pt>
                <c:pt idx="7">
                  <c:v>1</c:v>
                </c:pt>
                <c:pt idx="8">
                  <c:v>1</c:v>
                </c:pt>
                <c:pt idx="9">
                  <c:v>0.97813220487049268</c:v>
                </c:pt>
                <c:pt idx="10">
                  <c:v>0.97813220487049268</c:v>
                </c:pt>
                <c:pt idx="11">
                  <c:v>0.97813220487049268</c:v>
                </c:pt>
                <c:pt idx="12">
                  <c:v>0.97813220487049268</c:v>
                </c:pt>
                <c:pt idx="13">
                  <c:v>0.97813220487049268</c:v>
                </c:pt>
                <c:pt idx="14">
                  <c:v>0.97813220487049268</c:v>
                </c:pt>
                <c:pt idx="15">
                  <c:v>0.97813220487049268</c:v>
                </c:pt>
                <c:pt idx="16">
                  <c:v>0.97813220487049268</c:v>
                </c:pt>
                <c:pt idx="17">
                  <c:v>0.97813220487049268</c:v>
                </c:pt>
                <c:pt idx="18">
                  <c:v>0.97813220487049268</c:v>
                </c:pt>
                <c:pt idx="19">
                  <c:v>0.91083195990489574</c:v>
                </c:pt>
                <c:pt idx="20">
                  <c:v>0.91083195990489574</c:v>
                </c:pt>
                <c:pt idx="21">
                  <c:v>0.91083195990489574</c:v>
                </c:pt>
                <c:pt idx="22">
                  <c:v>0.91083195990489574</c:v>
                </c:pt>
                <c:pt idx="23">
                  <c:v>0.91083195990489574</c:v>
                </c:pt>
                <c:pt idx="24">
                  <c:v>0.91083195990489574</c:v>
                </c:pt>
                <c:pt idx="25">
                  <c:v>0.91083195990489574</c:v>
                </c:pt>
                <c:pt idx="26">
                  <c:v>0.91083195990489574</c:v>
                </c:pt>
                <c:pt idx="27">
                  <c:v>0.91083195990489574</c:v>
                </c:pt>
                <c:pt idx="28">
                  <c:v>0.91083195990489574</c:v>
                </c:pt>
                <c:pt idx="29">
                  <c:v>0.81816910731654602</c:v>
                </c:pt>
                <c:pt idx="30">
                  <c:v>0.81816910731654602</c:v>
                </c:pt>
                <c:pt idx="31">
                  <c:v>0.81816910731654602</c:v>
                </c:pt>
                <c:pt idx="32">
                  <c:v>0.81816910731654602</c:v>
                </c:pt>
                <c:pt idx="33">
                  <c:v>0.81816910731654602</c:v>
                </c:pt>
                <c:pt idx="34">
                  <c:v>0.81816910731654602</c:v>
                </c:pt>
                <c:pt idx="35">
                  <c:v>0.81816910731654602</c:v>
                </c:pt>
                <c:pt idx="36">
                  <c:v>0.81816910731654602</c:v>
                </c:pt>
                <c:pt idx="37">
                  <c:v>0.81816910731654602</c:v>
                </c:pt>
                <c:pt idx="38">
                  <c:v>0.81816910731654602</c:v>
                </c:pt>
                <c:pt idx="39">
                  <c:v>0.71633242822147769</c:v>
                </c:pt>
                <c:pt idx="40">
                  <c:v>0.71633242822147769</c:v>
                </c:pt>
                <c:pt idx="41">
                  <c:v>0.71633242822147769</c:v>
                </c:pt>
                <c:pt idx="42">
                  <c:v>0.71633242822147769</c:v>
                </c:pt>
                <c:pt idx="43">
                  <c:v>0.71633242822147769</c:v>
                </c:pt>
                <c:pt idx="44">
                  <c:v>0.71633242822147769</c:v>
                </c:pt>
                <c:pt idx="45">
                  <c:v>0.71633242822147769</c:v>
                </c:pt>
                <c:pt idx="46">
                  <c:v>0.71633242822147769</c:v>
                </c:pt>
                <c:pt idx="47">
                  <c:v>0.71633242822147769</c:v>
                </c:pt>
                <c:pt idx="48">
                  <c:v>0.71633242822147769</c:v>
                </c:pt>
                <c:pt idx="49">
                  <c:v>0.6317103236788133</c:v>
                </c:pt>
                <c:pt idx="50">
                  <c:v>0.6317103236788133</c:v>
                </c:pt>
                <c:pt idx="51">
                  <c:v>0.6317103236788133</c:v>
                </c:pt>
                <c:pt idx="52">
                  <c:v>0.6317103236788133</c:v>
                </c:pt>
                <c:pt idx="53">
                  <c:v>0.6317103236788133</c:v>
                </c:pt>
                <c:pt idx="54">
                  <c:v>0.6317103236788133</c:v>
                </c:pt>
                <c:pt idx="55">
                  <c:v>0.6317103236788133</c:v>
                </c:pt>
                <c:pt idx="56">
                  <c:v>0.6317103236788133</c:v>
                </c:pt>
                <c:pt idx="57">
                  <c:v>0.6317103236788133</c:v>
                </c:pt>
                <c:pt idx="58">
                  <c:v>0.6317103236788133</c:v>
                </c:pt>
                <c:pt idx="59">
                  <c:v>0.53281244371194381</c:v>
                </c:pt>
                <c:pt idx="60">
                  <c:v>0.53281244371194381</c:v>
                </c:pt>
                <c:pt idx="61">
                  <c:v>0.53281244371194381</c:v>
                </c:pt>
                <c:pt idx="62">
                  <c:v>0.53281244371194381</c:v>
                </c:pt>
                <c:pt idx="63">
                  <c:v>0.53281244371194381</c:v>
                </c:pt>
                <c:pt idx="64">
                  <c:v>0.53281244371194381</c:v>
                </c:pt>
                <c:pt idx="65">
                  <c:v>0.53281244371194381</c:v>
                </c:pt>
                <c:pt idx="66">
                  <c:v>0.53281244371194381</c:v>
                </c:pt>
                <c:pt idx="67">
                  <c:v>0.53281244371194381</c:v>
                </c:pt>
                <c:pt idx="68">
                  <c:v>0.53281244371194381</c:v>
                </c:pt>
                <c:pt idx="69">
                  <c:v>0.41933224359667137</c:v>
                </c:pt>
                <c:pt idx="70">
                  <c:v>0.41933224359667137</c:v>
                </c:pt>
                <c:pt idx="71">
                  <c:v>0.41933224359667137</c:v>
                </c:pt>
                <c:pt idx="72">
                  <c:v>0.41933224359667137</c:v>
                </c:pt>
                <c:pt idx="73">
                  <c:v>0.41933224359667137</c:v>
                </c:pt>
                <c:pt idx="74">
                  <c:v>0.41933224359667137</c:v>
                </c:pt>
                <c:pt idx="75">
                  <c:v>0.41933224359667137</c:v>
                </c:pt>
                <c:pt idx="76">
                  <c:v>0.41933224359667137</c:v>
                </c:pt>
                <c:pt idx="77">
                  <c:v>0.41933224359667137</c:v>
                </c:pt>
                <c:pt idx="78">
                  <c:v>0.41933224359667137</c:v>
                </c:pt>
                <c:pt idx="79">
                  <c:v>0.35350775874491158</c:v>
                </c:pt>
                <c:pt idx="80">
                  <c:v>0.35350775874491158</c:v>
                </c:pt>
                <c:pt idx="81">
                  <c:v>0.35350775874491158</c:v>
                </c:pt>
                <c:pt idx="82">
                  <c:v>0.35350775874491158</c:v>
                </c:pt>
                <c:pt idx="83">
                  <c:v>0.35350775874491158</c:v>
                </c:pt>
                <c:pt idx="84">
                  <c:v>0.35350775874491158</c:v>
                </c:pt>
                <c:pt idx="85">
                  <c:v>0.35350775874491158</c:v>
                </c:pt>
                <c:pt idx="86">
                  <c:v>0.35350775874491158</c:v>
                </c:pt>
                <c:pt idx="87">
                  <c:v>0.35350775874491158</c:v>
                </c:pt>
                <c:pt idx="88">
                  <c:v>0.35350775874491158</c:v>
                </c:pt>
                <c:pt idx="89">
                  <c:v>0.29883798948089141</c:v>
                </c:pt>
                <c:pt idx="90">
                  <c:v>0.29883798948089141</c:v>
                </c:pt>
                <c:pt idx="91">
                  <c:v>0.29883798948089141</c:v>
                </c:pt>
                <c:pt idx="92">
                  <c:v>0.29883798948089141</c:v>
                </c:pt>
                <c:pt idx="93">
                  <c:v>0.29883798948089141</c:v>
                </c:pt>
                <c:pt idx="94">
                  <c:v>0.29883798948089141</c:v>
                </c:pt>
                <c:pt idx="95">
                  <c:v>0.29883798948089141</c:v>
                </c:pt>
                <c:pt idx="96">
                  <c:v>0.29883798948089141</c:v>
                </c:pt>
                <c:pt idx="97">
                  <c:v>0.29883798948089141</c:v>
                </c:pt>
                <c:pt idx="98">
                  <c:v>0.29883798948089141</c:v>
                </c:pt>
                <c:pt idx="99">
                  <c:v>0.26273156904067152</c:v>
                </c:pt>
                <c:pt idx="100">
                  <c:v>0.26273156904067152</c:v>
                </c:pt>
                <c:pt idx="101">
                  <c:v>0.26273156904067152</c:v>
                </c:pt>
                <c:pt idx="102">
                  <c:v>0.26273156904067152</c:v>
                </c:pt>
                <c:pt idx="103">
                  <c:v>0.26273156904067152</c:v>
                </c:pt>
                <c:pt idx="104">
                  <c:v>0.26273156904067152</c:v>
                </c:pt>
                <c:pt idx="105">
                  <c:v>0.26273156904067152</c:v>
                </c:pt>
                <c:pt idx="106">
                  <c:v>0.26273156904067152</c:v>
                </c:pt>
                <c:pt idx="107">
                  <c:v>0.26273156904067152</c:v>
                </c:pt>
                <c:pt idx="108">
                  <c:v>0.26273156904067152</c:v>
                </c:pt>
                <c:pt idx="109">
                  <c:v>0.22804462066356837</c:v>
                </c:pt>
                <c:pt idx="110">
                  <c:v>0.22804462066356837</c:v>
                </c:pt>
                <c:pt idx="111">
                  <c:v>0.22804462066356837</c:v>
                </c:pt>
                <c:pt idx="112">
                  <c:v>0.22804462066356837</c:v>
                </c:pt>
                <c:pt idx="113">
                  <c:v>0.22804462066356837</c:v>
                </c:pt>
                <c:pt idx="114">
                  <c:v>0.22804462066356837</c:v>
                </c:pt>
                <c:pt idx="115">
                  <c:v>0.22804462066356837</c:v>
                </c:pt>
                <c:pt idx="116">
                  <c:v>0.22804462066356837</c:v>
                </c:pt>
                <c:pt idx="117">
                  <c:v>0.22804462066356837</c:v>
                </c:pt>
                <c:pt idx="118">
                  <c:v>0.22804462066356837</c:v>
                </c:pt>
                <c:pt idx="119">
                  <c:v>0.19201891728808668</c:v>
                </c:pt>
                <c:pt idx="120">
                  <c:v>0.19201891728808668</c:v>
                </c:pt>
                <c:pt idx="121">
                  <c:v>0.19201891728808668</c:v>
                </c:pt>
                <c:pt idx="122">
                  <c:v>0.19201891728808668</c:v>
                </c:pt>
                <c:pt idx="123">
                  <c:v>0.19201891728808668</c:v>
                </c:pt>
                <c:pt idx="124">
                  <c:v>0.19201891728808668</c:v>
                </c:pt>
                <c:pt idx="125">
                  <c:v>0.19201891728808668</c:v>
                </c:pt>
                <c:pt idx="126">
                  <c:v>0.19201891728808668</c:v>
                </c:pt>
                <c:pt idx="127">
                  <c:v>0.19201891728808668</c:v>
                </c:pt>
                <c:pt idx="128">
                  <c:v>0.19201891728808668</c:v>
                </c:pt>
                <c:pt idx="129">
                  <c:v>0.16611054072553047</c:v>
                </c:pt>
                <c:pt idx="130">
                  <c:v>0.16611054072553047</c:v>
                </c:pt>
                <c:pt idx="131">
                  <c:v>0.16611054072553047</c:v>
                </c:pt>
                <c:pt idx="132">
                  <c:v>0.16611054072553047</c:v>
                </c:pt>
                <c:pt idx="133">
                  <c:v>0.16611054072553047</c:v>
                </c:pt>
                <c:pt idx="134">
                  <c:v>0.16611054072553047</c:v>
                </c:pt>
                <c:pt idx="135">
                  <c:v>0.16611054072553047</c:v>
                </c:pt>
                <c:pt idx="136">
                  <c:v>0.16611054072553047</c:v>
                </c:pt>
                <c:pt idx="137">
                  <c:v>0.16611054072553047</c:v>
                </c:pt>
                <c:pt idx="138">
                  <c:v>0.16611054072553047</c:v>
                </c:pt>
                <c:pt idx="139">
                  <c:v>0.1433190586836702</c:v>
                </c:pt>
                <c:pt idx="140">
                  <c:v>0.1433190586836702</c:v>
                </c:pt>
                <c:pt idx="141">
                  <c:v>0.1433190586836702</c:v>
                </c:pt>
                <c:pt idx="142">
                  <c:v>0.1433190586836702</c:v>
                </c:pt>
                <c:pt idx="143">
                  <c:v>0.1433190586836702</c:v>
                </c:pt>
                <c:pt idx="144">
                  <c:v>0.1433190586836702</c:v>
                </c:pt>
                <c:pt idx="145">
                  <c:v>0.1433190586836702</c:v>
                </c:pt>
                <c:pt idx="146">
                  <c:v>0.1433190586836702</c:v>
                </c:pt>
                <c:pt idx="147">
                  <c:v>0.1433190586836702</c:v>
                </c:pt>
                <c:pt idx="148">
                  <c:v>0.1433190586836702</c:v>
                </c:pt>
                <c:pt idx="149">
                  <c:v>0.12335143557044558</c:v>
                </c:pt>
                <c:pt idx="150">
                  <c:v>0.12335143557044558</c:v>
                </c:pt>
                <c:pt idx="151">
                  <c:v>0.12335143557044558</c:v>
                </c:pt>
                <c:pt idx="152">
                  <c:v>0.12335143557044558</c:v>
                </c:pt>
                <c:pt idx="153">
                  <c:v>0.12335143557044558</c:v>
                </c:pt>
                <c:pt idx="154">
                  <c:v>0.12335143557044558</c:v>
                </c:pt>
                <c:pt idx="155">
                  <c:v>0.12335143557044558</c:v>
                </c:pt>
                <c:pt idx="156">
                  <c:v>0.12335143557044558</c:v>
                </c:pt>
                <c:pt idx="157">
                  <c:v>0.12335143557044558</c:v>
                </c:pt>
                <c:pt idx="158">
                  <c:v>0.12335143557044558</c:v>
                </c:pt>
                <c:pt idx="159">
                  <c:v>0.10650554775028036</c:v>
                </c:pt>
                <c:pt idx="160">
                  <c:v>0.10650554775028036</c:v>
                </c:pt>
                <c:pt idx="161">
                  <c:v>0.10650554775028036</c:v>
                </c:pt>
                <c:pt idx="162">
                  <c:v>0.10650554775028036</c:v>
                </c:pt>
                <c:pt idx="163">
                  <c:v>0.10650554775028036</c:v>
                </c:pt>
                <c:pt idx="164">
                  <c:v>0.10650554775028036</c:v>
                </c:pt>
                <c:pt idx="165">
                  <c:v>0.10650554775028036</c:v>
                </c:pt>
                <c:pt idx="166">
                  <c:v>0.10650554775028036</c:v>
                </c:pt>
                <c:pt idx="167">
                  <c:v>0.10650554775028036</c:v>
                </c:pt>
                <c:pt idx="168">
                  <c:v>0.10650554775028036</c:v>
                </c:pt>
                <c:pt idx="169">
                  <c:v>9.2615795777945945E-2</c:v>
                </c:pt>
                <c:pt idx="170">
                  <c:v>9.2615795777945945E-2</c:v>
                </c:pt>
                <c:pt idx="171">
                  <c:v>9.2615795777945945E-2</c:v>
                </c:pt>
                <c:pt idx="172">
                  <c:v>9.2615795777945945E-2</c:v>
                </c:pt>
                <c:pt idx="173">
                  <c:v>9.2615795777945945E-2</c:v>
                </c:pt>
                <c:pt idx="174">
                  <c:v>9.2615795777945945E-2</c:v>
                </c:pt>
                <c:pt idx="175">
                  <c:v>9.2615795777945945E-2</c:v>
                </c:pt>
                <c:pt idx="176">
                  <c:v>9.2615795777945945E-2</c:v>
                </c:pt>
                <c:pt idx="177">
                  <c:v>9.2615795777945945E-2</c:v>
                </c:pt>
                <c:pt idx="178">
                  <c:v>9.2615795777945945E-2</c:v>
                </c:pt>
                <c:pt idx="179">
                  <c:v>7.973675204438252E-2</c:v>
                </c:pt>
                <c:pt idx="180">
                  <c:v>7.973675204438252E-2</c:v>
                </c:pt>
                <c:pt idx="181">
                  <c:v>7.973675204438252E-2</c:v>
                </c:pt>
                <c:pt idx="182">
                  <c:v>7.973675204438252E-2</c:v>
                </c:pt>
                <c:pt idx="183">
                  <c:v>7.973675204438252E-2</c:v>
                </c:pt>
                <c:pt idx="184">
                  <c:v>7.973675204438252E-2</c:v>
                </c:pt>
                <c:pt idx="185">
                  <c:v>7.973675204438252E-2</c:v>
                </c:pt>
                <c:pt idx="186">
                  <c:v>7.973675204438252E-2</c:v>
                </c:pt>
                <c:pt idx="187">
                  <c:v>7.973675204438252E-2</c:v>
                </c:pt>
                <c:pt idx="188">
                  <c:v>7.973675204438252E-2</c:v>
                </c:pt>
                <c:pt idx="189">
                  <c:v>7.0168233725998813E-2</c:v>
                </c:pt>
                <c:pt idx="190">
                  <c:v>7.0168233725998813E-2</c:v>
                </c:pt>
                <c:pt idx="191">
                  <c:v>7.0168233725998813E-2</c:v>
                </c:pt>
                <c:pt idx="192">
                  <c:v>7.0168233725998813E-2</c:v>
                </c:pt>
                <c:pt idx="193">
                  <c:v>7.0168233725998813E-2</c:v>
                </c:pt>
                <c:pt idx="194">
                  <c:v>7.0168233725998813E-2</c:v>
                </c:pt>
                <c:pt idx="195">
                  <c:v>7.0168233725998813E-2</c:v>
                </c:pt>
                <c:pt idx="196">
                  <c:v>7.0168233725998813E-2</c:v>
                </c:pt>
                <c:pt idx="197">
                  <c:v>7.0168233725998813E-2</c:v>
                </c:pt>
                <c:pt idx="198">
                  <c:v>7.0168233725998813E-2</c:v>
                </c:pt>
                <c:pt idx="199">
                  <c:v>6.2103056666306423E-2</c:v>
                </c:pt>
                <c:pt idx="200">
                  <c:v>6.2103056666306423E-2</c:v>
                </c:pt>
                <c:pt idx="201">
                  <c:v>6.2103056666306423E-2</c:v>
                </c:pt>
                <c:pt idx="202">
                  <c:v>6.2103056666306423E-2</c:v>
                </c:pt>
                <c:pt idx="203">
                  <c:v>6.2103056666306423E-2</c:v>
                </c:pt>
                <c:pt idx="204">
                  <c:v>6.2103056666306423E-2</c:v>
                </c:pt>
                <c:pt idx="205">
                  <c:v>6.2103056666306423E-2</c:v>
                </c:pt>
                <c:pt idx="206">
                  <c:v>6.2103056666306423E-2</c:v>
                </c:pt>
                <c:pt idx="207">
                  <c:v>6.2103056666306423E-2</c:v>
                </c:pt>
                <c:pt idx="208">
                  <c:v>6.2103056666306423E-2</c:v>
                </c:pt>
                <c:pt idx="209">
                  <c:v>5.4911695306027297E-2</c:v>
                </c:pt>
                <c:pt idx="210">
                  <c:v>5.4911695306027297E-2</c:v>
                </c:pt>
                <c:pt idx="211">
                  <c:v>5.4911695306027297E-2</c:v>
                </c:pt>
                <c:pt idx="212">
                  <c:v>5.4911695306027297E-2</c:v>
                </c:pt>
                <c:pt idx="213">
                  <c:v>5.4911695306027297E-2</c:v>
                </c:pt>
                <c:pt idx="214">
                  <c:v>5.4911695306027297E-2</c:v>
                </c:pt>
                <c:pt idx="215">
                  <c:v>5.4911695306027297E-2</c:v>
                </c:pt>
                <c:pt idx="216">
                  <c:v>5.4911695306027297E-2</c:v>
                </c:pt>
                <c:pt idx="217">
                  <c:v>5.4911695306027297E-2</c:v>
                </c:pt>
                <c:pt idx="218">
                  <c:v>5.4911695306027297E-2</c:v>
                </c:pt>
                <c:pt idx="219">
                  <c:v>4.8713818040995734E-2</c:v>
                </c:pt>
                <c:pt idx="220">
                  <c:v>4.8713818040995734E-2</c:v>
                </c:pt>
                <c:pt idx="221">
                  <c:v>4.8713818040995734E-2</c:v>
                </c:pt>
                <c:pt idx="222">
                  <c:v>4.8713818040995734E-2</c:v>
                </c:pt>
                <c:pt idx="223">
                  <c:v>4.8713818040995734E-2</c:v>
                </c:pt>
                <c:pt idx="224">
                  <c:v>4.8713818040995734E-2</c:v>
                </c:pt>
                <c:pt idx="225">
                  <c:v>4.8713818040995734E-2</c:v>
                </c:pt>
                <c:pt idx="226">
                  <c:v>4.8713818040995734E-2</c:v>
                </c:pt>
                <c:pt idx="227">
                  <c:v>4.8713818040995734E-2</c:v>
                </c:pt>
                <c:pt idx="228">
                  <c:v>4.3444918765084738E-2</c:v>
                </c:pt>
                <c:pt idx="229">
                  <c:v>4.3444918765084738E-2</c:v>
                </c:pt>
                <c:pt idx="230">
                  <c:v>4.3444918765084738E-2</c:v>
                </c:pt>
                <c:pt idx="231">
                  <c:v>4.3444918765084738E-2</c:v>
                </c:pt>
                <c:pt idx="232">
                  <c:v>4.3444918765084738E-2</c:v>
                </c:pt>
                <c:pt idx="233">
                  <c:v>4.3444918765084738E-2</c:v>
                </c:pt>
                <c:pt idx="234">
                  <c:v>4.3444918765084738E-2</c:v>
                </c:pt>
                <c:pt idx="235">
                  <c:v>4.3444918765084738E-2</c:v>
                </c:pt>
                <c:pt idx="236">
                  <c:v>4.3444918765084738E-2</c:v>
                </c:pt>
                <c:pt idx="237">
                  <c:v>4.3444918765084738E-2</c:v>
                </c:pt>
                <c:pt idx="238">
                  <c:v>4.3444918765084738E-2</c:v>
                </c:pt>
                <c:pt idx="239">
                  <c:v>3.893365665189668E-2</c:v>
                </c:pt>
                <c:pt idx="240">
                  <c:v>3.893365665189668E-2</c:v>
                </c:pt>
                <c:pt idx="241">
                  <c:v>3.893365665189668E-2</c:v>
                </c:pt>
                <c:pt idx="242">
                  <c:v>3.893365665189668E-2</c:v>
                </c:pt>
                <c:pt idx="243">
                  <c:v>3.893365665189668E-2</c:v>
                </c:pt>
                <c:pt idx="244">
                  <c:v>3.893365665189668E-2</c:v>
                </c:pt>
                <c:pt idx="245">
                  <c:v>3.893365665189668E-2</c:v>
                </c:pt>
                <c:pt idx="246">
                  <c:v>3.893365665189668E-2</c:v>
                </c:pt>
                <c:pt idx="247">
                  <c:v>3.893365665189668E-2</c:v>
                </c:pt>
                <c:pt idx="248">
                  <c:v>3.893365665189668E-2</c:v>
                </c:pt>
                <c:pt idx="249">
                  <c:v>3.4870672574660824E-2</c:v>
                </c:pt>
                <c:pt idx="250">
                  <c:v>3.4870672574660824E-2</c:v>
                </c:pt>
                <c:pt idx="251">
                  <c:v>3.4870672574660824E-2</c:v>
                </c:pt>
                <c:pt idx="252">
                  <c:v>3.4870672574660824E-2</c:v>
                </c:pt>
                <c:pt idx="253">
                  <c:v>3.4870672574660824E-2</c:v>
                </c:pt>
                <c:pt idx="254">
                  <c:v>3.4870672574660824E-2</c:v>
                </c:pt>
                <c:pt idx="255">
                  <c:v>3.4870672574660824E-2</c:v>
                </c:pt>
                <c:pt idx="256">
                  <c:v>3.4870672574660824E-2</c:v>
                </c:pt>
                <c:pt idx="257">
                  <c:v>3.4870672574660824E-2</c:v>
                </c:pt>
                <c:pt idx="258">
                  <c:v>3.4870672574660824E-2</c:v>
                </c:pt>
                <c:pt idx="259">
                  <c:v>3.1056369105515402E-2</c:v>
                </c:pt>
                <c:pt idx="260">
                  <c:v>3.1056369105515402E-2</c:v>
                </c:pt>
                <c:pt idx="261">
                  <c:v>3.1056369105515402E-2</c:v>
                </c:pt>
                <c:pt idx="262">
                  <c:v>3.1056369105515402E-2</c:v>
                </c:pt>
                <c:pt idx="263">
                  <c:v>3.1056369105515402E-2</c:v>
                </c:pt>
                <c:pt idx="264">
                  <c:v>3.1056369105515402E-2</c:v>
                </c:pt>
                <c:pt idx="265">
                  <c:v>3.1056369105515402E-2</c:v>
                </c:pt>
                <c:pt idx="266">
                  <c:v>3.1056369105515402E-2</c:v>
                </c:pt>
                <c:pt idx="267">
                  <c:v>3.1056369105515402E-2</c:v>
                </c:pt>
                <c:pt idx="268">
                  <c:v>3.1056369105515402E-2</c:v>
                </c:pt>
                <c:pt idx="269">
                  <c:v>2.7670755430671372E-2</c:v>
                </c:pt>
                <c:pt idx="270">
                  <c:v>2.7670755430671372E-2</c:v>
                </c:pt>
                <c:pt idx="271">
                  <c:v>2.7670755430671372E-2</c:v>
                </c:pt>
                <c:pt idx="272">
                  <c:v>2.7670755430671372E-2</c:v>
                </c:pt>
                <c:pt idx="273">
                  <c:v>2.7670755430671372E-2</c:v>
                </c:pt>
                <c:pt idx="274">
                  <c:v>2.7670755430671372E-2</c:v>
                </c:pt>
                <c:pt idx="275">
                  <c:v>2.7670755430671372E-2</c:v>
                </c:pt>
                <c:pt idx="276">
                  <c:v>2.7670755430671372E-2</c:v>
                </c:pt>
                <c:pt idx="277">
                  <c:v>2.7670755430671372E-2</c:v>
                </c:pt>
                <c:pt idx="278">
                  <c:v>2.7670755430671372E-2</c:v>
                </c:pt>
                <c:pt idx="279">
                  <c:v>2.4589434958031568E-2</c:v>
                </c:pt>
                <c:pt idx="280">
                  <c:v>2.4589434958031568E-2</c:v>
                </c:pt>
                <c:pt idx="281">
                  <c:v>2.4589434958031568E-2</c:v>
                </c:pt>
                <c:pt idx="282">
                  <c:v>2.4589434958031568E-2</c:v>
                </c:pt>
                <c:pt idx="283">
                  <c:v>2.4589434958031568E-2</c:v>
                </c:pt>
                <c:pt idx="284">
                  <c:v>2.4589434958031568E-2</c:v>
                </c:pt>
                <c:pt idx="285">
                  <c:v>2.4589434958031568E-2</c:v>
                </c:pt>
                <c:pt idx="286">
                  <c:v>2.4589434958031568E-2</c:v>
                </c:pt>
                <c:pt idx="287">
                  <c:v>2.4589434958031568E-2</c:v>
                </c:pt>
                <c:pt idx="288">
                  <c:v>2.4589434958031568E-2</c:v>
                </c:pt>
                <c:pt idx="289">
                  <c:v>2.1875900608811897E-2</c:v>
                </c:pt>
                <c:pt idx="290">
                  <c:v>2.1875900608811897E-2</c:v>
                </c:pt>
                <c:pt idx="291">
                  <c:v>2.1875900608811897E-2</c:v>
                </c:pt>
                <c:pt idx="292">
                  <c:v>2.1875900608811897E-2</c:v>
                </c:pt>
                <c:pt idx="293">
                  <c:v>2.1875900608811897E-2</c:v>
                </c:pt>
                <c:pt idx="294">
                  <c:v>2.1875900608811897E-2</c:v>
                </c:pt>
                <c:pt idx="295">
                  <c:v>2.1875900608811897E-2</c:v>
                </c:pt>
                <c:pt idx="296">
                  <c:v>2.1875900608811897E-2</c:v>
                </c:pt>
                <c:pt idx="297">
                  <c:v>2.1875900608811897E-2</c:v>
                </c:pt>
                <c:pt idx="298">
                  <c:v>2.1875900608811897E-2</c:v>
                </c:pt>
                <c:pt idx="299">
                  <c:v>1.9410033682769601E-2</c:v>
                </c:pt>
                <c:pt idx="300">
                  <c:v>1.9410033682769601E-2</c:v>
                </c:pt>
                <c:pt idx="301">
                  <c:v>1.9410033682769601E-2</c:v>
                </c:pt>
                <c:pt idx="302">
                  <c:v>1.9410033682769601E-2</c:v>
                </c:pt>
                <c:pt idx="303">
                  <c:v>1.9410033682769601E-2</c:v>
                </c:pt>
                <c:pt idx="304">
                  <c:v>1.9410033682769601E-2</c:v>
                </c:pt>
                <c:pt idx="305">
                  <c:v>1.9410033682769601E-2</c:v>
                </c:pt>
                <c:pt idx="306">
                  <c:v>1.9410033682769601E-2</c:v>
                </c:pt>
                <c:pt idx="307">
                  <c:v>1.9410033682769601E-2</c:v>
                </c:pt>
                <c:pt idx="308">
                  <c:v>1.9410033682769601E-2</c:v>
                </c:pt>
                <c:pt idx="309">
                  <c:v>1.7198476169890845E-2</c:v>
                </c:pt>
                <c:pt idx="310">
                  <c:v>1.7198476169890845E-2</c:v>
                </c:pt>
                <c:pt idx="311">
                  <c:v>1.7198476169890845E-2</c:v>
                </c:pt>
                <c:pt idx="312">
                  <c:v>1.7198476169890845E-2</c:v>
                </c:pt>
                <c:pt idx="313">
                  <c:v>1.7198476169890845E-2</c:v>
                </c:pt>
                <c:pt idx="314">
                  <c:v>1.7198476169890845E-2</c:v>
                </c:pt>
                <c:pt idx="315">
                  <c:v>1.7198476169890845E-2</c:v>
                </c:pt>
                <c:pt idx="316">
                  <c:v>1.7198476169890845E-2</c:v>
                </c:pt>
                <c:pt idx="317">
                  <c:v>1.7198476169890845E-2</c:v>
                </c:pt>
                <c:pt idx="318">
                  <c:v>1.7198476169890845E-2</c:v>
                </c:pt>
                <c:pt idx="319">
                  <c:v>1.5211057674988301E-2</c:v>
                </c:pt>
                <c:pt idx="320">
                  <c:v>1.5211057674988301E-2</c:v>
                </c:pt>
                <c:pt idx="321">
                  <c:v>1.5211057674988301E-2</c:v>
                </c:pt>
                <c:pt idx="322">
                  <c:v>1.5211057674988301E-2</c:v>
                </c:pt>
                <c:pt idx="323">
                  <c:v>1.5211057674988301E-2</c:v>
                </c:pt>
                <c:pt idx="324">
                  <c:v>1.5211057674988301E-2</c:v>
                </c:pt>
                <c:pt idx="325">
                  <c:v>1.5211057674988301E-2</c:v>
                </c:pt>
                <c:pt idx="326">
                  <c:v>1.5211057674988301E-2</c:v>
                </c:pt>
                <c:pt idx="327">
                  <c:v>1.5211057674988301E-2</c:v>
                </c:pt>
                <c:pt idx="328">
                  <c:v>1.5211057674988301E-2</c:v>
                </c:pt>
                <c:pt idx="329">
                  <c:v>1.3514198097914274E-2</c:v>
                </c:pt>
                <c:pt idx="330">
                  <c:v>1.3514198097914274E-2</c:v>
                </c:pt>
                <c:pt idx="331">
                  <c:v>1.3514198097914274E-2</c:v>
                </c:pt>
                <c:pt idx="332">
                  <c:v>1.3514198097914274E-2</c:v>
                </c:pt>
                <c:pt idx="333">
                  <c:v>1.3514198097914274E-2</c:v>
                </c:pt>
                <c:pt idx="334">
                  <c:v>1.3514198097914274E-2</c:v>
                </c:pt>
                <c:pt idx="335">
                  <c:v>1.3514198097914274E-2</c:v>
                </c:pt>
                <c:pt idx="336">
                  <c:v>1.3514198097914274E-2</c:v>
                </c:pt>
                <c:pt idx="337">
                  <c:v>1.3514198097914274E-2</c:v>
                </c:pt>
                <c:pt idx="338">
                  <c:v>1.3514198097914274E-2</c:v>
                </c:pt>
                <c:pt idx="339">
                  <c:v>1.2023803090889441E-2</c:v>
                </c:pt>
                <c:pt idx="340">
                  <c:v>1.2023803090889441E-2</c:v>
                </c:pt>
                <c:pt idx="341">
                  <c:v>1.2023803090889441E-2</c:v>
                </c:pt>
                <c:pt idx="342">
                  <c:v>1.2023803090889441E-2</c:v>
                </c:pt>
                <c:pt idx="343">
                  <c:v>1.2023803090889441E-2</c:v>
                </c:pt>
                <c:pt idx="344">
                  <c:v>1.2023803090889441E-2</c:v>
                </c:pt>
                <c:pt idx="345">
                  <c:v>1.2023803090889441E-2</c:v>
                </c:pt>
                <c:pt idx="346">
                  <c:v>1.2023803090889441E-2</c:v>
                </c:pt>
                <c:pt idx="347">
                  <c:v>1.2023803090889441E-2</c:v>
                </c:pt>
                <c:pt idx="348">
                  <c:v>1.2023803090889441E-2</c:v>
                </c:pt>
                <c:pt idx="349">
                  <c:v>1.0657466947656614E-2</c:v>
                </c:pt>
                <c:pt idx="350">
                  <c:v>1.0657466947656614E-2</c:v>
                </c:pt>
                <c:pt idx="351">
                  <c:v>1.0657466947656614E-2</c:v>
                </c:pt>
                <c:pt idx="352">
                  <c:v>1.0657466947656614E-2</c:v>
                </c:pt>
                <c:pt idx="353">
                  <c:v>1.0657466947656614E-2</c:v>
                </c:pt>
                <c:pt idx="354">
                  <c:v>1.0657466947656614E-2</c:v>
                </c:pt>
                <c:pt idx="355">
                  <c:v>1.0657466947656614E-2</c:v>
                </c:pt>
                <c:pt idx="356">
                  <c:v>1.0657466947656614E-2</c:v>
                </c:pt>
                <c:pt idx="357">
                  <c:v>1.0657466947656614E-2</c:v>
                </c:pt>
                <c:pt idx="358">
                  <c:v>1.0657466947656614E-2</c:v>
                </c:pt>
                <c:pt idx="359">
                  <c:v>9.4435588457797547E-3</c:v>
                </c:pt>
                <c:pt idx="360">
                  <c:v>9.4435588457797547E-3</c:v>
                </c:pt>
                <c:pt idx="361">
                  <c:v>9.4435588457797547E-3</c:v>
                </c:pt>
                <c:pt idx="362">
                  <c:v>9.4435588457797547E-3</c:v>
                </c:pt>
                <c:pt idx="363">
                  <c:v>9.4435588457797547E-3</c:v>
                </c:pt>
                <c:pt idx="364">
                  <c:v>9.4435588457797547E-3</c:v>
                </c:pt>
                <c:pt idx="365">
                  <c:v>9.4435588457797547E-3</c:v>
                </c:pt>
                <c:pt idx="366">
                  <c:v>9.4435588457797547E-3</c:v>
                </c:pt>
                <c:pt idx="367">
                  <c:v>9.4435588457797547E-3</c:v>
                </c:pt>
                <c:pt idx="368">
                  <c:v>9.4435588457797547E-3</c:v>
                </c:pt>
                <c:pt idx="369">
                  <c:v>8.3078911344068723E-3</c:v>
                </c:pt>
                <c:pt idx="370">
                  <c:v>8.3078911344068723E-3</c:v>
                </c:pt>
                <c:pt idx="371">
                  <c:v>8.3078911344068723E-3</c:v>
                </c:pt>
                <c:pt idx="372">
                  <c:v>8.3078911344068723E-3</c:v>
                </c:pt>
                <c:pt idx="373">
                  <c:v>8.3078911344068723E-3</c:v>
                </c:pt>
                <c:pt idx="374">
                  <c:v>8.3078911344068723E-3</c:v>
                </c:pt>
                <c:pt idx="375">
                  <c:v>8.3078911344068723E-3</c:v>
                </c:pt>
                <c:pt idx="376">
                  <c:v>8.3078911344068723E-3</c:v>
                </c:pt>
                <c:pt idx="377">
                  <c:v>8.3078911344068723E-3</c:v>
                </c:pt>
                <c:pt idx="378">
                  <c:v>8.3078911344068723E-3</c:v>
                </c:pt>
                <c:pt idx="379">
                  <c:v>7.3391737814763481E-3</c:v>
                </c:pt>
                <c:pt idx="380">
                  <c:v>7.3391737814763481E-3</c:v>
                </c:pt>
                <c:pt idx="381">
                  <c:v>7.3391737814763481E-3</c:v>
                </c:pt>
                <c:pt idx="382">
                  <c:v>7.3391737814763481E-3</c:v>
                </c:pt>
                <c:pt idx="383">
                  <c:v>7.3391737814763481E-3</c:v>
                </c:pt>
                <c:pt idx="384">
                  <c:v>7.3391737814763481E-3</c:v>
                </c:pt>
                <c:pt idx="385">
                  <c:v>7.3391737814763481E-3</c:v>
                </c:pt>
                <c:pt idx="386">
                  <c:v>7.3391737814763481E-3</c:v>
                </c:pt>
                <c:pt idx="387">
                  <c:v>7.3391737814763481E-3</c:v>
                </c:pt>
                <c:pt idx="388">
                  <c:v>7.3391737814763481E-3</c:v>
                </c:pt>
                <c:pt idx="389">
                  <c:v>6.4776288771209514E-3</c:v>
                </c:pt>
                <c:pt idx="390">
                  <c:v>6.4776288771209514E-3</c:v>
                </c:pt>
                <c:pt idx="391">
                  <c:v>6.4776288771209514E-3</c:v>
                </c:pt>
                <c:pt idx="392">
                  <c:v>6.4776288771209514E-3</c:v>
                </c:pt>
                <c:pt idx="393">
                  <c:v>6.4776288771209514E-3</c:v>
                </c:pt>
                <c:pt idx="394">
                  <c:v>6.4776288771209514E-3</c:v>
                </c:pt>
                <c:pt idx="395">
                  <c:v>6.4776288771209514E-3</c:v>
                </c:pt>
                <c:pt idx="396">
                  <c:v>6.4776288771209514E-3</c:v>
                </c:pt>
                <c:pt idx="397">
                  <c:v>6.4776288771209514E-3</c:v>
                </c:pt>
                <c:pt idx="398">
                  <c:v>6.4776288771209514E-3</c:v>
                </c:pt>
                <c:pt idx="399">
                  <c:v>5.7023172664721414E-3</c:v>
                </c:pt>
                <c:pt idx="400">
                  <c:v>5.7023172664721414E-3</c:v>
                </c:pt>
                <c:pt idx="401">
                  <c:v>5.7023172664721414E-3</c:v>
                </c:pt>
                <c:pt idx="402">
                  <c:v>5.7023172664721414E-3</c:v>
                </c:pt>
                <c:pt idx="403">
                  <c:v>5.7023172664721414E-3</c:v>
                </c:pt>
                <c:pt idx="404">
                  <c:v>5.7023172664721414E-3</c:v>
                </c:pt>
                <c:pt idx="405">
                  <c:v>5.7023172664721414E-3</c:v>
                </c:pt>
                <c:pt idx="406">
                  <c:v>5.7023172664721414E-3</c:v>
                </c:pt>
                <c:pt idx="407">
                  <c:v>5.7023172664721414E-3</c:v>
                </c:pt>
                <c:pt idx="408">
                  <c:v>5.0545543787600365E-3</c:v>
                </c:pt>
                <c:pt idx="409">
                  <c:v>5.0545543787600365E-3</c:v>
                </c:pt>
                <c:pt idx="410">
                  <c:v>5.0545543787600365E-3</c:v>
                </c:pt>
                <c:pt idx="411">
                  <c:v>5.0545543787600365E-3</c:v>
                </c:pt>
                <c:pt idx="412">
                  <c:v>5.0545543787600365E-3</c:v>
                </c:pt>
                <c:pt idx="413">
                  <c:v>5.0545543787600365E-3</c:v>
                </c:pt>
                <c:pt idx="414">
                  <c:v>5.0545543787600365E-3</c:v>
                </c:pt>
                <c:pt idx="415">
                  <c:v>5.0545543787600365E-3</c:v>
                </c:pt>
                <c:pt idx="416">
                  <c:v>5.0545543787600365E-3</c:v>
                </c:pt>
                <c:pt idx="417">
                  <c:v>5.0545543787600365E-3</c:v>
                </c:pt>
                <c:pt idx="418">
                  <c:v>5.0545543787600365E-3</c:v>
                </c:pt>
                <c:pt idx="419">
                  <c:v>4.4819923268129514E-3</c:v>
                </c:pt>
                <c:pt idx="420">
                  <c:v>4.4819923268129514E-3</c:v>
                </c:pt>
                <c:pt idx="421">
                  <c:v>4.4819923268129514E-3</c:v>
                </c:pt>
                <c:pt idx="422">
                  <c:v>4.4819923268129514E-3</c:v>
                </c:pt>
                <c:pt idx="423">
                  <c:v>4.4819923268129514E-3</c:v>
                </c:pt>
                <c:pt idx="424">
                  <c:v>4.4819923268129514E-3</c:v>
                </c:pt>
                <c:pt idx="425">
                  <c:v>4.4819923268129514E-3</c:v>
                </c:pt>
                <c:pt idx="426">
                  <c:v>4.4819923268129514E-3</c:v>
                </c:pt>
                <c:pt idx="427">
                  <c:v>4.4819923268129514E-3</c:v>
                </c:pt>
                <c:pt idx="428">
                  <c:v>4.4819923268129514E-3</c:v>
                </c:pt>
                <c:pt idx="429">
                  <c:v>3.9114566446918119E-3</c:v>
                </c:pt>
                <c:pt idx="430">
                  <c:v>3.9114566446918119E-3</c:v>
                </c:pt>
                <c:pt idx="431">
                  <c:v>3.9114566446918119E-3</c:v>
                </c:pt>
                <c:pt idx="432">
                  <c:v>3.9114566446918119E-3</c:v>
                </c:pt>
                <c:pt idx="433">
                  <c:v>3.9114566446918119E-3</c:v>
                </c:pt>
                <c:pt idx="434">
                  <c:v>3.9114566446918119E-3</c:v>
                </c:pt>
                <c:pt idx="435">
                  <c:v>3.9114566446918119E-3</c:v>
                </c:pt>
                <c:pt idx="436">
                  <c:v>3.9114566446918119E-3</c:v>
                </c:pt>
                <c:pt idx="437">
                  <c:v>3.9114566446918119E-3</c:v>
                </c:pt>
                <c:pt idx="438">
                  <c:v>3.9114566446918119E-3</c:v>
                </c:pt>
                <c:pt idx="439">
                  <c:v>3.4641917936525501E-3</c:v>
                </c:pt>
                <c:pt idx="440">
                  <c:v>3.4641917936525501E-3</c:v>
                </c:pt>
                <c:pt idx="441">
                  <c:v>3.4641917936525501E-3</c:v>
                </c:pt>
                <c:pt idx="442">
                  <c:v>3.4641917936525501E-3</c:v>
                </c:pt>
                <c:pt idx="443">
                  <c:v>3.4641917936525501E-3</c:v>
                </c:pt>
                <c:pt idx="444">
                  <c:v>3.4641917936525501E-3</c:v>
                </c:pt>
                <c:pt idx="445">
                  <c:v>3.4641917936525501E-3</c:v>
                </c:pt>
                <c:pt idx="446">
                  <c:v>3.4641917936525501E-3</c:v>
                </c:pt>
                <c:pt idx="447">
                  <c:v>3.4641917936525501E-3</c:v>
                </c:pt>
                <c:pt idx="448">
                  <c:v>3.4641917936525501E-3</c:v>
                </c:pt>
                <c:pt idx="449">
                  <c:v>3.0448458157714652E-3</c:v>
                </c:pt>
                <c:pt idx="450">
                  <c:v>3.0448458157714652E-3</c:v>
                </c:pt>
                <c:pt idx="451">
                  <c:v>3.0448458157714652E-3</c:v>
                </c:pt>
                <c:pt idx="452">
                  <c:v>3.0448458157714652E-3</c:v>
                </c:pt>
                <c:pt idx="453">
                  <c:v>3.0448458157714652E-3</c:v>
                </c:pt>
                <c:pt idx="454">
                  <c:v>3.0448458157714652E-3</c:v>
                </c:pt>
                <c:pt idx="455">
                  <c:v>3.0448458157714652E-3</c:v>
                </c:pt>
                <c:pt idx="456">
                  <c:v>3.0448458157714652E-3</c:v>
                </c:pt>
                <c:pt idx="457">
                  <c:v>3.0448458157714652E-3</c:v>
                </c:pt>
                <c:pt idx="458">
                  <c:v>2.6929329226557152E-3</c:v>
                </c:pt>
                <c:pt idx="459">
                  <c:v>2.6929329226557152E-3</c:v>
                </c:pt>
                <c:pt idx="460">
                  <c:v>2.6929329226557152E-3</c:v>
                </c:pt>
                <c:pt idx="461">
                  <c:v>2.6929329226557152E-3</c:v>
                </c:pt>
                <c:pt idx="462">
                  <c:v>2.6929329226557152E-3</c:v>
                </c:pt>
                <c:pt idx="463">
                  <c:v>2.6929329226557152E-3</c:v>
                </c:pt>
                <c:pt idx="464">
                  <c:v>2.6929329226557152E-3</c:v>
                </c:pt>
                <c:pt idx="465">
                  <c:v>2.6929329226557152E-3</c:v>
                </c:pt>
                <c:pt idx="466">
                  <c:v>2.6929329226557152E-3</c:v>
                </c:pt>
                <c:pt idx="467">
                  <c:v>2.6929329226557152E-3</c:v>
                </c:pt>
                <c:pt idx="468">
                  <c:v>2.6929329226557152E-3</c:v>
                </c:pt>
                <c:pt idx="469">
                  <c:v>2.3661245001621329E-3</c:v>
                </c:pt>
                <c:pt idx="470">
                  <c:v>2.3661245001621329E-3</c:v>
                </c:pt>
                <c:pt idx="471">
                  <c:v>2.3661245001621329E-3</c:v>
                </c:pt>
                <c:pt idx="472">
                  <c:v>2.3661245001621329E-3</c:v>
                </c:pt>
                <c:pt idx="473">
                  <c:v>2.3661245001621329E-3</c:v>
                </c:pt>
                <c:pt idx="474">
                  <c:v>2.3661245001621329E-3</c:v>
                </c:pt>
                <c:pt idx="475">
                  <c:v>2.3661245001621329E-3</c:v>
                </c:pt>
                <c:pt idx="476">
                  <c:v>2.3661245001621329E-3</c:v>
                </c:pt>
                <c:pt idx="477">
                  <c:v>2.3661245001621329E-3</c:v>
                </c:pt>
                <c:pt idx="478">
                  <c:v>2.3661245001621329E-3</c:v>
                </c:pt>
                <c:pt idx="479">
                  <c:v>2.1164307071580412E-3</c:v>
                </c:pt>
                <c:pt idx="480">
                  <c:v>2.1164307071580412E-3</c:v>
                </c:pt>
                <c:pt idx="481">
                  <c:v>2.1164307071580412E-3</c:v>
                </c:pt>
                <c:pt idx="482">
                  <c:v>2.1164307071580412E-3</c:v>
                </c:pt>
                <c:pt idx="483">
                  <c:v>2.1164307071580412E-3</c:v>
                </c:pt>
                <c:pt idx="484">
                  <c:v>2.1164307071580412E-3</c:v>
                </c:pt>
                <c:pt idx="485">
                  <c:v>2.1164307071580412E-3</c:v>
                </c:pt>
                <c:pt idx="486">
                  <c:v>2.1164307071580412E-3</c:v>
                </c:pt>
                <c:pt idx="487">
                  <c:v>2.1164307071580412E-3</c:v>
                </c:pt>
                <c:pt idx="488">
                  <c:v>2.1164307071580412E-3</c:v>
                </c:pt>
                <c:pt idx="489">
                  <c:v>1.8704519255016592E-3</c:v>
                </c:pt>
                <c:pt idx="490">
                  <c:v>1.8704519255016592E-3</c:v>
                </c:pt>
                <c:pt idx="491">
                  <c:v>1.8704519255016592E-3</c:v>
                </c:pt>
                <c:pt idx="492">
                  <c:v>1.8704519255016592E-3</c:v>
                </c:pt>
                <c:pt idx="493">
                  <c:v>1.8704519255016592E-3</c:v>
                </c:pt>
                <c:pt idx="494">
                  <c:v>1.8704519255016592E-3</c:v>
                </c:pt>
                <c:pt idx="495">
                  <c:v>1.8704519255016592E-3</c:v>
                </c:pt>
                <c:pt idx="496">
                  <c:v>1.8704519255016592E-3</c:v>
                </c:pt>
                <c:pt idx="497">
                  <c:v>1.8704519255016592E-3</c:v>
                </c:pt>
                <c:pt idx="498">
                  <c:v>1.8704519255016592E-3</c:v>
                </c:pt>
                <c:pt idx="499">
                  <c:v>1.6496901905688301E-3</c:v>
                </c:pt>
                <c:pt idx="500">
                  <c:v>1.6496901905688301E-3</c:v>
                </c:pt>
                <c:pt idx="501">
                  <c:v>1.6496901905688301E-3</c:v>
                </c:pt>
                <c:pt idx="502">
                  <c:v>1.6496901905688301E-3</c:v>
                </c:pt>
                <c:pt idx="503">
                  <c:v>1.6496901905688301E-3</c:v>
                </c:pt>
                <c:pt idx="504">
                  <c:v>1.6496901905688301E-3</c:v>
                </c:pt>
                <c:pt idx="505">
                  <c:v>1.6496901905688301E-3</c:v>
                </c:pt>
                <c:pt idx="506">
                  <c:v>1.6496901905688301E-3</c:v>
                </c:pt>
                <c:pt idx="507">
                  <c:v>1.6496901905688301E-3</c:v>
                </c:pt>
                <c:pt idx="508">
                  <c:v>1.4581982420115997E-3</c:v>
                </c:pt>
                <c:pt idx="509">
                  <c:v>1.4581982420115997E-3</c:v>
                </c:pt>
                <c:pt idx="510">
                  <c:v>1.4581982420115997E-3</c:v>
                </c:pt>
                <c:pt idx="511">
                  <c:v>1.4581982420115997E-3</c:v>
                </c:pt>
                <c:pt idx="512">
                  <c:v>1.4581982420115997E-3</c:v>
                </c:pt>
                <c:pt idx="513">
                  <c:v>1.4581982420115997E-3</c:v>
                </c:pt>
                <c:pt idx="514">
                  <c:v>1.4581982420115997E-3</c:v>
                </c:pt>
                <c:pt idx="515">
                  <c:v>1.4581982420115997E-3</c:v>
                </c:pt>
                <c:pt idx="516">
                  <c:v>1.4581982420115997E-3</c:v>
                </c:pt>
                <c:pt idx="517">
                  <c:v>1.4581982420115997E-3</c:v>
                </c:pt>
                <c:pt idx="518">
                  <c:v>1.4581982420115997E-3</c:v>
                </c:pt>
                <c:pt idx="519">
                  <c:v>1.2755998054684958E-3</c:v>
                </c:pt>
                <c:pt idx="520">
                  <c:v>1.2755998054684958E-3</c:v>
                </c:pt>
                <c:pt idx="521">
                  <c:v>1.2755998054684958E-3</c:v>
                </c:pt>
                <c:pt idx="522">
                  <c:v>1.2755998054684958E-3</c:v>
                </c:pt>
                <c:pt idx="523">
                  <c:v>1.2755998054684958E-3</c:v>
                </c:pt>
                <c:pt idx="524">
                  <c:v>1.2755998054684958E-3</c:v>
                </c:pt>
                <c:pt idx="525">
                  <c:v>1.2755998054684958E-3</c:v>
                </c:pt>
                <c:pt idx="526">
                  <c:v>1.2755998054684958E-3</c:v>
                </c:pt>
                <c:pt idx="527">
                  <c:v>1.2755998054684958E-3</c:v>
                </c:pt>
                <c:pt idx="528">
                  <c:v>1.2755998054684958E-3</c:v>
                </c:pt>
                <c:pt idx="529">
                  <c:v>1.1184435678518836E-3</c:v>
                </c:pt>
                <c:pt idx="530">
                  <c:v>1.1184435678518836E-3</c:v>
                </c:pt>
                <c:pt idx="531">
                  <c:v>1.1184435678518836E-3</c:v>
                </c:pt>
                <c:pt idx="532">
                  <c:v>1.1184435678518836E-3</c:v>
                </c:pt>
                <c:pt idx="533">
                  <c:v>1.1184435678518836E-3</c:v>
                </c:pt>
                <c:pt idx="534">
                  <c:v>1.1184435678518836E-3</c:v>
                </c:pt>
                <c:pt idx="535">
                  <c:v>1.1184435678518836E-3</c:v>
                </c:pt>
                <c:pt idx="536">
                  <c:v>1.1184435678518836E-3</c:v>
                </c:pt>
                <c:pt idx="537">
                  <c:v>1.1184435678518836E-3</c:v>
                </c:pt>
                <c:pt idx="538">
                  <c:v>1.1184435678518836E-3</c:v>
                </c:pt>
                <c:pt idx="539">
                  <c:v>9.8425285492994142E-4</c:v>
                </c:pt>
                <c:pt idx="540">
                  <c:v>9.8425285492994142E-4</c:v>
                </c:pt>
                <c:pt idx="541">
                  <c:v>9.8425285492994142E-4</c:v>
                </c:pt>
                <c:pt idx="542">
                  <c:v>9.8425285492994142E-4</c:v>
                </c:pt>
                <c:pt idx="543">
                  <c:v>9.8425285492994142E-4</c:v>
                </c:pt>
                <c:pt idx="544">
                  <c:v>9.8425285492994142E-4</c:v>
                </c:pt>
                <c:pt idx="545">
                  <c:v>9.8425285492994142E-4</c:v>
                </c:pt>
                <c:pt idx="546">
                  <c:v>9.8425285492994142E-4</c:v>
                </c:pt>
                <c:pt idx="547">
                  <c:v>9.8425285492994142E-4</c:v>
                </c:pt>
                <c:pt idx="548">
                  <c:v>9.8425285492994142E-4</c:v>
                </c:pt>
                <c:pt idx="549">
                  <c:v>8.6841204654346336E-4</c:v>
                </c:pt>
                <c:pt idx="550">
                  <c:v>8.6841204654346336E-4</c:v>
                </c:pt>
                <c:pt idx="551">
                  <c:v>8.6841204654346336E-4</c:v>
                </c:pt>
                <c:pt idx="552">
                  <c:v>8.6841204654346336E-4</c:v>
                </c:pt>
                <c:pt idx="553">
                  <c:v>8.6841204654346336E-4</c:v>
                </c:pt>
                <c:pt idx="554">
                  <c:v>8.6841204654346336E-4</c:v>
                </c:pt>
                <c:pt idx="555">
                  <c:v>8.6841204654346336E-4</c:v>
                </c:pt>
                <c:pt idx="556">
                  <c:v>8.6841204654346336E-4</c:v>
                </c:pt>
                <c:pt idx="557">
                  <c:v>8.6841204654346336E-4</c:v>
                </c:pt>
                <c:pt idx="558">
                  <c:v>8.6841204654346336E-4</c:v>
                </c:pt>
                <c:pt idx="559">
                  <c:v>7.6934507727224074E-4</c:v>
                </c:pt>
                <c:pt idx="560">
                  <c:v>7.6934507727224074E-4</c:v>
                </c:pt>
                <c:pt idx="561">
                  <c:v>7.6934507727224074E-4</c:v>
                </c:pt>
                <c:pt idx="562">
                  <c:v>7.6934507727224074E-4</c:v>
                </c:pt>
                <c:pt idx="563">
                  <c:v>7.6934507727224074E-4</c:v>
                </c:pt>
                <c:pt idx="564">
                  <c:v>7.6934507727224074E-4</c:v>
                </c:pt>
                <c:pt idx="565">
                  <c:v>7.6934507727224074E-4</c:v>
                </c:pt>
                <c:pt idx="566">
                  <c:v>7.6934507727224074E-4</c:v>
                </c:pt>
                <c:pt idx="567">
                  <c:v>7.6934507727224074E-4</c:v>
                </c:pt>
                <c:pt idx="568">
                  <c:v>7.6934507727224074E-4</c:v>
                </c:pt>
                <c:pt idx="569">
                  <c:v>6.7455599985590756E-4</c:v>
                </c:pt>
                <c:pt idx="570">
                  <c:v>6.7455599985590756E-4</c:v>
                </c:pt>
                <c:pt idx="571">
                  <c:v>6.7455599985590756E-4</c:v>
                </c:pt>
                <c:pt idx="572">
                  <c:v>6.7455599985590756E-4</c:v>
                </c:pt>
                <c:pt idx="573">
                  <c:v>6.7455599985590756E-4</c:v>
                </c:pt>
                <c:pt idx="574">
                  <c:v>6.7455599985590756E-4</c:v>
                </c:pt>
                <c:pt idx="575">
                  <c:v>6.7455599985590756E-4</c:v>
                </c:pt>
                <c:pt idx="576">
                  <c:v>6.7455599985590756E-4</c:v>
                </c:pt>
                <c:pt idx="577">
                  <c:v>6.7455599985590756E-4</c:v>
                </c:pt>
                <c:pt idx="578">
                  <c:v>6.7455599985590756E-4</c:v>
                </c:pt>
                <c:pt idx="579">
                  <c:v>5.9350120681580902E-4</c:v>
                </c:pt>
                <c:pt idx="580">
                  <c:v>5.9350120681580902E-4</c:v>
                </c:pt>
                <c:pt idx="581">
                  <c:v>5.9350120681580902E-4</c:v>
                </c:pt>
                <c:pt idx="582">
                  <c:v>5.9350120681580902E-4</c:v>
                </c:pt>
                <c:pt idx="583">
                  <c:v>5.9350120681580902E-4</c:v>
                </c:pt>
                <c:pt idx="584">
                  <c:v>5.9350120681580902E-4</c:v>
                </c:pt>
                <c:pt idx="585">
                  <c:v>5.9350120681580902E-4</c:v>
                </c:pt>
                <c:pt idx="586">
                  <c:v>5.9350120681580902E-4</c:v>
                </c:pt>
                <c:pt idx="587">
                  <c:v>5.9350120681580902E-4</c:v>
                </c:pt>
                <c:pt idx="588">
                  <c:v>5.9350120681580902E-4</c:v>
                </c:pt>
                <c:pt idx="589">
                  <c:v>5.3057116610828921E-4</c:v>
                </c:pt>
                <c:pt idx="590">
                  <c:v>5.3057116610828921E-4</c:v>
                </c:pt>
                <c:pt idx="591">
                  <c:v>5.3057116610828921E-4</c:v>
                </c:pt>
                <c:pt idx="592">
                  <c:v>5.3057116610828921E-4</c:v>
                </c:pt>
                <c:pt idx="593">
                  <c:v>5.3057116610828921E-4</c:v>
                </c:pt>
                <c:pt idx="594">
                  <c:v>5.3057116610828921E-4</c:v>
                </c:pt>
                <c:pt idx="595">
                  <c:v>5.3057116610828921E-4</c:v>
                </c:pt>
                <c:pt idx="596">
                  <c:v>5.3057116610828921E-4</c:v>
                </c:pt>
                <c:pt idx="597">
                  <c:v>5.3057116610828921E-4</c:v>
                </c:pt>
                <c:pt idx="598">
                  <c:v>5.3057116610828921E-4</c:v>
                </c:pt>
                <c:pt idx="599">
                  <c:v>4.6583990777765774E-4</c:v>
                </c:pt>
                <c:pt idx="600">
                  <c:v>4.6583990777765774E-4</c:v>
                </c:pt>
                <c:pt idx="601">
                  <c:v>4.6583990777765774E-4</c:v>
                </c:pt>
                <c:pt idx="602">
                  <c:v>4.6583990777765774E-4</c:v>
                </c:pt>
                <c:pt idx="603">
                  <c:v>4.6583990777765774E-4</c:v>
                </c:pt>
                <c:pt idx="604">
                  <c:v>4.6583990777765774E-4</c:v>
                </c:pt>
                <c:pt idx="605">
                  <c:v>4.6583990777765774E-4</c:v>
                </c:pt>
                <c:pt idx="606">
                  <c:v>4.6583990777765774E-4</c:v>
                </c:pt>
                <c:pt idx="607">
                  <c:v>4.6583990777765774E-4</c:v>
                </c:pt>
                <c:pt idx="608">
                  <c:v>4.6583990777765774E-4</c:v>
                </c:pt>
                <c:pt idx="609">
                  <c:v>4.1011473756259232E-4</c:v>
                </c:pt>
                <c:pt idx="610">
                  <c:v>4.1011473756259232E-4</c:v>
                </c:pt>
                <c:pt idx="611">
                  <c:v>4.1011473756259232E-4</c:v>
                </c:pt>
                <c:pt idx="612">
                  <c:v>4.1011473756259232E-4</c:v>
                </c:pt>
                <c:pt idx="613">
                  <c:v>4.1011473756259232E-4</c:v>
                </c:pt>
                <c:pt idx="614">
                  <c:v>4.1011473756259232E-4</c:v>
                </c:pt>
                <c:pt idx="615">
                  <c:v>4.1011473756259232E-4</c:v>
                </c:pt>
                <c:pt idx="616">
                  <c:v>4.1011473756259232E-4</c:v>
                </c:pt>
                <c:pt idx="617">
                  <c:v>4.1011473756259232E-4</c:v>
                </c:pt>
                <c:pt idx="618">
                  <c:v>4.1011473756259232E-4</c:v>
                </c:pt>
                <c:pt idx="619">
                  <c:v>3.6238247055009722E-4</c:v>
                </c:pt>
                <c:pt idx="620">
                  <c:v>3.6238247055009722E-4</c:v>
                </c:pt>
                <c:pt idx="621">
                  <c:v>3.6238247055009722E-4</c:v>
                </c:pt>
                <c:pt idx="622">
                  <c:v>3.6238247055009722E-4</c:v>
                </c:pt>
                <c:pt idx="623">
                  <c:v>3.6238247055009722E-4</c:v>
                </c:pt>
                <c:pt idx="624">
                  <c:v>3.6238247055009722E-4</c:v>
                </c:pt>
                <c:pt idx="625">
                  <c:v>3.6238247055009722E-4</c:v>
                </c:pt>
                <c:pt idx="626">
                  <c:v>3.6238247055009722E-4</c:v>
                </c:pt>
                <c:pt idx="627">
                  <c:v>3.6238247055009722E-4</c:v>
                </c:pt>
                <c:pt idx="628">
                  <c:v>3.6238247055009722E-4</c:v>
                </c:pt>
                <c:pt idx="629">
                  <c:v>3.1926582369681903E-4</c:v>
                </c:pt>
                <c:pt idx="630">
                  <c:v>3.1926582369681903E-4</c:v>
                </c:pt>
                <c:pt idx="631">
                  <c:v>3.1926582369681903E-4</c:v>
                </c:pt>
                <c:pt idx="632">
                  <c:v>3.1926582369681903E-4</c:v>
                </c:pt>
                <c:pt idx="633">
                  <c:v>3.1926582369681903E-4</c:v>
                </c:pt>
                <c:pt idx="634">
                  <c:v>3.1926582369681903E-4</c:v>
                </c:pt>
                <c:pt idx="635">
                  <c:v>3.1926582369681903E-4</c:v>
                </c:pt>
                <c:pt idx="636">
                  <c:v>3.1926582369681903E-4</c:v>
                </c:pt>
                <c:pt idx="637">
                  <c:v>3.1926582369681903E-4</c:v>
                </c:pt>
                <c:pt idx="638">
                  <c:v>3.1926582369681903E-4</c:v>
                </c:pt>
                <c:pt idx="639">
                  <c:v>2.8042706869844052E-4</c:v>
                </c:pt>
                <c:pt idx="640">
                  <c:v>2.8042706869844052E-4</c:v>
                </c:pt>
                <c:pt idx="641">
                  <c:v>2.8042706869844052E-4</c:v>
                </c:pt>
                <c:pt idx="642">
                  <c:v>2.8042706869844052E-4</c:v>
                </c:pt>
                <c:pt idx="643">
                  <c:v>2.8042706869844052E-4</c:v>
                </c:pt>
                <c:pt idx="644">
                  <c:v>2.8042706869844052E-4</c:v>
                </c:pt>
                <c:pt idx="645">
                  <c:v>2.8042706869844052E-4</c:v>
                </c:pt>
                <c:pt idx="646">
                  <c:v>2.8042706869844052E-4</c:v>
                </c:pt>
                <c:pt idx="647">
                  <c:v>2.8042706869844052E-4</c:v>
                </c:pt>
                <c:pt idx="648">
                  <c:v>2.8042706869844052E-4</c:v>
                </c:pt>
                <c:pt idx="649">
                  <c:v>2.498063691055154E-4</c:v>
                </c:pt>
                <c:pt idx="650">
                  <c:v>2.498063691055154E-4</c:v>
                </c:pt>
                <c:pt idx="651">
                  <c:v>2.498063691055154E-4</c:v>
                </c:pt>
                <c:pt idx="652">
                  <c:v>2.498063691055154E-4</c:v>
                </c:pt>
                <c:pt idx="653">
                  <c:v>2.498063691055154E-4</c:v>
                </c:pt>
                <c:pt idx="654">
                  <c:v>2.498063691055154E-4</c:v>
                </c:pt>
                <c:pt idx="655">
                  <c:v>2.498063691055154E-4</c:v>
                </c:pt>
                <c:pt idx="656">
                  <c:v>2.498063691055154E-4</c:v>
                </c:pt>
                <c:pt idx="657">
                  <c:v>2.498063691055154E-4</c:v>
                </c:pt>
                <c:pt idx="658">
                  <c:v>2.498063691055154E-4</c:v>
                </c:pt>
                <c:pt idx="659">
                  <c:v>2.1941082171548042E-4</c:v>
                </c:pt>
                <c:pt idx="660">
                  <c:v>2.1941082171548042E-4</c:v>
                </c:pt>
                <c:pt idx="661">
                  <c:v>2.1941082171548042E-4</c:v>
                </c:pt>
                <c:pt idx="662">
                  <c:v>2.1941082171548042E-4</c:v>
                </c:pt>
                <c:pt idx="663">
                  <c:v>2.1941082171548042E-4</c:v>
                </c:pt>
                <c:pt idx="664">
                  <c:v>2.1941082171548042E-4</c:v>
                </c:pt>
                <c:pt idx="665">
                  <c:v>2.1941082171548042E-4</c:v>
                </c:pt>
                <c:pt idx="666">
                  <c:v>2.1941082171548042E-4</c:v>
                </c:pt>
                <c:pt idx="667">
                  <c:v>2.1941082171548042E-4</c:v>
                </c:pt>
                <c:pt idx="668">
                  <c:v>2.1941082171548042E-4</c:v>
                </c:pt>
                <c:pt idx="669">
                  <c:v>1.8912785042689081E-4</c:v>
                </c:pt>
                <c:pt idx="670">
                  <c:v>1.8912785042689081E-4</c:v>
                </c:pt>
                <c:pt idx="671">
                  <c:v>1.8912785042689081E-4</c:v>
                </c:pt>
                <c:pt idx="672">
                  <c:v>1.8912785042689081E-4</c:v>
                </c:pt>
                <c:pt idx="673">
                  <c:v>1.8912785042689081E-4</c:v>
                </c:pt>
                <c:pt idx="674">
                  <c:v>1.8912785042689081E-4</c:v>
                </c:pt>
                <c:pt idx="675">
                  <c:v>1.8912785042689081E-4</c:v>
                </c:pt>
                <c:pt idx="676">
                  <c:v>1.8912785042689081E-4</c:v>
                </c:pt>
                <c:pt idx="677">
                  <c:v>1.8912785042689081E-4</c:v>
                </c:pt>
                <c:pt idx="678">
                  <c:v>1.8912785042689081E-4</c:v>
                </c:pt>
                <c:pt idx="679">
                  <c:v>1.6559944522497207E-4</c:v>
                </c:pt>
                <c:pt idx="680">
                  <c:v>1.6559944522497207E-4</c:v>
                </c:pt>
                <c:pt idx="681">
                  <c:v>1.6559944522497207E-4</c:v>
                </c:pt>
                <c:pt idx="682">
                  <c:v>1.6559944522497207E-4</c:v>
                </c:pt>
                <c:pt idx="683">
                  <c:v>1.6559944522497207E-4</c:v>
                </c:pt>
                <c:pt idx="684">
                  <c:v>1.6559944522497207E-4</c:v>
                </c:pt>
                <c:pt idx="685">
                  <c:v>1.6559944522497207E-4</c:v>
                </c:pt>
                <c:pt idx="686">
                  <c:v>1.6559944522497207E-4</c:v>
                </c:pt>
                <c:pt idx="687">
                  <c:v>1.6559944522497207E-4</c:v>
                </c:pt>
                <c:pt idx="688">
                  <c:v>1.6559944522497207E-4</c:v>
                </c:pt>
                <c:pt idx="689">
                  <c:v>1.4004467019705427E-4</c:v>
                </c:pt>
                <c:pt idx="690">
                  <c:v>1.4004467019705427E-4</c:v>
                </c:pt>
                <c:pt idx="691">
                  <c:v>1.4004467019705427E-4</c:v>
                </c:pt>
                <c:pt idx="692">
                  <c:v>1.4004467019705427E-4</c:v>
                </c:pt>
                <c:pt idx="693">
                  <c:v>1.4004467019705427E-4</c:v>
                </c:pt>
                <c:pt idx="694">
                  <c:v>1.4004467019705427E-4</c:v>
                </c:pt>
                <c:pt idx="695">
                  <c:v>1.4004467019705427E-4</c:v>
                </c:pt>
                <c:pt idx="696">
                  <c:v>1.4004467019705427E-4</c:v>
                </c:pt>
                <c:pt idx="697">
                  <c:v>1.4004467019705427E-4</c:v>
                </c:pt>
                <c:pt idx="698">
                  <c:v>1.4004467019705427E-4</c:v>
                </c:pt>
                <c:pt idx="699">
                  <c:v>1.1899293922691647E-4</c:v>
                </c:pt>
                <c:pt idx="700">
                  <c:v>1.1899293922691647E-4</c:v>
                </c:pt>
                <c:pt idx="701">
                  <c:v>1.1899293922691647E-4</c:v>
                </c:pt>
                <c:pt idx="702">
                  <c:v>1.1899293922691647E-4</c:v>
                </c:pt>
                <c:pt idx="703">
                  <c:v>1.1899293922691647E-4</c:v>
                </c:pt>
                <c:pt idx="704">
                  <c:v>1.1899293922691647E-4</c:v>
                </c:pt>
                <c:pt idx="705">
                  <c:v>1.1899293922691647E-4</c:v>
                </c:pt>
                <c:pt idx="706">
                  <c:v>1.1899293922691647E-4</c:v>
                </c:pt>
                <c:pt idx="707">
                  <c:v>1.1899293922691647E-4</c:v>
                </c:pt>
                <c:pt idx="708">
                  <c:v>1.1899293922691647E-4</c:v>
                </c:pt>
                <c:pt idx="709">
                  <c:v>1.0345743722756582E-4</c:v>
                </c:pt>
                <c:pt idx="710">
                  <c:v>1.0345743722756582E-4</c:v>
                </c:pt>
                <c:pt idx="711">
                  <c:v>1.0345743722756582E-4</c:v>
                </c:pt>
                <c:pt idx="712">
                  <c:v>1.0345743722756582E-4</c:v>
                </c:pt>
                <c:pt idx="713">
                  <c:v>1.0345743722756582E-4</c:v>
                </c:pt>
                <c:pt idx="714">
                  <c:v>1.0345743722756582E-4</c:v>
                </c:pt>
                <c:pt idx="715">
                  <c:v>1.0345743722756582E-4</c:v>
                </c:pt>
                <c:pt idx="716">
                  <c:v>1.0345743722756582E-4</c:v>
                </c:pt>
                <c:pt idx="717">
                  <c:v>1.0345743722756582E-4</c:v>
                </c:pt>
                <c:pt idx="718">
                  <c:v>1.0345743722756582E-4</c:v>
                </c:pt>
                <c:pt idx="719">
                  <c:v>8.6458445909435777E-5</c:v>
                </c:pt>
                <c:pt idx="720">
                  <c:v>8.6458445909435777E-5</c:v>
                </c:pt>
                <c:pt idx="721">
                  <c:v>8.6458445909435777E-5</c:v>
                </c:pt>
                <c:pt idx="722">
                  <c:v>8.6458445909435777E-5</c:v>
                </c:pt>
                <c:pt idx="723">
                  <c:v>8.6458445909435777E-5</c:v>
                </c:pt>
                <c:pt idx="724">
                  <c:v>8.6458445909435777E-5</c:v>
                </c:pt>
                <c:pt idx="725">
                  <c:v>8.6458445909435777E-5</c:v>
                </c:pt>
                <c:pt idx="726">
                  <c:v>8.6458445909435777E-5</c:v>
                </c:pt>
                <c:pt idx="727">
                  <c:v>8.6458445909435777E-5</c:v>
                </c:pt>
                <c:pt idx="728">
                  <c:v>8.6458445909435777E-5</c:v>
                </c:pt>
                <c:pt idx="729">
                  <c:v>7.3399618141864511E-5</c:v>
                </c:pt>
                <c:pt idx="730">
                  <c:v>7.3399618141864511E-5</c:v>
                </c:pt>
                <c:pt idx="731">
                  <c:v>7.3399618141864511E-5</c:v>
                </c:pt>
                <c:pt idx="732">
                  <c:v>7.3399618141864511E-5</c:v>
                </c:pt>
                <c:pt idx="733">
                  <c:v>7.3399618141864511E-5</c:v>
                </c:pt>
                <c:pt idx="734">
                  <c:v>7.3399618141864511E-5</c:v>
                </c:pt>
                <c:pt idx="735">
                  <c:v>7.3399618141864511E-5</c:v>
                </c:pt>
                <c:pt idx="736">
                  <c:v>7.3399618141864511E-5</c:v>
                </c:pt>
                <c:pt idx="737">
                  <c:v>7.3399618141864511E-5</c:v>
                </c:pt>
                <c:pt idx="738">
                  <c:v>7.3399618141864511E-5</c:v>
                </c:pt>
                <c:pt idx="739">
                  <c:v>6.315519291040743E-5</c:v>
                </c:pt>
                <c:pt idx="740">
                  <c:v>6.315519291040743E-5</c:v>
                </c:pt>
                <c:pt idx="741">
                  <c:v>6.315519291040743E-5</c:v>
                </c:pt>
                <c:pt idx="742">
                  <c:v>6.315519291040743E-5</c:v>
                </c:pt>
                <c:pt idx="743">
                  <c:v>6.315519291040743E-5</c:v>
                </c:pt>
                <c:pt idx="744">
                  <c:v>6.315519291040743E-5</c:v>
                </c:pt>
                <c:pt idx="745">
                  <c:v>6.315519291040743E-5</c:v>
                </c:pt>
                <c:pt idx="746">
                  <c:v>6.315519291040743E-5</c:v>
                </c:pt>
                <c:pt idx="747">
                  <c:v>6.315519291040743E-5</c:v>
                </c:pt>
                <c:pt idx="748">
                  <c:v>6.315519291040743E-5</c:v>
                </c:pt>
                <c:pt idx="749">
                  <c:v>5.3586224287619095E-5</c:v>
                </c:pt>
                <c:pt idx="750">
                  <c:v>5.3586224287619095E-5</c:v>
                </c:pt>
                <c:pt idx="751">
                  <c:v>5.3586224287619095E-5</c:v>
                </c:pt>
                <c:pt idx="752">
                  <c:v>5.3586224287619095E-5</c:v>
                </c:pt>
                <c:pt idx="753">
                  <c:v>5.3586224287619095E-5</c:v>
                </c:pt>
                <c:pt idx="754">
                  <c:v>5.3586224287619095E-5</c:v>
                </c:pt>
                <c:pt idx="755">
                  <c:v>5.3586224287619095E-5</c:v>
                </c:pt>
                <c:pt idx="756">
                  <c:v>5.3586224287619095E-5</c:v>
                </c:pt>
                <c:pt idx="757">
                  <c:v>5.3586224287619095E-5</c:v>
                </c:pt>
                <c:pt idx="758">
                  <c:v>5.3586224287619095E-5</c:v>
                </c:pt>
                <c:pt idx="759">
                  <c:v>4.7957419215390017E-5</c:v>
                </c:pt>
                <c:pt idx="760">
                  <c:v>4.7957419215390017E-5</c:v>
                </c:pt>
                <c:pt idx="761">
                  <c:v>4.7957419215390017E-5</c:v>
                </c:pt>
                <c:pt idx="762">
                  <c:v>4.7957419215390017E-5</c:v>
                </c:pt>
                <c:pt idx="763">
                  <c:v>4.7957419215390017E-5</c:v>
                </c:pt>
                <c:pt idx="764">
                  <c:v>4.7957419215390017E-5</c:v>
                </c:pt>
                <c:pt idx="765">
                  <c:v>4.7957419215390017E-5</c:v>
                </c:pt>
                <c:pt idx="766">
                  <c:v>4.7957419215390017E-5</c:v>
                </c:pt>
                <c:pt idx="767">
                  <c:v>4.7957419215390017E-5</c:v>
                </c:pt>
                <c:pt idx="768">
                  <c:v>4.7957419215390017E-5</c:v>
                </c:pt>
                <c:pt idx="769">
                  <c:v>4.1315429230159594E-5</c:v>
                </c:pt>
                <c:pt idx="770">
                  <c:v>4.1315429230159594E-5</c:v>
                </c:pt>
                <c:pt idx="771">
                  <c:v>4.1315429230159594E-5</c:v>
                </c:pt>
                <c:pt idx="772">
                  <c:v>4.1315429230159594E-5</c:v>
                </c:pt>
                <c:pt idx="773">
                  <c:v>4.1315429230159594E-5</c:v>
                </c:pt>
                <c:pt idx="774">
                  <c:v>4.1315429230159594E-5</c:v>
                </c:pt>
                <c:pt idx="775">
                  <c:v>4.1315429230159594E-5</c:v>
                </c:pt>
                <c:pt idx="776">
                  <c:v>4.1315429230159594E-5</c:v>
                </c:pt>
                <c:pt idx="777">
                  <c:v>4.1315429230159594E-5</c:v>
                </c:pt>
                <c:pt idx="778">
                  <c:v>4.1315429230159594E-5</c:v>
                </c:pt>
                <c:pt idx="779">
                  <c:v>3.4898591447818811E-5</c:v>
                </c:pt>
                <c:pt idx="780">
                  <c:v>3.4898591447818811E-5</c:v>
                </c:pt>
                <c:pt idx="781">
                  <c:v>3.4898591447818811E-5</c:v>
                </c:pt>
                <c:pt idx="782">
                  <c:v>3.4898591447818811E-5</c:v>
                </c:pt>
                <c:pt idx="783">
                  <c:v>3.4898591447818811E-5</c:v>
                </c:pt>
                <c:pt idx="784">
                  <c:v>3.4898591447818811E-5</c:v>
                </c:pt>
                <c:pt idx="785">
                  <c:v>3.4898591447818811E-5</c:v>
                </c:pt>
                <c:pt idx="786">
                  <c:v>3.4898591447818811E-5</c:v>
                </c:pt>
                <c:pt idx="787">
                  <c:v>3.4898591447818811E-5</c:v>
                </c:pt>
                <c:pt idx="788">
                  <c:v>3.4898591447818811E-5</c:v>
                </c:pt>
                <c:pt idx="789">
                  <c:v>2.994524298425773E-5</c:v>
                </c:pt>
                <c:pt idx="790">
                  <c:v>2.994524298425773E-5</c:v>
                </c:pt>
                <c:pt idx="791">
                  <c:v>2.994524298425773E-5</c:v>
                </c:pt>
                <c:pt idx="792">
                  <c:v>2.994524298425773E-5</c:v>
                </c:pt>
                <c:pt idx="793">
                  <c:v>2.994524298425773E-5</c:v>
                </c:pt>
                <c:pt idx="794">
                  <c:v>2.994524298425773E-5</c:v>
                </c:pt>
                <c:pt idx="795">
                  <c:v>2.994524298425773E-5</c:v>
                </c:pt>
                <c:pt idx="796">
                  <c:v>2.994524298425773E-5</c:v>
                </c:pt>
                <c:pt idx="797">
                  <c:v>2.994524298425773E-5</c:v>
                </c:pt>
                <c:pt idx="798">
                  <c:v>2.994524298425773E-5</c:v>
                </c:pt>
                <c:pt idx="799">
                  <c:v>2.6793112143809602E-5</c:v>
                </c:pt>
                <c:pt idx="800">
                  <c:v>2.6793112143809602E-5</c:v>
                </c:pt>
                <c:pt idx="801">
                  <c:v>2.6793112143809602E-5</c:v>
                </c:pt>
                <c:pt idx="802">
                  <c:v>2.6793112143809602E-5</c:v>
                </c:pt>
                <c:pt idx="803">
                  <c:v>2.6793112143809602E-5</c:v>
                </c:pt>
                <c:pt idx="804">
                  <c:v>2.6793112143809602E-5</c:v>
                </c:pt>
                <c:pt idx="805">
                  <c:v>2.6793112143809602E-5</c:v>
                </c:pt>
                <c:pt idx="806">
                  <c:v>2.6793112143809602E-5</c:v>
                </c:pt>
                <c:pt idx="807">
                  <c:v>2.6793112143809602E-5</c:v>
                </c:pt>
                <c:pt idx="808">
                  <c:v>2.6793112143809602E-5</c:v>
                </c:pt>
                <c:pt idx="809">
                  <c:v>2.3866133506250256E-5</c:v>
                </c:pt>
                <c:pt idx="810">
                  <c:v>2.3866133506250256E-5</c:v>
                </c:pt>
                <c:pt idx="811">
                  <c:v>2.3866133506250256E-5</c:v>
                </c:pt>
                <c:pt idx="812">
                  <c:v>2.3866133506250256E-5</c:v>
                </c:pt>
                <c:pt idx="813">
                  <c:v>2.3866133506250256E-5</c:v>
                </c:pt>
                <c:pt idx="814">
                  <c:v>2.3866133506250256E-5</c:v>
                </c:pt>
                <c:pt idx="815">
                  <c:v>2.3866133506250256E-5</c:v>
                </c:pt>
                <c:pt idx="816">
                  <c:v>2.3866133506250256E-5</c:v>
                </c:pt>
                <c:pt idx="817">
                  <c:v>2.3866133506250256E-5</c:v>
                </c:pt>
                <c:pt idx="818">
                  <c:v>2.1276883173025297E-5</c:v>
                </c:pt>
                <c:pt idx="819">
                  <c:v>2.1276883173025297E-5</c:v>
                </c:pt>
                <c:pt idx="820">
                  <c:v>2.1276883173025297E-5</c:v>
                </c:pt>
                <c:pt idx="821">
                  <c:v>2.1276883173025297E-5</c:v>
                </c:pt>
                <c:pt idx="822">
                  <c:v>2.1276883173025297E-5</c:v>
                </c:pt>
                <c:pt idx="823">
                  <c:v>2.1276883173025297E-5</c:v>
                </c:pt>
                <c:pt idx="824">
                  <c:v>2.1276883173025297E-5</c:v>
                </c:pt>
                <c:pt idx="825">
                  <c:v>2.1276883173025297E-5</c:v>
                </c:pt>
                <c:pt idx="826">
                  <c:v>2.1276883173025297E-5</c:v>
                </c:pt>
                <c:pt idx="827">
                  <c:v>2.1276883173025297E-5</c:v>
                </c:pt>
                <c:pt idx="828">
                  <c:v>2.1276883173025297E-5</c:v>
                </c:pt>
                <c:pt idx="829">
                  <c:v>1.9025361144133646E-5</c:v>
                </c:pt>
                <c:pt idx="830">
                  <c:v>1.9025361144133646E-5</c:v>
                </c:pt>
                <c:pt idx="831">
                  <c:v>1.9025361144133646E-5</c:v>
                </c:pt>
                <c:pt idx="832">
                  <c:v>1.9025361144133646E-5</c:v>
                </c:pt>
                <c:pt idx="833">
                  <c:v>1.9025361144133646E-5</c:v>
                </c:pt>
                <c:pt idx="834">
                  <c:v>1.9025361144133646E-5</c:v>
                </c:pt>
                <c:pt idx="835">
                  <c:v>1.9025361144133646E-5</c:v>
                </c:pt>
                <c:pt idx="836">
                  <c:v>1.9025361144133646E-5</c:v>
                </c:pt>
                <c:pt idx="837">
                  <c:v>1.9025361144133646E-5</c:v>
                </c:pt>
                <c:pt idx="838">
                  <c:v>1.9025361144133646E-5</c:v>
                </c:pt>
                <c:pt idx="839">
                  <c:v>1.7674447926798521E-5</c:v>
                </c:pt>
                <c:pt idx="840">
                  <c:v>1.7674447926798521E-5</c:v>
                </c:pt>
                <c:pt idx="841">
                  <c:v>1.7674447926798521E-5</c:v>
                </c:pt>
                <c:pt idx="842">
                  <c:v>1.7674447926798521E-5</c:v>
                </c:pt>
                <c:pt idx="843">
                  <c:v>1.7674447926798521E-5</c:v>
                </c:pt>
                <c:pt idx="844">
                  <c:v>1.7674447926798521E-5</c:v>
                </c:pt>
                <c:pt idx="845">
                  <c:v>1.7674447926798521E-5</c:v>
                </c:pt>
                <c:pt idx="846">
                  <c:v>1.7674447926798521E-5</c:v>
                </c:pt>
                <c:pt idx="847">
                  <c:v>1.7674447926798521E-5</c:v>
                </c:pt>
                <c:pt idx="848">
                  <c:v>1.7674447926798521E-5</c:v>
                </c:pt>
                <c:pt idx="849">
                  <c:v>1.6436110810908335E-5</c:v>
                </c:pt>
                <c:pt idx="850">
                  <c:v>1.6436110810908335E-5</c:v>
                </c:pt>
                <c:pt idx="851">
                  <c:v>1.6436110810908335E-5</c:v>
                </c:pt>
                <c:pt idx="852">
                  <c:v>1.6436110810908335E-5</c:v>
                </c:pt>
                <c:pt idx="853">
                  <c:v>1.6436110810908335E-5</c:v>
                </c:pt>
                <c:pt idx="854">
                  <c:v>1.6436110810908335E-5</c:v>
                </c:pt>
                <c:pt idx="855">
                  <c:v>1.6436110810908335E-5</c:v>
                </c:pt>
                <c:pt idx="856">
                  <c:v>1.6436110810908335E-5</c:v>
                </c:pt>
                <c:pt idx="857">
                  <c:v>1.6436110810908335E-5</c:v>
                </c:pt>
                <c:pt idx="858">
                  <c:v>1.6436110810908335E-5</c:v>
                </c:pt>
                <c:pt idx="859">
                  <c:v>1.4860045390684248E-5</c:v>
                </c:pt>
                <c:pt idx="860">
                  <c:v>1.4860045390684248E-5</c:v>
                </c:pt>
                <c:pt idx="861">
                  <c:v>1.4860045390684248E-5</c:v>
                </c:pt>
                <c:pt idx="862">
                  <c:v>1.4860045390684248E-5</c:v>
                </c:pt>
                <c:pt idx="863">
                  <c:v>1.4860045390684248E-5</c:v>
                </c:pt>
                <c:pt idx="864">
                  <c:v>1.4860045390684248E-5</c:v>
                </c:pt>
                <c:pt idx="865">
                  <c:v>1.4860045390684248E-5</c:v>
                </c:pt>
                <c:pt idx="866">
                  <c:v>1.4860045390684248E-5</c:v>
                </c:pt>
                <c:pt idx="867">
                  <c:v>1.4860045390684248E-5</c:v>
                </c:pt>
                <c:pt idx="868">
                  <c:v>1.3171403869015619E-5</c:v>
                </c:pt>
                <c:pt idx="869">
                  <c:v>1.3171403869015619E-5</c:v>
                </c:pt>
                <c:pt idx="870">
                  <c:v>1.3171403869015619E-5</c:v>
                </c:pt>
                <c:pt idx="871">
                  <c:v>1.3171403869015619E-5</c:v>
                </c:pt>
                <c:pt idx="872">
                  <c:v>1.3171403869015619E-5</c:v>
                </c:pt>
                <c:pt idx="873">
                  <c:v>1.3171403869015619E-5</c:v>
                </c:pt>
                <c:pt idx="874">
                  <c:v>1.3171403869015619E-5</c:v>
                </c:pt>
                <c:pt idx="875">
                  <c:v>1.3171403869015619E-5</c:v>
                </c:pt>
                <c:pt idx="876">
                  <c:v>1.3171403869015619E-5</c:v>
                </c:pt>
                <c:pt idx="877">
                  <c:v>1.3171403869015619E-5</c:v>
                </c:pt>
                <c:pt idx="878">
                  <c:v>1.3171403869015619E-5</c:v>
                </c:pt>
                <c:pt idx="879">
                  <c:v>1.1820490651680714E-5</c:v>
                </c:pt>
                <c:pt idx="880">
                  <c:v>1.1820490651680714E-5</c:v>
                </c:pt>
                <c:pt idx="881">
                  <c:v>1.1820490651680714E-5</c:v>
                </c:pt>
                <c:pt idx="882">
                  <c:v>1.1820490651680714E-5</c:v>
                </c:pt>
                <c:pt idx="883">
                  <c:v>1.1820490651680714E-5</c:v>
                </c:pt>
                <c:pt idx="884">
                  <c:v>1.1820490651680714E-5</c:v>
                </c:pt>
                <c:pt idx="885">
                  <c:v>1.1820490651680714E-5</c:v>
                </c:pt>
                <c:pt idx="886">
                  <c:v>1.1820490651680714E-5</c:v>
                </c:pt>
                <c:pt idx="887">
                  <c:v>1.1820490651680714E-5</c:v>
                </c:pt>
                <c:pt idx="888">
                  <c:v>1.1820490651680714E-5</c:v>
                </c:pt>
                <c:pt idx="889">
                  <c:v>1.0357001332901043E-5</c:v>
                </c:pt>
                <c:pt idx="890">
                  <c:v>1.0357001332901043E-5</c:v>
                </c:pt>
                <c:pt idx="891">
                  <c:v>1.0357001332901043E-5</c:v>
                </c:pt>
                <c:pt idx="892">
                  <c:v>1.0357001332901043E-5</c:v>
                </c:pt>
                <c:pt idx="893">
                  <c:v>1.0357001332901043E-5</c:v>
                </c:pt>
                <c:pt idx="894">
                  <c:v>1.0357001332901043E-5</c:v>
                </c:pt>
                <c:pt idx="895">
                  <c:v>1.0357001332901043E-5</c:v>
                </c:pt>
                <c:pt idx="896">
                  <c:v>1.0357001332901043E-5</c:v>
                </c:pt>
                <c:pt idx="897">
                  <c:v>1.0357001332901043E-5</c:v>
                </c:pt>
                <c:pt idx="898">
                  <c:v>1.0357001332901043E-5</c:v>
                </c:pt>
                <c:pt idx="899">
                  <c:v>9.5689686227890248E-6</c:v>
                </c:pt>
                <c:pt idx="900">
                  <c:v>9.5689686227890248E-6</c:v>
                </c:pt>
                <c:pt idx="901">
                  <c:v>9.5689686227890248E-6</c:v>
                </c:pt>
                <c:pt idx="902">
                  <c:v>9.5689686227890248E-6</c:v>
                </c:pt>
                <c:pt idx="903">
                  <c:v>9.5689686227890248E-6</c:v>
                </c:pt>
                <c:pt idx="904">
                  <c:v>9.5689686227890248E-6</c:v>
                </c:pt>
                <c:pt idx="905">
                  <c:v>9.5689686227890248E-6</c:v>
                </c:pt>
                <c:pt idx="906">
                  <c:v>9.5689686227890248E-6</c:v>
                </c:pt>
                <c:pt idx="907">
                  <c:v>9.5689686227890248E-6</c:v>
                </c:pt>
                <c:pt idx="908">
                  <c:v>9.5689686227890248E-6</c:v>
                </c:pt>
                <c:pt idx="909">
                  <c:v>9.0060881155662435E-6</c:v>
                </c:pt>
                <c:pt idx="910">
                  <c:v>9.0060881155662435E-6</c:v>
                </c:pt>
                <c:pt idx="911">
                  <c:v>9.0060881155662435E-6</c:v>
                </c:pt>
                <c:pt idx="912">
                  <c:v>9.0060881155662435E-6</c:v>
                </c:pt>
                <c:pt idx="913">
                  <c:v>9.0060881155662435E-6</c:v>
                </c:pt>
                <c:pt idx="914">
                  <c:v>9.0060881155662435E-6</c:v>
                </c:pt>
                <c:pt idx="915">
                  <c:v>9.0060881155662435E-6</c:v>
                </c:pt>
                <c:pt idx="916">
                  <c:v>9.0060881155662435E-6</c:v>
                </c:pt>
                <c:pt idx="917">
                  <c:v>9.0060881155662435E-6</c:v>
                </c:pt>
                <c:pt idx="918">
                  <c:v>7.6551748982312114E-6</c:v>
                </c:pt>
                <c:pt idx="919">
                  <c:v>7.6551748982312114E-6</c:v>
                </c:pt>
                <c:pt idx="920">
                  <c:v>7.6551748982312114E-6</c:v>
                </c:pt>
                <c:pt idx="921">
                  <c:v>7.6551748982312114E-6</c:v>
                </c:pt>
                <c:pt idx="922">
                  <c:v>7.6551748982312114E-6</c:v>
                </c:pt>
                <c:pt idx="923">
                  <c:v>7.6551748982312114E-6</c:v>
                </c:pt>
                <c:pt idx="924">
                  <c:v>7.6551748982312114E-6</c:v>
                </c:pt>
                <c:pt idx="925">
                  <c:v>7.6551748982312114E-6</c:v>
                </c:pt>
                <c:pt idx="926">
                  <c:v>7.6551748982312114E-6</c:v>
                </c:pt>
                <c:pt idx="927">
                  <c:v>7.6551748982312114E-6</c:v>
                </c:pt>
                <c:pt idx="928">
                  <c:v>7.6551748982312114E-6</c:v>
                </c:pt>
                <c:pt idx="929">
                  <c:v>6.0791094780072098E-6</c:v>
                </c:pt>
                <c:pt idx="930">
                  <c:v>6.0791094780072098E-6</c:v>
                </c:pt>
                <c:pt idx="931">
                  <c:v>6.0791094780072098E-6</c:v>
                </c:pt>
                <c:pt idx="932">
                  <c:v>6.0791094780072098E-6</c:v>
                </c:pt>
                <c:pt idx="933">
                  <c:v>6.0791094780072098E-6</c:v>
                </c:pt>
                <c:pt idx="934">
                  <c:v>6.0791094780072098E-6</c:v>
                </c:pt>
                <c:pt idx="935">
                  <c:v>6.0791094780072098E-6</c:v>
                </c:pt>
                <c:pt idx="936">
                  <c:v>6.0791094780072098E-6</c:v>
                </c:pt>
                <c:pt idx="937">
                  <c:v>6.0791094780072098E-6</c:v>
                </c:pt>
                <c:pt idx="938">
                  <c:v>6.0791094780072098E-6</c:v>
                </c:pt>
                <c:pt idx="939">
                  <c:v>4.6156201592276794E-6</c:v>
                </c:pt>
                <c:pt idx="940">
                  <c:v>4.6156201592276794E-6</c:v>
                </c:pt>
                <c:pt idx="941">
                  <c:v>4.6156201592276794E-6</c:v>
                </c:pt>
                <c:pt idx="942">
                  <c:v>4.6156201592276794E-6</c:v>
                </c:pt>
                <c:pt idx="943">
                  <c:v>4.6156201592276794E-6</c:v>
                </c:pt>
                <c:pt idx="944">
                  <c:v>4.6156201592276794E-6</c:v>
                </c:pt>
                <c:pt idx="945">
                  <c:v>4.6156201592276794E-6</c:v>
                </c:pt>
                <c:pt idx="946">
                  <c:v>4.6156201592276794E-6</c:v>
                </c:pt>
                <c:pt idx="947">
                  <c:v>4.6156201592276794E-6</c:v>
                </c:pt>
                <c:pt idx="948">
                  <c:v>4.6156201592276794E-6</c:v>
                </c:pt>
                <c:pt idx="949">
                  <c:v>4.0527396520047963E-6</c:v>
                </c:pt>
                <c:pt idx="950">
                  <c:v>4.0527396520047963E-6</c:v>
                </c:pt>
                <c:pt idx="951">
                  <c:v>4.0527396520047963E-6</c:v>
                </c:pt>
                <c:pt idx="952">
                  <c:v>4.0527396520047963E-6</c:v>
                </c:pt>
                <c:pt idx="953">
                  <c:v>4.0527396520047963E-6</c:v>
                </c:pt>
                <c:pt idx="954">
                  <c:v>4.0527396520047963E-6</c:v>
                </c:pt>
                <c:pt idx="955">
                  <c:v>4.0527396520047963E-6</c:v>
                </c:pt>
                <c:pt idx="956">
                  <c:v>4.0527396520047963E-6</c:v>
                </c:pt>
                <c:pt idx="957">
                  <c:v>4.0527396520047963E-6</c:v>
                </c:pt>
                <c:pt idx="958">
                  <c:v>4.0527396520047963E-6</c:v>
                </c:pt>
                <c:pt idx="959">
                  <c:v>3.0395547390035862E-6</c:v>
                </c:pt>
                <c:pt idx="960">
                  <c:v>3.0395547390035862E-6</c:v>
                </c:pt>
                <c:pt idx="961">
                  <c:v>3.0395547390035862E-6</c:v>
                </c:pt>
                <c:pt idx="962">
                  <c:v>3.0395547390035862E-6</c:v>
                </c:pt>
                <c:pt idx="963">
                  <c:v>3.0395547390035862E-6</c:v>
                </c:pt>
                <c:pt idx="964">
                  <c:v>3.0395547390035862E-6</c:v>
                </c:pt>
                <c:pt idx="965">
                  <c:v>3.0395547390035862E-6</c:v>
                </c:pt>
                <c:pt idx="966">
                  <c:v>3.0395547390035862E-6</c:v>
                </c:pt>
                <c:pt idx="967">
                  <c:v>3.0395547390035862E-6</c:v>
                </c:pt>
                <c:pt idx="968">
                  <c:v>2.3640981303361092E-6</c:v>
                </c:pt>
                <c:pt idx="969">
                  <c:v>2.3640981303361092E-6</c:v>
                </c:pt>
                <c:pt idx="970">
                  <c:v>2.3640981303361092E-6</c:v>
                </c:pt>
                <c:pt idx="971">
                  <c:v>2.3640981303361092E-6</c:v>
                </c:pt>
                <c:pt idx="972">
                  <c:v>2.3640981303361092E-6</c:v>
                </c:pt>
                <c:pt idx="973">
                  <c:v>2.3640981303361092E-6</c:v>
                </c:pt>
                <c:pt idx="974">
                  <c:v>2.3640981303361092E-6</c:v>
                </c:pt>
                <c:pt idx="975">
                  <c:v>2.3640981303361092E-6</c:v>
                </c:pt>
                <c:pt idx="976">
                  <c:v>2.3640981303361092E-6</c:v>
                </c:pt>
                <c:pt idx="977">
                  <c:v>2.3640981303361092E-6</c:v>
                </c:pt>
                <c:pt idx="978">
                  <c:v>2.3640981303361092E-6</c:v>
                </c:pt>
                <c:pt idx="979">
                  <c:v>2.3640981303361092E-6</c:v>
                </c:pt>
                <c:pt idx="980">
                  <c:v>2.3640981303361092E-6</c:v>
                </c:pt>
                <c:pt idx="981">
                  <c:v>2.3640981303361092E-6</c:v>
                </c:pt>
                <c:pt idx="982">
                  <c:v>2.3640981303361092E-6</c:v>
                </c:pt>
                <c:pt idx="983">
                  <c:v>2.3640981303361092E-6</c:v>
                </c:pt>
                <c:pt idx="984">
                  <c:v>2.3640981303361092E-6</c:v>
                </c:pt>
                <c:pt idx="985">
                  <c:v>2.3640981303361092E-6</c:v>
                </c:pt>
                <c:pt idx="986">
                  <c:v>2.3640981303361092E-6</c:v>
                </c:pt>
                <c:pt idx="987">
                  <c:v>2.3640981303361092E-6</c:v>
                </c:pt>
                <c:pt idx="988">
                  <c:v>2.3640981303361092E-6</c:v>
                </c:pt>
                <c:pt idx="989">
                  <c:v>2.0263698260024058E-6</c:v>
                </c:pt>
                <c:pt idx="990">
                  <c:v>2.0263698260024058E-6</c:v>
                </c:pt>
                <c:pt idx="991">
                  <c:v>2.0263698260024058E-6</c:v>
                </c:pt>
                <c:pt idx="992">
                  <c:v>2.0263698260024058E-6</c:v>
                </c:pt>
                <c:pt idx="993">
                  <c:v>2.0263698260024058E-6</c:v>
                </c:pt>
                <c:pt idx="994">
                  <c:v>2.0263698260024058E-6</c:v>
                </c:pt>
                <c:pt idx="995">
                  <c:v>2.0263698260024058E-6</c:v>
                </c:pt>
                <c:pt idx="996">
                  <c:v>2.0263698260024058E-6</c:v>
                </c:pt>
                <c:pt idx="997">
                  <c:v>2.0263698260024058E-6</c:v>
                </c:pt>
                <c:pt idx="998">
                  <c:v>2.0263698260024058E-6</c:v>
                </c:pt>
                <c:pt idx="999">
                  <c:v>1.8012176231132507E-6</c:v>
                </c:pt>
                <c:pt idx="1000">
                  <c:v>1.8012176231132507E-6</c:v>
                </c:pt>
                <c:pt idx="1001">
                  <c:v>1.8012176231132507E-6</c:v>
                </c:pt>
                <c:pt idx="1002">
                  <c:v>1.8012176231132507E-6</c:v>
                </c:pt>
                <c:pt idx="1003">
                  <c:v>1.8012176231132507E-6</c:v>
                </c:pt>
                <c:pt idx="1004">
                  <c:v>1.8012176231132507E-6</c:v>
                </c:pt>
                <c:pt idx="1005">
                  <c:v>1.8012176231132507E-6</c:v>
                </c:pt>
                <c:pt idx="1006">
                  <c:v>1.8012176231132507E-6</c:v>
                </c:pt>
                <c:pt idx="1007">
                  <c:v>1.8012176231132507E-6</c:v>
                </c:pt>
                <c:pt idx="1008">
                  <c:v>1.8012176231132507E-6</c:v>
                </c:pt>
                <c:pt idx="1009">
                  <c:v>1.35091321733492E-6</c:v>
                </c:pt>
                <c:pt idx="1010">
                  <c:v>1.35091321733492E-6</c:v>
                </c:pt>
                <c:pt idx="1011">
                  <c:v>1.35091321733492E-6</c:v>
                </c:pt>
                <c:pt idx="1012">
                  <c:v>1.35091321733492E-6</c:v>
                </c:pt>
                <c:pt idx="1013">
                  <c:v>1.35091321733492E-6</c:v>
                </c:pt>
                <c:pt idx="1014">
                  <c:v>1.35091321733492E-6</c:v>
                </c:pt>
                <c:pt idx="1015">
                  <c:v>1.35091321733492E-6</c:v>
                </c:pt>
                <c:pt idx="1016">
                  <c:v>1.35091321733492E-6</c:v>
                </c:pt>
                <c:pt idx="1017">
                  <c:v>1.35091321733492E-6</c:v>
                </c:pt>
                <c:pt idx="1018">
                  <c:v>1.0131849130011921E-6</c:v>
                </c:pt>
                <c:pt idx="1019">
                  <c:v>1.0131849130011921E-6</c:v>
                </c:pt>
                <c:pt idx="1020">
                  <c:v>1.0131849130011921E-6</c:v>
                </c:pt>
                <c:pt idx="1021">
                  <c:v>1.0131849130011921E-6</c:v>
                </c:pt>
                <c:pt idx="1022">
                  <c:v>1.0131849130011921E-6</c:v>
                </c:pt>
                <c:pt idx="1023">
                  <c:v>1.0131849130011921E-6</c:v>
                </c:pt>
                <c:pt idx="1024">
                  <c:v>1.0131849130011921E-6</c:v>
                </c:pt>
                <c:pt idx="1025">
                  <c:v>1.0131849130011921E-6</c:v>
                </c:pt>
                <c:pt idx="1026">
                  <c:v>1.0131849130011921E-6</c:v>
                </c:pt>
                <c:pt idx="1027">
                  <c:v>1.0131849130011921E-6</c:v>
                </c:pt>
                <c:pt idx="1028">
                  <c:v>1.0131849130011921E-6</c:v>
                </c:pt>
                <c:pt idx="1029">
                  <c:v>7.8803271011204793E-7</c:v>
                </c:pt>
                <c:pt idx="1030">
                  <c:v>7.8803271011204793E-7</c:v>
                </c:pt>
                <c:pt idx="1031">
                  <c:v>7.8803271011204793E-7</c:v>
                </c:pt>
                <c:pt idx="1032">
                  <c:v>7.8803271011204793E-7</c:v>
                </c:pt>
                <c:pt idx="1033">
                  <c:v>7.8803271011204793E-7</c:v>
                </c:pt>
                <c:pt idx="1034">
                  <c:v>7.8803271011204793E-7</c:v>
                </c:pt>
                <c:pt idx="1035">
                  <c:v>7.8803271011204793E-7</c:v>
                </c:pt>
                <c:pt idx="1036">
                  <c:v>7.8803271011204793E-7</c:v>
                </c:pt>
                <c:pt idx="1037">
                  <c:v>7.8803271011204793E-7</c:v>
                </c:pt>
                <c:pt idx="1038">
                  <c:v>7.8803271011204793E-7</c:v>
                </c:pt>
                <c:pt idx="1039">
                  <c:v>4.5030440577831115E-7</c:v>
                </c:pt>
                <c:pt idx="1040">
                  <c:v>4.5030440577831115E-7</c:v>
                </c:pt>
                <c:pt idx="1041">
                  <c:v>4.5030440577831115E-7</c:v>
                </c:pt>
                <c:pt idx="1042">
                  <c:v>4.5030440577831115E-7</c:v>
                </c:pt>
                <c:pt idx="1043">
                  <c:v>4.5030440577831115E-7</c:v>
                </c:pt>
                <c:pt idx="1044">
                  <c:v>4.5030440577831115E-7</c:v>
                </c:pt>
                <c:pt idx="1045">
                  <c:v>4.5030440577831115E-7</c:v>
                </c:pt>
                <c:pt idx="1046">
                  <c:v>4.5030440577831115E-7</c:v>
                </c:pt>
                <c:pt idx="1047">
                  <c:v>4.5030440577831115E-7</c:v>
                </c:pt>
                <c:pt idx="1048">
                  <c:v>4.5030440577831115E-7</c:v>
                </c:pt>
                <c:pt idx="1049">
                  <c:v>3.3772830433373462E-7</c:v>
                </c:pt>
                <c:pt idx="1050">
                  <c:v>3.3772830433373462E-7</c:v>
                </c:pt>
                <c:pt idx="1051">
                  <c:v>3.3772830433373462E-7</c:v>
                </c:pt>
                <c:pt idx="1052">
                  <c:v>3.3772830433373462E-7</c:v>
                </c:pt>
                <c:pt idx="1053">
                  <c:v>3.3772830433373462E-7</c:v>
                </c:pt>
                <c:pt idx="1054">
                  <c:v>3.3772830433373462E-7</c:v>
                </c:pt>
                <c:pt idx="1055">
                  <c:v>3.3772830433373462E-7</c:v>
                </c:pt>
                <c:pt idx="1056">
                  <c:v>3.3772830433373462E-7</c:v>
                </c:pt>
                <c:pt idx="1057">
                  <c:v>3.3772830433373462E-7</c:v>
                </c:pt>
                <c:pt idx="1058">
                  <c:v>3.3772830433373462E-7</c:v>
                </c:pt>
                <c:pt idx="1059">
                  <c:v>3.3772830433373462E-7</c:v>
                </c:pt>
                <c:pt idx="1060">
                  <c:v>3.3772830433373462E-7</c:v>
                </c:pt>
                <c:pt idx="1061">
                  <c:v>3.3772830433373462E-7</c:v>
                </c:pt>
                <c:pt idx="1062">
                  <c:v>3.3772830433373462E-7</c:v>
                </c:pt>
                <c:pt idx="1063">
                  <c:v>3.3772830433373462E-7</c:v>
                </c:pt>
                <c:pt idx="1064">
                  <c:v>3.3772830433373462E-7</c:v>
                </c:pt>
                <c:pt idx="1065">
                  <c:v>3.3772830433373462E-7</c:v>
                </c:pt>
                <c:pt idx="1066">
                  <c:v>3.3772830433373462E-7</c:v>
                </c:pt>
                <c:pt idx="1067">
                  <c:v>3.3772830433373462E-7</c:v>
                </c:pt>
                <c:pt idx="1068">
                  <c:v>3.3772830433373462E-7</c:v>
                </c:pt>
                <c:pt idx="1069">
                  <c:v>3.3772830433373462E-7</c:v>
                </c:pt>
                <c:pt idx="1070">
                  <c:v>3.3772830433373462E-7</c:v>
                </c:pt>
                <c:pt idx="1071">
                  <c:v>3.3772830433373462E-7</c:v>
                </c:pt>
                <c:pt idx="1072">
                  <c:v>3.3772830433373462E-7</c:v>
                </c:pt>
                <c:pt idx="1073">
                  <c:v>3.3772830433373462E-7</c:v>
                </c:pt>
                <c:pt idx="1074">
                  <c:v>3.3772830433373462E-7</c:v>
                </c:pt>
                <c:pt idx="1075">
                  <c:v>3.3772830433373462E-7</c:v>
                </c:pt>
                <c:pt idx="1076">
                  <c:v>3.3772830433373462E-7</c:v>
                </c:pt>
                <c:pt idx="1077">
                  <c:v>3.3772830433373462E-7</c:v>
                </c:pt>
                <c:pt idx="1078">
                  <c:v>3.3772830433373462E-7</c:v>
                </c:pt>
                <c:pt idx="1079">
                  <c:v>3.3772830433373462E-7</c:v>
                </c:pt>
                <c:pt idx="1080">
                  <c:v>3.3772830433373462E-7</c:v>
                </c:pt>
                <c:pt idx="1081">
                  <c:v>3.3772830433373462E-7</c:v>
                </c:pt>
                <c:pt idx="1082">
                  <c:v>3.3772830433373462E-7</c:v>
                </c:pt>
                <c:pt idx="1083">
                  <c:v>3.3772830433373462E-7</c:v>
                </c:pt>
                <c:pt idx="1084">
                  <c:v>3.3772830433373462E-7</c:v>
                </c:pt>
                <c:pt idx="1085">
                  <c:v>3.3772830433373462E-7</c:v>
                </c:pt>
                <c:pt idx="1086">
                  <c:v>3.3772830433373462E-7</c:v>
                </c:pt>
                <c:pt idx="1087">
                  <c:v>3.3772830433373462E-7</c:v>
                </c:pt>
                <c:pt idx="1088">
                  <c:v>3.3772830433373462E-7</c:v>
                </c:pt>
                <c:pt idx="1089">
                  <c:v>2.2515220288915713E-7</c:v>
                </c:pt>
                <c:pt idx="1090">
                  <c:v>2.2515220288915713E-7</c:v>
                </c:pt>
                <c:pt idx="1091">
                  <c:v>2.2515220288915713E-7</c:v>
                </c:pt>
                <c:pt idx="1092">
                  <c:v>2.2515220288915713E-7</c:v>
                </c:pt>
                <c:pt idx="1093">
                  <c:v>2.2515220288915713E-7</c:v>
                </c:pt>
                <c:pt idx="1094">
                  <c:v>2.2515220288915713E-7</c:v>
                </c:pt>
                <c:pt idx="1095">
                  <c:v>2.2515220288915713E-7</c:v>
                </c:pt>
                <c:pt idx="1096">
                  <c:v>2.2515220288915713E-7</c:v>
                </c:pt>
                <c:pt idx="1097">
                  <c:v>2.2515220288915713E-7</c:v>
                </c:pt>
                <c:pt idx="1098">
                  <c:v>2.2515220288915713E-7</c:v>
                </c:pt>
                <c:pt idx="1099">
                  <c:v>1.1257610144457781E-7</c:v>
                </c:pt>
                <c:pt idx="1100">
                  <c:v>1.1257610144457781E-7</c:v>
                </c:pt>
                <c:pt idx="1101">
                  <c:v>1.1257610144457781E-7</c:v>
                </c:pt>
                <c:pt idx="1102">
                  <c:v>1.1257610144457781E-7</c:v>
                </c:pt>
                <c:pt idx="1103">
                  <c:v>1.1257610144457781E-7</c:v>
                </c:pt>
                <c:pt idx="1104">
                  <c:v>1.1257610144457781E-7</c:v>
                </c:pt>
                <c:pt idx="1105">
                  <c:v>1.1257610144457781E-7</c:v>
                </c:pt>
                <c:pt idx="1106">
                  <c:v>1.1257610144457781E-7</c:v>
                </c:pt>
                <c:pt idx="1107">
                  <c:v>1.1257610144457781E-7</c:v>
                </c:pt>
                <c:pt idx="1108">
                  <c:v>1.1257610144457781E-7</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numCache>
            </c:numRef>
          </c:yVal>
        </c:ser>
        <c:axId val="187665792"/>
        <c:axId val="192373888"/>
      </c:scatterChart>
      <c:valAx>
        <c:axId val="187665792"/>
        <c:scaling>
          <c:logBase val="10"/>
          <c:orientation val="minMax"/>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192373888"/>
        <c:crossesAt val="1.0000000000000205E-9"/>
        <c:crossBetween val="midCat"/>
      </c:valAx>
      <c:valAx>
        <c:axId val="192373888"/>
        <c:scaling>
          <c:logBase val="10"/>
          <c:orientation val="minMax"/>
          <c:min val="1.0000000000000195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0483960279080106E-3"/>
              <c:y val="0.28170525635784532"/>
            </c:manualLayout>
          </c:layout>
        </c:title>
        <c:numFmt formatCode="General" sourceLinked="1"/>
        <c:tickLblPos val="nextTo"/>
        <c:crossAx val="187665792"/>
        <c:crossesAt val="1.0000000000000005E-2"/>
        <c:crossBetween val="midCat"/>
      </c:valAx>
    </c:plotArea>
    <c:legend>
      <c:legendPos val="r"/>
      <c:layout>
        <c:manualLayout>
          <c:xMode val="edge"/>
          <c:yMode val="edge"/>
          <c:x val="0.27805382258481331"/>
          <c:y val="0.38912023559869308"/>
          <c:w val="0.30634750707104907"/>
          <c:h val="0.23966135400791241"/>
        </c:manualLayout>
      </c:layout>
    </c:legend>
    <c:plotVisOnly val="1"/>
  </c:chart>
  <c:spPr>
    <a:effectLst>
      <a:outerShdw blurRad="50800" dist="38100" dir="2700000" algn="tl" rotWithShape="0">
        <a:prstClr val="black">
          <a:alpha val="40000"/>
        </a:prstClr>
      </a:outerShdw>
    </a:effectLst>
  </c:spPr>
  <c:txPr>
    <a:bodyPr/>
    <a:lstStyle/>
    <a:p>
      <a:pPr>
        <a:defRPr sz="800"/>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Atlantic Coast </a:t>
            </a:r>
          </a:p>
        </c:rich>
      </c:tx>
      <c:layout>
        <c:manualLayout>
          <c:xMode val="edge"/>
          <c:yMode val="edge"/>
          <c:x val="0.69293448198830243"/>
          <c:y val="2.9800099835736307E-2"/>
        </c:manualLayout>
      </c:layout>
      <c:overlay val="1"/>
    </c:title>
    <c:plotArea>
      <c:layout>
        <c:manualLayout>
          <c:layoutTarget val="inner"/>
          <c:xMode val="edge"/>
          <c:yMode val="edge"/>
          <c:x val="0.1997586252703239"/>
          <c:y val="2.6769185497382438E-2"/>
          <c:w val="0.76472370901253361"/>
          <c:h val="0.73424491929945002"/>
        </c:manualLayout>
      </c:layout>
      <c:scatterChart>
        <c:scatterStyle val="lineMarker"/>
        <c:ser>
          <c:idx val="1"/>
          <c:order val="0"/>
          <c:tx>
            <c:strRef>
              <c:f>east_coast!$C$9</c:f>
              <c:strCache>
                <c:ptCount val="1"/>
                <c:pt idx="0">
                  <c:v>Model</c:v>
                </c:pt>
              </c:strCache>
            </c:strRef>
          </c:tx>
          <c:spPr>
            <a:ln>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east_coast!$C$10:$C$2000</c:f>
              <c:numCache>
                <c:formatCode>General</c:formatCode>
                <c:ptCount val="1991"/>
                <c:pt idx="0">
                  <c:v>0.99984405614250382</c:v>
                </c:pt>
                <c:pt idx="1">
                  <c:v>0.99937806221751935</c:v>
                </c:pt>
                <c:pt idx="2">
                  <c:v>0.99860580390096387</c:v>
                </c:pt>
                <c:pt idx="3">
                  <c:v>0.99753210733994213</c:v>
                </c:pt>
                <c:pt idx="4">
                  <c:v>0.9961625830077766</c:v>
                </c:pt>
                <c:pt idx="5">
                  <c:v>0.99450345412633256</c:v>
                </c:pt>
                <c:pt idx="6">
                  <c:v>0.99256142879070319</c:v>
                </c:pt>
                <c:pt idx="7">
                  <c:v>0.99034359947748296</c:v>
                </c:pt>
                <c:pt idx="8">
                  <c:v>0.98785736150185322</c:v>
                </c:pt>
                <c:pt idx="9">
                  <c:v>0.98511034543099962</c:v>
                </c:pt>
                <c:pt idx="10">
                  <c:v>0.98211036022758158</c:v>
                </c:pt>
                <c:pt idx="11">
                  <c:v>0.97886534490521759</c:v>
                </c:pt>
                <c:pt idx="12">
                  <c:v>0.97538332709815223</c:v>
                </c:pt>
                <c:pt idx="13">
                  <c:v>0.97167238735162653</c:v>
                </c:pt>
                <c:pt idx="14">
                  <c:v>0.96774062821544371</c:v>
                </c:pt>
                <c:pt idx="15">
                  <c:v>0.96359614741836441</c:v>
                </c:pt>
                <c:pt idx="16">
                  <c:v>0.95924701454354777</c:v>
                </c:pt>
                <c:pt idx="17">
                  <c:v>0.95470125073157874</c:v>
                </c:pt>
                <c:pt idx="18">
                  <c:v>0.94996681101965386</c:v>
                </c:pt>
                <c:pt idx="19">
                  <c:v>0.94505156898864817</c:v>
                </c:pt>
                <c:pt idx="20">
                  <c:v>0.93996330344046009</c:v>
                </c:pt>
                <c:pt idx="21">
                  <c:v>0.93470968686860256</c:v>
                </c:pt>
                <c:pt idx="22">
                  <c:v>0.92929827551784761</c:v>
                </c:pt>
                <c:pt idx="23">
                  <c:v>0.92373650085620918</c:v>
                </c:pt>
                <c:pt idx="24">
                  <c:v>0.91803166230490063</c:v>
                </c:pt>
                <c:pt idx="25">
                  <c:v>0.91219092109114253</c:v>
                </c:pt>
                <c:pt idx="26">
                  <c:v>0.90622129510489058</c:v>
                </c:pt>
                <c:pt idx="27">
                  <c:v>0.90012965465388317</c:v>
                </c:pt>
                <c:pt idx="28">
                  <c:v>0.89392271902374332</c:v>
                </c:pt>
                <c:pt idx="29">
                  <c:v>0.8876070537597478</c:v>
                </c:pt>
                <c:pt idx="30">
                  <c:v>0.88118906859569124</c:v>
                </c:pt>
                <c:pt idx="31">
                  <c:v>0.87467501596336472</c:v>
                </c:pt>
                <c:pt idx="32">
                  <c:v>0.86807099002255594</c:v>
                </c:pt>
                <c:pt idx="33">
                  <c:v>0.86138292615781853</c:v>
                </c:pt>
                <c:pt idx="34">
                  <c:v>0.85461660089319647</c:v>
                </c:pt>
                <c:pt idx="35">
                  <c:v>0.84777763218115576</c:v>
                </c:pt>
                <c:pt idx="36">
                  <c:v>0.84087148002592182</c:v>
                </c:pt>
                <c:pt idx="37">
                  <c:v>0.83390344740524824</c:v>
                </c:pt>
                <c:pt idx="38">
                  <c:v>0.82687868145791121</c:v>
                </c:pt>
                <c:pt idx="39">
                  <c:v>0.81980217490742058</c:v>
                </c:pt>
                <c:pt idx="40">
                  <c:v>0.81267876769493164</c:v>
                </c:pt>
                <c:pt idx="41">
                  <c:v>0.80551314879690006</c:v>
                </c:pt>
                <c:pt idx="42">
                  <c:v>0.79830985820528921</c:v>
                </c:pt>
                <c:pt idx="43">
                  <c:v>0.79107328904982543</c:v>
                </c:pt>
                <c:pt idx="44">
                  <c:v>0.78380768984424287</c:v>
                </c:pt>
                <c:pt idx="45">
                  <c:v>0.7765171668392995</c:v>
                </c:pt>
                <c:pt idx="46">
                  <c:v>0.76920568646748533</c:v>
                </c:pt>
                <c:pt idx="47">
                  <c:v>0.76187707786544023</c:v>
                </c:pt>
                <c:pt idx="48">
                  <c:v>0.7545350354614031</c:v>
                </c:pt>
                <c:pt idx="49">
                  <c:v>0.74718312161601852</c:v>
                </c:pt>
                <c:pt idx="50">
                  <c:v>0.73982476930613783</c:v>
                </c:pt>
                <c:pt idx="51">
                  <c:v>0.73246328484190848</c:v>
                </c:pt>
                <c:pt idx="52">
                  <c:v>0.725101850608592</c:v>
                </c:pt>
                <c:pt idx="53">
                  <c:v>0.71774352782496376</c:v>
                </c:pt>
                <c:pt idx="54">
                  <c:v>0.71039125931157221</c:v>
                </c:pt>
                <c:pt idx="55">
                  <c:v>0.7030478722617588</c:v>
                </c:pt>
                <c:pt idx="56">
                  <c:v>0.69571608101011351</c:v>
                </c:pt>
                <c:pt idx="57">
                  <c:v>0.68839848979273488</c:v>
                </c:pt>
                <c:pt idx="58">
                  <c:v>0.68109759549459603</c:v>
                </c:pt>
                <c:pt idx="59">
                  <c:v>0.67381579037968387</c:v>
                </c:pt>
                <c:pt idx="60">
                  <c:v>0.66655536480014776</c:v>
                </c:pt>
                <c:pt idx="61">
                  <c:v>0.65931850988087781</c:v>
                </c:pt>
                <c:pt idx="62">
                  <c:v>0.65210732017645645</c:v>
                </c:pt>
                <c:pt idx="63">
                  <c:v>0.64492379629784313</c:v>
                </c:pt>
                <c:pt idx="64">
                  <c:v>0.63776984750627885</c:v>
                </c:pt>
                <c:pt idx="65">
                  <c:v>0.63064729427239641</c:v>
                </c:pt>
                <c:pt idx="66">
                  <c:v>0.62355787079862623</c:v>
                </c:pt>
                <c:pt idx="67">
                  <c:v>0.61650322750340503</c:v>
                </c:pt>
                <c:pt idx="68">
                  <c:v>0.60948493346573562</c:v>
                </c:pt>
                <c:pt idx="69">
                  <c:v>0.60250447882918978</c:v>
                </c:pt>
                <c:pt idx="70">
                  <c:v>0.59556327716419999</c:v>
                </c:pt>
                <c:pt idx="71">
                  <c:v>0.58866266778819998</c:v>
                </c:pt>
                <c:pt idx="72">
                  <c:v>0.58180391804284048</c:v>
                </c:pt>
                <c:pt idx="73">
                  <c:v>0.5749882255281431</c:v>
                </c:pt>
                <c:pt idx="74">
                  <c:v>0.56821672029327108</c:v>
                </c:pt>
                <c:pt idx="75">
                  <c:v>0.56149046698398575</c:v>
                </c:pt>
                <c:pt idx="76">
                  <c:v>0.55481046694679415</c:v>
                </c:pt>
                <c:pt idx="77">
                  <c:v>0.54817766029016823</c:v>
                </c:pt>
                <c:pt idx="78">
                  <c:v>0.54159292790315317</c:v>
                </c:pt>
                <c:pt idx="79">
                  <c:v>0.53505709343192231</c:v>
                </c:pt>
                <c:pt idx="80">
                  <c:v>0.52857092521492754</c:v>
                </c:pt>
                <c:pt idx="81">
                  <c:v>0.5221351381774485</c:v>
                </c:pt>
                <c:pt idx="82">
                  <c:v>0.51575039568636816</c:v>
                </c:pt>
                <c:pt idx="83">
                  <c:v>0.50941731136631807</c:v>
                </c:pt>
                <c:pt idx="84">
                  <c:v>0.50313643550803067</c:v>
                </c:pt>
                <c:pt idx="85">
                  <c:v>0.49690830912739287</c:v>
                </c:pt>
                <c:pt idx="86">
                  <c:v>0.49073339432448132</c:v>
                </c:pt>
                <c:pt idx="87">
                  <c:v>0.48461212145598442</c:v>
                </c:pt>
                <c:pt idx="88">
                  <c:v>0.47854487916958843</c:v>
                </c:pt>
                <c:pt idx="89">
                  <c:v>0.47253201594057881</c:v>
                </c:pt>
                <c:pt idx="90">
                  <c:v>0.46657384156575832</c:v>
                </c:pt>
                <c:pt idx="91">
                  <c:v>0.46067062861564384</c:v>
                </c:pt>
                <c:pt idx="92">
                  <c:v>0.45482261384602085</c:v>
                </c:pt>
                <c:pt idx="93">
                  <c:v>0.44902999956975564</c:v>
                </c:pt>
                <c:pt idx="94">
                  <c:v>0.44329295498973659</c:v>
                </c:pt>
                <c:pt idx="95">
                  <c:v>0.43761161749385113</c:v>
                </c:pt>
                <c:pt idx="96">
                  <c:v>0.4319860939127676</c:v>
                </c:pt>
                <c:pt idx="97">
                  <c:v>0.42641646174140968</c:v>
                </c:pt>
                <c:pt idx="98">
                  <c:v>0.42090277032487916</c:v>
                </c:pt>
                <c:pt idx="99">
                  <c:v>0.41544504200957533</c:v>
                </c:pt>
                <c:pt idx="100">
                  <c:v>0.41004327326037532</c:v>
                </c:pt>
                <c:pt idx="101">
                  <c:v>0.4046974357444923</c:v>
                </c:pt>
                <c:pt idx="102">
                  <c:v>0.39940747738290683</c:v>
                </c:pt>
                <c:pt idx="103">
                  <c:v>0.39417332336997091</c:v>
                </c:pt>
                <c:pt idx="104">
                  <c:v>0.38899487716204667</c:v>
                </c:pt>
                <c:pt idx="105">
                  <c:v>0.38387202143575005</c:v>
                </c:pt>
                <c:pt idx="106">
                  <c:v>0.37880461901664547</c:v>
                </c:pt>
                <c:pt idx="107">
                  <c:v>0.37379251377898132</c:v>
                </c:pt>
                <c:pt idx="108">
                  <c:v>0.36883553151725984</c:v>
                </c:pt>
                <c:pt idx="109">
                  <c:v>0.36393348079020232</c:v>
                </c:pt>
                <c:pt idx="110">
                  <c:v>0.35908615373792413</c:v>
                </c:pt>
                <c:pt idx="111">
                  <c:v>0.35429332687283976</c:v>
                </c:pt>
                <c:pt idx="112">
                  <c:v>0.34955476184508755</c:v>
                </c:pt>
                <c:pt idx="113">
                  <c:v>0.34487020618298014</c:v>
                </c:pt>
                <c:pt idx="114">
                  <c:v>0.34023939400925418</c:v>
                </c:pt>
                <c:pt idx="115">
                  <c:v>0.33566204673363731</c:v>
                </c:pt>
                <c:pt idx="116">
                  <c:v>0.33113787372238501</c:v>
                </c:pt>
                <c:pt idx="117">
                  <c:v>0.32666657294540002</c:v>
                </c:pt>
                <c:pt idx="118">
                  <c:v>0.32224783160152071</c:v>
                </c:pt>
                <c:pt idx="119">
                  <c:v>0.31788132672256186</c:v>
                </c:pt>
                <c:pt idx="120">
                  <c:v>0.31356672575663913</c:v>
                </c:pt>
                <c:pt idx="121">
                  <c:v>0.30930368713143142</c:v>
                </c:pt>
                <c:pt idx="122">
                  <c:v>0.30509186079782807</c:v>
                </c:pt>
                <c:pt idx="123">
                  <c:v>0.30093088875457108</c:v>
                </c:pt>
                <c:pt idx="124">
                  <c:v>0.29682040555438516</c:v>
                </c:pt>
                <c:pt idx="125">
                  <c:v>0.29276003879212625</c:v>
                </c:pt>
                <c:pt idx="126">
                  <c:v>0.28874940957547152</c:v>
                </c:pt>
                <c:pt idx="127">
                  <c:v>0.28478813297859218</c:v>
                </c:pt>
                <c:pt idx="128">
                  <c:v>0.28087581847936738</c:v>
                </c:pt>
                <c:pt idx="129">
                  <c:v>0.27701207038056458</c:v>
                </c:pt>
                <c:pt idx="130">
                  <c:v>0.27319648821545461</c:v>
                </c:pt>
                <c:pt idx="131">
                  <c:v>0.26942866713835339</c:v>
                </c:pt>
                <c:pt idx="132">
                  <c:v>0.26570819830046488</c:v>
                </c:pt>
                <c:pt idx="133">
                  <c:v>0.26203466921155288</c:v>
                </c:pt>
                <c:pt idx="134">
                  <c:v>0.25840766408775262</c:v>
                </c:pt>
                <c:pt idx="135">
                  <c:v>0.25482676418603095</c:v>
                </c:pt>
                <c:pt idx="136">
                  <c:v>0.25129154812565679</c:v>
                </c:pt>
                <c:pt idx="137">
                  <c:v>0.24780159219707784</c:v>
                </c:pt>
                <c:pt idx="138">
                  <c:v>0.24435647065856764</c:v>
                </c:pt>
                <c:pt idx="139">
                  <c:v>0.24095575602107691</c:v>
                </c:pt>
                <c:pt idx="140">
                  <c:v>0.2375990193215809</c:v>
                </c:pt>
                <c:pt idx="141">
                  <c:v>0.23428583038533443</c:v>
                </c:pt>
                <c:pt idx="142">
                  <c:v>0.23101575807734354</c:v>
                </c:pt>
                <c:pt idx="143">
                  <c:v>0.22778837054342768</c:v>
                </c:pt>
                <c:pt idx="144">
                  <c:v>0.22460323544115746</c:v>
                </c:pt>
                <c:pt idx="145">
                  <c:v>0.22145992016103699</c:v>
                </c:pt>
                <c:pt idx="146">
                  <c:v>0.21835799203819403</c:v>
                </c:pt>
                <c:pt idx="147">
                  <c:v>0.21529701855491973</c:v>
                </c:pt>
                <c:pt idx="148">
                  <c:v>0.21227656753433946</c:v>
                </c:pt>
                <c:pt idx="149">
                  <c:v>0.20929620732550044</c:v>
                </c:pt>
                <c:pt idx="150">
                  <c:v>0.20635550698014835</c:v>
                </c:pt>
                <c:pt idx="151">
                  <c:v>0.20345403642149276</c:v>
                </c:pt>
                <c:pt idx="152">
                  <c:v>0.20059136660518298</c:v>
                </c:pt>
                <c:pt idx="153">
                  <c:v>0.19776706967281421</c:v>
                </c:pt>
                <c:pt idx="154">
                  <c:v>0.19498071909813269</c:v>
                </c:pt>
                <c:pt idx="155">
                  <c:v>0.19223188982625944</c:v>
                </c:pt>
                <c:pt idx="156">
                  <c:v>0.18952015840612582</c:v>
                </c:pt>
                <c:pt idx="157">
                  <c:v>0.18684510311635633</c:v>
                </c:pt>
                <c:pt idx="158">
                  <c:v>0.18420630408484101</c:v>
                </c:pt>
                <c:pt idx="159">
                  <c:v>0.18160334340218975</c:v>
                </c:pt>
                <c:pt idx="160">
                  <c:v>0.17903580522929124</c:v>
                </c:pt>
                <c:pt idx="161">
                  <c:v>0.17650327589918721</c:v>
                </c:pt>
                <c:pt idx="162">
                  <c:v>0.17400534401344275</c:v>
                </c:pt>
                <c:pt idx="163">
                  <c:v>0.17154160053322345</c:v>
                </c:pt>
                <c:pt idx="164">
                  <c:v>0.16911163886525823</c:v>
                </c:pt>
                <c:pt idx="165">
                  <c:v>0.16671505494287425</c:v>
                </c:pt>
                <c:pt idx="166">
                  <c:v>0.1643514473022599</c:v>
                </c:pt>
                <c:pt idx="167">
                  <c:v>0.1620204171541699</c:v>
                </c:pt>
                <c:pt idx="168">
                  <c:v>0.15972156845118721</c:v>
                </c:pt>
                <c:pt idx="169">
                  <c:v>0.15745450795074242</c:v>
                </c:pt>
                <c:pt idx="170">
                  <c:v>0.15521884527402802</c:v>
                </c:pt>
                <c:pt idx="171">
                  <c:v>0.15301419296095528</c:v>
                </c:pt>
                <c:pt idx="172">
                  <c:v>0.15084016652132631</c:v>
                </c:pt>
                <c:pt idx="173">
                  <c:v>0.1486963844823197</c:v>
                </c:pt>
                <c:pt idx="174">
                  <c:v>0.14658246843247608</c:v>
                </c:pt>
                <c:pt idx="175">
                  <c:v>0.1444980430622812</c:v>
                </c:pt>
                <c:pt idx="176">
                  <c:v>0.14244273620148842</c:v>
                </c:pt>
                <c:pt idx="177">
                  <c:v>0.14041617885331711</c:v>
                </c:pt>
                <c:pt idx="178">
                  <c:v>0.138418005225624</c:v>
                </c:pt>
                <c:pt idx="179">
                  <c:v>0.13644785275918794</c:v>
                </c:pt>
                <c:pt idx="180">
                  <c:v>0.13450536215321471</c:v>
                </c:pt>
                <c:pt idx="181">
                  <c:v>0.13259017738815917</c:v>
                </c:pt>
                <c:pt idx="182">
                  <c:v>0.13070194574599844</c:v>
                </c:pt>
                <c:pt idx="183">
                  <c:v>0.12884031782802971</c:v>
                </c:pt>
                <c:pt idx="184">
                  <c:v>0.12700494757031924</c:v>
                </c:pt>
                <c:pt idx="185">
                  <c:v>0.12519549225687945</c:v>
                </c:pt>
                <c:pt idx="186">
                  <c:v>0.12341161253067856</c:v>
                </c:pt>
                <c:pt idx="187">
                  <c:v>0.12165297240257129</c:v>
                </c:pt>
                <c:pt idx="188">
                  <c:v>0.11991923925823662</c:v>
                </c:pt>
                <c:pt idx="189">
                  <c:v>0.11821008386320866</c:v>
                </c:pt>
                <c:pt idx="190">
                  <c:v>0.11652518036608578</c:v>
                </c:pt>
                <c:pt idx="191">
                  <c:v>0.11486420629998419</c:v>
                </c:pt>
                <c:pt idx="192">
                  <c:v>0.11322684258234129</c:v>
                </c:pt>
                <c:pt idx="193">
                  <c:v>0.11161277351310171</c:v>
                </c:pt>
                <c:pt idx="194">
                  <c:v>0.11002168677139669</c:v>
                </c:pt>
                <c:pt idx="195">
                  <c:v>0.10845327341076524</c:v>
                </c:pt>
                <c:pt idx="196">
                  <c:v>0.10690722785298402</c:v>
                </c:pt>
                <c:pt idx="197">
                  <c:v>0.10538324788057869</c:v>
                </c:pt>
                <c:pt idx="198">
                  <c:v>0.10388103462807698</c:v>
                </c:pt>
                <c:pt idx="199">
                  <c:v>0.10240029257205649</c:v>
                </c:pt>
                <c:pt idx="200">
                  <c:v>0.10094072952005557</c:v>
                </c:pt>
                <c:pt idx="201">
                  <c:v>9.9502056598397559E-2</c:v>
                </c:pt>
                <c:pt idx="202">
                  <c:v>9.8083988238978681E-2</c:v>
                </c:pt>
                <c:pt idx="203">
                  <c:v>9.6686242165091779E-2</c:v>
                </c:pt>
                <c:pt idx="204">
                  <c:v>9.5308539376297297E-2</c:v>
                </c:pt>
                <c:pt idx="205">
                  <c:v>9.3950604132443202E-2</c:v>
                </c:pt>
                <c:pt idx="206">
                  <c:v>9.2612163936822367E-2</c:v>
                </c:pt>
                <c:pt idx="207">
                  <c:v>9.1292949518571392E-2</c:v>
                </c:pt>
                <c:pt idx="208">
                  <c:v>8.9992694814300209E-2</c:v>
                </c:pt>
                <c:pt idx="209">
                  <c:v>8.8711136949036248E-2</c:v>
                </c:pt>
                <c:pt idx="210">
                  <c:v>8.744801621649935E-2</c:v>
                </c:pt>
                <c:pt idx="211">
                  <c:v>8.6203076058757933E-2</c:v>
                </c:pt>
                <c:pt idx="212">
                  <c:v>8.4976063045298811E-2</c:v>
                </c:pt>
                <c:pt idx="213">
                  <c:v>8.3766726851544668E-2</c:v>
                </c:pt>
                <c:pt idx="214">
                  <c:v>8.2574820236871321E-2</c:v>
                </c:pt>
                <c:pt idx="215">
                  <c:v>8.1400099022122308E-2</c:v>
                </c:pt>
                <c:pt idx="216">
                  <c:v>8.0242322066701788E-2</c:v>
                </c:pt>
                <c:pt idx="217">
                  <c:v>7.9101251245228821E-2</c:v>
                </c:pt>
                <c:pt idx="218">
                  <c:v>7.7976651423815643E-2</c:v>
                </c:pt>
                <c:pt idx="219">
                  <c:v>7.6868290435988584E-2</c:v>
                </c:pt>
                <c:pt idx="220">
                  <c:v>7.5775939058273914E-2</c:v>
                </c:pt>
                <c:pt idx="221">
                  <c:v>7.4699370985482016E-2</c:v>
                </c:pt>
                <c:pt idx="222">
                  <c:v>7.3638362805714452E-2</c:v>
                </c:pt>
                <c:pt idx="223">
                  <c:v>7.2592693975114905E-2</c:v>
                </c:pt>
                <c:pt idx="224">
                  <c:v>7.1562146792388648E-2</c:v>
                </c:pt>
                <c:pt idx="225">
                  <c:v>7.054650637312386E-2</c:v>
                </c:pt>
                <c:pt idx="226">
                  <c:v>6.9545560623912608E-2</c:v>
                </c:pt>
                <c:pt idx="227">
                  <c:v>6.8559100216317739E-2</c:v>
                </c:pt>
                <c:pt idx="228">
                  <c:v>6.7586918560690379E-2</c:v>
                </c:pt>
                <c:pt idx="229">
                  <c:v>6.6628811779861866E-2</c:v>
                </c:pt>
                <c:pt idx="230">
                  <c:v>6.5684578682729297E-2</c:v>
                </c:pt>
                <c:pt idx="231">
                  <c:v>6.4754020737748955E-2</c:v>
                </c:pt>
                <c:pt idx="232">
                  <c:v>6.3836942046355719E-2</c:v>
                </c:pt>
                <c:pt idx="233">
                  <c:v>6.2933149316333328E-2</c:v>
                </c:pt>
                <c:pt idx="234">
                  <c:v>6.2042451835131428E-2</c:v>
                </c:pt>
                <c:pt idx="235">
                  <c:v>6.1164661443159588E-2</c:v>
                </c:pt>
                <c:pt idx="236">
                  <c:v>6.0299592507078309E-2</c:v>
                </c:pt>
                <c:pt idx="237">
                  <c:v>5.9447061893073944E-2</c:v>
                </c:pt>
                <c:pt idx="238">
                  <c:v>5.8606888940157753E-2</c:v>
                </c:pt>
                <c:pt idx="239">
                  <c:v>5.7778895433491823E-2</c:v>
                </c:pt>
                <c:pt idx="240">
                  <c:v>5.6962905577744222E-2</c:v>
                </c:pt>
                <c:pt idx="241">
                  <c:v>5.6158745970500766E-2</c:v>
                </c:pt>
                <c:pt idx="242">
                  <c:v>5.5366245575731922E-2</c:v>
                </c:pt>
                <c:pt idx="243">
                  <c:v>5.4585235697328413E-2</c:v>
                </c:pt>
                <c:pt idx="244">
                  <c:v>5.3815549952721441E-2</c:v>
                </c:pt>
                <c:pt idx="245">
                  <c:v>5.3057024246582124E-2</c:v>
                </c:pt>
                <c:pt idx="246">
                  <c:v>5.2309496744628557E-2</c:v>
                </c:pt>
                <c:pt idx="247">
                  <c:v>5.1572807847525833E-2</c:v>
                </c:pt>
                <c:pt idx="248">
                  <c:v>5.0846800164911943E-2</c:v>
                </c:pt>
                <c:pt idx="249">
                  <c:v>5.0131318489534296E-2</c:v>
                </c:pt>
                <c:pt idx="250">
                  <c:v>4.9426209771517862E-2</c:v>
                </c:pt>
                <c:pt idx="251">
                  <c:v>4.873132309276746E-2</c:v>
                </c:pt>
                <c:pt idx="252">
                  <c:v>4.8046509641509895E-2</c:v>
                </c:pt>
                <c:pt idx="253">
                  <c:v>4.7371622686982889E-2</c:v>
                </c:pt>
                <c:pt idx="254">
                  <c:v>4.6706517554275434E-2</c:v>
                </c:pt>
                <c:pt idx="255">
                  <c:v>4.6051051599325876E-2</c:v>
                </c:pt>
                <c:pt idx="256">
                  <c:v>4.5405084184083108E-2</c:v>
                </c:pt>
                <c:pt idx="257">
                  <c:v>4.4768476651833429E-2</c:v>
                </c:pt>
                <c:pt idx="258">
                  <c:v>4.4141092302696527E-2</c:v>
                </c:pt>
                <c:pt idx="259">
                  <c:v>4.3522796369305762E-2</c:v>
                </c:pt>
                <c:pt idx="260">
                  <c:v>4.2913455992654864E-2</c:v>
                </c:pt>
                <c:pt idx="261">
                  <c:v>4.2312940198137763E-2</c:v>
                </c:pt>
                <c:pt idx="262">
                  <c:v>4.172111987176727E-2</c:v>
                </c:pt>
                <c:pt idx="263">
                  <c:v>4.113786773659147E-2</c:v>
                </c:pt>
                <c:pt idx="264">
                  <c:v>4.0563058329291593E-2</c:v>
                </c:pt>
                <c:pt idx="265">
                  <c:v>3.9996567976982283E-2</c:v>
                </c:pt>
                <c:pt idx="266">
                  <c:v>3.9438274774205896E-2</c:v>
                </c:pt>
                <c:pt idx="267">
                  <c:v>3.8888058560126205E-2</c:v>
                </c:pt>
                <c:pt idx="268">
                  <c:v>3.8345800895923092E-2</c:v>
                </c:pt>
                <c:pt idx="269">
                  <c:v>3.7811385042391461E-2</c:v>
                </c:pt>
                <c:pt idx="270">
                  <c:v>3.7284695937742161E-2</c:v>
                </c:pt>
                <c:pt idx="271">
                  <c:v>3.6765620175612919E-2</c:v>
                </c:pt>
                <c:pt idx="272">
                  <c:v>3.6254045983281996E-2</c:v>
                </c:pt>
                <c:pt idx="273">
                  <c:v>3.5749863200093955E-2</c:v>
                </c:pt>
                <c:pt idx="274">
                  <c:v>3.5252963256093055E-2</c:v>
                </c:pt>
                <c:pt idx="275">
                  <c:v>3.476323915086757E-2</c:v>
                </c:pt>
                <c:pt idx="276">
                  <c:v>3.4280585432604781E-2</c:v>
                </c:pt>
                <c:pt idx="277">
                  <c:v>3.3804898177357399E-2</c:v>
                </c:pt>
                <c:pt idx="278">
                  <c:v>3.3336074968522311E-2</c:v>
                </c:pt>
                <c:pt idx="279">
                  <c:v>3.2874014876531452E-2</c:v>
                </c:pt>
                <c:pt idx="280">
                  <c:v>3.241861843875439E-2</c:v>
                </c:pt>
                <c:pt idx="281">
                  <c:v>3.1969787639614014E-2</c:v>
                </c:pt>
                <c:pt idx="282">
                  <c:v>3.1527425890915992E-2</c:v>
                </c:pt>
                <c:pt idx="283">
                  <c:v>3.1091438012387292E-2</c:v>
                </c:pt>
                <c:pt idx="284">
                  <c:v>3.0661730212429864E-2</c:v>
                </c:pt>
                <c:pt idx="285">
                  <c:v>3.023821006908382E-2</c:v>
                </c:pt>
                <c:pt idx="286">
                  <c:v>2.9820786511204084E-2</c:v>
                </c:pt>
                <c:pt idx="287">
                  <c:v>2.9409369799846881E-2</c:v>
                </c:pt>
                <c:pt idx="288">
                  <c:v>2.9003871509865341E-2</c:v>
                </c:pt>
                <c:pt idx="289">
                  <c:v>2.8604204511715452E-2</c:v>
                </c:pt>
                <c:pt idx="290">
                  <c:v>2.8210282953473286E-2</c:v>
                </c:pt>
                <c:pt idx="291">
                  <c:v>2.7822022243056101E-2</c:v>
                </c:pt>
                <c:pt idx="292">
                  <c:v>2.7439339030653584E-2</c:v>
                </c:pt>
                <c:pt idx="293">
                  <c:v>2.7062151191363102E-2</c:v>
                </c:pt>
                <c:pt idx="294">
                  <c:v>2.6690377808034738E-2</c:v>
                </c:pt>
                <c:pt idx="295">
                  <c:v>2.6323939154313091E-2</c:v>
                </c:pt>
                <c:pt idx="296">
                  <c:v>2.596275667789074E-2</c:v>
                </c:pt>
                <c:pt idx="297">
                  <c:v>2.5606752983956482E-2</c:v>
                </c:pt>
                <c:pt idx="298">
                  <c:v>2.5255851818848683E-2</c:v>
                </c:pt>
                <c:pt idx="299">
                  <c:v>2.4909978053907052E-2</c:v>
                </c:pt>
                <c:pt idx="300">
                  <c:v>2.4569057669521641E-2</c:v>
                </c:pt>
                <c:pt idx="301">
                  <c:v>2.4233017739381378E-2</c:v>
                </c:pt>
                <c:pt idx="302">
                  <c:v>2.3901786414914611E-2</c:v>
                </c:pt>
                <c:pt idx="303">
                  <c:v>2.3575292909927811E-2</c:v>
                </c:pt>
                <c:pt idx="304">
                  <c:v>2.3253467485434349E-2</c:v>
                </c:pt>
                <c:pt idx="305">
                  <c:v>2.2936241434675073E-2</c:v>
                </c:pt>
                <c:pt idx="306">
                  <c:v>2.2623547068330165E-2</c:v>
                </c:pt>
                <c:pt idx="307">
                  <c:v>2.2315317699918069E-2</c:v>
                </c:pt>
                <c:pt idx="308">
                  <c:v>2.2011487631381478E-2</c:v>
                </c:pt>
                <c:pt idx="309">
                  <c:v>2.1711992138860051E-2</c:v>
                </c:pt>
                <c:pt idx="310">
                  <c:v>2.1416767458644095E-2</c:v>
                </c:pt>
                <c:pt idx="311">
                  <c:v>2.1125750773312572E-2</c:v>
                </c:pt>
                <c:pt idx="312">
                  <c:v>2.0838880198052759E-2</c:v>
                </c:pt>
                <c:pt idx="313">
                  <c:v>2.0556094767155208E-2</c:v>
                </c:pt>
                <c:pt idx="314">
                  <c:v>2.0277334420689682E-2</c:v>
                </c:pt>
                <c:pt idx="315">
                  <c:v>2.0002539991353371E-2</c:v>
                </c:pt>
                <c:pt idx="316">
                  <c:v>1.973165319149818E-2</c:v>
                </c:pt>
                <c:pt idx="317">
                  <c:v>1.9464616600324225E-2</c:v>
                </c:pt>
                <c:pt idx="318">
                  <c:v>1.9201373651248688E-2</c:v>
                </c:pt>
                <c:pt idx="319">
                  <c:v>1.8941868619441249E-2</c:v>
                </c:pt>
                <c:pt idx="320">
                  <c:v>1.86860466095282E-2</c:v>
                </c:pt>
                <c:pt idx="321">
                  <c:v>1.8433853543461921E-2</c:v>
                </c:pt>
                <c:pt idx="322">
                  <c:v>1.8185236148553201E-2</c:v>
                </c:pt>
                <c:pt idx="323">
                  <c:v>1.7940141945667443E-2</c:v>
                </c:pt>
                <c:pt idx="324">
                  <c:v>1.769851923757974E-2</c:v>
                </c:pt>
                <c:pt idx="325">
                  <c:v>1.7460317097491195E-2</c:v>
                </c:pt>
                <c:pt idx="326">
                  <c:v>1.7225485357699542E-2</c:v>
                </c:pt>
                <c:pt idx="327">
                  <c:v>1.6993974598427268E-2</c:v>
                </c:pt>
                <c:pt idx="328">
                  <c:v>1.6765736136802281E-2</c:v>
                </c:pt>
                <c:pt idx="329">
                  <c:v>1.6540722015992292E-2</c:v>
                </c:pt>
                <c:pt idx="330">
                  <c:v>1.6318884994486863E-2</c:v>
                </c:pt>
                <c:pt idx="331">
                  <c:v>1.6100178535531483E-2</c:v>
                </c:pt>
                <c:pt idx="332">
                  <c:v>1.5884556796704981E-2</c:v>
                </c:pt>
                <c:pt idx="333">
                  <c:v>1.5671974619646103E-2</c:v>
                </c:pt>
                <c:pt idx="334">
                  <c:v>1.5462387519920165E-2</c:v>
                </c:pt>
                <c:pt idx="335">
                  <c:v>1.5255751677030261E-2</c:v>
                </c:pt>
                <c:pt idx="336">
                  <c:v>1.5052023924567341E-2</c:v>
                </c:pt>
                <c:pt idx="337">
                  <c:v>1.4851161740499715E-2</c:v>
                </c:pt>
                <c:pt idx="338">
                  <c:v>1.4653123237599109E-2</c:v>
                </c:pt>
                <c:pt idx="339">
                  <c:v>1.4457867154002348E-2</c:v>
                </c:pt>
                <c:pt idx="340">
                  <c:v>1.42653528439067E-2</c:v>
                </c:pt>
                <c:pt idx="341">
                  <c:v>1.4075540268397305E-2</c:v>
                </c:pt>
                <c:pt idx="342">
                  <c:v>1.3888389986405375E-2</c:v>
                </c:pt>
                <c:pt idx="343">
                  <c:v>1.3703863145794621E-2</c:v>
                </c:pt>
                <c:pt idx="344">
                  <c:v>1.352192147457632E-2</c:v>
                </c:pt>
                <c:pt idx="345">
                  <c:v>1.3342527272248626E-2</c:v>
                </c:pt>
                <c:pt idx="346">
                  <c:v>1.316564340126072E-2</c:v>
                </c:pt>
                <c:pt idx="347">
                  <c:v>1.2991233278600319E-2</c:v>
                </c:pt>
                <c:pt idx="348">
                  <c:v>1.281926086750085E-2</c:v>
                </c:pt>
                <c:pt idx="349">
                  <c:v>1.2649690669269105E-2</c:v>
                </c:pt>
                <c:pt idx="350">
                  <c:v>1.2482487715230724E-2</c:v>
                </c:pt>
                <c:pt idx="351">
                  <c:v>1.2317617558791656E-2</c:v>
                </c:pt>
                <c:pt idx="352">
                  <c:v>1.2155046267616631E-2</c:v>
                </c:pt>
                <c:pt idx="353">
                  <c:v>1.1994740415917341E-2</c:v>
                </c:pt>
                <c:pt idx="354">
                  <c:v>1.1836667076856339E-2</c:v>
                </c:pt>
                <c:pt idx="355">
                  <c:v>1.1680793815060602E-2</c:v>
                </c:pt>
                <c:pt idx="356">
                  <c:v>1.1527088679242193E-2</c:v>
                </c:pt>
                <c:pt idx="357">
                  <c:v>1.1375520194929527E-2</c:v>
                </c:pt>
                <c:pt idx="358">
                  <c:v>1.1226057357303141E-2</c:v>
                </c:pt>
                <c:pt idx="359">
                  <c:v>1.107866962413648E-2</c:v>
                </c:pt>
                <c:pt idx="360">
                  <c:v>1.0933326908840866E-2</c:v>
                </c:pt>
                <c:pt idx="361">
                  <c:v>1.0789999573611878E-2</c:v>
                </c:pt>
                <c:pt idx="362">
                  <c:v>1.0648658422676814E-2</c:v>
                </c:pt>
                <c:pt idx="363">
                  <c:v>1.0509274695641373E-2</c:v>
                </c:pt>
                <c:pt idx="364">
                  <c:v>1.0371820060934405E-2</c:v>
                </c:pt>
                <c:pt idx="365">
                  <c:v>1.0236266609349376E-2</c:v>
                </c:pt>
                <c:pt idx="366">
                  <c:v>1.0102586847681241E-2</c:v>
                </c:pt>
                <c:pt idx="367">
                  <c:v>9.9707536924570767E-3</c:v>
                </c:pt>
                <c:pt idx="368">
                  <c:v>9.8407404637601194E-3</c:v>
                </c:pt>
                <c:pt idx="369">
                  <c:v>9.7125208791448737E-3</c:v>
                </c:pt>
                <c:pt idx="370">
                  <c:v>9.5860690476422816E-3</c:v>
                </c:pt>
                <c:pt idx="371">
                  <c:v>9.4613594638544851E-3</c:v>
                </c:pt>
                <c:pt idx="372">
                  <c:v>9.3383670021373426E-3</c:v>
                </c:pt>
                <c:pt idx="373">
                  <c:v>9.2170669108685727E-3</c:v>
                </c:pt>
                <c:pt idx="374">
                  <c:v>9.0974348068025186E-3</c:v>
                </c:pt>
                <c:pt idx="375">
                  <c:v>8.9794466695078488E-3</c:v>
                </c:pt>
                <c:pt idx="376">
                  <c:v>8.8630788358894722E-3</c:v>
                </c:pt>
                <c:pt idx="377">
                  <c:v>8.7483079947914179E-3</c:v>
                </c:pt>
                <c:pt idx="378">
                  <c:v>8.6351111816808639E-3</c:v>
                </c:pt>
                <c:pt idx="379">
                  <c:v>8.5234657734108675E-3</c:v>
                </c:pt>
                <c:pt idx="380">
                  <c:v>8.4133494830625401E-3</c:v>
                </c:pt>
                <c:pt idx="381">
                  <c:v>8.3047403548641239E-3</c:v>
                </c:pt>
                <c:pt idx="382">
                  <c:v>8.1976167591856913E-3</c:v>
                </c:pt>
                <c:pt idx="383">
                  <c:v>8.0919573876100988E-3</c:v>
                </c:pt>
                <c:pt idx="384">
                  <c:v>7.9877412480772111E-3</c:v>
                </c:pt>
                <c:pt idx="385">
                  <c:v>7.8849476601007776E-3</c:v>
                </c:pt>
                <c:pt idx="386">
                  <c:v>7.7835562500581474E-3</c:v>
                </c:pt>
                <c:pt idx="387">
                  <c:v>7.6835469465502838E-3</c:v>
                </c:pt>
                <c:pt idx="388">
                  <c:v>7.5848999758318832E-3</c:v>
                </c:pt>
                <c:pt idx="389">
                  <c:v>7.4875958573100612E-3</c:v>
                </c:pt>
                <c:pt idx="390">
                  <c:v>7.3916153991116992E-3</c:v>
                </c:pt>
                <c:pt idx="391">
                  <c:v>7.2969396937163826E-3</c:v>
                </c:pt>
                <c:pt idx="392">
                  <c:v>7.2035501136566678E-3</c:v>
                </c:pt>
                <c:pt idx="393">
                  <c:v>7.1114283072823371E-3</c:v>
                </c:pt>
                <c:pt idx="394">
                  <c:v>7.0205561945891892E-3</c:v>
                </c:pt>
                <c:pt idx="395">
                  <c:v>6.9309159631104874E-3</c:v>
                </c:pt>
                <c:pt idx="396">
                  <c:v>6.8424900638712404E-3</c:v>
                </c:pt>
                <c:pt idx="397">
                  <c:v>6.7552612074029553E-3</c:v>
                </c:pt>
                <c:pt idx="398">
                  <c:v>6.6692123598192099E-3</c:v>
                </c:pt>
                <c:pt idx="399">
                  <c:v>6.5843267389509184E-3</c:v>
                </c:pt>
                <c:pt idx="400">
                  <c:v>6.5005878105395803E-3</c:v>
                </c:pt>
                <c:pt idx="401">
                  <c:v>6.4179792844887987E-3</c:v>
                </c:pt>
                <c:pt idx="402">
                  <c:v>6.3364851111722834E-3</c:v>
                </c:pt>
                <c:pt idx="403">
                  <c:v>6.2560894777984521E-3</c:v>
                </c:pt>
                <c:pt idx="404">
                  <c:v>6.1767768048297499E-3</c:v>
                </c:pt>
                <c:pt idx="405">
                  <c:v>6.0985317424564001E-3</c:v>
                </c:pt>
                <c:pt idx="406">
                  <c:v>6.0213391671242594E-3</c:v>
                </c:pt>
                <c:pt idx="407">
                  <c:v>5.9451841781148589E-3</c:v>
                </c:pt>
                <c:pt idx="408">
                  <c:v>5.8700520941778996E-3</c:v>
                </c:pt>
                <c:pt idx="409">
                  <c:v>5.7959284502145936E-3</c:v>
                </c:pt>
                <c:pt idx="410">
                  <c:v>5.7227989940121706E-3</c:v>
                </c:pt>
                <c:pt idx="411">
                  <c:v>5.6506496830272604E-3</c:v>
                </c:pt>
                <c:pt idx="412">
                  <c:v>5.5794666812190039E-3</c:v>
                </c:pt>
                <c:pt idx="413">
                  <c:v>5.5092363559299034E-3</c:v>
                </c:pt>
                <c:pt idx="414">
                  <c:v>5.4399452748146691E-3</c:v>
                </c:pt>
                <c:pt idx="415">
                  <c:v>5.3715802028152021E-3</c:v>
                </c:pt>
                <c:pt idx="416">
                  <c:v>5.3041280991828104E-3</c:v>
                </c:pt>
                <c:pt idx="417">
                  <c:v>5.2375761145446844E-3</c:v>
                </c:pt>
                <c:pt idx="418">
                  <c:v>5.1719115880155516E-3</c:v>
                </c:pt>
                <c:pt idx="419">
                  <c:v>5.1071220443542004E-3</c:v>
                </c:pt>
                <c:pt idx="420">
                  <c:v>5.0431951911619078E-3</c:v>
                </c:pt>
                <c:pt idx="421">
                  <c:v>4.9801189161248404E-3</c:v>
                </c:pt>
                <c:pt idx="422">
                  <c:v>4.9178812842982384E-3</c:v>
                </c:pt>
                <c:pt idx="423">
                  <c:v>4.8564705354318324E-3</c:v>
                </c:pt>
                <c:pt idx="424">
                  <c:v>4.7958750813362917E-3</c:v>
                </c:pt>
                <c:pt idx="425">
                  <c:v>4.7360835032901E-3</c:v>
                </c:pt>
                <c:pt idx="426">
                  <c:v>4.6770845494855245E-3</c:v>
                </c:pt>
                <c:pt idx="427">
                  <c:v>4.6188671325145935E-3</c:v>
                </c:pt>
                <c:pt idx="428">
                  <c:v>4.5614203268920473E-3</c:v>
                </c:pt>
                <c:pt idx="429">
                  <c:v>4.5047333666177755E-3</c:v>
                </c:pt>
                <c:pt idx="430">
                  <c:v>4.4487956427752533E-3</c:v>
                </c:pt>
                <c:pt idx="431">
                  <c:v>4.3935967011673504E-3</c:v>
                </c:pt>
                <c:pt idx="432">
                  <c:v>4.3391262399881123E-3</c:v>
                </c:pt>
                <c:pt idx="433">
                  <c:v>4.2853741075302024E-3</c:v>
                </c:pt>
                <c:pt idx="434">
                  <c:v>4.2323302999273124E-3</c:v>
                </c:pt>
                <c:pt idx="435">
                  <c:v>4.1799849589312385E-3</c:v>
                </c:pt>
                <c:pt idx="436">
                  <c:v>4.1283283697228813E-3</c:v>
                </c:pt>
                <c:pt idx="437">
                  <c:v>4.0773509587566995E-3</c:v>
                </c:pt>
                <c:pt idx="438">
                  <c:v>4.0270432916382527E-3</c:v>
                </c:pt>
                <c:pt idx="439">
                  <c:v>3.9773960710341649E-3</c:v>
                </c:pt>
                <c:pt idx="440">
                  <c:v>3.928400134613888E-3</c:v>
                </c:pt>
                <c:pt idx="441">
                  <c:v>3.8800464530234688E-3</c:v>
                </c:pt>
                <c:pt idx="442">
                  <c:v>3.8323261278896451E-3</c:v>
                </c:pt>
                <c:pt idx="443">
                  <c:v>3.7852303898550021E-3</c:v>
                </c:pt>
                <c:pt idx="444">
                  <c:v>3.7387505966428552E-3</c:v>
                </c:pt>
                <c:pt idx="445">
                  <c:v>3.6928782311520802E-3</c:v>
                </c:pt>
                <c:pt idx="446">
                  <c:v>3.6476048995808244E-3</c:v>
                </c:pt>
                <c:pt idx="447">
                  <c:v>3.6029223295788791E-3</c:v>
                </c:pt>
                <c:pt idx="448">
                  <c:v>3.5588223684286852E-3</c:v>
                </c:pt>
                <c:pt idx="449">
                  <c:v>3.5152969812536992E-3</c:v>
                </c:pt>
                <c:pt idx="450">
                  <c:v>3.4723382492546002E-3</c:v>
                </c:pt>
                <c:pt idx="451">
                  <c:v>3.4299383679721098E-3</c:v>
                </c:pt>
                <c:pt idx="452">
                  <c:v>3.3880896455766221E-3</c:v>
                </c:pt>
                <c:pt idx="453">
                  <c:v>3.3467845011839969E-3</c:v>
                </c:pt>
                <c:pt idx="454">
                  <c:v>3.3060154631969112E-3</c:v>
                </c:pt>
                <c:pt idx="455">
                  <c:v>3.265775167671858E-3</c:v>
                </c:pt>
                <c:pt idx="456">
                  <c:v>3.2260563567107492E-3</c:v>
                </c:pt>
                <c:pt idx="457">
                  <c:v>3.1868518768776162E-3</c:v>
                </c:pt>
                <c:pt idx="458">
                  <c:v>3.1481546776389443E-3</c:v>
                </c:pt>
                <c:pt idx="459">
                  <c:v>3.1099578098282956E-3</c:v>
                </c:pt>
                <c:pt idx="460">
                  <c:v>3.0722544241343227E-3</c:v>
                </c:pt>
                <c:pt idx="461">
                  <c:v>3.0350377696116292E-3</c:v>
                </c:pt>
                <c:pt idx="462">
                  <c:v>2.9983011922145612E-3</c:v>
                </c:pt>
                <c:pt idx="463">
                  <c:v>2.9620381333536577E-3</c:v>
                </c:pt>
                <c:pt idx="464">
                  <c:v>2.9262421284736778E-3</c:v>
                </c:pt>
                <c:pt idx="465">
                  <c:v>2.8909068056536293E-3</c:v>
                </c:pt>
                <c:pt idx="466">
                  <c:v>2.8560258842281667E-3</c:v>
                </c:pt>
                <c:pt idx="467">
                  <c:v>2.8215931734300202E-3</c:v>
                </c:pt>
                <c:pt idx="468">
                  <c:v>2.7876025710530886E-3</c:v>
                </c:pt>
                <c:pt idx="469">
                  <c:v>2.7540480621359802E-3</c:v>
                </c:pt>
                <c:pt idx="470">
                  <c:v>2.7209237176658066E-3</c:v>
                </c:pt>
                <c:pt idx="471">
                  <c:v>2.6882236933013386E-3</c:v>
                </c:pt>
                <c:pt idx="472">
                  <c:v>2.6559422281161892E-3</c:v>
                </c:pt>
                <c:pt idx="473">
                  <c:v>2.6240736433607802E-3</c:v>
                </c:pt>
                <c:pt idx="474">
                  <c:v>2.5926123412432674E-3</c:v>
                </c:pt>
                <c:pt idx="475">
                  <c:v>2.5615528037291487E-3</c:v>
                </c:pt>
                <c:pt idx="476">
                  <c:v>2.5308895913591059E-3</c:v>
                </c:pt>
                <c:pt idx="477">
                  <c:v>2.5006173420849252E-3</c:v>
                </c:pt>
                <c:pt idx="478">
                  <c:v>2.470730770122968E-3</c:v>
                </c:pt>
                <c:pt idx="479">
                  <c:v>2.4412246648254092E-3</c:v>
                </c:pt>
                <c:pt idx="480">
                  <c:v>2.4120938895685288E-3</c:v>
                </c:pt>
                <c:pt idx="481">
                  <c:v>2.3833333806578213E-3</c:v>
                </c:pt>
                <c:pt idx="482">
                  <c:v>2.3549381462497861E-3</c:v>
                </c:pt>
                <c:pt idx="483">
                  <c:v>2.3269032652905412E-3</c:v>
                </c:pt>
                <c:pt idx="484">
                  <c:v>2.2992238864699252E-3</c:v>
                </c:pt>
                <c:pt idx="485">
                  <c:v>2.2718952271920212E-3</c:v>
                </c:pt>
                <c:pt idx="486">
                  <c:v>2.2449125725612362E-3</c:v>
                </c:pt>
                <c:pt idx="487">
                  <c:v>2.2182712743834812E-3</c:v>
                </c:pt>
                <c:pt idx="488">
                  <c:v>2.1919667501831392E-3</c:v>
                </c:pt>
                <c:pt idx="489">
                  <c:v>2.165994482234361E-3</c:v>
                </c:pt>
                <c:pt idx="490">
                  <c:v>2.1403500166073857E-3</c:v>
                </c:pt>
                <c:pt idx="491">
                  <c:v>2.1150289622293805E-3</c:v>
                </c:pt>
                <c:pt idx="492">
                  <c:v>2.090026989959525E-3</c:v>
                </c:pt>
                <c:pt idx="493">
                  <c:v>2.0653398316779251E-3</c:v>
                </c:pt>
                <c:pt idx="494">
                  <c:v>2.0409632793884852E-3</c:v>
                </c:pt>
                <c:pt idx="495">
                  <c:v>2.0168931843357169E-3</c:v>
                </c:pt>
                <c:pt idx="496">
                  <c:v>1.9931254561343101E-3</c:v>
                </c:pt>
                <c:pt idx="497">
                  <c:v>1.9696560619124224E-3</c:v>
                </c:pt>
                <c:pt idx="498">
                  <c:v>1.9464810254676958E-3</c:v>
                </c:pt>
                <c:pt idx="499">
                  <c:v>1.9235964264362007E-3</c:v>
                </c:pt>
                <c:pt idx="500">
                  <c:v>1.9009983994738855E-3</c:v>
                </c:pt>
                <c:pt idx="501">
                  <c:v>1.8786831334504457E-3</c:v>
                </c:pt>
                <c:pt idx="502">
                  <c:v>1.8566468706553683E-3</c:v>
                </c:pt>
                <c:pt idx="503">
                  <c:v>1.8348859060161151E-3</c:v>
                </c:pt>
                <c:pt idx="504">
                  <c:v>1.8133965863279221E-3</c:v>
                </c:pt>
                <c:pt idx="505">
                  <c:v>1.7921753094955505E-3</c:v>
                </c:pt>
                <c:pt idx="506">
                  <c:v>1.7712185237860963E-3</c:v>
                </c:pt>
                <c:pt idx="507">
                  <c:v>1.7505227270934861E-3</c:v>
                </c:pt>
                <c:pt idx="508">
                  <c:v>1.7300844662139416E-3</c:v>
                </c:pt>
                <c:pt idx="509">
                  <c:v>1.7099003361321934E-3</c:v>
                </c:pt>
                <c:pt idx="510">
                  <c:v>1.6899669793188799E-3</c:v>
                </c:pt>
                <c:pt idx="511">
                  <c:v>1.6702810850381001E-3</c:v>
                </c:pt>
                <c:pt idx="512">
                  <c:v>1.6508393886657921E-3</c:v>
                </c:pt>
                <c:pt idx="513">
                  <c:v>1.6316386710181865E-3</c:v>
                </c:pt>
                <c:pt idx="514">
                  <c:v>1.6126757576904061E-3</c:v>
                </c:pt>
                <c:pt idx="515">
                  <c:v>1.5939475184051021E-3</c:v>
                </c:pt>
                <c:pt idx="516">
                  <c:v>1.5754508663708324E-3</c:v>
                </c:pt>
                <c:pt idx="517">
                  <c:v>1.5571827576501421E-3</c:v>
                </c:pt>
                <c:pt idx="518">
                  <c:v>1.5391401905372121E-3</c:v>
                </c:pt>
                <c:pt idx="519">
                  <c:v>1.5213202049447203E-3</c:v>
                </c:pt>
                <c:pt idx="520">
                  <c:v>1.5037198818000901E-3</c:v>
                </c:pt>
                <c:pt idx="521">
                  <c:v>1.4863363424506919E-3</c:v>
                </c:pt>
                <c:pt idx="522">
                  <c:v>1.4691667480781091E-3</c:v>
                </c:pt>
                <c:pt idx="523">
                  <c:v>1.4522082991210881E-3</c:v>
                </c:pt>
                <c:pt idx="524">
                  <c:v>1.4354582347072245E-3</c:v>
                </c:pt>
                <c:pt idx="525">
                  <c:v>1.4189138320931541E-3</c:v>
                </c:pt>
                <c:pt idx="526">
                  <c:v>1.4025724061131981E-3</c:v>
                </c:pt>
                <c:pt idx="527">
                  <c:v>1.3864313086361781E-3</c:v>
                </c:pt>
                <c:pt idx="528">
                  <c:v>1.3704879280304952E-3</c:v>
                </c:pt>
                <c:pt idx="529">
                  <c:v>1.3547396886370835E-3</c:v>
                </c:pt>
                <c:pt idx="530">
                  <c:v>1.3391840502504858E-3</c:v>
                </c:pt>
                <c:pt idx="531">
                  <c:v>1.323818507607444E-3</c:v>
                </c:pt>
                <c:pt idx="532">
                  <c:v>1.3086405898833104E-3</c:v>
                </c:pt>
                <c:pt idx="533">
                  <c:v>1.293647860195916E-3</c:v>
                </c:pt>
                <c:pt idx="534">
                  <c:v>1.2788379151169721E-3</c:v>
                </c:pt>
                <c:pt idx="535">
                  <c:v>1.2642083841906421E-3</c:v>
                </c:pt>
                <c:pt idx="536">
                  <c:v>1.2497569294593659E-3</c:v>
                </c:pt>
                <c:pt idx="537">
                  <c:v>1.2354812449967881E-3</c:v>
                </c:pt>
                <c:pt idx="538">
                  <c:v>1.2213790564476296E-3</c:v>
                </c:pt>
                <c:pt idx="539">
                  <c:v>1.2074481205744741E-3</c:v>
                </c:pt>
                <c:pt idx="540">
                  <c:v>1.193686224811251E-3</c:v>
                </c:pt>
                <c:pt idx="541">
                  <c:v>1.1800911868233676E-3</c:v>
                </c:pt>
                <c:pt idx="542">
                  <c:v>1.1666608540745508E-3</c:v>
                </c:pt>
                <c:pt idx="543">
                  <c:v>1.1533931033999446E-3</c:v>
                </c:pt>
                <c:pt idx="544">
                  <c:v>1.1402858405857069E-3</c:v>
                </c:pt>
                <c:pt idx="545">
                  <c:v>1.1273369999547232E-3</c:v>
                </c:pt>
                <c:pt idx="546">
                  <c:v>1.1145445439586965E-3</c:v>
                </c:pt>
                <c:pt idx="547">
                  <c:v>1.1019064627760845E-3</c:v>
                </c:pt>
                <c:pt idx="548">
                  <c:v>1.0894207739161701E-3</c:v>
                </c:pt>
                <c:pt idx="549">
                  <c:v>1.0770855218289255E-3</c:v>
                </c:pt>
                <c:pt idx="550">
                  <c:v>1.064898777520648E-3</c:v>
                </c:pt>
                <c:pt idx="551">
                  <c:v>1.0528586381755227E-3</c:v>
                </c:pt>
                <c:pt idx="552">
                  <c:v>1.0409632267824221E-3</c:v>
                </c:pt>
                <c:pt idx="553">
                  <c:v>1.029210691767613E-3</c:v>
                </c:pt>
                <c:pt idx="554">
                  <c:v>1.0175992066326638E-3</c:v>
                </c:pt>
                <c:pt idx="555">
                  <c:v>1.0061269695978497E-3</c:v>
                </c:pt>
                <c:pt idx="556">
                  <c:v>9.9479220325070206E-4</c:v>
                </c:pt>
                <c:pt idx="557">
                  <c:v>9.8359315419998725E-4</c:v>
                </c:pt>
                <c:pt idx="558">
                  <c:v>9.7252809273454537E-4</c:v>
                </c:pt>
                <c:pt idx="559">
                  <c:v>9.6159531248734306E-4</c:v>
                </c:pt>
                <c:pt idx="560">
                  <c:v>9.5079313010447278E-4</c:v>
                </c:pt>
                <c:pt idx="561">
                  <c:v>9.4011988491897295E-4</c:v>
                </c:pt>
                <c:pt idx="562">
                  <c:v>9.2957393862948246E-4</c:v>
                </c:pt>
                <c:pt idx="563">
                  <c:v>9.1915367498376986E-4</c:v>
                </c:pt>
                <c:pt idx="564">
                  <c:v>9.0885749946668568E-4</c:v>
                </c:pt>
                <c:pt idx="565">
                  <c:v>8.9868383899299536E-4</c:v>
                </c:pt>
                <c:pt idx="566">
                  <c:v>8.8863114160445047E-4</c:v>
                </c:pt>
                <c:pt idx="567">
                  <c:v>8.7869787617162029E-4</c:v>
                </c:pt>
                <c:pt idx="568">
                  <c:v>8.6888253209985416E-4</c:v>
                </c:pt>
                <c:pt idx="569">
                  <c:v>8.5918361903973605E-4</c:v>
                </c:pt>
                <c:pt idx="570">
                  <c:v>8.495996666017066E-4</c:v>
                </c:pt>
                <c:pt idx="571">
                  <c:v>8.401292240749486E-4</c:v>
                </c:pt>
                <c:pt idx="572">
                  <c:v>8.3077086015036748E-4</c:v>
                </c:pt>
                <c:pt idx="573">
                  <c:v>8.2152316264762725E-4</c:v>
                </c:pt>
                <c:pt idx="574">
                  <c:v>8.1238473824622726E-4</c:v>
                </c:pt>
                <c:pt idx="575">
                  <c:v>8.0335421222050218E-4</c:v>
                </c:pt>
                <c:pt idx="576">
                  <c:v>7.9443022817848321E-4</c:v>
                </c:pt>
                <c:pt idx="577">
                  <c:v>7.8561144780466571E-4</c:v>
                </c:pt>
                <c:pt idx="578">
                  <c:v>7.7689655060648424E-4</c:v>
                </c:pt>
                <c:pt idx="579">
                  <c:v>7.6828423366447594E-4</c:v>
                </c:pt>
                <c:pt idx="580">
                  <c:v>7.5977321138617521E-4</c:v>
                </c:pt>
                <c:pt idx="581">
                  <c:v>7.5136221526353572E-4</c:v>
                </c:pt>
                <c:pt idx="582">
                  <c:v>7.4304999363394484E-4</c:v>
                </c:pt>
                <c:pt idx="583">
                  <c:v>7.348353114447324E-4</c:v>
                </c:pt>
                <c:pt idx="584">
                  <c:v>7.2671695002104932E-4</c:v>
                </c:pt>
                <c:pt idx="585">
                  <c:v>7.1869370683725589E-4</c:v>
                </c:pt>
                <c:pt idx="586">
                  <c:v>7.1076439529150592E-4</c:v>
                </c:pt>
                <c:pt idx="587">
                  <c:v>7.0292784448372232E-4</c:v>
                </c:pt>
                <c:pt idx="588">
                  <c:v>6.9518289899675294E-4</c:v>
                </c:pt>
                <c:pt idx="589">
                  <c:v>6.8752841868074813E-4</c:v>
                </c:pt>
                <c:pt idx="590">
                  <c:v>6.799632784406694E-4</c:v>
                </c:pt>
                <c:pt idx="591">
                  <c:v>6.7248636802681499E-4</c:v>
                </c:pt>
                <c:pt idx="592">
                  <c:v>6.6509659182854028E-4</c:v>
                </c:pt>
                <c:pt idx="593">
                  <c:v>6.5779286867084839E-4</c:v>
                </c:pt>
                <c:pt idx="594">
                  <c:v>6.505741316139693E-4</c:v>
                </c:pt>
                <c:pt idx="595">
                  <c:v>6.4343932775586877E-4</c:v>
                </c:pt>
                <c:pt idx="596">
                  <c:v>6.3638741803761524E-4</c:v>
                </c:pt>
                <c:pt idx="597">
                  <c:v>6.2941737705156733E-4</c:v>
                </c:pt>
                <c:pt idx="598">
                  <c:v>6.2252819285231963E-4</c:v>
                </c:pt>
                <c:pt idx="599">
                  <c:v>6.157188667704085E-4</c:v>
                </c:pt>
                <c:pt idx="600">
                  <c:v>6.0898841322873484E-4</c:v>
                </c:pt>
                <c:pt idx="601">
                  <c:v>6.0233585956158539E-4</c:v>
                </c:pt>
                <c:pt idx="602">
                  <c:v>5.95760245836321E-4</c:v>
                </c:pt>
                <c:pt idx="603">
                  <c:v>5.8926062467762059E-4</c:v>
                </c:pt>
                <c:pt idx="604">
                  <c:v>5.8283606109429194E-4</c:v>
                </c:pt>
                <c:pt idx="605">
                  <c:v>5.7648563230850618E-4</c:v>
                </c:pt>
                <c:pt idx="606">
                  <c:v>5.7020842758760226E-4</c:v>
                </c:pt>
                <c:pt idx="607">
                  <c:v>5.6400354807823502E-4</c:v>
                </c:pt>
                <c:pt idx="608">
                  <c:v>5.5787010664292813E-4</c:v>
                </c:pt>
                <c:pt idx="609">
                  <c:v>5.5180722769903462E-4</c:v>
                </c:pt>
                <c:pt idx="610">
                  <c:v>5.4581404705994333E-4</c:v>
                </c:pt>
                <c:pt idx="611">
                  <c:v>5.3988971177860784E-4</c:v>
                </c:pt>
                <c:pt idx="612">
                  <c:v>5.3403337999332495E-4</c:v>
                </c:pt>
                <c:pt idx="613">
                  <c:v>5.2824422077569892E-4</c:v>
                </c:pt>
                <c:pt idx="614">
                  <c:v>5.2252141398086572E-4</c:v>
                </c:pt>
                <c:pt idx="615">
                  <c:v>5.1686415009975892E-4</c:v>
                </c:pt>
                <c:pt idx="616">
                  <c:v>5.1127163011357622E-4</c:v>
                </c:pt>
                <c:pt idx="617">
                  <c:v>5.0574306535030916E-4</c:v>
                </c:pt>
                <c:pt idx="618">
                  <c:v>5.0027767734331765E-4</c:v>
                </c:pt>
                <c:pt idx="619">
                  <c:v>4.9487469769192536E-4</c:v>
                </c:pt>
                <c:pt idx="620">
                  <c:v>4.895333679240711E-4</c:v>
                </c:pt>
                <c:pt idx="621">
                  <c:v>4.8425293936082134E-4</c:v>
                </c:pt>
                <c:pt idx="622">
                  <c:v>4.7903267298289424E-4</c:v>
                </c:pt>
                <c:pt idx="623">
                  <c:v>4.7387183929909534E-4</c:v>
                </c:pt>
                <c:pt idx="624">
                  <c:v>4.6876971821656279E-4</c:v>
                </c:pt>
                <c:pt idx="625">
                  <c:v>4.6372559891294724E-4</c:v>
                </c:pt>
                <c:pt idx="626">
                  <c:v>4.5873877971037134E-4</c:v>
                </c:pt>
                <c:pt idx="627">
                  <c:v>4.5380856795116634E-4</c:v>
                </c:pt>
                <c:pt idx="628">
                  <c:v>4.4893427987543718E-4</c:v>
                </c:pt>
                <c:pt idx="629">
                  <c:v>4.4411524050028611E-4</c:v>
                </c:pt>
                <c:pt idx="630">
                  <c:v>4.3935078350086794E-4</c:v>
                </c:pt>
                <c:pt idx="631">
                  <c:v>4.3464025109305523E-4</c:v>
                </c:pt>
                <c:pt idx="632">
                  <c:v>4.2998299391774832E-4</c:v>
                </c:pt>
                <c:pt idx="633">
                  <c:v>4.2537837092692732E-4</c:v>
                </c:pt>
                <c:pt idx="634">
                  <c:v>4.2082574927122514E-4</c:v>
                </c:pt>
                <c:pt idx="635">
                  <c:v>4.1632450418913834E-4</c:v>
                </c:pt>
                <c:pt idx="636">
                  <c:v>4.1187401889784423E-4</c:v>
                </c:pt>
                <c:pt idx="637">
                  <c:v>4.0747368448547583E-4</c:v>
                </c:pt>
                <c:pt idx="638">
                  <c:v>4.0312289980500184E-4</c:v>
                </c:pt>
                <c:pt idx="639">
                  <c:v>3.9882107136955002E-4</c:v>
                </c:pt>
                <c:pt idx="640">
                  <c:v>3.9456761324928216E-4</c:v>
                </c:pt>
                <c:pt idx="641">
                  <c:v>3.9036194696965329E-4</c:v>
                </c:pt>
                <c:pt idx="642">
                  <c:v>3.8620350141113852E-4</c:v>
                </c:pt>
                <c:pt idx="643">
                  <c:v>3.82091712710396E-4</c:v>
                </c:pt>
                <c:pt idx="644">
                  <c:v>3.7802602416278603E-4</c:v>
                </c:pt>
                <c:pt idx="645">
                  <c:v>3.7400588612628488E-4</c:v>
                </c:pt>
                <c:pt idx="646">
                  <c:v>3.7003075592676734E-4</c:v>
                </c:pt>
                <c:pt idx="647">
                  <c:v>3.6610009776458317E-4</c:v>
                </c:pt>
                <c:pt idx="648">
                  <c:v>3.6221338262249587E-4</c:v>
                </c:pt>
                <c:pt idx="649">
                  <c:v>3.5837008817486883E-4</c:v>
                </c:pt>
                <c:pt idx="650">
                  <c:v>3.5456969869816757E-4</c:v>
                </c:pt>
                <c:pt idx="651">
                  <c:v>3.5081170498270814E-4</c:v>
                </c:pt>
                <c:pt idx="652">
                  <c:v>3.4709560424561482E-4</c:v>
                </c:pt>
                <c:pt idx="653">
                  <c:v>3.4342090004505491E-4</c:v>
                </c:pt>
                <c:pt idx="654">
                  <c:v>3.3978710219563247E-4</c:v>
                </c:pt>
                <c:pt idx="655">
                  <c:v>3.3619372668497065E-4</c:v>
                </c:pt>
                <c:pt idx="656">
                  <c:v>3.3264029559148736E-4</c:v>
                </c:pt>
                <c:pt idx="657">
                  <c:v>3.2912633700331209E-4</c:v>
                </c:pt>
                <c:pt idx="658">
                  <c:v>3.2565138493831412E-4</c:v>
                </c:pt>
                <c:pt idx="659">
                  <c:v>3.2221497926527762E-4</c:v>
                </c:pt>
                <c:pt idx="660">
                  <c:v>3.1881666562616517E-4</c:v>
                </c:pt>
                <c:pt idx="661">
                  <c:v>3.1545599535946756E-4</c:v>
                </c:pt>
                <c:pt idx="662">
                  <c:v>3.1213252542464077E-4</c:v>
                </c:pt>
                <c:pt idx="663">
                  <c:v>3.0884581832754074E-4</c:v>
                </c:pt>
                <c:pt idx="664">
                  <c:v>3.0559544204698883E-4</c:v>
                </c:pt>
                <c:pt idx="665">
                  <c:v>3.0238096996226452E-4</c:v>
                </c:pt>
                <c:pt idx="666">
                  <c:v>2.9920198078167411E-4</c:v>
                </c:pt>
                <c:pt idx="667">
                  <c:v>2.9605805847208614E-4</c:v>
                </c:pt>
                <c:pt idx="668">
                  <c:v>2.9294879218944096E-4</c:v>
                </c:pt>
                <c:pt idx="669">
                  <c:v>2.8987377621025623E-4</c:v>
                </c:pt>
                <c:pt idx="670">
                  <c:v>2.8683260986402928E-4</c:v>
                </c:pt>
                <c:pt idx="671">
                  <c:v>2.8382489746664675E-4</c:v>
                </c:pt>
                <c:pt idx="672">
                  <c:v>2.8085024825466495E-4</c:v>
                </c:pt>
                <c:pt idx="673">
                  <c:v>2.7790827632050602E-4</c:v>
                </c:pt>
                <c:pt idx="674">
                  <c:v>2.7499860054858415E-4</c:v>
                </c:pt>
                <c:pt idx="675">
                  <c:v>2.7212084455227451E-4</c:v>
                </c:pt>
                <c:pt idx="676">
                  <c:v>2.6927463661179991E-4</c:v>
                </c:pt>
                <c:pt idx="677">
                  <c:v>2.6645960961292143E-4</c:v>
                </c:pt>
                <c:pt idx="678">
                  <c:v>2.6367540098652155E-4</c:v>
                </c:pt>
                <c:pt idx="679">
                  <c:v>2.6092165264901296E-4</c:v>
                </c:pt>
                <c:pt idx="680">
                  <c:v>2.5819801094354187E-4</c:v>
                </c:pt>
                <c:pt idx="681">
                  <c:v>2.5550412658202658E-4</c:v>
                </c:pt>
                <c:pt idx="682">
                  <c:v>2.5283965458801024E-4</c:v>
                </c:pt>
                <c:pt idx="683">
                  <c:v>2.5020425424024368E-4</c:v>
                </c:pt>
                <c:pt idx="684">
                  <c:v>2.4759758901711536E-4</c:v>
                </c:pt>
                <c:pt idx="685">
                  <c:v>2.4501932654180197E-4</c:v>
                </c:pt>
                <c:pt idx="686">
                  <c:v>2.4246913852816202E-4</c:v>
                </c:pt>
                <c:pt idx="687">
                  <c:v>2.3994670072742172E-4</c:v>
                </c:pt>
                <c:pt idx="688">
                  <c:v>2.3745169287555412E-4</c:v>
                </c:pt>
                <c:pt idx="689">
                  <c:v>2.3498379864137582E-4</c:v>
                </c:pt>
                <c:pt idx="690">
                  <c:v>2.3254270557539374E-4</c:v>
                </c:pt>
                <c:pt idx="691">
                  <c:v>2.3012810505930616E-4</c:v>
                </c:pt>
                <c:pt idx="692">
                  <c:v>2.277396922562392E-4</c:v>
                </c:pt>
                <c:pt idx="693">
                  <c:v>2.2537716606161489E-4</c:v>
                </c:pt>
                <c:pt idx="694">
                  <c:v>2.2304022905474851E-4</c:v>
                </c:pt>
                <c:pt idx="695">
                  <c:v>2.2072858745106211E-4</c:v>
                </c:pt>
                <c:pt idx="696">
                  <c:v>2.1844195105496502E-4</c:v>
                </c:pt>
                <c:pt idx="697">
                  <c:v>2.1618003321338146E-4</c:v>
                </c:pt>
                <c:pt idx="698">
                  <c:v>2.1394255076991392E-4</c:v>
                </c:pt>
                <c:pt idx="699">
                  <c:v>2.1172922401962286E-4</c:v>
                </c:pt>
                <c:pt idx="700">
                  <c:v>2.0953977666441688E-4</c:v>
                </c:pt>
                <c:pt idx="701">
                  <c:v>2.0737393576907809E-4</c:v>
                </c:pt>
                <c:pt idx="702">
                  <c:v>2.0523143171785011E-4</c:v>
                </c:pt>
                <c:pt idx="703">
                  <c:v>2.0311199817165052E-4</c:v>
                </c:pt>
                <c:pt idx="704">
                  <c:v>2.010153720258267E-4</c:v>
                </c:pt>
                <c:pt idx="705">
                  <c:v>1.9894129336852696E-4</c:v>
                </c:pt>
                <c:pt idx="706">
                  <c:v>1.9688950543959258E-4</c:v>
                </c:pt>
                <c:pt idx="707">
                  <c:v>1.9485975459005621E-4</c:v>
                </c:pt>
                <c:pt idx="708">
                  <c:v>1.9285179024214165E-4</c:v>
                </c:pt>
                <c:pt idx="709">
                  <c:v>1.9086536484983824E-4</c:v>
                </c:pt>
                <c:pt idx="710">
                  <c:v>1.8890023385999478E-4</c:v>
                </c:pt>
                <c:pt idx="711">
                  <c:v>1.8695615567394141E-4</c:v>
                </c:pt>
                <c:pt idx="712">
                  <c:v>1.8503289160963599E-4</c:v>
                </c:pt>
                <c:pt idx="713">
                  <c:v>1.8313020586430351E-4</c:v>
                </c:pt>
                <c:pt idx="714">
                  <c:v>1.8124786547761115E-4</c:v>
                </c:pt>
                <c:pt idx="715">
                  <c:v>1.7938564029531122E-4</c:v>
                </c:pt>
                <c:pt idx="716">
                  <c:v>1.7754330293338883E-4</c:v>
                </c:pt>
                <c:pt idx="717">
                  <c:v>1.7572062874268482E-4</c:v>
                </c:pt>
                <c:pt idx="718">
                  <c:v>1.7391739577400761E-4</c:v>
                </c:pt>
                <c:pt idx="719">
                  <c:v>1.7213338474369804E-4</c:v>
                </c:pt>
                <c:pt idx="720">
                  <c:v>1.7036837899966895E-4</c:v>
                </c:pt>
                <c:pt idx="721">
                  <c:v>1.686221644878952E-4</c:v>
                </c:pt>
                <c:pt idx="722">
                  <c:v>1.6689452971935741E-4</c:v>
                </c:pt>
                <c:pt idx="723">
                  <c:v>1.6518526573743142E-4</c:v>
                </c:pt>
                <c:pt idx="724">
                  <c:v>1.6349416608570601E-4</c:v>
                </c:pt>
                <c:pt idx="725">
                  <c:v>1.6182102677623583E-4</c:v>
                </c:pt>
                <c:pt idx="726">
                  <c:v>1.601656462582269E-4</c:v>
                </c:pt>
                <c:pt idx="727">
                  <c:v>1.585278253871338E-4</c:v>
                </c:pt>
                <c:pt idx="728">
                  <c:v>1.5690736739417099E-4</c:v>
                </c:pt>
                <c:pt idx="729">
                  <c:v>1.553040778562287E-4</c:v>
                </c:pt>
                <c:pt idx="730">
                  <c:v>1.5371776466620204E-4</c:v>
                </c:pt>
                <c:pt idx="731">
                  <c:v>1.5214823800370285E-4</c:v>
                </c:pt>
                <c:pt idx="732">
                  <c:v>1.5059531030617347E-4</c:v>
                </c:pt>
                <c:pt idx="733">
                  <c:v>1.4905879624036984E-4</c:v>
                </c:pt>
                <c:pt idx="734">
                  <c:v>1.4753851267424546E-4</c:v>
                </c:pt>
                <c:pt idx="735">
                  <c:v>1.4603427864919808E-4</c:v>
                </c:pt>
                <c:pt idx="736">
                  <c:v>1.4454591535268007E-4</c:v>
                </c:pt>
                <c:pt idx="737">
                  <c:v>1.4307324609118597E-4</c:v>
                </c:pt>
                <c:pt idx="738">
                  <c:v>1.4161609626358668E-4</c:v>
                </c:pt>
                <c:pt idx="739">
                  <c:v>1.401742933348326E-4</c:v>
                </c:pt>
                <c:pt idx="740">
                  <c:v>1.3874766680998653E-4</c:v>
                </c:pt>
                <c:pt idx="741">
                  <c:v>1.3733604820862134E-4</c:v>
                </c:pt>
                <c:pt idx="742">
                  <c:v>1.3593927103953423E-4</c:v>
                </c:pt>
                <c:pt idx="743">
                  <c:v>1.34557170775824E-4</c:v>
                </c:pt>
                <c:pt idx="744">
                  <c:v>1.3318958483027061E-4</c:v>
                </c:pt>
                <c:pt idx="745">
                  <c:v>1.318363525310563E-4</c:v>
                </c:pt>
                <c:pt idx="746">
                  <c:v>1.3049731509780262E-4</c:v>
                </c:pt>
                <c:pt idx="747">
                  <c:v>1.2917231561792951E-4</c:v>
                </c:pt>
                <c:pt idx="748">
                  <c:v>1.2786119902331885E-4</c:v>
                </c:pt>
                <c:pt idx="749">
                  <c:v>1.2656381206728741E-4</c:v>
                </c:pt>
                <c:pt idx="750">
                  <c:v>1.2528000330186661E-4</c:v>
                </c:pt>
                <c:pt idx="751">
                  <c:v>1.240096230553816E-4</c:v>
                </c:pt>
                <c:pt idx="752">
                  <c:v>1.2275252341032201E-4</c:v>
                </c:pt>
                <c:pt idx="753">
                  <c:v>1.2150855818150712E-4</c:v>
                </c:pt>
                <c:pt idx="754">
                  <c:v>1.2027758289453155E-4</c:v>
                </c:pt>
                <c:pt idx="755">
                  <c:v>1.1905945476450803E-4</c:v>
                </c:pt>
                <c:pt idx="756">
                  <c:v>1.1785403267507886E-4</c:v>
                </c:pt>
                <c:pt idx="757">
                  <c:v>1.1666117715769265E-4</c:v>
                </c:pt>
                <c:pt idx="758">
                  <c:v>1.1548075037118282E-4</c:v>
                </c:pt>
                <c:pt idx="759">
                  <c:v>1.1431261608158036E-4</c:v>
                </c:pt>
                <c:pt idx="760">
                  <c:v>1.1315663964221608E-4</c:v>
                </c:pt>
                <c:pt idx="761">
                  <c:v>1.1201268797407132E-4</c:v>
                </c:pt>
                <c:pt idx="762">
                  <c:v>1.1088062954637781E-4</c:v>
                </c:pt>
                <c:pt idx="763">
                  <c:v>1.0976033435749799E-4</c:v>
                </c:pt>
                <c:pt idx="764">
                  <c:v>1.0865167391602565E-4</c:v>
                </c:pt>
                <c:pt idx="765">
                  <c:v>1.0755452122214313E-4</c:v>
                </c:pt>
                <c:pt idx="766">
                  <c:v>1.064687507492399E-4</c:v>
                </c:pt>
                <c:pt idx="767">
                  <c:v>1.0539423842573501E-4</c:v>
                </c:pt>
                <c:pt idx="768">
                  <c:v>1.0433086161717444E-4</c:v>
                </c:pt>
                <c:pt idx="769">
                  <c:v>1.0327849910852705E-4</c:v>
                </c:pt>
                <c:pt idx="770">
                  <c:v>1.0223703108673841E-4</c:v>
                </c:pt>
                <c:pt idx="771">
                  <c:v>1.0120633912349719E-4</c:v>
                </c:pt>
                <c:pt idx="772">
                  <c:v>1.0018630615822561E-4</c:v>
                </c:pt>
                <c:pt idx="773">
                  <c:v>9.9176816481295972E-5</c:v>
                </c:pt>
                <c:pt idx="774">
                  <c:v>9.8177755717458791E-5</c:v>
                </c:pt>
                <c:pt idx="775">
                  <c:v>9.718901080949499E-5</c:v>
                </c:pt>
                <c:pt idx="776">
                  <c:v>9.6210470002073152E-5</c:v>
                </c:pt>
                <c:pt idx="777">
                  <c:v>9.5242022825808647E-5</c:v>
                </c:pt>
                <c:pt idx="778">
                  <c:v>9.4283560081549747E-5</c:v>
                </c:pt>
                <c:pt idx="779">
                  <c:v>9.3334973824845373E-5</c:v>
                </c:pt>
                <c:pt idx="780">
                  <c:v>9.2396157350623566E-5</c:v>
                </c:pt>
                <c:pt idx="781">
                  <c:v>9.1467005178075102E-5</c:v>
                </c:pt>
                <c:pt idx="782">
                  <c:v>9.0547413035708065E-5</c:v>
                </c:pt>
                <c:pt idx="783">
                  <c:v>8.9637277846630058E-5</c:v>
                </c:pt>
                <c:pt idx="784">
                  <c:v>8.8736497713984663E-5</c:v>
                </c:pt>
                <c:pt idx="785">
                  <c:v>8.7844971906598897E-5</c:v>
                </c:pt>
                <c:pt idx="786">
                  <c:v>8.6962600844812528E-5</c:v>
                </c:pt>
                <c:pt idx="787">
                  <c:v>8.6089286086475915E-5</c:v>
                </c:pt>
                <c:pt idx="788">
                  <c:v>8.5224930313144943E-5</c:v>
                </c:pt>
                <c:pt idx="789">
                  <c:v>8.4369437316438207E-5</c:v>
                </c:pt>
                <c:pt idx="790">
                  <c:v>8.3522711984587218E-5</c:v>
                </c:pt>
                <c:pt idx="791">
                  <c:v>8.2684660289137355E-5</c:v>
                </c:pt>
                <c:pt idx="792">
                  <c:v>8.1855189271838702E-5</c:v>
                </c:pt>
                <c:pt idx="793">
                  <c:v>8.1034207031691565E-5</c:v>
                </c:pt>
                <c:pt idx="794">
                  <c:v>8.0221622712167885E-5</c:v>
                </c:pt>
                <c:pt idx="795">
                  <c:v>7.9417346488583974E-5</c:v>
                </c:pt>
                <c:pt idx="796">
                  <c:v>7.8621289555649279E-5</c:v>
                </c:pt>
                <c:pt idx="797">
                  <c:v>7.7833364115162499E-5</c:v>
                </c:pt>
                <c:pt idx="798">
                  <c:v>7.7053483363868593E-5</c:v>
                </c:pt>
                <c:pt idx="799">
                  <c:v>7.6281561481473902E-5</c:v>
                </c:pt>
                <c:pt idx="800">
                  <c:v>7.5517513618811031E-5</c:v>
                </c:pt>
                <c:pt idx="801">
                  <c:v>7.476125588615032E-5</c:v>
                </c:pt>
                <c:pt idx="802">
                  <c:v>7.4012705341670103E-5</c:v>
                </c:pt>
                <c:pt idx="803">
                  <c:v>7.3271779980064487E-5</c:v>
                </c:pt>
                <c:pt idx="804">
                  <c:v>7.2538398721304524E-5</c:v>
                </c:pt>
                <c:pt idx="805">
                  <c:v>7.1812481399530519E-5</c:v>
                </c:pt>
                <c:pt idx="806">
                  <c:v>7.1093948752094484E-5</c:v>
                </c:pt>
                <c:pt idx="807">
                  <c:v>7.0382722408745879E-5</c:v>
                </c:pt>
                <c:pt idx="808">
                  <c:v>6.9678724880936613E-5</c:v>
                </c:pt>
                <c:pt idx="809">
                  <c:v>6.8981879551281534E-5</c:v>
                </c:pt>
                <c:pt idx="810">
                  <c:v>6.8292110663141983E-5</c:v>
                </c:pt>
                <c:pt idx="811">
                  <c:v>6.760934331033911E-5</c:v>
                </c:pt>
                <c:pt idx="812">
                  <c:v>6.6933503427007524E-5</c:v>
                </c:pt>
                <c:pt idx="813">
                  <c:v>6.62645177775638E-5</c:v>
                </c:pt>
                <c:pt idx="814">
                  <c:v>6.5602313946814685E-5</c:v>
                </c:pt>
                <c:pt idx="815">
                  <c:v>6.4946820330179177E-5</c:v>
                </c:pt>
                <c:pt idx="816">
                  <c:v>6.4297966124043761E-5</c:v>
                </c:pt>
                <c:pt idx="817">
                  <c:v>6.3655681316229087E-5</c:v>
                </c:pt>
                <c:pt idx="818">
                  <c:v>6.3019896676586484E-5</c:v>
                </c:pt>
                <c:pt idx="819">
                  <c:v>6.2390543747707603E-5</c:v>
                </c:pt>
                <c:pt idx="820">
                  <c:v>6.1767554835747516E-5</c:v>
                </c:pt>
                <c:pt idx="821">
                  <c:v>6.1150863001370909E-5</c:v>
                </c:pt>
                <c:pt idx="822">
                  <c:v>6.0540402050810897E-5</c:v>
                </c:pt>
                <c:pt idx="823">
                  <c:v>5.9936106527030974E-5</c:v>
                </c:pt>
                <c:pt idx="824">
                  <c:v>5.9337911701009072E-5</c:v>
                </c:pt>
                <c:pt idx="825">
                  <c:v>5.8745753563124072E-5</c:v>
                </c:pt>
                <c:pt idx="826">
                  <c:v>5.8159568814656804E-5</c:v>
                </c:pt>
                <c:pt idx="827">
                  <c:v>5.7579294859386817E-5</c:v>
                </c:pt>
                <c:pt idx="828">
                  <c:v>5.7004869795301984E-5</c:v>
                </c:pt>
                <c:pt idx="829">
                  <c:v>5.643623240641677E-5</c:v>
                </c:pt>
                <c:pt idx="830">
                  <c:v>5.5873322154674904E-5</c:v>
                </c:pt>
                <c:pt idx="831">
                  <c:v>5.531607917197705E-5</c:v>
                </c:pt>
                <c:pt idx="832">
                  <c:v>5.4764444252284305E-5</c:v>
                </c:pt>
                <c:pt idx="833">
                  <c:v>5.4218358843837845E-5</c:v>
                </c:pt>
                <c:pt idx="834">
                  <c:v>5.3677765041467501E-5</c:v>
                </c:pt>
                <c:pt idx="835">
                  <c:v>5.3142605578997864E-5</c:v>
                </c:pt>
                <c:pt idx="836">
                  <c:v>5.2612823821747674E-5</c:v>
                </c:pt>
                <c:pt idx="837">
                  <c:v>5.2088363759120875E-5</c:v>
                </c:pt>
                <c:pt idx="838">
                  <c:v>5.1569169997298513E-5</c:v>
                </c:pt>
                <c:pt idx="839">
                  <c:v>5.1055187752011534E-5</c:v>
                </c:pt>
                <c:pt idx="840">
                  <c:v>5.0546362841404824E-5</c:v>
                </c:pt>
                <c:pt idx="841">
                  <c:v>5.0042641678995834E-5</c:v>
                </c:pt>
                <c:pt idx="842">
                  <c:v>4.9543971266714093E-5</c:v>
                </c:pt>
                <c:pt idx="843">
                  <c:v>4.9050299188029297E-5</c:v>
                </c:pt>
                <c:pt idx="844">
                  <c:v>4.8561573601164706E-5</c:v>
                </c:pt>
                <c:pt idx="845">
                  <c:v>4.8077743232396933E-5</c:v>
                </c:pt>
                <c:pt idx="846">
                  <c:v>4.7598757369430599E-5</c:v>
                </c:pt>
                <c:pt idx="847">
                  <c:v>4.7124565854863134E-5</c:v>
                </c:pt>
                <c:pt idx="848">
                  <c:v>4.6655119079728899E-5</c:v>
                </c:pt>
                <c:pt idx="849">
                  <c:v>4.6190367977117124E-5</c:v>
                </c:pt>
                <c:pt idx="850">
                  <c:v>4.5730264015875918E-5</c:v>
                </c:pt>
                <c:pt idx="851">
                  <c:v>4.5274759194387207E-5</c:v>
                </c:pt>
                <c:pt idx="852">
                  <c:v>4.4823806034427646E-5</c:v>
                </c:pt>
                <c:pt idx="853">
                  <c:v>4.4377357575090582E-5</c:v>
                </c:pt>
                <c:pt idx="854">
                  <c:v>4.3935367366799448E-5</c:v>
                </c:pt>
                <c:pt idx="855">
                  <c:v>4.3497789465381455E-5</c:v>
                </c:pt>
                <c:pt idx="856">
                  <c:v>4.3064578426219323E-5</c:v>
                </c:pt>
                <c:pt idx="857">
                  <c:v>4.2635689298477184E-5</c:v>
                </c:pt>
                <c:pt idx="858">
                  <c:v>4.2211077619392433E-5</c:v>
                </c:pt>
                <c:pt idx="859">
                  <c:v>4.1790699408640837E-5</c:v>
                </c:pt>
                <c:pt idx="860">
                  <c:v>4.1374511162766412E-5</c:v>
                </c:pt>
                <c:pt idx="861">
                  <c:v>4.0962469849689725E-5</c:v>
                </c:pt>
                <c:pt idx="862">
                  <c:v>4.0554532903265832E-5</c:v>
                </c:pt>
                <c:pt idx="863">
                  <c:v>4.0150658217929733E-5</c:v>
                </c:pt>
                <c:pt idx="864">
                  <c:v>3.9750804143388953E-5</c:v>
                </c:pt>
                <c:pt idx="865">
                  <c:v>3.9354929479391704E-5</c:v>
                </c:pt>
                <c:pt idx="866">
                  <c:v>3.8962993470554572E-5</c:v>
                </c:pt>
                <c:pt idx="867">
                  <c:v>3.8574955801254766E-5</c:v>
                </c:pt>
                <c:pt idx="868">
                  <c:v>3.8190776590584406E-5</c:v>
                </c:pt>
                <c:pt idx="869">
                  <c:v>3.7810416387365931E-5</c:v>
                </c:pt>
                <c:pt idx="870">
                  <c:v>3.7433836165226467E-5</c:v>
                </c:pt>
                <c:pt idx="871">
                  <c:v>3.7060997317735511E-5</c:v>
                </c:pt>
                <c:pt idx="872">
                  <c:v>3.669186165360014E-5</c:v>
                </c:pt>
                <c:pt idx="873">
                  <c:v>3.6326391391916182E-5</c:v>
                </c:pt>
                <c:pt idx="874">
                  <c:v>3.5964549157481631E-5</c:v>
                </c:pt>
                <c:pt idx="875">
                  <c:v>3.5606297976163083E-5</c:v>
                </c:pt>
                <c:pt idx="876">
                  <c:v>3.5251601270317713E-5</c:v>
                </c:pt>
                <c:pt idx="877">
                  <c:v>3.4900422854276416E-5</c:v>
                </c:pt>
                <c:pt idx="878">
                  <c:v>3.4552726929874989E-5</c:v>
                </c:pt>
                <c:pt idx="879">
                  <c:v>3.4208478082042347E-5</c:v>
                </c:pt>
                <c:pt idx="880">
                  <c:v>3.3867641274442212E-5</c:v>
                </c:pt>
                <c:pt idx="881">
                  <c:v>3.3530181845167219E-5</c:v>
                </c:pt>
                <c:pt idx="882">
                  <c:v>3.3196065502483692E-5</c:v>
                </c:pt>
                <c:pt idx="883">
                  <c:v>3.2865258320630021E-5</c:v>
                </c:pt>
                <c:pt idx="884">
                  <c:v>3.253772673566209E-5</c:v>
                </c:pt>
                <c:pt idx="885">
                  <c:v>3.2213437541354362E-5</c:v>
                </c:pt>
                <c:pt idx="886">
                  <c:v>3.1892357885143862E-5</c:v>
                </c:pt>
                <c:pt idx="887">
                  <c:v>3.1574455264127442E-5</c:v>
                </c:pt>
                <c:pt idx="888">
                  <c:v>3.1259697521107287E-5</c:v>
                </c:pt>
                <c:pt idx="889">
                  <c:v>3.0948052840677095E-5</c:v>
                </c:pt>
                <c:pt idx="890">
                  <c:v>3.0639489745367242E-5</c:v>
                </c:pt>
                <c:pt idx="891">
                  <c:v>3.0333977091824543E-5</c:v>
                </c:pt>
                <c:pt idx="892">
                  <c:v>3.0031484067043429E-5</c:v>
                </c:pt>
                <c:pt idx="893">
                  <c:v>2.9731980184643944E-5</c:v>
                </c:pt>
                <c:pt idx="894">
                  <c:v>2.9435435281188703E-5</c:v>
                </c:pt>
                <c:pt idx="895">
                  <c:v>2.9141819512549663E-5</c:v>
                </c:pt>
                <c:pt idx="896">
                  <c:v>2.8851103350312817E-5</c:v>
                </c:pt>
                <c:pt idx="897">
                  <c:v>2.8563257578231951E-5</c:v>
                </c:pt>
                <c:pt idx="898">
                  <c:v>2.8278253288718747E-5</c:v>
                </c:pt>
                <c:pt idx="899">
                  <c:v>2.7996061879378812E-5</c:v>
                </c:pt>
                <c:pt idx="900">
                  <c:v>2.7716655049587591E-5</c:v>
                </c:pt>
                <c:pt idx="901">
                  <c:v>2.7440004797107259E-5</c:v>
                </c:pt>
                <c:pt idx="902">
                  <c:v>2.7166083414742091E-5</c:v>
                </c:pt>
                <c:pt idx="903">
                  <c:v>2.689486348703884E-5</c:v>
                </c:pt>
                <c:pt idx="904">
                  <c:v>2.6626317887018678E-5</c:v>
                </c:pt>
                <c:pt idx="905">
                  <c:v>2.6360419772954652E-5</c:v>
                </c:pt>
                <c:pt idx="906">
                  <c:v>2.6097142585185711E-5</c:v>
                </c:pt>
                <c:pt idx="907">
                  <c:v>2.5836460042963625E-5</c:v>
                </c:pt>
                <c:pt idx="908">
                  <c:v>2.5578346141346144E-5</c:v>
                </c:pt>
                <c:pt idx="909">
                  <c:v>2.5322775148118801E-5</c:v>
                </c:pt>
                <c:pt idx="910">
                  <c:v>2.506972160075809E-5</c:v>
                </c:pt>
                <c:pt idx="911">
                  <c:v>2.4819160303428616E-5</c:v>
                </c:pt>
                <c:pt idx="912">
                  <c:v>2.4571066324016021E-5</c:v>
                </c:pt>
                <c:pt idx="913">
                  <c:v>2.4325414991194449E-5</c:v>
                </c:pt>
                <c:pt idx="914">
                  <c:v>2.4082181891531331E-5</c:v>
                </c:pt>
                <c:pt idx="915">
                  <c:v>2.3841342866622746E-5</c:v>
                </c:pt>
                <c:pt idx="916">
                  <c:v>2.3602874010262823E-5</c:v>
                </c:pt>
                <c:pt idx="917">
                  <c:v>2.3366751665651417E-5</c:v>
                </c:pt>
                <c:pt idx="918">
                  <c:v>2.3132952422628497E-5</c:v>
                </c:pt>
                <c:pt idx="919">
                  <c:v>2.2901453114942881E-5</c:v>
                </c:pt>
                <c:pt idx="920">
                  <c:v>2.267223081755727E-5</c:v>
                </c:pt>
                <c:pt idx="921">
                  <c:v>2.2445262843977309E-5</c:v>
                </c:pt>
                <c:pt idx="922">
                  <c:v>2.2220526743619399E-5</c:v>
                </c:pt>
                <c:pt idx="923">
                  <c:v>2.1998000299205632E-5</c:v>
                </c:pt>
                <c:pt idx="924">
                  <c:v>2.17776615241895E-5</c:v>
                </c:pt>
                <c:pt idx="925">
                  <c:v>2.1559488660211011E-5</c:v>
                </c:pt>
                <c:pt idx="926">
                  <c:v>2.1343460174585692E-5</c:v>
                </c:pt>
                <c:pt idx="927">
                  <c:v>2.1129554757817785E-5</c:v>
                </c:pt>
                <c:pt idx="928">
                  <c:v>2.091775132114579E-5</c:v>
                </c:pt>
                <c:pt idx="929">
                  <c:v>2.0708028994115399E-5</c:v>
                </c:pt>
                <c:pt idx="930">
                  <c:v>2.0500367122181779E-5</c:v>
                </c:pt>
                <c:pt idx="931">
                  <c:v>2.0294745264338014E-5</c:v>
                </c:pt>
                <c:pt idx="932">
                  <c:v>2.0091143190774977E-5</c:v>
                </c:pt>
                <c:pt idx="933">
                  <c:v>1.9889540880562288E-5</c:v>
                </c:pt>
                <c:pt idx="934">
                  <c:v>1.9689918519363454E-5</c:v>
                </c:pt>
                <c:pt idx="935">
                  <c:v>1.9492256497172086E-5</c:v>
                </c:pt>
                <c:pt idx="936">
                  <c:v>1.9296535406077566E-5</c:v>
                </c:pt>
                <c:pt idx="937">
                  <c:v>1.9102736038054586E-5</c:v>
                </c:pt>
                <c:pt idx="938">
                  <c:v>1.8910839382780615E-5</c:v>
                </c:pt>
                <c:pt idx="939">
                  <c:v>1.8720826625476558E-5</c:v>
                </c:pt>
                <c:pt idx="940">
                  <c:v>1.8532679144774206E-5</c:v>
                </c:pt>
                <c:pt idx="941">
                  <c:v>1.8346378510607362E-5</c:v>
                </c:pt>
                <c:pt idx="942">
                  <c:v>1.8161906482127365E-5</c:v>
                </c:pt>
                <c:pt idx="943">
                  <c:v>1.7979245005643982E-5</c:v>
                </c:pt>
                <c:pt idx="944">
                  <c:v>1.7798376212588844E-5</c:v>
                </c:pt>
                <c:pt idx="945">
                  <c:v>1.7619282417501811E-5</c:v>
                </c:pt>
                <c:pt idx="946">
                  <c:v>1.7441946116044001E-5</c:v>
                </c:pt>
                <c:pt idx="947">
                  <c:v>1.7266349983029435E-5</c:v>
                </c:pt>
                <c:pt idx="948">
                  <c:v>1.7092476870482232E-5</c:v>
                </c:pt>
                <c:pt idx="949">
                  <c:v>1.6920309805715269E-5</c:v>
                </c:pt>
                <c:pt idx="950">
                  <c:v>1.6749831989430792E-5</c:v>
                </c:pt>
                <c:pt idx="951">
                  <c:v>1.6581026793844466E-5</c:v>
                </c:pt>
                <c:pt idx="952">
                  <c:v>1.6413877760828547E-5</c:v>
                </c:pt>
                <c:pt idx="953">
                  <c:v>1.6248368600077897E-5</c:v>
                </c:pt>
                <c:pt idx="954">
                  <c:v>1.608448318729735E-5</c:v>
                </c:pt>
                <c:pt idx="955">
                  <c:v>1.5922205562409245E-5</c:v>
                </c:pt>
                <c:pt idx="956">
                  <c:v>1.5761519927781516E-5</c:v>
                </c:pt>
                <c:pt idx="957">
                  <c:v>1.56024106464767E-5</c:v>
                </c:pt>
                <c:pt idx="958">
                  <c:v>1.544486224052019E-5</c:v>
                </c:pt>
                <c:pt idx="959">
                  <c:v>1.5288859389189315E-5</c:v>
                </c:pt>
                <c:pt idx="960">
                  <c:v>1.5134386927320973E-5</c:v>
                </c:pt>
                <c:pt idx="961">
                  <c:v>1.4981429843640378E-5</c:v>
                </c:pt>
                <c:pt idx="962">
                  <c:v>1.4829973279105465E-5</c:v>
                </c:pt>
                <c:pt idx="963">
                  <c:v>1.4680002525274842E-5</c:v>
                </c:pt>
                <c:pt idx="964">
                  <c:v>1.4531503022690787E-5</c:v>
                </c:pt>
                <c:pt idx="965">
                  <c:v>1.4384460359282159E-5</c:v>
                </c:pt>
                <c:pt idx="966">
                  <c:v>1.4238860268784812E-5</c:v>
                </c:pt>
                <c:pt idx="967">
                  <c:v>1.4094688629181685E-5</c:v>
                </c:pt>
                <c:pt idx="968">
                  <c:v>1.3951931461158683E-5</c:v>
                </c:pt>
                <c:pt idx="969">
                  <c:v>1.381057492657857E-5</c:v>
                </c:pt>
                <c:pt idx="970">
                  <c:v>1.3670605326973479E-5</c:v>
                </c:pt>
                <c:pt idx="971">
                  <c:v>1.3532009102053235E-5</c:v>
                </c:pt>
                <c:pt idx="972">
                  <c:v>1.3394772828231161E-5</c:v>
                </c:pt>
                <c:pt idx="973">
                  <c:v>1.3258883217166528E-5</c:v>
                </c:pt>
                <c:pt idx="974">
                  <c:v>1.3124327114323101E-5</c:v>
                </c:pt>
                <c:pt idx="975">
                  <c:v>1.2991091497545536E-5</c:v>
                </c:pt>
                <c:pt idx="976">
                  <c:v>1.2859163475649819E-5</c:v>
                </c:pt>
                <c:pt idx="977">
                  <c:v>1.2728530287031584E-5</c:v>
                </c:pt>
                <c:pt idx="978">
                  <c:v>1.2599179298288091E-5</c:v>
                </c:pt>
                <c:pt idx="979">
                  <c:v>1.2471098002858061E-5</c:v>
                </c:pt>
                <c:pt idx="980">
                  <c:v>1.2344274019676152E-5</c:v>
                </c:pt>
                <c:pt idx="981">
                  <c:v>1.221869509184064E-5</c:v>
                </c:pt>
                <c:pt idx="982">
                  <c:v>1.2094349085299646E-5</c:v>
                </c:pt>
                <c:pt idx="983">
                  <c:v>1.1971223987549145E-5</c:v>
                </c:pt>
                <c:pt idx="984">
                  <c:v>1.1849307906347411E-5</c:v>
                </c:pt>
                <c:pt idx="985">
                  <c:v>1.1728589068443057E-5</c:v>
                </c:pt>
                <c:pt idx="986">
                  <c:v>1.1609055818317789E-5</c:v>
                </c:pt>
                <c:pt idx="987">
                  <c:v>1.1490696616943361E-5</c:v>
                </c:pt>
                <c:pt idx="988">
                  <c:v>1.1373500040553024E-5</c:v>
                </c:pt>
                <c:pt idx="989">
                  <c:v>1.1257454779424181E-5</c:v>
                </c:pt>
                <c:pt idx="990">
                  <c:v>1.1142549636679177E-5</c:v>
                </c:pt>
                <c:pt idx="991">
                  <c:v>1.1028773527094645E-5</c:v>
                </c:pt>
                <c:pt idx="992">
                  <c:v>1.0916115475928749E-5</c:v>
                </c:pt>
                <c:pt idx="993">
                  <c:v>1.0804564617757891E-5</c:v>
                </c:pt>
                <c:pt idx="994">
                  <c:v>1.0694110195327921E-5</c:v>
                </c:pt>
                <c:pt idx="995">
                  <c:v>1.0584741558419761E-5</c:v>
                </c:pt>
                <c:pt idx="996">
                  <c:v>1.0476448162724599E-5</c:v>
                </c:pt>
                <c:pt idx="997">
                  <c:v>1.0369219568734061E-5</c:v>
                </c:pt>
                <c:pt idx="998">
                  <c:v>1.0263045440641621E-5</c:v>
                </c:pt>
                <c:pt idx="999">
                  <c:v>1.0157915545256793E-5</c:v>
                </c:pt>
                <c:pt idx="1000">
                  <c:v>1.0053819750931261E-5</c:v>
                </c:pt>
                <c:pt idx="1001">
                  <c:v>9.950748026497026E-6</c:v>
                </c:pt>
                <c:pt idx="1002">
                  <c:v>9.8486904402156727E-6</c:v>
                </c:pt>
                <c:pt idx="1003">
                  <c:v>9.7476371587415155E-6</c:v>
                </c:pt>
                <c:pt idx="1004">
                  <c:v>9.6475784460929124E-6</c:v>
                </c:pt>
                <c:pt idx="1005">
                  <c:v>9.5485046626383548E-6</c:v>
                </c:pt>
                <c:pt idx="1006">
                  <c:v>9.4504062640913017E-6</c:v>
                </c:pt>
                <c:pt idx="1007">
                  <c:v>9.3532738005175267E-6</c:v>
                </c:pt>
                <c:pt idx="1008">
                  <c:v>9.2570979153537032E-6</c:v>
                </c:pt>
                <c:pt idx="1009">
                  <c:v>9.1618693444352768E-6</c:v>
                </c:pt>
                <c:pt idx="1010">
                  <c:v>9.0675789150370696E-6</c:v>
                </c:pt>
                <c:pt idx="1011">
                  <c:v>8.9742175449228268E-6</c:v>
                </c:pt>
                <c:pt idx="1012">
                  <c:v>8.881776241406829E-6</c:v>
                </c:pt>
                <c:pt idx="1013">
                  <c:v>8.7902461004240248E-6</c:v>
                </c:pt>
                <c:pt idx="1014">
                  <c:v>8.6996183056127228E-6</c:v>
                </c:pt>
                <c:pt idx="1015">
                  <c:v>8.6098841274054137E-6</c:v>
                </c:pt>
                <c:pt idx="1016">
                  <c:v>8.5210349221301225E-6</c:v>
                </c:pt>
                <c:pt idx="1017">
                  <c:v>8.4330621311231566E-6</c:v>
                </c:pt>
                <c:pt idx="1018">
                  <c:v>8.3459572798490996E-6</c:v>
                </c:pt>
                <c:pt idx="1019">
                  <c:v>8.2597119770321792E-6</c:v>
                </c:pt>
                <c:pt idx="1020">
                  <c:v>8.1743179137980142E-6</c:v>
                </c:pt>
                <c:pt idx="1021">
                  <c:v>8.0897668628216062E-6</c:v>
                </c:pt>
                <c:pt idx="1022">
                  <c:v>8.0060506774882569E-6</c:v>
                </c:pt>
                <c:pt idx="1023">
                  <c:v>7.9231612910614345E-6</c:v>
                </c:pt>
                <c:pt idx="1024">
                  <c:v>7.8410907158609485E-6</c:v>
                </c:pt>
                <c:pt idx="1025">
                  <c:v>7.7598310424492641E-6</c:v>
                </c:pt>
                <c:pt idx="1026">
                  <c:v>7.6793744388274025E-6</c:v>
                </c:pt>
                <c:pt idx="1027">
                  <c:v>7.5997131496393934E-6</c:v>
                </c:pt>
                <c:pt idx="1028">
                  <c:v>7.5208394953853219E-6</c:v>
                </c:pt>
                <c:pt idx="1029">
                  <c:v>7.4427458716432232E-6</c:v>
                </c:pt>
                <c:pt idx="1030">
                  <c:v>7.3654247482992824E-6</c:v>
                </c:pt>
                <c:pt idx="1031">
                  <c:v>7.288868668786875E-6</c:v>
                </c:pt>
                <c:pt idx="1032">
                  <c:v>7.2130702493329267E-6</c:v>
                </c:pt>
                <c:pt idx="1033">
                  <c:v>7.1380221782137334E-6</c:v>
                </c:pt>
                <c:pt idx="1034">
                  <c:v>7.0637172150179564E-6</c:v>
                </c:pt>
                <c:pt idx="1035">
                  <c:v>6.9901481899183595E-6</c:v>
                </c:pt>
                <c:pt idx="1036">
                  <c:v>6.9173080029505919E-6</c:v>
                </c:pt>
                <c:pt idx="1037">
                  <c:v>6.8451896233008139E-6</c:v>
                </c:pt>
                <c:pt idx="1038">
                  <c:v>6.7737860886004479E-6</c:v>
                </c:pt>
                <c:pt idx="1039">
                  <c:v>6.7030905042285639E-6</c:v>
                </c:pt>
                <c:pt idx="1040">
                  <c:v>6.6330960426222472E-6</c:v>
                </c:pt>
                <c:pt idx="1041">
                  <c:v>6.5637959425941255E-6</c:v>
                </c:pt>
                <c:pt idx="1042">
                  <c:v>6.4951835086573729E-6</c:v>
                </c:pt>
                <c:pt idx="1043">
                  <c:v>6.4272521103582234E-6</c:v>
                </c:pt>
                <c:pt idx="1044">
                  <c:v>6.3599951816151487E-6</c:v>
                </c:pt>
                <c:pt idx="1045">
                  <c:v>6.2934062200659134E-6</c:v>
                </c:pt>
                <c:pt idx="1046">
                  <c:v>6.2274787864214836E-6</c:v>
                </c:pt>
                <c:pt idx="1047">
                  <c:v>6.1622065038262133E-6</c:v>
                </c:pt>
                <c:pt idx="1048">
                  <c:v>6.0975830572261414E-6</c:v>
                </c:pt>
                <c:pt idx="1049">
                  <c:v>6.033602192743249E-6</c:v>
                </c:pt>
                <c:pt idx="1050">
                  <c:v>5.9702577170561846E-6</c:v>
                </c:pt>
                <c:pt idx="1051">
                  <c:v>5.9075434967893288E-6</c:v>
                </c:pt>
                <c:pt idx="1052">
                  <c:v>5.8454534579062476E-6</c:v>
                </c:pt>
                <c:pt idx="1053">
                  <c:v>5.783981585111287E-6</c:v>
                </c:pt>
                <c:pt idx="1054">
                  <c:v>5.7231219212566405E-6</c:v>
                </c:pt>
                <c:pt idx="1055">
                  <c:v>5.6628685667566064E-6</c:v>
                </c:pt>
                <c:pt idx="1056">
                  <c:v>5.6032156790074461E-6</c:v>
                </c:pt>
                <c:pt idx="1057">
                  <c:v>5.5441574718139002E-6</c:v>
                </c:pt>
                <c:pt idx="1058">
                  <c:v>5.4856882148213251E-6</c:v>
                </c:pt>
                <c:pt idx="1059">
                  <c:v>5.4278022329548225E-6</c:v>
                </c:pt>
                <c:pt idx="1060">
                  <c:v>5.3704939058636482E-6</c:v>
                </c:pt>
                <c:pt idx="1061">
                  <c:v>5.3137576673713923E-6</c:v>
                </c:pt>
                <c:pt idx="1062">
                  <c:v>5.2575880049332198E-6</c:v>
                </c:pt>
                <c:pt idx="1063">
                  <c:v>5.2019794590972102E-6</c:v>
                </c:pt>
                <c:pt idx="1064">
                  <c:v>5.1469266229729732E-6</c:v>
                </c:pt>
                <c:pt idx="1065">
                  <c:v>5.0924241417050414E-6</c:v>
                </c:pt>
                <c:pt idx="1066">
                  <c:v>5.0384667119524769E-6</c:v>
                </c:pt>
                <c:pt idx="1067">
                  <c:v>4.985049081373053E-6</c:v>
                </c:pt>
                <c:pt idx="1068">
                  <c:v>4.9321660481142449E-6</c:v>
                </c:pt>
                <c:pt idx="1069">
                  <c:v>4.879812460308731E-6</c:v>
                </c:pt>
                <c:pt idx="1070">
                  <c:v>4.8279832155754759E-6</c:v>
                </c:pt>
                <c:pt idx="1071">
                  <c:v>4.7766732605263517E-6</c:v>
                </c:pt>
                <c:pt idx="1072">
                  <c:v>4.7258775902772103E-6</c:v>
                </c:pt>
                <c:pt idx="1073">
                  <c:v>4.6755912479656733E-6</c:v>
                </c:pt>
                <c:pt idx="1074">
                  <c:v>4.625809324272389E-6</c:v>
                </c:pt>
                <c:pt idx="1075">
                  <c:v>4.5765269569481933E-6</c:v>
                </c:pt>
                <c:pt idx="1076">
                  <c:v>4.5277393303464797E-6</c:v>
                </c:pt>
                <c:pt idx="1077">
                  <c:v>4.4794416749600534E-6</c:v>
                </c:pt>
                <c:pt idx="1078">
                  <c:v>4.4316292669626505E-6</c:v>
                </c:pt>
                <c:pt idx="1079">
                  <c:v>4.3842974277563401E-6</c:v>
                </c:pt>
                <c:pt idx="1080">
                  <c:v>4.3374415235228973E-6</c:v>
                </c:pt>
                <c:pt idx="1081">
                  <c:v>4.2910569647796545E-6</c:v>
                </c:pt>
                <c:pt idx="1082">
                  <c:v>4.245139205940991E-6</c:v>
                </c:pt>
                <c:pt idx="1083">
                  <c:v>4.1996837448837181E-6</c:v>
                </c:pt>
                <c:pt idx="1084">
                  <c:v>4.1546861225170404E-6</c:v>
                </c:pt>
                <c:pt idx="1085">
                  <c:v>4.1101419223578503E-6</c:v>
                </c:pt>
                <c:pt idx="1086">
                  <c:v>4.0660467701092094E-6</c:v>
                </c:pt>
                <c:pt idx="1087">
                  <c:v>4.022396333244374E-6</c:v>
                </c:pt>
                <c:pt idx="1088">
                  <c:v>3.979186320594581E-6</c:v>
                </c:pt>
                <c:pt idx="1089">
                  <c:v>3.9364124819415296E-6</c:v>
                </c:pt>
                <c:pt idx="1090">
                  <c:v>3.8940706076137892E-6</c:v>
                </c:pt>
                <c:pt idx="1091">
                  <c:v>3.8521565280877653E-6</c:v>
                </c:pt>
                <c:pt idx="1092">
                  <c:v>3.8106661135924288E-6</c:v>
                </c:pt>
                <c:pt idx="1093">
                  <c:v>3.769595273718812E-6</c:v>
                </c:pt>
                <c:pt idx="1094">
                  <c:v>3.7289399570329275E-6</c:v>
                </c:pt>
                <c:pt idx="1095">
                  <c:v>3.6886961506931209E-6</c:v>
                </c:pt>
                <c:pt idx="1096">
                  <c:v>3.6488598800714697E-6</c:v>
                </c:pt>
                <c:pt idx="1097">
                  <c:v>3.6094272083788106E-6</c:v>
                </c:pt>
                <c:pt idx="1098">
                  <c:v>3.5703942362939552E-6</c:v>
                </c:pt>
                <c:pt idx="1099">
                  <c:v>3.5317571015966779E-6</c:v>
                </c:pt>
                <c:pt idx="1100">
                  <c:v>3.4935119788045938E-6</c:v>
                </c:pt>
                <c:pt idx="1101">
                  <c:v>3.4556550788136125E-6</c:v>
                </c:pt>
                <c:pt idx="1102">
                  <c:v>3.418182648542497E-6</c:v>
                </c:pt>
                <c:pt idx="1103">
                  <c:v>3.3810909705806243E-6</c:v>
                </c:pt>
                <c:pt idx="1104">
                  <c:v>3.3443763628400171E-6</c:v>
                </c:pt>
                <c:pt idx="1105">
                  <c:v>3.3080351782103296E-6</c:v>
                </c:pt>
                <c:pt idx="1106">
                  <c:v>3.2720638042179737E-6</c:v>
                </c:pt>
                <c:pt idx="1107">
                  <c:v>3.2364586626884676E-6</c:v>
                </c:pt>
                <c:pt idx="1108">
                  <c:v>3.2012162094123494E-6</c:v>
                </c:pt>
                <c:pt idx="1109">
                  <c:v>3.1663329338144819E-6</c:v>
                </c:pt>
                <c:pt idx="1110">
                  <c:v>3.1318053586271021E-6</c:v>
                </c:pt>
                <c:pt idx="1111">
                  <c:v>3.0976300395657049E-6</c:v>
                </c:pt>
                <c:pt idx="1112">
                  <c:v>3.063803565008845E-6</c:v>
                </c:pt>
                <c:pt idx="1113">
                  <c:v>3.0303225556807513E-6</c:v>
                </c:pt>
                <c:pt idx="1114">
                  <c:v>2.9971836643375925E-6</c:v>
                </c:pt>
                <c:pt idx="1115">
                  <c:v>2.9643835754567669E-6</c:v>
                </c:pt>
                <c:pt idx="1116">
                  <c:v>2.9319190049294791E-6</c:v>
                </c:pt>
                <c:pt idx="1117">
                  <c:v>2.8997866997564609E-6</c:v>
                </c:pt>
                <c:pt idx="1118">
                  <c:v>2.8679834377467344E-6</c:v>
                </c:pt>
                <c:pt idx="1119">
                  <c:v>2.8365060272196291E-6</c:v>
                </c:pt>
                <c:pt idx="1120">
                  <c:v>2.8053513067098653E-6</c:v>
                </c:pt>
                <c:pt idx="1121">
                  <c:v>2.7745161446753652E-6</c:v>
                </c:pt>
                <c:pt idx="1122">
                  <c:v>2.7439974392084112E-6</c:v>
                </c:pt>
                <c:pt idx="1123">
                  <c:v>2.7137921177496926E-6</c:v>
                </c:pt>
                <c:pt idx="1124">
                  <c:v>2.6838971368051353E-6</c:v>
                </c:pt>
                <c:pt idx="1125">
                  <c:v>2.6543094816656863E-6</c:v>
                </c:pt>
                <c:pt idx="1126">
                  <c:v>2.6250261661301222E-6</c:v>
                </c:pt>
                <c:pt idx="1127">
                  <c:v>2.5960442322304058E-6</c:v>
                </c:pt>
                <c:pt idx="1128">
                  <c:v>2.5673607499601589E-6</c:v>
                </c:pt>
                <c:pt idx="1129">
                  <c:v>2.5389728170055465E-6</c:v>
                </c:pt>
                <c:pt idx="1130">
                  <c:v>2.5108775584793966E-6</c:v>
                </c:pt>
                <c:pt idx="1131">
                  <c:v>2.4830721266574601E-6</c:v>
                </c:pt>
                <c:pt idx="1132">
                  <c:v>2.4555537007178287E-6</c:v>
                </c:pt>
                <c:pt idx="1133">
                  <c:v>2.4283194864827544E-6</c:v>
                </c:pt>
                <c:pt idx="1134">
                  <c:v>2.4013667161630796E-6</c:v>
                </c:pt>
                <c:pt idx="1135">
                  <c:v>2.3746926481055118E-6</c:v>
                </c:pt>
                <c:pt idx="1136">
                  <c:v>2.3482945665421104E-6</c:v>
                </c:pt>
                <c:pt idx="1137">
                  <c:v>2.3221697813425659E-6</c:v>
                </c:pt>
                <c:pt idx="1138">
                  <c:v>2.2963156277689721E-6</c:v>
                </c:pt>
                <c:pt idx="1139">
                  <c:v>2.270729466233021E-6</c:v>
                </c:pt>
                <c:pt idx="1140">
                  <c:v>2.2454086820555489E-6</c:v>
                </c:pt>
                <c:pt idx="1141">
                  <c:v>2.2203506852287685E-6</c:v>
                </c:pt>
                <c:pt idx="1142">
                  <c:v>2.1955529101806656E-6</c:v>
                </c:pt>
                <c:pt idx="1143">
                  <c:v>2.1710128155420397E-6</c:v>
                </c:pt>
                <c:pt idx="1144">
                  <c:v>2.1467278839154666E-6</c:v>
                </c:pt>
                <c:pt idx="1145">
                  <c:v>2.1226956216470812E-6</c:v>
                </c:pt>
                <c:pt idx="1146">
                  <c:v>2.0989135586004284E-6</c:v>
                </c:pt>
                <c:pt idx="1147">
                  <c:v>2.0753792479324031E-6</c:v>
                </c:pt>
                <c:pt idx="1148">
                  <c:v>2.0520902658718412E-6</c:v>
                </c:pt>
                <c:pt idx="1149">
                  <c:v>2.0290442115001869E-6</c:v>
                </c:pt>
                <c:pt idx="1150">
                  <c:v>2.0062387065339818E-6</c:v>
                </c:pt>
                <c:pt idx="1151">
                  <c:v>1.9836713951102416E-6</c:v>
                </c:pt>
                <c:pt idx="1152">
                  <c:v>1.9613399435734302E-6</c:v>
                </c:pt>
                <c:pt idx="1153">
                  <c:v>1.9392420402647482E-6</c:v>
                </c:pt>
                <c:pt idx="1154">
                  <c:v>1.9173753953135786E-6</c:v>
                </c:pt>
                <c:pt idx="1155">
                  <c:v>1.8957377404310322E-6</c:v>
                </c:pt>
                <c:pt idx="1156">
                  <c:v>1.8743268287053776E-6</c:v>
                </c:pt>
                <c:pt idx="1157">
                  <c:v>1.853140434399772E-6</c:v>
                </c:pt>
                <c:pt idx="1158">
                  <c:v>1.8321763527517591E-6</c:v>
                </c:pt>
                <c:pt idx="1159">
                  <c:v>1.8114323997750271E-6</c:v>
                </c:pt>
                <c:pt idx="1160">
                  <c:v>1.7909064120629149E-6</c:v>
                </c:pt>
                <c:pt idx="1161">
                  <c:v>1.7705962465939803E-6</c:v>
                </c:pt>
                <c:pt idx="1162">
                  <c:v>1.7504997805395327E-6</c:v>
                </c:pt>
                <c:pt idx="1163">
                  <c:v>1.7306149110730153E-6</c:v>
                </c:pt>
                <c:pt idx="1164">
                  <c:v>1.7109395551812913E-6</c:v>
                </c:pt>
                <c:pt idx="1165">
                  <c:v>1.6914716494778771E-6</c:v>
                </c:pt>
                <c:pt idx="1166">
                  <c:v>1.6722091500179406E-6</c:v>
                </c:pt>
                <c:pt idx="1167">
                  <c:v>1.653150032115149E-6</c:v>
                </c:pt>
                <c:pt idx="1168">
                  <c:v>1.6342922901603994E-6</c:v>
                </c:pt>
                <c:pt idx="1169">
                  <c:v>1.6156339374422704E-6</c:v>
                </c:pt>
                <c:pt idx="1170">
                  <c:v>1.5971730059692689E-6</c:v>
                </c:pt>
                <c:pt idx="1171">
                  <c:v>1.5789075462938917E-6</c:v>
                </c:pt>
                <c:pt idx="1172">
                  <c:v>1.5608356273382765E-6</c:v>
                </c:pt>
                <c:pt idx="1173">
                  <c:v>1.5429553362218293E-6</c:v>
                </c:pt>
                <c:pt idx="1174">
                  <c:v>1.5252647780902102E-6</c:v>
                </c:pt>
                <c:pt idx="1175">
                  <c:v>1.5077620759464009E-6</c:v>
                </c:pt>
                <c:pt idx="1176">
                  <c:v>1.4904453704830485E-6</c:v>
                </c:pt>
                <c:pt idx="1177">
                  <c:v>1.4733128199167327E-6</c:v>
                </c:pt>
                <c:pt idx="1178">
                  <c:v>1.4563625998237373E-6</c:v>
                </c:pt>
                <c:pt idx="1179">
                  <c:v>1.4395929029774921E-6</c:v>
                </c:pt>
                <c:pt idx="1180">
                  <c:v>1.4230019391876313E-6</c:v>
                </c:pt>
                <c:pt idx="1181">
                  <c:v>1.4065879351404598E-6</c:v>
                </c:pt>
                <c:pt idx="1182">
                  <c:v>1.3903491342412108E-6</c:v>
                </c:pt>
                <c:pt idx="1183">
                  <c:v>1.3742837964577159E-6</c:v>
                </c:pt>
                <c:pt idx="1184">
                  <c:v>1.3583901981656782E-6</c:v>
                </c:pt>
                <c:pt idx="1185">
                  <c:v>1.342666631995391E-6</c:v>
                </c:pt>
                <c:pt idx="1186">
                  <c:v>1.3271114066799524E-6</c:v>
                </c:pt>
                <c:pt idx="1187">
                  <c:v>1.3117228469050688E-6</c:v>
                </c:pt>
                <c:pt idx="1188">
                  <c:v>1.2964992931601689E-6</c:v>
                </c:pt>
                <c:pt idx="1189">
                  <c:v>1.2814391015911521E-6</c:v>
                </c:pt>
                <c:pt idx="1190">
                  <c:v>1.2665406438543234E-6</c:v>
                </c:pt>
                <c:pt idx="1191">
                  <c:v>1.251802306972053E-6</c:v>
                </c:pt>
                <c:pt idx="1192">
                  <c:v>1.2372224931895771E-6</c:v>
                </c:pt>
                <c:pt idx="1193">
                  <c:v>1.2227996198333821E-6</c:v>
                </c:pt>
                <c:pt idx="1194">
                  <c:v>1.2085321191707982E-6</c:v>
                </c:pt>
                <c:pt idx="1195">
                  <c:v>1.1944184382710735E-6</c:v>
                </c:pt>
                <c:pt idx="1196">
                  <c:v>1.1804570388677776E-6</c:v>
                </c:pt>
                <c:pt idx="1197">
                  <c:v>1.1666463972224783E-6</c:v>
                </c:pt>
                <c:pt idx="1198">
                  <c:v>1.1529850039899028E-6</c:v>
                </c:pt>
                <c:pt idx="1199">
                  <c:v>1.1394713640840874E-6</c:v>
                </c:pt>
                <c:pt idx="1200">
                  <c:v>1.1261039965461815E-6</c:v>
                </c:pt>
                <c:pt idx="1201">
                  <c:v>1.1128814344132741E-6</c:v>
                </c:pt>
                <c:pt idx="1202">
                  <c:v>1.0998022245886077E-6</c:v>
                </c:pt>
                <c:pt idx="1203">
                  <c:v>1.0868649277130447E-6</c:v>
                </c:pt>
                <c:pt idx="1204">
                  <c:v>1.0740681180376739E-6</c:v>
                </c:pt>
                <c:pt idx="1205">
                  <c:v>1.0614103832977763E-6</c:v>
                </c:pt>
                <c:pt idx="1206">
                  <c:v>1.0488903245878721E-6</c:v>
                </c:pt>
                <c:pt idx="1207">
                  <c:v>1.0365065562380963E-6</c:v>
                </c:pt>
                <c:pt idx="1208">
                  <c:v>1.0242577056916829E-6</c:v>
                </c:pt>
                <c:pt idx="1209">
                  <c:v>1.0121424133836081E-6</c:v>
                </c:pt>
                <c:pt idx="1210">
                  <c:v>1.0001593326204781E-6</c:v>
                </c:pt>
                <c:pt idx="1211">
                  <c:v>9.8830712946154725E-7</c:v>
                </c:pt>
                <c:pt idx="1212">
                  <c:v>9.7658448260076419E-7</c:v>
                </c:pt>
                <c:pt idx="1213">
                  <c:v>9.6499008325008796E-7</c:v>
                </c:pt>
                <c:pt idx="1214">
                  <c:v>9.5352263502390592E-7</c:v>
                </c:pt>
                <c:pt idx="1215">
                  <c:v>9.4218085382444169E-7</c:v>
                </c:pt>
                <c:pt idx="1216">
                  <c:v>9.30963467728392E-7</c:v>
                </c:pt>
                <c:pt idx="1217">
                  <c:v>9.198692168745142E-7</c:v>
                </c:pt>
                <c:pt idx="1218">
                  <c:v>9.0889685335248039E-7</c:v>
                </c:pt>
                <c:pt idx="1219">
                  <c:v>8.9804514109254859E-7</c:v>
                </c:pt>
                <c:pt idx="1220">
                  <c:v>8.8731285575644595E-7</c:v>
                </c:pt>
                <c:pt idx="1221">
                  <c:v>8.7669878462924917E-7</c:v>
                </c:pt>
                <c:pt idx="1222">
                  <c:v>8.6620172651231398E-7</c:v>
                </c:pt>
                <c:pt idx="1223">
                  <c:v>8.5582049161713786E-7</c:v>
                </c:pt>
                <c:pt idx="1224">
                  <c:v>8.4555390146036565E-7</c:v>
                </c:pt>
                <c:pt idx="1225">
                  <c:v>8.3540078875960737E-7</c:v>
                </c:pt>
                <c:pt idx="1226">
                  <c:v>8.2535999733049099E-7</c:v>
                </c:pt>
                <c:pt idx="1227">
                  <c:v>8.1543038198442979E-7</c:v>
                </c:pt>
                <c:pt idx="1228">
                  <c:v>8.0561080842751764E-7</c:v>
                </c:pt>
                <c:pt idx="1229">
                  <c:v>7.9590015316039839E-7</c:v>
                </c:pt>
                <c:pt idx="1230">
                  <c:v>7.8629730337886784E-7</c:v>
                </c:pt>
                <c:pt idx="1231">
                  <c:v>7.7680115687573983E-7</c:v>
                </c:pt>
                <c:pt idx="1232">
                  <c:v>7.6741062194336277E-7</c:v>
                </c:pt>
                <c:pt idx="1233">
                  <c:v>7.5812461727717314E-7</c:v>
                </c:pt>
                <c:pt idx="1234">
                  <c:v>7.4894207188014471E-7</c:v>
                </c:pt>
                <c:pt idx="1235">
                  <c:v>7.3986192496815384E-7</c:v>
                </c:pt>
                <c:pt idx="1236">
                  <c:v>7.30883125876192E-7</c:v>
                </c:pt>
                <c:pt idx="1237">
                  <c:v>7.2200463396548956E-7</c:v>
                </c:pt>
                <c:pt idx="1238">
                  <c:v>7.1322541853147452E-7</c:v>
                </c:pt>
                <c:pt idx="1239">
                  <c:v>7.0454445871264969E-7</c:v>
                </c:pt>
                <c:pt idx="1240">
                  <c:v>6.9596074340033508E-7</c:v>
                </c:pt>
                <c:pt idx="1241">
                  <c:v>6.8747327114909718E-7</c:v>
                </c:pt>
                <c:pt idx="1242">
                  <c:v>6.7908105008827562E-7</c:v>
                </c:pt>
                <c:pt idx="1243">
                  <c:v>6.7078309783411621E-7</c:v>
                </c:pt>
                <c:pt idx="1244">
                  <c:v>6.6257844140281505E-7</c:v>
                </c:pt>
                <c:pt idx="1245">
                  <c:v>6.5446611712438812E-7</c:v>
                </c:pt>
                <c:pt idx="1246">
                  <c:v>6.4644517055728746E-7</c:v>
                </c:pt>
                <c:pt idx="1247">
                  <c:v>6.3851465640389667E-7</c:v>
                </c:pt>
                <c:pt idx="1248">
                  <c:v>6.3067363842673185E-7</c:v>
                </c:pt>
                <c:pt idx="1249">
                  <c:v>6.2292118936544855E-7</c:v>
                </c:pt>
                <c:pt idx="1250">
                  <c:v>6.1525639085464168E-7</c:v>
                </c:pt>
                <c:pt idx="1251">
                  <c:v>6.0767833334242428E-7</c:v>
                </c:pt>
                <c:pt idx="1252">
                  <c:v>6.0018611600965239E-7</c:v>
                </c:pt>
                <c:pt idx="1253">
                  <c:v>5.9277884669007508E-7</c:v>
                </c:pt>
                <c:pt idx="1254">
                  <c:v>5.8545564179107199E-7</c:v>
                </c:pt>
                <c:pt idx="1255">
                  <c:v>5.7821562621520425E-7</c:v>
                </c:pt>
                <c:pt idx="1256">
                  <c:v>5.7105793328245986E-7</c:v>
                </c:pt>
                <c:pt idx="1257">
                  <c:v>5.6398170465322369E-7</c:v>
                </c:pt>
                <c:pt idx="1258">
                  <c:v>5.5698609025200984E-7</c:v>
                </c:pt>
                <c:pt idx="1259">
                  <c:v>5.5007024819179738E-7</c:v>
                </c:pt>
                <c:pt idx="1260">
                  <c:v>5.4323334469915188E-7</c:v>
                </c:pt>
                <c:pt idx="1261">
                  <c:v>5.3647455404001414E-7</c:v>
                </c:pt>
                <c:pt idx="1262">
                  <c:v>5.2979305844615789E-7</c:v>
                </c:pt>
                <c:pt idx="1263">
                  <c:v>5.2318804804232187E-7</c:v>
                </c:pt>
                <c:pt idx="1264">
                  <c:v>5.1665872077401483E-7</c:v>
                </c:pt>
                <c:pt idx="1265">
                  <c:v>5.1020428233607522E-7</c:v>
                </c:pt>
                <c:pt idx="1266">
                  <c:v>5.0382394610168788E-7</c:v>
                </c:pt>
                <c:pt idx="1267">
                  <c:v>4.9751693305224956E-7</c:v>
                </c:pt>
                <c:pt idx="1268">
                  <c:v>4.9128247170777513E-7</c:v>
                </c:pt>
                <c:pt idx="1269">
                  <c:v>4.8511979805799492E-7</c:v>
                </c:pt>
                <c:pt idx="1270">
                  <c:v>4.7902815549399496E-7</c:v>
                </c:pt>
                <c:pt idx="1271">
                  <c:v>4.7300679474061182E-7</c:v>
                </c:pt>
                <c:pt idx="1272">
                  <c:v>4.6705497378933119E-7</c:v>
                </c:pt>
                <c:pt idx="1273">
                  <c:v>4.6117195783186433E-7</c:v>
                </c:pt>
                <c:pt idx="1274">
                  <c:v>4.5535701919433997E-7</c:v>
                </c:pt>
                <c:pt idx="1275">
                  <c:v>4.4960943727200196E-7</c:v>
                </c:pt>
                <c:pt idx="1276">
                  <c:v>4.4392849846466616E-7</c:v>
                </c:pt>
                <c:pt idx="1277">
                  <c:v>4.3831349611257559E-7</c:v>
                </c:pt>
                <c:pt idx="1278">
                  <c:v>4.3276373043303654E-7</c:v>
                </c:pt>
                <c:pt idx="1279">
                  <c:v>4.272785084574477E-7</c:v>
                </c:pt>
                <c:pt idx="1280">
                  <c:v>4.2185714396902592E-7</c:v>
                </c:pt>
                <c:pt idx="1281">
                  <c:v>4.16498957441063E-7</c:v>
                </c:pt>
                <c:pt idx="1282">
                  <c:v>4.1120327597574204E-7</c:v>
                </c:pt>
                <c:pt idx="1283">
                  <c:v>4.0596943324349347E-7</c:v>
                </c:pt>
                <c:pt idx="1284">
                  <c:v>4.0079676942290197E-7</c:v>
                </c:pt>
                <c:pt idx="1285">
                  <c:v>3.9568463114121625E-7</c:v>
                </c:pt>
                <c:pt idx="1286">
                  <c:v>3.9063237141533829E-7</c:v>
                </c:pt>
                <c:pt idx="1287">
                  <c:v>3.8563934959332892E-7</c:v>
                </c:pt>
                <c:pt idx="1288">
                  <c:v>3.8070493129653597E-7</c:v>
                </c:pt>
                <c:pt idx="1289">
                  <c:v>3.7582848836212921E-7</c:v>
                </c:pt>
                <c:pt idx="1290">
                  <c:v>3.7100939878626513E-7</c:v>
                </c:pt>
                <c:pt idx="1291">
                  <c:v>3.6624704666767596E-7</c:v>
                </c:pt>
                <c:pt idx="1292">
                  <c:v>3.6154082215182241E-7</c:v>
                </c:pt>
                <c:pt idx="1293">
                  <c:v>3.5689012137554082E-7</c:v>
                </c:pt>
                <c:pt idx="1294">
                  <c:v>3.5229434641215112E-7</c:v>
                </c:pt>
                <c:pt idx="1295">
                  <c:v>3.4775290521713904E-7</c:v>
                </c:pt>
                <c:pt idx="1296">
                  <c:v>3.4326521157421806E-7</c:v>
                </c:pt>
                <c:pt idx="1297">
                  <c:v>3.3883068504201349E-7</c:v>
                </c:pt>
                <c:pt idx="1298">
                  <c:v>3.3444875090107582E-7</c:v>
                </c:pt>
                <c:pt idx="1299">
                  <c:v>3.3011884010149723E-7</c:v>
                </c:pt>
                <c:pt idx="1300">
                  <c:v>3.2584038921092718E-7</c:v>
                </c:pt>
                <c:pt idx="1301">
                  <c:v>3.2161284036307475E-7</c:v>
                </c:pt>
                <c:pt idx="1302">
                  <c:v>3.1743564120667803E-7</c:v>
                </c:pt>
                <c:pt idx="1303">
                  <c:v>3.133082448549233E-7</c:v>
                </c:pt>
                <c:pt idx="1304">
                  <c:v>3.0923010983532123E-7</c:v>
                </c:pt>
                <c:pt idx="1305">
                  <c:v>3.0520070004003581E-7</c:v>
                </c:pt>
                <c:pt idx="1306">
                  <c:v>3.0121948467665494E-7</c:v>
                </c:pt>
                <c:pt idx="1307">
                  <c:v>2.9728593821938018E-7</c:v>
                </c:pt>
                <c:pt idx="1308">
                  <c:v>2.933995403607175E-7</c:v>
                </c:pt>
                <c:pt idx="1309">
                  <c:v>2.8955977596350457E-7</c:v>
                </c:pt>
                <c:pt idx="1310">
                  <c:v>2.8576613501345163E-7</c:v>
                </c:pt>
                <c:pt idx="1311">
                  <c:v>2.8201811257206748E-7</c:v>
                </c:pt>
                <c:pt idx="1312">
                  <c:v>2.78315208730001E-7</c:v>
                </c:pt>
                <c:pt idx="1313">
                  <c:v>2.7465692856081249E-7</c:v>
                </c:pt>
                <c:pt idx="1314">
                  <c:v>2.7104278207516666E-7</c:v>
                </c:pt>
                <c:pt idx="1315">
                  <c:v>2.6747228417540038E-7</c:v>
                </c:pt>
                <c:pt idx="1316">
                  <c:v>2.6394495461052085E-7</c:v>
                </c:pt>
                <c:pt idx="1317">
                  <c:v>2.6046031793161345E-7</c:v>
                </c:pt>
                <c:pt idx="1318">
                  <c:v>2.5701790344761236E-7</c:v>
                </c:pt>
                <c:pt idx="1319">
                  <c:v>2.536172451814861E-7</c:v>
                </c:pt>
                <c:pt idx="1320">
                  <c:v>2.5025788182682852E-7</c:v>
                </c:pt>
                <c:pt idx="1321">
                  <c:v>2.469393567047987E-7</c:v>
                </c:pt>
                <c:pt idx="1322">
                  <c:v>2.4366121772144996E-7</c:v>
                </c:pt>
                <c:pt idx="1323">
                  <c:v>2.4042301732549667E-7</c:v>
                </c:pt>
                <c:pt idx="1324">
                  <c:v>2.3722431246634987E-7</c:v>
                </c:pt>
                <c:pt idx="1325">
                  <c:v>2.3406466455263367E-7</c:v>
                </c:pt>
                <c:pt idx="1326">
                  <c:v>2.309436394109709E-7</c:v>
                </c:pt>
                <c:pt idx="1327">
                  <c:v>2.278608072452371E-7</c:v>
                </c:pt>
                <c:pt idx="1328">
                  <c:v>2.2481574259606183E-7</c:v>
                </c:pt>
                <c:pt idx="1329">
                  <c:v>2.2180802430079459E-7</c:v>
                </c:pt>
                <c:pt idx="1330">
                  <c:v>2.1883723545375128E-7</c:v>
                </c:pt>
                <c:pt idx="1331">
                  <c:v>2.1590296336684441E-7</c:v>
                </c:pt>
                <c:pt idx="1332">
                  <c:v>2.1300479953056612E-7</c:v>
                </c:pt>
                <c:pt idx="1333">
                  <c:v>2.1014233957528767E-7</c:v>
                </c:pt>
                <c:pt idx="1334">
                  <c:v>2.0731518323292186E-7</c:v>
                </c:pt>
                <c:pt idx="1335">
                  <c:v>2.0452293429893001E-7</c:v>
                </c:pt>
                <c:pt idx="1336">
                  <c:v>2.0176520059464624E-7</c:v>
                </c:pt>
                <c:pt idx="1337">
                  <c:v>1.9904159392995053E-7</c:v>
                </c:pt>
                <c:pt idx="1338">
                  <c:v>1.9635173006625188E-7</c:v>
                </c:pt>
                <c:pt idx="1339">
                  <c:v>1.936952286798171E-7</c:v>
                </c:pt>
                <c:pt idx="1340">
                  <c:v>1.9107171332541399E-7</c:v>
                </c:pt>
                <c:pt idx="1341">
                  <c:v>1.884808114002721E-7</c:v>
                </c:pt>
                <c:pt idx="1342">
                  <c:v>1.85922154108367E-7</c:v>
                </c:pt>
                <c:pt idx="1343">
                  <c:v>1.8339537642501768E-7</c:v>
                </c:pt>
                <c:pt idx="1344">
                  <c:v>1.8090011706178948E-7</c:v>
                </c:pt>
                <c:pt idx="1345">
                  <c:v>1.784360184317178E-7</c:v>
                </c:pt>
                <c:pt idx="1346">
                  <c:v>1.7600272661482297E-7</c:v>
                </c:pt>
                <c:pt idx="1347">
                  <c:v>1.735998913239401E-7</c:v>
                </c:pt>
                <c:pt idx="1348">
                  <c:v>1.7122716587084984E-7</c:v>
                </c:pt>
                <c:pt idx="1349">
                  <c:v>1.6888420713269528E-7</c:v>
                </c:pt>
                <c:pt idx="1350">
                  <c:v>1.6657067551869423E-7</c:v>
                </c:pt>
                <c:pt idx="1351">
                  <c:v>1.6428623493717429E-7</c:v>
                </c:pt>
                <c:pt idx="1352">
                  <c:v>1.6203055276284628E-7</c:v>
                </c:pt>
                <c:pt idx="1353">
                  <c:v>1.5980329980441178E-7</c:v>
                </c:pt>
                <c:pt idx="1354">
                  <c:v>1.5760415027242946E-7</c:v>
                </c:pt>
                <c:pt idx="1355">
                  <c:v>1.5543278174746326E-7</c:v>
                </c:pt>
                <c:pt idx="1356">
                  <c:v>1.5328887514853111E-7</c:v>
                </c:pt>
                <c:pt idx="1357">
                  <c:v>1.5117211470179609E-7</c:v>
                </c:pt>
                <c:pt idx="1358">
                  <c:v>1.4908218790957458E-7</c:v>
                </c:pt>
                <c:pt idx="1359">
                  <c:v>1.4701878551957188E-7</c:v>
                </c:pt>
                <c:pt idx="1360">
                  <c:v>1.4498160149441901E-7</c:v>
                </c:pt>
                <c:pt idx="1361">
                  <c:v>1.4297033298147473E-7</c:v>
                </c:pt>
                <c:pt idx="1362">
                  <c:v>1.4098468028286455E-7</c:v>
                </c:pt>
                <c:pt idx="1363">
                  <c:v>1.3902434682582255E-7</c:v>
                </c:pt>
                <c:pt idx="1364">
                  <c:v>1.3708903913325165E-7</c:v>
                </c:pt>
                <c:pt idx="1365">
                  <c:v>1.3517846679458156E-7</c:v>
                </c:pt>
                <c:pt idx="1366">
                  <c:v>1.332923424368539E-7</c:v>
                </c:pt>
                <c:pt idx="1367">
                  <c:v>1.3143038169606186E-7</c:v>
                </c:pt>
                <c:pt idx="1368">
                  <c:v>1.2959230318876227E-7</c:v>
                </c:pt>
                <c:pt idx="1369">
                  <c:v>1.2777782848391681E-7</c:v>
                </c:pt>
                <c:pt idx="1370">
                  <c:v>1.2598668207498403E-7</c:v>
                </c:pt>
                <c:pt idx="1371">
                  <c:v>1.2421859135225618E-7</c:v>
                </c:pt>
                <c:pt idx="1372">
                  <c:v>1.2247328657543794E-7</c:v>
                </c:pt>
                <c:pt idx="1373">
                  <c:v>1.2075050084647449E-7</c:v>
                </c:pt>
                <c:pt idx="1374">
                  <c:v>1.1904997008259868E-7</c:v>
                </c:pt>
                <c:pt idx="1375">
                  <c:v>1.173714329896316E-7</c:v>
                </c:pt>
                <c:pt idx="1376">
                  <c:v>1.1571463103550207E-7</c:v>
                </c:pt>
                <c:pt idx="1377">
                  <c:v>1.1407930842401543E-7</c:v>
                </c:pt>
                <c:pt idx="1378">
                  <c:v>1.1246521206883828E-7</c:v>
                </c:pt>
                <c:pt idx="1379">
                  <c:v>1.1087209156770364E-7</c:v>
                </c:pt>
                <c:pt idx="1380">
                  <c:v>1.0929969917687399E-7</c:v>
                </c:pt>
                <c:pt idx="1381">
                  <c:v>1.0774778978578607E-7</c:v>
                </c:pt>
                <c:pt idx="1382">
                  <c:v>1.0621612089195187E-7</c:v>
                </c:pt>
                <c:pt idx="1383">
                  <c:v>1.0470445257605785E-7</c:v>
                </c:pt>
                <c:pt idx="1384">
                  <c:v>1.0321254747729114E-7</c:v>
                </c:pt>
                <c:pt idx="1385">
                  <c:v>1.0174017076888181E-7</c:v>
                </c:pt>
                <c:pt idx="1386">
                  <c:v>1.0028709013386405E-7</c:v>
                </c:pt>
                <c:pt idx="1387">
                  <c:v>9.8853075741024682E-8</c:v>
                </c:pt>
                <c:pt idx="1388">
                  <c:v>9.7437900221098175E-8</c:v>
                </c:pt>
                <c:pt idx="1389">
                  <c:v>9.6041338643148174E-8</c:v>
                </c:pt>
                <c:pt idx="1390">
                  <c:v>9.4663168491157804E-8</c:v>
                </c:pt>
                <c:pt idx="1391">
                  <c:v>9.3303169640825651E-8</c:v>
                </c:pt>
                <c:pt idx="1392">
                  <c:v>9.196112433657263E-8</c:v>
                </c:pt>
                <c:pt idx="1393">
                  <c:v>9.063681716874064E-8</c:v>
                </c:pt>
                <c:pt idx="1394">
                  <c:v>8.9330035050994733E-8</c:v>
                </c:pt>
                <c:pt idx="1395">
                  <c:v>8.8040567197925611E-8</c:v>
                </c:pt>
                <c:pt idx="1396">
                  <c:v>8.676820510284399E-8</c:v>
                </c:pt>
                <c:pt idx="1397">
                  <c:v>8.5512742515770799E-8</c:v>
                </c:pt>
                <c:pt idx="1398">
                  <c:v>8.4273975421624737E-8</c:v>
                </c:pt>
                <c:pt idx="1399">
                  <c:v>8.3051702018595271E-8</c:v>
                </c:pt>
                <c:pt idx="1400">
                  <c:v>8.1845722696707669E-8</c:v>
                </c:pt>
                <c:pt idx="1401">
                  <c:v>8.065584001657705E-8</c:v>
                </c:pt>
                <c:pt idx="1402">
                  <c:v>7.9481858688344525E-8</c:v>
                </c:pt>
                <c:pt idx="1403">
                  <c:v>7.8323585550810197E-8</c:v>
                </c:pt>
                <c:pt idx="1404">
                  <c:v>7.7180829550730204E-8</c:v>
                </c:pt>
                <c:pt idx="1405">
                  <c:v>7.6053401722311248E-8</c:v>
                </c:pt>
                <c:pt idx="1406">
                  <c:v>7.4941115166879933E-8</c:v>
                </c:pt>
                <c:pt idx="1407">
                  <c:v>7.384378503273295E-8</c:v>
                </c:pt>
                <c:pt idx="1408">
                  <c:v>7.2761228495156143E-8</c:v>
                </c:pt>
                <c:pt idx="1409">
                  <c:v>7.1693264736629836E-8</c:v>
                </c:pt>
                <c:pt idx="1410">
                  <c:v>7.063971492720456E-8</c:v>
                </c:pt>
                <c:pt idx="1411">
                  <c:v>6.9600402205045981E-8</c:v>
                </c:pt>
                <c:pt idx="1412">
                  <c:v>6.8575151657154123E-8</c:v>
                </c:pt>
                <c:pt idx="1413">
                  <c:v>6.7563790300255142E-8</c:v>
                </c:pt>
                <c:pt idx="1414">
                  <c:v>6.6566147061850669E-8</c:v>
                </c:pt>
                <c:pt idx="1415">
                  <c:v>6.5582052761450764E-8</c:v>
                </c:pt>
                <c:pt idx="1416">
                  <c:v>6.4611340091956872E-8</c:v>
                </c:pt>
                <c:pt idx="1417">
                  <c:v>6.3653843601215524E-8</c:v>
                </c:pt>
                <c:pt idx="1418">
                  <c:v>6.2709399673738874E-8</c:v>
                </c:pt>
                <c:pt idx="1419">
                  <c:v>6.1777846512574573E-8</c:v>
                </c:pt>
                <c:pt idx="1420">
                  <c:v>6.085902412135266E-8</c:v>
                </c:pt>
                <c:pt idx="1421">
                  <c:v>5.9952774286470177E-8</c:v>
                </c:pt>
                <c:pt idx="1422">
                  <c:v>5.9058940559453933E-8</c:v>
                </c:pt>
                <c:pt idx="1423">
                  <c:v>5.8177368239464992E-8</c:v>
                </c:pt>
                <c:pt idx="1424">
                  <c:v>5.7307904355965737E-8</c:v>
                </c:pt>
                <c:pt idx="1425">
                  <c:v>5.6450397651530666E-8</c:v>
                </c:pt>
                <c:pt idx="1426">
                  <c:v>5.5604698564825151E-8</c:v>
                </c:pt>
                <c:pt idx="1427">
                  <c:v>5.4770659213719021E-8</c:v>
                </c:pt>
                <c:pt idx="1428">
                  <c:v>5.3948133378556124E-8</c:v>
                </c:pt>
                <c:pt idx="1429">
                  <c:v>5.3136976485579868E-8</c:v>
                </c:pt>
                <c:pt idx="1430">
                  <c:v>5.2337045590488643E-8</c:v>
                </c:pt>
                <c:pt idx="1431">
                  <c:v>5.1548199362152166E-8</c:v>
                </c:pt>
                <c:pt idx="1432">
                  <c:v>5.0770298066470818E-8</c:v>
                </c:pt>
                <c:pt idx="1433">
                  <c:v>5.0003203550366007E-8</c:v>
                </c:pt>
                <c:pt idx="1434">
                  <c:v>4.9246779225929756E-8</c:v>
                </c:pt>
                <c:pt idx="1435">
                  <c:v>4.8500890054703495E-8</c:v>
                </c:pt>
                <c:pt idx="1436">
                  <c:v>4.7765402532101446E-8</c:v>
                </c:pt>
                <c:pt idx="1437">
                  <c:v>4.7040184671971403E-8</c:v>
                </c:pt>
                <c:pt idx="1438">
                  <c:v>4.6325105991295433E-8</c:v>
                </c:pt>
                <c:pt idx="1439">
                  <c:v>4.562003749502446E-8</c:v>
                </c:pt>
                <c:pt idx="1440">
                  <c:v>4.492485166104612E-8</c:v>
                </c:pt>
                <c:pt idx="1441">
                  <c:v>4.4239422425294414E-8</c:v>
                </c:pt>
                <c:pt idx="1442">
                  <c:v>4.3563625166985374E-8</c:v>
                </c:pt>
                <c:pt idx="1443">
                  <c:v>4.2897336693987446E-8</c:v>
                </c:pt>
                <c:pt idx="1444">
                  <c:v>4.2240435228321823E-8</c:v>
                </c:pt>
                <c:pt idx="1445">
                  <c:v>4.1592800391794113E-8</c:v>
                </c:pt>
                <c:pt idx="1446">
                  <c:v>4.0954313191756514E-8</c:v>
                </c:pt>
                <c:pt idx="1447">
                  <c:v>4.0324856006988828E-8</c:v>
                </c:pt>
                <c:pt idx="1448">
                  <c:v>3.9704312573718553E-8</c:v>
                </c:pt>
                <c:pt idx="1449">
                  <c:v>3.9092567971756897E-8</c:v>
                </c:pt>
                <c:pt idx="1450">
                  <c:v>3.8489508610766128E-8</c:v>
                </c:pt>
                <c:pt idx="1451">
                  <c:v>3.789502221664423E-8</c:v>
                </c:pt>
                <c:pt idx="1452">
                  <c:v>3.7308997818036729E-8</c:v>
                </c:pt>
                <c:pt idx="1453">
                  <c:v>3.6731325732969374E-8</c:v>
                </c:pt>
                <c:pt idx="1454">
                  <c:v>3.6161897555598848E-8</c:v>
                </c:pt>
                <c:pt idx="1455">
                  <c:v>3.5600606143086194E-8</c:v>
                </c:pt>
                <c:pt idx="1456">
                  <c:v>3.5047345602586416E-8</c:v>
                </c:pt>
                <c:pt idx="1457">
                  <c:v>3.450201127835652E-8</c:v>
                </c:pt>
                <c:pt idx="1458">
                  <c:v>3.396449973898143E-8</c:v>
                </c:pt>
                <c:pt idx="1459">
                  <c:v>3.3434708764715467E-8</c:v>
                </c:pt>
                <c:pt idx="1460">
                  <c:v>3.2912537334931862E-8</c:v>
                </c:pt>
                <c:pt idx="1461">
                  <c:v>3.23978856157001E-8</c:v>
                </c:pt>
                <c:pt idx="1462">
                  <c:v>3.189065494746023E-8</c:v>
                </c:pt>
                <c:pt idx="1463">
                  <c:v>3.1390747832822145E-8</c:v>
                </c:pt>
                <c:pt idx="1464">
                  <c:v>3.0898067924466987E-8</c:v>
                </c:pt>
                <c:pt idx="1465">
                  <c:v>3.0412520013163727E-8</c:v>
                </c:pt>
                <c:pt idx="1466">
                  <c:v>2.9934010015893301E-8</c:v>
                </c:pt>
                <c:pt idx="1467">
                  <c:v>2.9462444964079896E-8</c:v>
                </c:pt>
                <c:pt idx="1468">
                  <c:v>2.8997732991931955E-8</c:v>
                </c:pt>
                <c:pt idx="1469">
                  <c:v>2.8539783324889175E-8</c:v>
                </c:pt>
                <c:pt idx="1470">
                  <c:v>2.8088506268172274E-8</c:v>
                </c:pt>
                <c:pt idx="1471">
                  <c:v>2.764381319544321E-8</c:v>
                </c:pt>
                <c:pt idx="1472">
                  <c:v>2.7205616537562755E-8</c:v>
                </c:pt>
                <c:pt idx="1473">
                  <c:v>2.6773829771457399E-8</c:v>
                </c:pt>
                <c:pt idx="1474">
                  <c:v>2.6348367409084511E-8</c:v>
                </c:pt>
                <c:pt idx="1475">
                  <c:v>2.5929144986499757E-8</c:v>
                </c:pt>
                <c:pt idx="1476">
                  <c:v>2.5516079053026083E-8</c:v>
                </c:pt>
                <c:pt idx="1477">
                  <c:v>2.5109087160522099E-8</c:v>
                </c:pt>
                <c:pt idx="1478">
                  <c:v>2.4708087852748084E-8</c:v>
                </c:pt>
                <c:pt idx="1479">
                  <c:v>2.4313000654832907E-8</c:v>
                </c:pt>
                <c:pt idx="1480">
                  <c:v>2.3923746062835483E-8</c:v>
                </c:pt>
                <c:pt idx="1481">
                  <c:v>2.3540245533404552E-8</c:v>
                </c:pt>
                <c:pt idx="1482">
                  <c:v>2.3162421473533456E-8</c:v>
                </c:pt>
                <c:pt idx="1483">
                  <c:v>2.2790197230411948E-8</c:v>
                </c:pt>
                <c:pt idx="1484">
                  <c:v>2.242349708136679E-8</c:v>
                </c:pt>
                <c:pt idx="1485">
                  <c:v>2.20622462239026E-8</c:v>
                </c:pt>
                <c:pt idx="1486">
                  <c:v>2.1706370765831973E-8</c:v>
                </c:pt>
                <c:pt idx="1487">
                  <c:v>2.1355797715496881E-8</c:v>
                </c:pt>
                <c:pt idx="1488">
                  <c:v>2.1010454972081894E-8</c:v>
                </c:pt>
                <c:pt idx="1489">
                  <c:v>2.0670271316020763E-8</c:v>
                </c:pt>
                <c:pt idx="1490">
                  <c:v>2.0335176399485765E-8</c:v>
                </c:pt>
                <c:pt idx="1491">
                  <c:v>2.0005100736975397E-8</c:v>
                </c:pt>
                <c:pt idx="1492">
                  <c:v>1.9679975695981059E-8</c:v>
                </c:pt>
                <c:pt idx="1493">
                  <c:v>1.9359733487748038E-8</c:v>
                </c:pt>
                <c:pt idx="1494">
                  <c:v>1.9044307158120226E-8</c:v>
                </c:pt>
              </c:numCache>
            </c:numRef>
          </c:yVal>
        </c:ser>
        <c:ser>
          <c:idx val="2"/>
          <c:order val="1"/>
          <c:tx>
            <c:strRef>
              <c:f>east_coast!$H$9</c:f>
              <c:strCache>
                <c:ptCount val="1"/>
                <c:pt idx="0">
                  <c:v>RMS</c:v>
                </c:pt>
              </c:strCache>
            </c:strRef>
          </c:tx>
          <c:spPr>
            <a:ln w="50800">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east_coast!$H$10:$H$2000</c:f>
              <c:numCache>
                <c:formatCode>General</c:formatCode>
                <c:ptCount val="1991"/>
                <c:pt idx="0">
                  <c:v>0.99988021819893869</c:v>
                </c:pt>
                <c:pt idx="1">
                  <c:v>0.9995494567141151</c:v>
                </c:pt>
                <c:pt idx="2">
                  <c:v>0.99898718529468611</c:v>
                </c:pt>
                <c:pt idx="3">
                  <c:v>0.99826677813293785</c:v>
                </c:pt>
                <c:pt idx="4">
                  <c:v>0.99737258998949807</c:v>
                </c:pt>
                <c:pt idx="5">
                  <c:v>0.99631713045449488</c:v>
                </c:pt>
                <c:pt idx="6">
                  <c:v>0.99510492146419904</c:v>
                </c:pt>
                <c:pt idx="7">
                  <c:v>0.9937350718340936</c:v>
                </c:pt>
                <c:pt idx="8">
                  <c:v>0.99219553406972061</c:v>
                </c:pt>
                <c:pt idx="9">
                  <c:v>0.99050713548341607</c:v>
                </c:pt>
                <c:pt idx="10">
                  <c:v>0.98865650830735341</c:v>
                </c:pt>
                <c:pt idx="11">
                  <c:v>0.9866903902186791</c:v>
                </c:pt>
                <c:pt idx="12">
                  <c:v>0.98453217235534607</c:v>
                </c:pt>
                <c:pt idx="13">
                  <c:v>0.98227516503747137</c:v>
                </c:pt>
                <c:pt idx="14">
                  <c:v>0.97986969297967697</c:v>
                </c:pt>
                <c:pt idx="15">
                  <c:v>0.9772815941086237</c:v>
                </c:pt>
                <c:pt idx="16">
                  <c:v>0.9745951678786996</c:v>
                </c:pt>
                <c:pt idx="17">
                  <c:v>0.97179404290017857</c:v>
                </c:pt>
                <c:pt idx="18">
                  <c:v>0.96890353541481822</c:v>
                </c:pt>
                <c:pt idx="19">
                  <c:v>0.96590780214224914</c:v>
                </c:pt>
                <c:pt idx="20">
                  <c:v>0.96280278324187585</c:v>
                </c:pt>
                <c:pt idx="21">
                  <c:v>0.95955672613926057</c:v>
                </c:pt>
                <c:pt idx="22">
                  <c:v>0.95624818709963533</c:v>
                </c:pt>
                <c:pt idx="23">
                  <c:v>0.95281600445935533</c:v>
                </c:pt>
                <c:pt idx="24">
                  <c:v>0.94928252384512657</c:v>
                </c:pt>
                <c:pt idx="25">
                  <c:v>0.94563322224993362</c:v>
                </c:pt>
                <c:pt idx="26">
                  <c:v>0.94194130883187865</c:v>
                </c:pt>
                <c:pt idx="27">
                  <c:v>0.93422645645626223</c:v>
                </c:pt>
                <c:pt idx="28">
                  <c:v>0.93422645645626223</c:v>
                </c:pt>
                <c:pt idx="29">
                  <c:v>0.93023695342167989</c:v>
                </c:pt>
                <c:pt idx="30">
                  <c:v>0.92615625250439804</c:v>
                </c:pt>
                <c:pt idx="31">
                  <c:v>0.9219839576223936</c:v>
                </c:pt>
                <c:pt idx="32">
                  <c:v>0.91765435216892888</c:v>
                </c:pt>
                <c:pt idx="33">
                  <c:v>0.91325582844579534</c:v>
                </c:pt>
                <c:pt idx="34">
                  <c:v>0.90879406362846693</c:v>
                </c:pt>
                <c:pt idx="35">
                  <c:v>0.90424106792159564</c:v>
                </c:pt>
                <c:pt idx="36">
                  <c:v>0.89953990453631349</c:v>
                </c:pt>
                <c:pt idx="37">
                  <c:v>0.89473219509045387</c:v>
                </c:pt>
                <c:pt idx="38">
                  <c:v>0.88991719113425338</c:v>
                </c:pt>
                <c:pt idx="39">
                  <c:v>0.88502587537754862</c:v>
                </c:pt>
                <c:pt idx="40">
                  <c:v>0.880016791236652</c:v>
                </c:pt>
                <c:pt idx="41">
                  <c:v>0.87489132499862365</c:v>
                </c:pt>
                <c:pt idx="42">
                  <c:v>0.86972410511541265</c:v>
                </c:pt>
                <c:pt idx="43">
                  <c:v>0.86452216204269527</c:v>
                </c:pt>
                <c:pt idx="44">
                  <c:v>0.8592043979890126</c:v>
                </c:pt>
                <c:pt idx="45">
                  <c:v>0.85375024969670377</c:v>
                </c:pt>
                <c:pt idx="46">
                  <c:v>0.84818866415929162</c:v>
                </c:pt>
                <c:pt idx="47">
                  <c:v>0.84261047618432028</c:v>
                </c:pt>
                <c:pt idx="48">
                  <c:v>0.83699122770767964</c:v>
                </c:pt>
                <c:pt idx="49">
                  <c:v>0.83129682266973193</c:v>
                </c:pt>
                <c:pt idx="50">
                  <c:v>0.82545933300581764</c:v>
                </c:pt>
                <c:pt idx="51">
                  <c:v>0.81953487033397265</c:v>
                </c:pt>
                <c:pt idx="52">
                  <c:v>0.81358690679622048</c:v>
                </c:pt>
                <c:pt idx="53">
                  <c:v>0.80755850560370224</c:v>
                </c:pt>
                <c:pt idx="54">
                  <c:v>0.80127542367902804</c:v>
                </c:pt>
                <c:pt idx="55">
                  <c:v>0.78804753881900769</c:v>
                </c:pt>
                <c:pt idx="56">
                  <c:v>0.7811783215338306</c:v>
                </c:pt>
                <c:pt idx="57">
                  <c:v>0.7811783215338306</c:v>
                </c:pt>
                <c:pt idx="58">
                  <c:v>0.77421856650263154</c:v>
                </c:pt>
                <c:pt idx="59">
                  <c:v>0.76704505921360755</c:v>
                </c:pt>
                <c:pt idx="60">
                  <c:v>0.75982623354131262</c:v>
                </c:pt>
                <c:pt idx="61">
                  <c:v>0.75245432217231445</c:v>
                </c:pt>
                <c:pt idx="62">
                  <c:v>0.7450833349946776</c:v>
                </c:pt>
                <c:pt idx="63">
                  <c:v>0.73752820268942965</c:v>
                </c:pt>
                <c:pt idx="64">
                  <c:v>0.73005991136477288</c:v>
                </c:pt>
                <c:pt idx="65">
                  <c:v>0.72251854290934647</c:v>
                </c:pt>
                <c:pt idx="66">
                  <c:v>0.71488086051193067</c:v>
                </c:pt>
                <c:pt idx="67">
                  <c:v>0.70725242002807165</c:v>
                </c:pt>
                <c:pt idx="68">
                  <c:v>0.69944039553277582</c:v>
                </c:pt>
                <c:pt idx="69">
                  <c:v>0.69151591675360002</c:v>
                </c:pt>
                <c:pt idx="70">
                  <c:v>0.68353129952262859</c:v>
                </c:pt>
                <c:pt idx="71">
                  <c:v>0.67550509368066125</c:v>
                </c:pt>
                <c:pt idx="72">
                  <c:v>0.66727176995451265</c:v>
                </c:pt>
                <c:pt idx="73">
                  <c:v>0.65902900627381766</c:v>
                </c:pt>
                <c:pt idx="74">
                  <c:v>0.65065236687386663</c:v>
                </c:pt>
                <c:pt idx="75">
                  <c:v>0.6421353494083657</c:v>
                </c:pt>
                <c:pt idx="76">
                  <c:v>0.63337193592607965</c:v>
                </c:pt>
                <c:pt idx="77">
                  <c:v>0.62474097886916125</c:v>
                </c:pt>
                <c:pt idx="78">
                  <c:v>0.61591868119478232</c:v>
                </c:pt>
                <c:pt idx="79">
                  <c:v>0.60721986208688938</c:v>
                </c:pt>
                <c:pt idx="80">
                  <c:v>0.59848163281903843</c:v>
                </c:pt>
                <c:pt idx="81">
                  <c:v>0.58992754867880903</c:v>
                </c:pt>
                <c:pt idx="82">
                  <c:v>0.58123021487845106</c:v>
                </c:pt>
                <c:pt idx="83">
                  <c:v>0.57280439529565452</c:v>
                </c:pt>
                <c:pt idx="84">
                  <c:v>0.56437791557617989</c:v>
                </c:pt>
                <c:pt idx="85">
                  <c:v>0.55607970041413413</c:v>
                </c:pt>
                <c:pt idx="86">
                  <c:v>0.5479557613362962</c:v>
                </c:pt>
                <c:pt idx="87">
                  <c:v>0.53986373986706149</c:v>
                </c:pt>
                <c:pt idx="88">
                  <c:v>0.53181403315919884</c:v>
                </c:pt>
                <c:pt idx="89">
                  <c:v>0.5239475803944158</c:v>
                </c:pt>
                <c:pt idx="90">
                  <c:v>0.51623411430583521</c:v>
                </c:pt>
                <c:pt idx="91">
                  <c:v>0.50845978361511712</c:v>
                </c:pt>
                <c:pt idx="92">
                  <c:v>0.50084474390591516</c:v>
                </c:pt>
                <c:pt idx="93">
                  <c:v>0.49340592768413888</c:v>
                </c:pt>
                <c:pt idx="94">
                  <c:v>0.48608897269397755</c:v>
                </c:pt>
                <c:pt idx="95">
                  <c:v>0.47870507984419192</c:v>
                </c:pt>
                <c:pt idx="96">
                  <c:v>0.47151048118815364</c:v>
                </c:pt>
                <c:pt idx="97">
                  <c:v>0.46448141180527946</c:v>
                </c:pt>
                <c:pt idx="98">
                  <c:v>0.45761077522623395</c:v>
                </c:pt>
                <c:pt idx="99">
                  <c:v>0.45070478832783484</c:v>
                </c:pt>
                <c:pt idx="100">
                  <c:v>0.44395188712613326</c:v>
                </c:pt>
                <c:pt idx="101">
                  <c:v>0.43739273604078288</c:v>
                </c:pt>
                <c:pt idx="102">
                  <c:v>0.43094399281560314</c:v>
                </c:pt>
                <c:pt idx="103">
                  <c:v>0.42458242063936075</c:v>
                </c:pt>
                <c:pt idx="104">
                  <c:v>0.41822824199396358</c:v>
                </c:pt>
                <c:pt idx="105">
                  <c:v>0.41202632387441479</c:v>
                </c:pt>
                <c:pt idx="106">
                  <c:v>0.40602604450456681</c:v>
                </c:pt>
                <c:pt idx="107">
                  <c:v>0.40014373155990696</c:v>
                </c:pt>
                <c:pt idx="108">
                  <c:v>0.39435954793312061</c:v>
                </c:pt>
                <c:pt idx="109">
                  <c:v>0.38852836257453105</c:v>
                </c:pt>
                <c:pt idx="110">
                  <c:v>0.38282349437015989</c:v>
                </c:pt>
                <c:pt idx="111">
                  <c:v>0.37187162876448215</c:v>
                </c:pt>
                <c:pt idx="112">
                  <c:v>0.3665698400185155</c:v>
                </c:pt>
                <c:pt idx="113">
                  <c:v>0.36123563856143309</c:v>
                </c:pt>
                <c:pt idx="114">
                  <c:v>0.35593408086331091</c:v>
                </c:pt>
                <c:pt idx="115">
                  <c:v>0.35593408086331091</c:v>
                </c:pt>
                <c:pt idx="116">
                  <c:v>0.35079567594629602</c:v>
                </c:pt>
                <c:pt idx="117">
                  <c:v>0.34584574005216928</c:v>
                </c:pt>
                <c:pt idx="118">
                  <c:v>0.34095729589002882</c:v>
                </c:pt>
                <c:pt idx="119">
                  <c:v>0.33614816715030793</c:v>
                </c:pt>
                <c:pt idx="120">
                  <c:v>0.33132276604135841</c:v>
                </c:pt>
                <c:pt idx="121">
                  <c:v>0.32654439967104387</c:v>
                </c:pt>
                <c:pt idx="122">
                  <c:v>0.3218936047146474</c:v>
                </c:pt>
                <c:pt idx="123">
                  <c:v>0.31736985306282023</c:v>
                </c:pt>
                <c:pt idx="124">
                  <c:v>0.31289485250500088</c:v>
                </c:pt>
                <c:pt idx="125">
                  <c:v>0.30831835593223605</c:v>
                </c:pt>
                <c:pt idx="126">
                  <c:v>0.30382817223072073</c:v>
                </c:pt>
                <c:pt idx="127">
                  <c:v>0.29943331226617126</c:v>
                </c:pt>
                <c:pt idx="128">
                  <c:v>0.29490665601294336</c:v>
                </c:pt>
                <c:pt idx="129">
                  <c:v>0.29060659167601982</c:v>
                </c:pt>
                <c:pt idx="130">
                  <c:v>0.28631603330733058</c:v>
                </c:pt>
                <c:pt idx="131">
                  <c:v>0.28199094979013595</c:v>
                </c:pt>
                <c:pt idx="132">
                  <c:v>0.27787334723229312</c:v>
                </c:pt>
                <c:pt idx="133">
                  <c:v>0.27373376212291506</c:v>
                </c:pt>
                <c:pt idx="134">
                  <c:v>0.26961955926898584</c:v>
                </c:pt>
                <c:pt idx="135">
                  <c:v>0.26566068657647701</c:v>
                </c:pt>
                <c:pt idx="136">
                  <c:v>0.26172059477258885</c:v>
                </c:pt>
                <c:pt idx="137">
                  <c:v>0.25777888563383006</c:v>
                </c:pt>
                <c:pt idx="138">
                  <c:v>0.25402567852478991</c:v>
                </c:pt>
                <c:pt idx="139">
                  <c:v>0.25030392692867842</c:v>
                </c:pt>
                <c:pt idx="140">
                  <c:v>0.24652946341845974</c:v>
                </c:pt>
                <c:pt idx="141">
                  <c:v>0.24292887991044321</c:v>
                </c:pt>
                <c:pt idx="142">
                  <c:v>0.239420055401312</c:v>
                </c:pt>
                <c:pt idx="143">
                  <c:v>0.23591509269177358</c:v>
                </c:pt>
                <c:pt idx="144">
                  <c:v>0.2324001949251597</c:v>
                </c:pt>
                <c:pt idx="145">
                  <c:v>0.22904911007634099</c:v>
                </c:pt>
                <c:pt idx="146">
                  <c:v>0.22573565301842879</c:v>
                </c:pt>
                <c:pt idx="147">
                  <c:v>0.22246286038016744</c:v>
                </c:pt>
                <c:pt idx="148">
                  <c:v>0.21917125384645236</c:v>
                </c:pt>
                <c:pt idx="149">
                  <c:v>0.21593331642503402</c:v>
                </c:pt>
                <c:pt idx="150">
                  <c:v>0.21276812606603937</c:v>
                </c:pt>
                <c:pt idx="151">
                  <c:v>0.20956530791613573</c:v>
                </c:pt>
                <c:pt idx="152">
                  <c:v>0.20643513780815451</c:v>
                </c:pt>
                <c:pt idx="153">
                  <c:v>0.20339029036640252</c:v>
                </c:pt>
                <c:pt idx="154">
                  <c:v>0.20031306322036591</c:v>
                </c:pt>
                <c:pt idx="155">
                  <c:v>0.19734822434454688</c:v>
                </c:pt>
                <c:pt idx="156">
                  <c:v>0.19446415319184793</c:v>
                </c:pt>
                <c:pt idx="157">
                  <c:v>0.19150703791521442</c:v>
                </c:pt>
                <c:pt idx="158">
                  <c:v>0.18864263883565621</c:v>
                </c:pt>
                <c:pt idx="159">
                  <c:v>0.18587145105568398</c:v>
                </c:pt>
                <c:pt idx="160">
                  <c:v>0.18308567425502589</c:v>
                </c:pt>
                <c:pt idx="161">
                  <c:v>0.18033452162337116</c:v>
                </c:pt>
                <c:pt idx="162">
                  <c:v>0.17765591801313638</c:v>
                </c:pt>
                <c:pt idx="163">
                  <c:v>0.17502349096385106</c:v>
                </c:pt>
                <c:pt idx="164">
                  <c:v>0.17236026853832245</c:v>
                </c:pt>
                <c:pt idx="165">
                  <c:v>0.16976177251452271</c:v>
                </c:pt>
                <c:pt idx="166">
                  <c:v>0.16722569241406571</c:v>
                </c:pt>
                <c:pt idx="167">
                  <c:v>0.16473582188139363</c:v>
                </c:pt>
                <c:pt idx="168">
                  <c:v>0.16221578310232501</c:v>
                </c:pt>
                <c:pt idx="169">
                  <c:v>0.15976951459753799</c:v>
                </c:pt>
                <c:pt idx="170">
                  <c:v>0.15735780424808518</c:v>
                </c:pt>
                <c:pt idx="171">
                  <c:v>0.1549920724185784</c:v>
                </c:pt>
                <c:pt idx="172">
                  <c:v>0.15261690063451019</c:v>
                </c:pt>
                <c:pt idx="173">
                  <c:v>0.15028519885099451</c:v>
                </c:pt>
                <c:pt idx="174">
                  <c:v>0.14802132611161406</c:v>
                </c:pt>
                <c:pt idx="175">
                  <c:v>0.14579039419270051</c:v>
                </c:pt>
                <c:pt idx="176">
                  <c:v>0.14358926744500344</c:v>
                </c:pt>
                <c:pt idx="177">
                  <c:v>0.14138850377248321</c:v>
                </c:pt>
                <c:pt idx="178">
                  <c:v>0.13922705123941323</c:v>
                </c:pt>
                <c:pt idx="179">
                  <c:v>0.13711398672517941</c:v>
                </c:pt>
                <c:pt idx="180">
                  <c:v>0.135038550001855</c:v>
                </c:pt>
                <c:pt idx="181">
                  <c:v>0.13299430473678531</c:v>
                </c:pt>
                <c:pt idx="182">
                  <c:v>0.13093834204559845</c:v>
                </c:pt>
                <c:pt idx="183">
                  <c:v>0.12889954290815817</c:v>
                </c:pt>
                <c:pt idx="184">
                  <c:v>0.12692870484219623</c:v>
                </c:pt>
                <c:pt idx="185">
                  <c:v>0.12500321816632884</c:v>
                </c:pt>
                <c:pt idx="186">
                  <c:v>0.12308060308503062</c:v>
                </c:pt>
                <c:pt idx="187">
                  <c:v>0.12112491515593322</c:v>
                </c:pt>
                <c:pt idx="188">
                  <c:v>0.11923438271741105</c:v>
                </c:pt>
                <c:pt idx="189">
                  <c:v>0.11738824447079417</c:v>
                </c:pt>
                <c:pt idx="190">
                  <c:v>0.11552114688450472</c:v>
                </c:pt>
                <c:pt idx="191">
                  <c:v>0.11368748522119002</c:v>
                </c:pt>
                <c:pt idx="192">
                  <c:v>0.11191158551760458</c:v>
                </c:pt>
                <c:pt idx="193">
                  <c:v>0.1101569422152001</c:v>
                </c:pt>
                <c:pt idx="194">
                  <c:v>0.10836995221534608</c:v>
                </c:pt>
                <c:pt idx="195">
                  <c:v>0.10666887900473568</c:v>
                </c:pt>
                <c:pt idx="196">
                  <c:v>0.10500216590845569</c:v>
                </c:pt>
                <c:pt idx="197">
                  <c:v>0.10333439659348348</c:v>
                </c:pt>
                <c:pt idx="198">
                  <c:v>0.1016814473470361</c:v>
                </c:pt>
                <c:pt idx="199">
                  <c:v>9.8529030632851247E-2</c:v>
                </c:pt>
                <c:pt idx="200">
                  <c:v>9.8529030632851247E-2</c:v>
                </c:pt>
                <c:pt idx="201">
                  <c:v>9.5423153554789822E-2</c:v>
                </c:pt>
                <c:pt idx="202">
                  <c:v>9.5423153554789822E-2</c:v>
                </c:pt>
                <c:pt idx="203">
                  <c:v>9.24509541549597E-2</c:v>
                </c:pt>
                <c:pt idx="204">
                  <c:v>9.24509541549597E-2</c:v>
                </c:pt>
                <c:pt idx="205">
                  <c:v>8.9544999471231512E-2</c:v>
                </c:pt>
                <c:pt idx="206">
                  <c:v>8.9544999471231512E-2</c:v>
                </c:pt>
                <c:pt idx="207">
                  <c:v>8.8134320387305828E-2</c:v>
                </c:pt>
                <c:pt idx="208">
                  <c:v>8.6743841485867348E-2</c:v>
                </c:pt>
                <c:pt idx="209">
                  <c:v>8.5353131536590923E-2</c:v>
                </c:pt>
                <c:pt idx="210">
                  <c:v>8.3989454184467863E-2</c:v>
                </c:pt>
                <c:pt idx="211">
                  <c:v>8.2681129293182498E-2</c:v>
                </c:pt>
                <c:pt idx="212">
                  <c:v>8.139746050699366E-2</c:v>
                </c:pt>
                <c:pt idx="213">
                  <c:v>8.0113494659296208E-2</c:v>
                </c:pt>
                <c:pt idx="214">
                  <c:v>7.8838341636312481E-2</c:v>
                </c:pt>
                <c:pt idx="215">
                  <c:v>7.7613193967037433E-2</c:v>
                </c:pt>
                <c:pt idx="216">
                  <c:v>7.6424452835808593E-2</c:v>
                </c:pt>
                <c:pt idx="217">
                  <c:v>7.5197324756485523E-2</c:v>
                </c:pt>
                <c:pt idx="218">
                  <c:v>7.4024822987649314E-2</c:v>
                </c:pt>
                <c:pt idx="219">
                  <c:v>7.2896220308207915E-2</c:v>
                </c:pt>
                <c:pt idx="220">
                  <c:v>7.1777585692672841E-2</c:v>
                </c:pt>
                <c:pt idx="221">
                  <c:v>7.0646969596348863E-2</c:v>
                </c:pt>
                <c:pt idx="222">
                  <c:v>6.9536784730352033E-2</c:v>
                </c:pt>
                <c:pt idx="223">
                  <c:v>6.8466010024307924E-2</c:v>
                </c:pt>
                <c:pt idx="224">
                  <c:v>6.6349413778821739E-2</c:v>
                </c:pt>
                <c:pt idx="225">
                  <c:v>6.6349413778821739E-2</c:v>
                </c:pt>
                <c:pt idx="226">
                  <c:v>6.4323421293026289E-2</c:v>
                </c:pt>
                <c:pt idx="227">
                  <c:v>6.4323421293026289E-2</c:v>
                </c:pt>
                <c:pt idx="228">
                  <c:v>6.2377569400499509E-2</c:v>
                </c:pt>
                <c:pt idx="229">
                  <c:v>6.2377569400499509E-2</c:v>
                </c:pt>
                <c:pt idx="230">
                  <c:v>6.0448121904537015E-2</c:v>
                </c:pt>
                <c:pt idx="231">
                  <c:v>6.0448121904537015E-2</c:v>
                </c:pt>
                <c:pt idx="232">
                  <c:v>5.9527858362129545E-2</c:v>
                </c:pt>
                <c:pt idx="233">
                  <c:v>5.8625946619499346E-2</c:v>
                </c:pt>
                <c:pt idx="234">
                  <c:v>5.7717103441702132E-2</c:v>
                </c:pt>
                <c:pt idx="235">
                  <c:v>5.6805751744510212E-2</c:v>
                </c:pt>
                <c:pt idx="236">
                  <c:v>5.5940675628770288E-2</c:v>
                </c:pt>
                <c:pt idx="237">
                  <c:v>5.5092432998437912E-2</c:v>
                </c:pt>
                <c:pt idx="238">
                  <c:v>5.4232076859978648E-2</c:v>
                </c:pt>
                <c:pt idx="239">
                  <c:v>5.3391128739987866E-2</c:v>
                </c:pt>
                <c:pt idx="240">
                  <c:v>5.2580843968905451E-2</c:v>
                </c:pt>
                <c:pt idx="241">
                  <c:v>5.1788481908756685E-2</c:v>
                </c:pt>
                <c:pt idx="242">
                  <c:v>5.0979286363200066E-2</c:v>
                </c:pt>
                <c:pt idx="243">
                  <c:v>5.0185174940842014E-2</c:v>
                </c:pt>
                <c:pt idx="244">
                  <c:v>4.9423641263770954E-2</c:v>
                </c:pt>
                <c:pt idx="245">
                  <c:v>4.8672009636939351E-2</c:v>
                </c:pt>
                <c:pt idx="246">
                  <c:v>4.7918595641064682E-2</c:v>
                </c:pt>
                <c:pt idx="247">
                  <c:v>4.7171254902670108E-2</c:v>
                </c:pt>
                <c:pt idx="248">
                  <c:v>4.6452960178310854E-2</c:v>
                </c:pt>
                <c:pt idx="249">
                  <c:v>4.5043832415589305E-2</c:v>
                </c:pt>
                <c:pt idx="250">
                  <c:v>4.5043832415589305E-2</c:v>
                </c:pt>
                <c:pt idx="251">
                  <c:v>4.3659327751129497E-2</c:v>
                </c:pt>
                <c:pt idx="252">
                  <c:v>4.3659327751129497E-2</c:v>
                </c:pt>
                <c:pt idx="253">
                  <c:v>4.2344137438344913E-2</c:v>
                </c:pt>
                <c:pt idx="254">
                  <c:v>4.2344137438344913E-2</c:v>
                </c:pt>
                <c:pt idx="255">
                  <c:v>4.1679412805780261E-2</c:v>
                </c:pt>
                <c:pt idx="256">
                  <c:v>4.1029244187067347E-2</c:v>
                </c:pt>
                <c:pt idx="257">
                  <c:v>4.0405051946816074E-2</c:v>
                </c:pt>
                <c:pt idx="258">
                  <c:v>3.9802182121412601E-2</c:v>
                </c:pt>
                <c:pt idx="259">
                  <c:v>3.9192149813003091E-2</c:v>
                </c:pt>
                <c:pt idx="260">
                  <c:v>3.8605222288485452E-2</c:v>
                </c:pt>
                <c:pt idx="261">
                  <c:v>3.8008425720562296E-2</c:v>
                </c:pt>
                <c:pt idx="262">
                  <c:v>3.7420640018357092E-2</c:v>
                </c:pt>
                <c:pt idx="263">
                  <c:v>3.6850876047587404E-2</c:v>
                </c:pt>
                <c:pt idx="264">
                  <c:v>3.6295602077001519E-2</c:v>
                </c:pt>
                <c:pt idx="265">
                  <c:v>3.5745015076861973E-2</c:v>
                </c:pt>
                <c:pt idx="266">
                  <c:v>3.5184823087990015E-2</c:v>
                </c:pt>
                <c:pt idx="267">
                  <c:v>3.4657373878576647E-2</c:v>
                </c:pt>
                <c:pt idx="268">
                  <c:v>3.4132367174888295E-2</c:v>
                </c:pt>
                <c:pt idx="269">
                  <c:v>3.3606997396024851E-2</c:v>
                </c:pt>
                <c:pt idx="270">
                  <c:v>3.3088889120670213E-2</c:v>
                </c:pt>
                <c:pt idx="271">
                  <c:v>3.2593786608704912E-2</c:v>
                </c:pt>
                <c:pt idx="272">
                  <c:v>3.2102677923669748E-2</c:v>
                </c:pt>
                <c:pt idx="273">
                  <c:v>3.1621438282039192E-2</c:v>
                </c:pt>
                <c:pt idx="274">
                  <c:v>3.1126665838415175E-2</c:v>
                </c:pt>
                <c:pt idx="275">
                  <c:v>3.0655592301697249E-2</c:v>
                </c:pt>
                <c:pt idx="276">
                  <c:v>3.0194684869891568E-2</c:v>
                </c:pt>
                <c:pt idx="277">
                  <c:v>2.9737111128333556E-2</c:v>
                </c:pt>
                <c:pt idx="278">
                  <c:v>2.9280032489287178E-2</c:v>
                </c:pt>
                <c:pt idx="279">
                  <c:v>2.8827706834355468E-2</c:v>
                </c:pt>
                <c:pt idx="280">
                  <c:v>2.8387560701218308E-2</c:v>
                </c:pt>
                <c:pt idx="281">
                  <c:v>2.7960089192387367E-2</c:v>
                </c:pt>
                <c:pt idx="282">
                  <c:v>2.753195754687441E-2</c:v>
                </c:pt>
                <c:pt idx="283">
                  <c:v>2.7108743919646051E-2</c:v>
                </c:pt>
                <c:pt idx="284">
                  <c:v>2.6694508151301751E-2</c:v>
                </c:pt>
                <c:pt idx="285">
                  <c:v>2.6292088829576402E-2</c:v>
                </c:pt>
                <c:pt idx="286">
                  <c:v>2.5895313676487602E-2</c:v>
                </c:pt>
                <c:pt idx="287">
                  <c:v>2.5491343033557802E-2</c:v>
                </c:pt>
                <c:pt idx="288">
                  <c:v>2.5101532322470452E-2</c:v>
                </c:pt>
                <c:pt idx="289">
                  <c:v>2.472568350222051E-2</c:v>
                </c:pt>
                <c:pt idx="290">
                  <c:v>2.4349273565790412E-2</c:v>
                </c:pt>
                <c:pt idx="291">
                  <c:v>2.3981610440405011E-2</c:v>
                </c:pt>
                <c:pt idx="292">
                  <c:v>2.3611240754620965E-2</c:v>
                </c:pt>
                <c:pt idx="293">
                  <c:v>2.3249716900383681E-2</c:v>
                </c:pt>
                <c:pt idx="294">
                  <c:v>2.2895091474480191E-2</c:v>
                </c:pt>
                <c:pt idx="295">
                  <c:v>2.2552282495195201E-2</c:v>
                </c:pt>
                <c:pt idx="296">
                  <c:v>2.2216867046755812E-2</c:v>
                </c:pt>
                <c:pt idx="297">
                  <c:v>2.188006531128283E-2</c:v>
                </c:pt>
                <c:pt idx="298">
                  <c:v>2.154101911108899E-2</c:v>
                </c:pt>
                <c:pt idx="299">
                  <c:v>2.1219763594491781E-2</c:v>
                </c:pt>
                <c:pt idx="300">
                  <c:v>2.0898343043724118E-2</c:v>
                </c:pt>
                <c:pt idx="301">
                  <c:v>2.0584283016967232E-2</c:v>
                </c:pt>
                <c:pt idx="302">
                  <c:v>2.0275141008496252E-2</c:v>
                </c:pt>
                <c:pt idx="303">
                  <c:v>1.9969068635599253E-2</c:v>
                </c:pt>
                <c:pt idx="304">
                  <c:v>1.9663392344711872E-2</c:v>
                </c:pt>
                <c:pt idx="305">
                  <c:v>1.9367651110897929E-2</c:v>
                </c:pt>
                <c:pt idx="306">
                  <c:v>1.9076167758686771E-2</c:v>
                </c:pt>
                <c:pt idx="307">
                  <c:v>1.8789470397424849E-2</c:v>
                </c:pt>
                <c:pt idx="308">
                  <c:v>1.8507030917765701E-2</c:v>
                </c:pt>
                <c:pt idx="309">
                  <c:v>1.8221719843537237E-2</c:v>
                </c:pt>
                <c:pt idx="310">
                  <c:v>1.7947069976732823E-2</c:v>
                </c:pt>
                <c:pt idx="311">
                  <c:v>1.7677338128214124E-2</c:v>
                </c:pt>
                <c:pt idx="312">
                  <c:v>1.7411138010947447E-2</c:v>
                </c:pt>
                <c:pt idx="313">
                  <c:v>1.7150879123824347E-2</c:v>
                </c:pt>
                <c:pt idx="314">
                  <c:v>1.6897320624029849E-2</c:v>
                </c:pt>
                <c:pt idx="315">
                  <c:v>1.6646468684634212E-2</c:v>
                </c:pt>
                <c:pt idx="316">
                  <c:v>1.6400831825031152E-2</c:v>
                </c:pt>
                <c:pt idx="317">
                  <c:v>1.6154831890252581E-2</c:v>
                </c:pt>
                <c:pt idx="318">
                  <c:v>1.5911670543209321E-2</c:v>
                </c:pt>
                <c:pt idx="319">
                  <c:v>1.5674417419475537E-2</c:v>
                </c:pt>
                <c:pt idx="320">
                  <c:v>1.5442742450709899E-2</c:v>
                </c:pt>
                <c:pt idx="321">
                  <c:v>1.5216183541234579E-2</c:v>
                </c:pt>
                <c:pt idx="322">
                  <c:v>1.4986455975682681E-2</c:v>
                </c:pt>
                <c:pt idx="323">
                  <c:v>1.476798374056946E-2</c:v>
                </c:pt>
                <c:pt idx="324">
                  <c:v>1.4552878202537733E-2</c:v>
                </c:pt>
                <c:pt idx="325">
                  <c:v>1.4341337402591876E-2</c:v>
                </c:pt>
                <c:pt idx="326">
                  <c:v>1.4130258698324009E-2</c:v>
                </c:pt>
                <c:pt idx="327">
                  <c:v>1.3921655506616077E-2</c:v>
                </c:pt>
                <c:pt idx="328">
                  <c:v>1.3719257599724538E-2</c:v>
                </c:pt>
                <c:pt idx="329">
                  <c:v>1.3518047938861836E-2</c:v>
                </c:pt>
                <c:pt idx="330">
                  <c:v>1.3325453061707453E-2</c:v>
                </c:pt>
                <c:pt idx="331">
                  <c:v>1.3131570918021723E-2</c:v>
                </c:pt>
                <c:pt idx="332">
                  <c:v>1.2935378295946941E-2</c:v>
                </c:pt>
                <c:pt idx="333">
                  <c:v>1.2743080480299608E-2</c:v>
                </c:pt>
                <c:pt idx="334">
                  <c:v>1.2559793530370036E-2</c:v>
                </c:pt>
                <c:pt idx="335">
                  <c:v>1.2379510202346414E-2</c:v>
                </c:pt>
                <c:pt idx="336">
                  <c:v>1.2205894254817381E-2</c:v>
                </c:pt>
                <c:pt idx="337">
                  <c:v>1.2021848147702683E-2</c:v>
                </c:pt>
                <c:pt idx="338">
                  <c:v>1.1846944933642399E-2</c:v>
                </c:pt>
                <c:pt idx="339">
                  <c:v>1.16791381889203E-2</c:v>
                </c:pt>
                <c:pt idx="340">
                  <c:v>1.1509615088823371E-2</c:v>
                </c:pt>
                <c:pt idx="341">
                  <c:v>1.1344844972841316E-2</c:v>
                </c:pt>
                <c:pt idx="342">
                  <c:v>1.1179744788517961E-2</c:v>
                </c:pt>
                <c:pt idx="343">
                  <c:v>1.1019232554138798E-2</c:v>
                </c:pt>
                <c:pt idx="344">
                  <c:v>1.0863638338045201E-2</c:v>
                </c:pt>
                <c:pt idx="345">
                  <c:v>1.0706921889591084E-2</c:v>
                </c:pt>
                <c:pt idx="346">
                  <c:v>1.055383619289141E-2</c:v>
                </c:pt>
                <c:pt idx="347">
                  <c:v>1.0405470473472483E-2</c:v>
                </c:pt>
                <c:pt idx="348">
                  <c:v>1.0256312590034303E-2</c:v>
                </c:pt>
                <c:pt idx="349">
                  <c:v>1.0111148533526159E-2</c:v>
                </c:pt>
                <c:pt idx="350">
                  <c:v>9.9669416752078289E-3</c:v>
                </c:pt>
                <c:pt idx="351">
                  <c:v>9.8253753636197878E-3</c:v>
                </c:pt>
                <c:pt idx="352">
                  <c:v>9.6878028789617789E-3</c:v>
                </c:pt>
                <c:pt idx="353">
                  <c:v>9.5485800525970527E-3</c:v>
                </c:pt>
                <c:pt idx="354">
                  <c:v>9.4101163834174207E-3</c:v>
                </c:pt>
                <c:pt idx="355">
                  <c:v>9.2736991379540057E-3</c:v>
                </c:pt>
                <c:pt idx="356">
                  <c:v>9.1419028492687546E-3</c:v>
                </c:pt>
                <c:pt idx="357">
                  <c:v>9.0093474033985689E-3</c:v>
                </c:pt>
                <c:pt idx="358">
                  <c:v>8.8831292696815566E-3</c:v>
                </c:pt>
                <c:pt idx="359">
                  <c:v>8.7540065345611002E-3</c:v>
                </c:pt>
                <c:pt idx="360">
                  <c:v>8.6293067152140024E-3</c:v>
                </c:pt>
                <c:pt idx="361">
                  <c:v>8.5054980803885728E-3</c:v>
                </c:pt>
                <c:pt idx="362">
                  <c:v>8.3860463476685132E-3</c:v>
                </c:pt>
                <c:pt idx="363">
                  <c:v>8.2684429976595548E-3</c:v>
                </c:pt>
                <c:pt idx="364">
                  <c:v>8.152655023528051E-3</c:v>
                </c:pt>
                <c:pt idx="365">
                  <c:v>8.0362069127137246E-3</c:v>
                </c:pt>
                <c:pt idx="366">
                  <c:v>7.9246438133508991E-3</c:v>
                </c:pt>
                <c:pt idx="367">
                  <c:v>7.811991488461725E-3</c:v>
                </c:pt>
                <c:pt idx="368">
                  <c:v>7.7002633549282532E-3</c:v>
                </c:pt>
                <c:pt idx="369">
                  <c:v>7.5890963375749134E-3</c:v>
                </c:pt>
                <c:pt idx="370">
                  <c:v>7.4854548784034835E-3</c:v>
                </c:pt>
                <c:pt idx="371">
                  <c:v>7.3784137153166405E-3</c:v>
                </c:pt>
                <c:pt idx="372">
                  <c:v>7.2757294543350495E-3</c:v>
                </c:pt>
                <c:pt idx="373">
                  <c:v>7.1745635077234034E-3</c:v>
                </c:pt>
                <c:pt idx="374">
                  <c:v>7.0695027546844192E-3</c:v>
                </c:pt>
                <c:pt idx="375">
                  <c:v>6.9677426850584855E-3</c:v>
                </c:pt>
                <c:pt idx="376">
                  <c:v>6.8707025927132901E-3</c:v>
                </c:pt>
                <c:pt idx="377">
                  <c:v>6.7744546643871834E-3</c:v>
                </c:pt>
                <c:pt idx="378">
                  <c:v>6.6789658932461622E-3</c:v>
                </c:pt>
                <c:pt idx="379">
                  <c:v>6.5814967120572717E-3</c:v>
                </c:pt>
                <c:pt idx="380">
                  <c:v>6.4865030434282083E-3</c:v>
                </c:pt>
                <c:pt idx="381">
                  <c:v>6.3948760718804364E-3</c:v>
                </c:pt>
                <c:pt idx="382">
                  <c:v>6.3073419477649734E-3</c:v>
                </c:pt>
                <c:pt idx="383">
                  <c:v>6.2162430855634606E-3</c:v>
                </c:pt>
                <c:pt idx="384">
                  <c:v>6.1277187564239555E-3</c:v>
                </c:pt>
                <c:pt idx="385">
                  <c:v>6.0409437894935721E-3</c:v>
                </c:pt>
                <c:pt idx="386">
                  <c:v>5.9577335606492013E-3</c:v>
                </c:pt>
                <c:pt idx="387">
                  <c:v>5.8763387076821638E-3</c:v>
                </c:pt>
                <c:pt idx="388">
                  <c:v>5.7959010529048133E-3</c:v>
                </c:pt>
                <c:pt idx="389">
                  <c:v>5.7160905279759946E-3</c:v>
                </c:pt>
                <c:pt idx="390">
                  <c:v>5.6363130098813731E-3</c:v>
                </c:pt>
                <c:pt idx="391">
                  <c:v>5.5561064029429523E-3</c:v>
                </c:pt>
                <c:pt idx="392">
                  <c:v>5.4786723700716326E-3</c:v>
                </c:pt>
                <c:pt idx="393">
                  <c:v>5.4019644875511388E-3</c:v>
                </c:pt>
                <c:pt idx="394">
                  <c:v>5.3283922542730414E-3</c:v>
                </c:pt>
                <c:pt idx="395">
                  <c:v>5.2533677202932843E-3</c:v>
                </c:pt>
                <c:pt idx="396">
                  <c:v>5.1843504301252565E-3</c:v>
                </c:pt>
                <c:pt idx="397">
                  <c:v>5.1137488119190064E-3</c:v>
                </c:pt>
                <c:pt idx="398">
                  <c:v>5.0454246652677929E-3</c:v>
                </c:pt>
                <c:pt idx="399">
                  <c:v>4.9782887646453522E-3</c:v>
                </c:pt>
                <c:pt idx="400">
                  <c:v>4.8439509497320435E-3</c:v>
                </c:pt>
                <c:pt idx="401">
                  <c:v>4.8439509497320435E-3</c:v>
                </c:pt>
                <c:pt idx="402">
                  <c:v>4.7765840012706524E-3</c:v>
                </c:pt>
                <c:pt idx="403">
                  <c:v>4.7118575995397033E-3</c:v>
                </c:pt>
                <c:pt idx="404">
                  <c:v>4.5905904909423817E-3</c:v>
                </c:pt>
                <c:pt idx="405">
                  <c:v>4.5905904909423817E-3</c:v>
                </c:pt>
                <c:pt idx="406">
                  <c:v>4.5279435197616525E-3</c:v>
                </c:pt>
                <c:pt idx="407">
                  <c:v>4.4677390543066834E-3</c:v>
                </c:pt>
                <c:pt idx="408">
                  <c:v>4.3498056359565374E-3</c:v>
                </c:pt>
                <c:pt idx="409">
                  <c:v>4.3498056359565374E-3</c:v>
                </c:pt>
                <c:pt idx="410">
                  <c:v>4.2910864780374485E-3</c:v>
                </c:pt>
                <c:pt idx="411">
                  <c:v>4.2349418531805894E-3</c:v>
                </c:pt>
                <c:pt idx="412">
                  <c:v>4.1238408494955695E-3</c:v>
                </c:pt>
                <c:pt idx="413">
                  <c:v>4.1238408494955695E-3</c:v>
                </c:pt>
                <c:pt idx="414">
                  <c:v>4.0683563613213274E-3</c:v>
                </c:pt>
                <c:pt idx="415">
                  <c:v>4.0168657000769414E-3</c:v>
                </c:pt>
                <c:pt idx="416">
                  <c:v>3.9623384100924896E-3</c:v>
                </c:pt>
                <c:pt idx="417">
                  <c:v>3.9078771337763092E-3</c:v>
                </c:pt>
                <c:pt idx="418">
                  <c:v>3.856551506702588E-3</c:v>
                </c:pt>
                <c:pt idx="419">
                  <c:v>3.8059520299797115E-3</c:v>
                </c:pt>
                <c:pt idx="420">
                  <c:v>3.7560456967736084E-3</c:v>
                </c:pt>
                <c:pt idx="421">
                  <c:v>3.7079547394447379E-3</c:v>
                </c:pt>
                <c:pt idx="422">
                  <c:v>3.6593686796038477E-3</c:v>
                </c:pt>
                <c:pt idx="423">
                  <c:v>3.6133571528252362E-3</c:v>
                </c:pt>
                <c:pt idx="424">
                  <c:v>3.5670485645394046E-3</c:v>
                </c:pt>
                <c:pt idx="425">
                  <c:v>3.4758506818353802E-3</c:v>
                </c:pt>
                <c:pt idx="426">
                  <c:v>3.4758506818353802E-3</c:v>
                </c:pt>
                <c:pt idx="427">
                  <c:v>3.4309943942513427E-3</c:v>
                </c:pt>
                <c:pt idx="428">
                  <c:v>3.3866992228475134E-3</c:v>
                </c:pt>
                <c:pt idx="429">
                  <c:v>3.3003863515948884E-3</c:v>
                </c:pt>
                <c:pt idx="430">
                  <c:v>3.3003863515948884E-3</c:v>
                </c:pt>
                <c:pt idx="431">
                  <c:v>3.2578735492341292E-3</c:v>
                </c:pt>
                <c:pt idx="432">
                  <c:v>3.217275143252981E-3</c:v>
                </c:pt>
                <c:pt idx="433">
                  <c:v>3.1330086957164801E-3</c:v>
                </c:pt>
                <c:pt idx="434">
                  <c:v>3.1330086957164801E-3</c:v>
                </c:pt>
                <c:pt idx="435">
                  <c:v>3.0955129321436261E-3</c:v>
                </c:pt>
                <c:pt idx="436">
                  <c:v>3.0558387175181395E-3</c:v>
                </c:pt>
                <c:pt idx="437">
                  <c:v>2.9786687393198127E-3</c:v>
                </c:pt>
                <c:pt idx="438">
                  <c:v>2.9786687393198127E-3</c:v>
                </c:pt>
                <c:pt idx="439">
                  <c:v>2.9392255725332441E-3</c:v>
                </c:pt>
                <c:pt idx="440">
                  <c:v>2.902587986647828E-3</c:v>
                </c:pt>
                <c:pt idx="441">
                  <c:v>2.8654222914162842E-3</c:v>
                </c:pt>
                <c:pt idx="442">
                  <c:v>2.8290817670380526E-3</c:v>
                </c:pt>
                <c:pt idx="443">
                  <c:v>2.7926092153232511E-3</c:v>
                </c:pt>
                <c:pt idx="444">
                  <c:v>2.7562356841108666E-3</c:v>
                </c:pt>
                <c:pt idx="445">
                  <c:v>2.7215124946050402E-3</c:v>
                </c:pt>
                <c:pt idx="446">
                  <c:v>2.6855680522363881E-3</c:v>
                </c:pt>
                <c:pt idx="447">
                  <c:v>2.6520661155933637E-3</c:v>
                </c:pt>
                <c:pt idx="448">
                  <c:v>2.6183661379456011E-3</c:v>
                </c:pt>
                <c:pt idx="449">
                  <c:v>2.5859864336630631E-3</c:v>
                </c:pt>
                <c:pt idx="450">
                  <c:v>2.5211940182638852E-3</c:v>
                </c:pt>
                <c:pt idx="451">
                  <c:v>2.5211940182638852E-3</c:v>
                </c:pt>
                <c:pt idx="452">
                  <c:v>2.4924450657357387E-3</c:v>
                </c:pt>
                <c:pt idx="453">
                  <c:v>2.4611215801454457E-3</c:v>
                </c:pt>
                <c:pt idx="454">
                  <c:v>2.4025344495628652E-3</c:v>
                </c:pt>
                <c:pt idx="455">
                  <c:v>2.4025344495628652E-3</c:v>
                </c:pt>
                <c:pt idx="456">
                  <c:v>2.3727952920108014E-3</c:v>
                </c:pt>
                <c:pt idx="457">
                  <c:v>2.3446734693311718E-3</c:v>
                </c:pt>
                <c:pt idx="458">
                  <c:v>2.2885618513084757E-3</c:v>
                </c:pt>
                <c:pt idx="459">
                  <c:v>2.2885618513084757E-3</c:v>
                </c:pt>
                <c:pt idx="460">
                  <c:v>2.2602089807898904E-3</c:v>
                </c:pt>
                <c:pt idx="461">
                  <c:v>2.2341335818264248E-3</c:v>
                </c:pt>
                <c:pt idx="462">
                  <c:v>2.1814876813874362E-3</c:v>
                </c:pt>
                <c:pt idx="463">
                  <c:v>2.1814876813874362E-3</c:v>
                </c:pt>
                <c:pt idx="464">
                  <c:v>2.1554452892580227E-3</c:v>
                </c:pt>
                <c:pt idx="465">
                  <c:v>2.1286107331095192E-3</c:v>
                </c:pt>
                <c:pt idx="466">
                  <c:v>2.1015451291220748E-3</c:v>
                </c:pt>
                <c:pt idx="467">
                  <c:v>2.0753707096561802E-3</c:v>
                </c:pt>
                <c:pt idx="468">
                  <c:v>2.0508796387309612E-3</c:v>
                </c:pt>
                <c:pt idx="469">
                  <c:v>2.0269826908200996E-3</c:v>
                </c:pt>
                <c:pt idx="470">
                  <c:v>2.0021945583877433E-3</c:v>
                </c:pt>
                <c:pt idx="471">
                  <c:v>1.9780665626379416E-3</c:v>
                </c:pt>
                <c:pt idx="472">
                  <c:v>1.954862758243834E-3</c:v>
                </c:pt>
                <c:pt idx="473">
                  <c:v>1.932253076864089E-3</c:v>
                </c:pt>
                <c:pt idx="474">
                  <c:v>1.9091812998064941E-3</c:v>
                </c:pt>
                <c:pt idx="475">
                  <c:v>1.863202779861991E-3</c:v>
                </c:pt>
                <c:pt idx="476">
                  <c:v>1.863202779861991E-3</c:v>
                </c:pt>
                <c:pt idx="477">
                  <c:v>1.8419133718474681E-3</c:v>
                </c:pt>
                <c:pt idx="478">
                  <c:v>1.8202608886575286E-3</c:v>
                </c:pt>
                <c:pt idx="479">
                  <c:v>1.7762297719267526E-3</c:v>
                </c:pt>
                <c:pt idx="480">
                  <c:v>1.7762297719267526E-3</c:v>
                </c:pt>
                <c:pt idx="481">
                  <c:v>1.7563266509457321E-3</c:v>
                </c:pt>
                <c:pt idx="482">
                  <c:v>1.735367311272534E-3</c:v>
                </c:pt>
                <c:pt idx="483">
                  <c:v>1.6940097481063766E-3</c:v>
                </c:pt>
                <c:pt idx="484">
                  <c:v>1.6940097481063766E-3</c:v>
                </c:pt>
                <c:pt idx="485">
                  <c:v>1.6756579483295337E-3</c:v>
                </c:pt>
                <c:pt idx="486">
                  <c:v>1.6552267180024159E-3</c:v>
                </c:pt>
                <c:pt idx="487">
                  <c:v>1.6150243940308341E-3</c:v>
                </c:pt>
                <c:pt idx="488">
                  <c:v>1.6150243940308341E-3</c:v>
                </c:pt>
                <c:pt idx="489">
                  <c:v>1.5963095190785577E-3</c:v>
                </c:pt>
                <c:pt idx="490">
                  <c:v>1.5777926851310417E-3</c:v>
                </c:pt>
                <c:pt idx="491">
                  <c:v>1.558813755505714E-3</c:v>
                </c:pt>
                <c:pt idx="492">
                  <c:v>1.5406599967336555E-3</c:v>
                </c:pt>
                <c:pt idx="493">
                  <c:v>1.524057559165762E-3</c:v>
                </c:pt>
                <c:pt idx="494">
                  <c:v>1.5059038003936791E-3</c:v>
                </c:pt>
                <c:pt idx="495">
                  <c:v>1.4884101783042482E-3</c:v>
                </c:pt>
                <c:pt idx="496">
                  <c:v>1.4714776723950261E-3</c:v>
                </c:pt>
                <c:pt idx="497">
                  <c:v>1.4550072621636481E-3</c:v>
                </c:pt>
                <c:pt idx="498">
                  <c:v>1.438206783590956E-3</c:v>
                </c:pt>
                <c:pt idx="499">
                  <c:v>1.4223965100421958E-3</c:v>
                </c:pt>
                <c:pt idx="500">
                  <c:v>1.3883664640531278E-3</c:v>
                </c:pt>
                <c:pt idx="501">
                  <c:v>1.3883664640531278E-3</c:v>
                </c:pt>
                <c:pt idx="502">
                  <c:v>1.3722591289971903E-3</c:v>
                </c:pt>
                <c:pt idx="503">
                  <c:v>1.3567789237897464E-3</c:v>
                </c:pt>
                <c:pt idx="504">
                  <c:v>1.3259175338772395E-3</c:v>
                </c:pt>
                <c:pt idx="505">
                  <c:v>1.3259175338772395E-3</c:v>
                </c:pt>
                <c:pt idx="506">
                  <c:v>1.3105693560063001E-3</c:v>
                </c:pt>
                <c:pt idx="507">
                  <c:v>1.2946270551210221E-3</c:v>
                </c:pt>
                <c:pt idx="508">
                  <c:v>1.2657130684222441E-3</c:v>
                </c:pt>
                <c:pt idx="509">
                  <c:v>1.2657130684222441E-3</c:v>
                </c:pt>
                <c:pt idx="510">
                  <c:v>1.2519492185895998E-3</c:v>
                </c:pt>
                <c:pt idx="511">
                  <c:v>1.2370631363965276E-3</c:v>
                </c:pt>
                <c:pt idx="512">
                  <c:v>1.22356334123693E-3</c:v>
                </c:pt>
                <c:pt idx="513">
                  <c:v>1.2094034093947221E-3</c:v>
                </c:pt>
                <c:pt idx="514">
                  <c:v>1.1967287850884101E-3</c:v>
                </c:pt>
                <c:pt idx="515">
                  <c:v>1.1830639557581701E-3</c:v>
                </c:pt>
                <c:pt idx="516">
                  <c:v>1.1704883519542612E-3</c:v>
                </c:pt>
                <c:pt idx="517">
                  <c:v>1.1571205841311861E-3</c:v>
                </c:pt>
                <c:pt idx="518">
                  <c:v>1.1436537958057341E-3</c:v>
                </c:pt>
                <c:pt idx="519">
                  <c:v>1.1314742740113825E-3</c:v>
                </c:pt>
                <c:pt idx="520">
                  <c:v>1.1191627248805273E-3</c:v>
                </c:pt>
                <c:pt idx="521">
                  <c:v>1.1066201279107354E-3</c:v>
                </c:pt>
                <c:pt idx="522">
                  <c:v>1.0934834079265841E-3</c:v>
                </c:pt>
                <c:pt idx="523">
                  <c:v>1.0803136811083094E-3</c:v>
                </c:pt>
                <c:pt idx="524">
                  <c:v>1.0683322003187494E-3</c:v>
                </c:pt>
                <c:pt idx="525">
                  <c:v>1.0553275076711183E-3</c:v>
                </c:pt>
                <c:pt idx="526">
                  <c:v>1.0429169380378601E-3</c:v>
                </c:pt>
                <c:pt idx="527">
                  <c:v>1.0306053889069841E-3</c:v>
                </c:pt>
                <c:pt idx="528">
                  <c:v>1.020175229321595E-3</c:v>
                </c:pt>
                <c:pt idx="529">
                  <c:v>1.0093489877266101E-3</c:v>
                </c:pt>
                <c:pt idx="530">
                  <c:v>9.9905085547774075E-4</c:v>
                </c:pt>
                <c:pt idx="531">
                  <c:v>9.8819160704863599E-4</c:v>
                </c:pt>
                <c:pt idx="532">
                  <c:v>9.7845459097997776E-4</c:v>
                </c:pt>
                <c:pt idx="533">
                  <c:v>9.6832149290174846E-4</c:v>
                </c:pt>
                <c:pt idx="534">
                  <c:v>9.5822140165766664E-4</c:v>
                </c:pt>
                <c:pt idx="535">
                  <c:v>9.4871543342793464E-4</c:v>
                </c:pt>
                <c:pt idx="536">
                  <c:v>9.3878037635448507E-4</c:v>
                </c:pt>
                <c:pt idx="537">
                  <c:v>9.284162304373446E-4</c:v>
                </c:pt>
                <c:pt idx="538">
                  <c:v>9.1831613919325184E-4</c:v>
                </c:pt>
                <c:pt idx="539">
                  <c:v>9.0966834865093416E-4</c:v>
                </c:pt>
                <c:pt idx="540">
                  <c:v>9.0032741459184623E-4</c:v>
                </c:pt>
                <c:pt idx="541">
                  <c:v>8.8960019349927232E-4</c:v>
                </c:pt>
                <c:pt idx="542">
                  <c:v>8.7926905441625765E-4</c:v>
                </c:pt>
                <c:pt idx="543">
                  <c:v>8.6897092216737767E-4</c:v>
                </c:pt>
                <c:pt idx="544">
                  <c:v>8.5870579675263736E-4</c:v>
                </c:pt>
                <c:pt idx="545">
                  <c:v>8.5002499937617839E-4</c:v>
                </c:pt>
                <c:pt idx="546">
                  <c:v>8.4078308581949594E-4</c:v>
                </c:pt>
                <c:pt idx="547">
                  <c:v>8.3068299457540035E-4</c:v>
                </c:pt>
                <c:pt idx="548">
                  <c:v>8.2084695800434867E-4</c:v>
                </c:pt>
                <c:pt idx="549">
                  <c:v>8.118360922865801E-4</c:v>
                </c:pt>
                <c:pt idx="550">
                  <c:v>8.0325431541252302E-4</c:v>
                </c:pt>
                <c:pt idx="551">
                  <c:v>7.9529966838694493E-4</c:v>
                </c:pt>
                <c:pt idx="552">
                  <c:v>7.869159325176652E-4</c:v>
                </c:pt>
                <c:pt idx="553">
                  <c:v>7.7869723081904147E-4</c:v>
                </c:pt>
                <c:pt idx="554">
                  <c:v>7.7018146761323404E-4</c:v>
                </c:pt>
                <c:pt idx="555">
                  <c:v>7.6159969073916732E-4</c:v>
                </c:pt>
                <c:pt idx="556">
                  <c:v>7.5361203687946733E-4</c:v>
                </c:pt>
                <c:pt idx="557">
                  <c:v>7.4575641035628344E-4</c:v>
                </c:pt>
                <c:pt idx="558">
                  <c:v>7.3862693418398552E-4</c:v>
                </c:pt>
                <c:pt idx="559">
                  <c:v>7.3120039650450023E-4</c:v>
                </c:pt>
                <c:pt idx="560">
                  <c:v>7.2387287932742345E-4</c:v>
                </c:pt>
                <c:pt idx="561">
                  <c:v>7.1720549883294463E-4</c:v>
                </c:pt>
                <c:pt idx="562">
                  <c:v>7.0925085180736913E-4</c:v>
                </c:pt>
                <c:pt idx="563">
                  <c:v>7.0258347131290234E-4</c:v>
                </c:pt>
                <c:pt idx="564">
                  <c:v>6.9532196780407933E-4</c:v>
                </c:pt>
                <c:pt idx="565">
                  <c:v>6.8713627293959223E-4</c:v>
                </c:pt>
                <c:pt idx="566">
                  <c:v>6.7944568058705902E-4</c:v>
                </c:pt>
                <c:pt idx="567">
                  <c:v>6.7145802672734895E-4</c:v>
                </c:pt>
                <c:pt idx="568">
                  <c:v>6.6347037286764322E-4</c:v>
                </c:pt>
                <c:pt idx="569">
                  <c:v>6.5637390352947945E-4</c:v>
                </c:pt>
                <c:pt idx="570">
                  <c:v>6.495744956984881E-4</c:v>
                </c:pt>
                <c:pt idx="571">
                  <c:v>6.4303914254054922E-4</c:v>
                </c:pt>
                <c:pt idx="572">
                  <c:v>6.3726294656762071E-4</c:v>
                </c:pt>
                <c:pt idx="573">
                  <c:v>6.3105766175098092E-4</c:v>
                </c:pt>
                <c:pt idx="574">
                  <c:v>6.2448930175890984E-4</c:v>
                </c:pt>
                <c:pt idx="575">
                  <c:v>6.1844905111293103E-4</c:v>
                </c:pt>
                <c:pt idx="576">
                  <c:v>6.1247481413522072E-4</c:v>
                </c:pt>
                <c:pt idx="577">
                  <c:v>6.0620351565032239E-4</c:v>
                </c:pt>
                <c:pt idx="578">
                  <c:v>5.9986620349717636E-4</c:v>
                </c:pt>
                <c:pt idx="579">
                  <c:v>5.9273672732486923E-4</c:v>
                </c:pt>
                <c:pt idx="580">
                  <c:v>5.8672948351302034E-4</c:v>
                </c:pt>
                <c:pt idx="581">
                  <c:v>5.807552465353096E-4</c:v>
                </c:pt>
                <c:pt idx="582">
                  <c:v>5.7454996171867414E-4</c:v>
                </c:pt>
                <c:pt idx="583">
                  <c:v>5.6887278624813832E-4</c:v>
                </c:pt>
                <c:pt idx="584">
                  <c:v>5.6365770645544174E-4</c:v>
                </c:pt>
                <c:pt idx="585">
                  <c:v>5.57848503648378E-4</c:v>
                </c:pt>
                <c:pt idx="586">
                  <c:v>5.5210531450958537E-4</c:v>
                </c:pt>
                <c:pt idx="587">
                  <c:v>5.4603205702947414E-4</c:v>
                </c:pt>
                <c:pt idx="588">
                  <c:v>5.392986628667435E-4</c:v>
                </c:pt>
                <c:pt idx="589">
                  <c:v>5.3398456257165413E-4</c:v>
                </c:pt>
                <c:pt idx="590">
                  <c:v>5.285384349400312E-4</c:v>
                </c:pt>
                <c:pt idx="591">
                  <c:v>5.2322433464494194E-4</c:v>
                </c:pt>
                <c:pt idx="592">
                  <c:v>5.1876841203724912E-4</c:v>
                </c:pt>
                <c:pt idx="593">
                  <c:v>5.1338829807389492E-4</c:v>
                </c:pt>
                <c:pt idx="594">
                  <c:v>5.0751308159857113E-4</c:v>
                </c:pt>
                <c:pt idx="595">
                  <c:v>5.018028992939095E-4</c:v>
                </c:pt>
                <c:pt idx="596">
                  <c:v>4.9688488100838534E-4</c:v>
                </c:pt>
                <c:pt idx="597">
                  <c:v>4.9232993789830742E-4</c:v>
                </c:pt>
                <c:pt idx="598">
                  <c:v>4.8764296745170007E-4</c:v>
                </c:pt>
                <c:pt idx="599">
                  <c:v>4.8259292182965065E-4</c:v>
                </c:pt>
                <c:pt idx="600">
                  <c:v>4.7817000605609533E-4</c:v>
                </c:pt>
                <c:pt idx="601">
                  <c:v>4.7338401510710115E-4</c:v>
                </c:pt>
                <c:pt idx="602">
                  <c:v>4.6896109933354014E-4</c:v>
                </c:pt>
                <c:pt idx="603">
                  <c:v>4.6427412888693534E-4</c:v>
                </c:pt>
                <c:pt idx="604">
                  <c:v>4.5978519944512019E-4</c:v>
                </c:pt>
                <c:pt idx="605">
                  <c:v>4.5470214698893922E-4</c:v>
                </c:pt>
                <c:pt idx="606">
                  <c:v>4.500811902105955E-4</c:v>
                </c:pt>
                <c:pt idx="607">
                  <c:v>4.4579030177356333E-4</c:v>
                </c:pt>
                <c:pt idx="608">
                  <c:v>4.4192850218023914E-4</c:v>
                </c:pt>
                <c:pt idx="609">
                  <c:v>4.3757160007493922E-4</c:v>
                </c:pt>
                <c:pt idx="610">
                  <c:v>4.3328071163790634E-4</c:v>
                </c:pt>
                <c:pt idx="611">
                  <c:v>4.288247890302249E-4</c:v>
                </c:pt>
                <c:pt idx="612">
                  <c:v>4.2337866139859992E-4</c:v>
                </c:pt>
                <c:pt idx="613">
                  <c:v>4.1928581396635334E-4</c:v>
                </c:pt>
                <c:pt idx="614">
                  <c:v>4.1492891186106383E-4</c:v>
                </c:pt>
                <c:pt idx="615">
                  <c:v>4.1110011910186597E-4</c:v>
                </c:pt>
                <c:pt idx="616">
                  <c:v>4.0730433317679739E-4</c:v>
                </c:pt>
                <c:pt idx="617">
                  <c:v>4.0360756775411922E-4</c:v>
                </c:pt>
                <c:pt idx="618">
                  <c:v>3.9974576816079259E-4</c:v>
                </c:pt>
                <c:pt idx="619">
                  <c:v>3.9575194123093896E-4</c:v>
                </c:pt>
                <c:pt idx="620">
                  <c:v>3.918901416376088E-4</c:v>
                </c:pt>
                <c:pt idx="621">
                  <c:v>3.8842442405385248E-4</c:v>
                </c:pt>
                <c:pt idx="622">
                  <c:v>3.8439759028986693E-4</c:v>
                </c:pt>
                <c:pt idx="623">
                  <c:v>3.8063481119892837E-4</c:v>
                </c:pt>
                <c:pt idx="624">
                  <c:v>3.7670699793733968E-4</c:v>
                </c:pt>
                <c:pt idx="625">
                  <c:v>3.7350533502662997E-4</c:v>
                </c:pt>
                <c:pt idx="626">
                  <c:v>3.7000661060874362E-4</c:v>
                </c:pt>
                <c:pt idx="627">
                  <c:v>3.6588075634236256E-4</c:v>
                </c:pt>
                <c:pt idx="628">
                  <c:v>3.6287713443644402E-4</c:v>
                </c:pt>
                <c:pt idx="629">
                  <c:v>3.5927938951616048E-4</c:v>
                </c:pt>
                <c:pt idx="630">
                  <c:v>3.5561563092761494E-4</c:v>
                </c:pt>
                <c:pt idx="631">
                  <c:v>3.5195187233907156E-4</c:v>
                </c:pt>
                <c:pt idx="632">
                  <c:v>3.48519161589449E-4</c:v>
                </c:pt>
                <c:pt idx="633">
                  <c:v>3.4508645083982016E-4</c:v>
                </c:pt>
                <c:pt idx="634">
                  <c:v>3.4185178109498096E-4</c:v>
                </c:pt>
                <c:pt idx="635">
                  <c:v>3.3865011818427304E-4</c:v>
                </c:pt>
                <c:pt idx="636">
                  <c:v>3.3541544843943032E-4</c:v>
                </c:pt>
                <c:pt idx="637">
                  <c:v>3.3198273768980413E-4</c:v>
                </c:pt>
                <c:pt idx="638">
                  <c:v>3.2871506111083708E-4</c:v>
                </c:pt>
                <c:pt idx="639">
                  <c:v>3.26140528048616E-4</c:v>
                </c:pt>
                <c:pt idx="640">
                  <c:v>3.2323592664508456E-4</c:v>
                </c:pt>
                <c:pt idx="641">
                  <c:v>3.2102446875830642E-4</c:v>
                </c:pt>
                <c:pt idx="642">
                  <c:v>3.1821888785717205E-4</c:v>
                </c:pt>
                <c:pt idx="643">
                  <c:v>3.1521526595124652E-4</c:v>
                </c:pt>
                <c:pt idx="644">
                  <c:v>3.122776577135875E-4</c:v>
                </c:pt>
                <c:pt idx="645">
                  <c:v>3.0970312465136956E-4</c:v>
                </c:pt>
                <c:pt idx="646">
                  <c:v>3.071285915891461E-4</c:v>
                </c:pt>
                <c:pt idx="647">
                  <c:v>3.045540585269261E-4</c:v>
                </c:pt>
                <c:pt idx="648">
                  <c:v>3.0174847762579385E-4</c:v>
                </c:pt>
                <c:pt idx="649">
                  <c:v>2.9927296506596286E-4</c:v>
                </c:pt>
                <c:pt idx="650">
                  <c:v>2.9666542516961468E-4</c:v>
                </c:pt>
                <c:pt idx="651">
                  <c:v>2.9425592627805067E-4</c:v>
                </c:pt>
                <c:pt idx="652">
                  <c:v>2.9121929753799392E-4</c:v>
                </c:pt>
                <c:pt idx="653">
                  <c:v>2.8841371663686016E-4</c:v>
                </c:pt>
                <c:pt idx="654">
                  <c:v>2.8603722457942596E-4</c:v>
                </c:pt>
                <c:pt idx="655">
                  <c:v>2.8333066418068234E-4</c:v>
                </c:pt>
                <c:pt idx="656">
                  <c:v>2.8055809011367442E-4</c:v>
                </c:pt>
                <c:pt idx="657">
                  <c:v>2.7834663222689872E-4</c:v>
                </c:pt>
                <c:pt idx="658">
                  <c:v>2.7564007182815514E-4</c:v>
                </c:pt>
                <c:pt idx="659">
                  <c:v>2.734286139413738E-4</c:v>
                </c:pt>
                <c:pt idx="660">
                  <c:v>2.7144820389351452E-4</c:v>
                </c:pt>
                <c:pt idx="661">
                  <c:v>2.6943478701152212E-4</c:v>
                </c:pt>
                <c:pt idx="662">
                  <c:v>2.6682724711517042E-4</c:v>
                </c:pt>
                <c:pt idx="663">
                  <c:v>2.6461578922839412E-4</c:v>
                </c:pt>
                <c:pt idx="664">
                  <c:v>2.6220629033682665E-4</c:v>
                </c:pt>
                <c:pt idx="665">
                  <c:v>2.5959875044047619E-4</c:v>
                </c:pt>
                <c:pt idx="666">
                  <c:v>2.5791540189979789E-4</c:v>
                </c:pt>
                <c:pt idx="667">
                  <c:v>2.5543988933996776E-4</c:v>
                </c:pt>
                <c:pt idx="668">
                  <c:v>2.5266731527296196E-4</c:v>
                </c:pt>
                <c:pt idx="669">
                  <c:v>2.5009278221074679E-4</c:v>
                </c:pt>
                <c:pt idx="670">
                  <c:v>2.4774929698743992E-4</c:v>
                </c:pt>
                <c:pt idx="671">
                  <c:v>2.455378391006615E-4</c:v>
                </c:pt>
                <c:pt idx="672">
                  <c:v>2.4309533337496593E-4</c:v>
                </c:pt>
                <c:pt idx="673">
                  <c:v>2.411149233271047E-4</c:v>
                </c:pt>
                <c:pt idx="674">
                  <c:v>2.3920052694750553E-4</c:v>
                </c:pt>
                <c:pt idx="675">
                  <c:v>2.3689004855833416E-4</c:v>
                </c:pt>
                <c:pt idx="676">
                  <c:v>2.3507467268112802E-4</c:v>
                </c:pt>
                <c:pt idx="677">
                  <c:v>2.3283020796021882E-4</c:v>
                </c:pt>
                <c:pt idx="678">
                  <c:v>2.3035469540039211E-4</c:v>
                </c:pt>
                <c:pt idx="679">
                  <c:v>2.2781316917230648E-4</c:v>
                </c:pt>
                <c:pt idx="680">
                  <c:v>2.2583275912444587E-4</c:v>
                </c:pt>
                <c:pt idx="681">
                  <c:v>2.2362130123766561E-4</c:v>
                </c:pt>
                <c:pt idx="682">
                  <c:v>2.2164089118980264E-4</c:v>
                </c:pt>
                <c:pt idx="683">
                  <c:v>2.1916537862997609E-4</c:v>
                </c:pt>
                <c:pt idx="684">
                  <c:v>2.172509822503769E-4</c:v>
                </c:pt>
                <c:pt idx="685">
                  <c:v>2.1576567471448294E-4</c:v>
                </c:pt>
                <c:pt idx="686">
                  <c:v>2.1395029883727496E-4</c:v>
                </c:pt>
                <c:pt idx="687">
                  <c:v>2.1200289562354704E-4</c:v>
                </c:pt>
                <c:pt idx="688">
                  <c:v>2.0982444457089792E-4</c:v>
                </c:pt>
                <c:pt idx="689">
                  <c:v>2.0797606185956016E-4</c:v>
                </c:pt>
                <c:pt idx="690">
                  <c:v>2.0635872698714471E-4</c:v>
                </c:pt>
                <c:pt idx="691">
                  <c:v>2.0447733744167383E-4</c:v>
                </c:pt>
                <c:pt idx="692">
                  <c:v>2.0266196156446586E-4</c:v>
                </c:pt>
                <c:pt idx="693">
                  <c:v>2.0091259935552176E-4</c:v>
                </c:pt>
                <c:pt idx="694">
                  <c:v>1.9952631232202095E-4</c:v>
                </c:pt>
                <c:pt idx="695">
                  <c:v>1.9767792961068335E-4</c:v>
                </c:pt>
                <c:pt idx="696">
                  <c:v>1.9596157423587009E-4</c:v>
                </c:pt>
                <c:pt idx="697">
                  <c:v>1.9431123252931957E-4</c:v>
                </c:pt>
                <c:pt idx="698">
                  <c:v>1.9266089082276835E-4</c:v>
                </c:pt>
                <c:pt idx="699">
                  <c:v>1.9094453544795509E-4</c:v>
                </c:pt>
                <c:pt idx="700">
                  <c:v>1.8978929625336941E-4</c:v>
                </c:pt>
                <c:pt idx="701">
                  <c:v>1.8830398871747203E-4</c:v>
                </c:pt>
                <c:pt idx="702">
                  <c:v>1.8681868118157848E-4</c:v>
                </c:pt>
                <c:pt idx="703">
                  <c:v>1.8477225746545435E-4</c:v>
                </c:pt>
                <c:pt idx="704">
                  <c:v>1.8295688158824662E-4</c:v>
                </c:pt>
                <c:pt idx="705">
                  <c:v>1.8137255354995821E-4</c:v>
                </c:pt>
                <c:pt idx="706">
                  <c:v>1.7955717767275252E-4</c:v>
                </c:pt>
                <c:pt idx="707">
                  <c:v>1.7751075395663066E-4</c:v>
                </c:pt>
                <c:pt idx="708">
                  <c:v>1.7592642591833925E-4</c:v>
                </c:pt>
                <c:pt idx="709">
                  <c:v>1.7394601587047807E-4</c:v>
                </c:pt>
                <c:pt idx="710">
                  <c:v>1.7222966049566606E-4</c:v>
                </c:pt>
                <c:pt idx="711">
                  <c:v>1.7090938713042441E-4</c:v>
                </c:pt>
                <c:pt idx="712">
                  <c:v>1.692920522580059E-4</c:v>
                </c:pt>
                <c:pt idx="713">
                  <c:v>1.6780674472210999E-4</c:v>
                </c:pt>
                <c:pt idx="714">
                  <c:v>1.6665150552752433E-4</c:v>
                </c:pt>
                <c:pt idx="715">
                  <c:v>1.6539724583054401E-4</c:v>
                </c:pt>
                <c:pt idx="716">
                  <c:v>1.6391193829464785E-4</c:v>
                </c:pt>
                <c:pt idx="717">
                  <c:v>1.6222858975396671E-4</c:v>
                </c:pt>
                <c:pt idx="718">
                  <c:v>1.6074328221807151E-4</c:v>
                </c:pt>
                <c:pt idx="719">
                  <c:v>1.593900020186991E-4</c:v>
                </c:pt>
                <c:pt idx="720">
                  <c:v>1.5793770131693321E-4</c:v>
                </c:pt>
                <c:pt idx="721">
                  <c:v>1.5661742795169359E-4</c:v>
                </c:pt>
                <c:pt idx="722">
                  <c:v>1.5513212041579633E-4</c:v>
                </c:pt>
                <c:pt idx="723">
                  <c:v>1.5321772403619835E-4</c:v>
                </c:pt>
                <c:pt idx="724">
                  <c:v>1.5146836182725325E-4</c:v>
                </c:pt>
                <c:pt idx="725">
                  <c:v>1.5034612946679835E-4</c:v>
                </c:pt>
                <c:pt idx="726">
                  <c:v>1.4945494494526161E-4</c:v>
                </c:pt>
                <c:pt idx="727">
                  <c:v>1.4803565107762872E-4</c:v>
                </c:pt>
                <c:pt idx="728">
                  <c:v>1.4648432987346896E-4</c:v>
                </c:pt>
                <c:pt idx="729">
                  <c:v>1.4539510434714533E-4</c:v>
                </c:pt>
                <c:pt idx="730">
                  <c:v>1.44008817313644E-4</c:v>
                </c:pt>
                <c:pt idx="731">
                  <c:v>1.4298560545558081E-4</c:v>
                </c:pt>
                <c:pt idx="732">
                  <c:v>1.4189637992925711E-4</c:v>
                </c:pt>
                <c:pt idx="733">
                  <c:v>1.4064212023227833E-4</c:v>
                </c:pt>
                <c:pt idx="734">
                  <c:v>1.3945387420356161E-4</c:v>
                </c:pt>
                <c:pt idx="735">
                  <c:v>1.3810059400419126E-4</c:v>
                </c:pt>
                <c:pt idx="736">
                  <c:v>1.3691234797547422E-4</c:v>
                </c:pt>
                <c:pt idx="737">
                  <c:v>1.3598815661980591E-4</c:v>
                </c:pt>
                <c:pt idx="738">
                  <c:v>1.3493193792761283E-4</c:v>
                </c:pt>
                <c:pt idx="739">
                  <c:v>1.336446713965031E-4</c:v>
                </c:pt>
                <c:pt idx="740">
                  <c:v>1.3212635702647521E-4</c:v>
                </c:pt>
                <c:pt idx="741">
                  <c:v>1.3133419300733167E-4</c:v>
                </c:pt>
                <c:pt idx="742">
                  <c:v>1.3014594697861526E-4</c:v>
                </c:pt>
                <c:pt idx="743">
                  <c:v>1.2889168728163615E-4</c:v>
                </c:pt>
                <c:pt idx="744">
                  <c:v>1.2793448909183543E-4</c:v>
                </c:pt>
                <c:pt idx="745">
                  <c:v>1.2661421572659481E-4</c:v>
                </c:pt>
                <c:pt idx="746">
                  <c:v>1.25557997034402E-4</c:v>
                </c:pt>
                <c:pt idx="747">
                  <c:v>1.2450177834220943E-4</c:v>
                </c:pt>
                <c:pt idx="748">
                  <c:v>1.2324751864523163E-4</c:v>
                </c:pt>
                <c:pt idx="749">
                  <c:v>1.2199325894825221E-4</c:v>
                </c:pt>
                <c:pt idx="750">
                  <c:v>1.2126710859736931E-4</c:v>
                </c:pt>
                <c:pt idx="751">
                  <c:v>1.1994683523212861E-4</c:v>
                </c:pt>
                <c:pt idx="752">
                  <c:v>1.1922068488124696E-4</c:v>
                </c:pt>
                <c:pt idx="753">
                  <c:v>1.1776838417948246E-4</c:v>
                </c:pt>
                <c:pt idx="754">
                  <c:v>1.1687719965794361E-4</c:v>
                </c:pt>
                <c:pt idx="755">
                  <c:v>1.1582098096575245E-4</c:v>
                </c:pt>
                <c:pt idx="756">
                  <c:v>1.145997281029032E-4</c:v>
                </c:pt>
                <c:pt idx="757">
                  <c:v>1.134114820741884E-4</c:v>
                </c:pt>
                <c:pt idx="758">
                  <c:v>1.1261931805504241E-4</c:v>
                </c:pt>
                <c:pt idx="759">
                  <c:v>1.1159610619698101E-4</c:v>
                </c:pt>
                <c:pt idx="760">
                  <c:v>1.1057289433891866E-4</c:v>
                </c:pt>
                <c:pt idx="761">
                  <c:v>1.0981373715390652E-4</c:v>
                </c:pt>
                <c:pt idx="762">
                  <c:v>1.0885653896410685E-4</c:v>
                </c:pt>
                <c:pt idx="763">
                  <c:v>1.0793234760843703E-4</c:v>
                </c:pt>
                <c:pt idx="764">
                  <c:v>1.0667808791145943E-4</c:v>
                </c:pt>
                <c:pt idx="765">
                  <c:v>1.0578690338992081E-4</c:v>
                </c:pt>
                <c:pt idx="766">
                  <c:v>1.0469767786359703E-4</c:v>
                </c:pt>
                <c:pt idx="767">
                  <c:v>1.0374047967379738E-4</c:v>
                </c:pt>
                <c:pt idx="768">
                  <c:v>1.027172678157358E-4</c:v>
                </c:pt>
                <c:pt idx="769">
                  <c:v>1.0166104912354321E-4</c:v>
                </c:pt>
                <c:pt idx="770">
                  <c:v>1.0070385093374361E-4</c:v>
                </c:pt>
                <c:pt idx="771">
                  <c:v>1.0017574158764743E-4</c:v>
                </c:pt>
                <c:pt idx="772">
                  <c:v>9.9251550231978797E-5</c:v>
                </c:pt>
                <c:pt idx="773">
                  <c:v>9.8525399881098526E-5</c:v>
                </c:pt>
                <c:pt idx="774">
                  <c:v>9.7766242696084257E-5</c:v>
                </c:pt>
                <c:pt idx="775">
                  <c:v>9.7073099179331276E-5</c:v>
                </c:pt>
                <c:pt idx="776">
                  <c:v>9.6379955662579867E-5</c:v>
                </c:pt>
                <c:pt idx="777">
                  <c:v>9.5587791643435367E-5</c:v>
                </c:pt>
                <c:pt idx="778">
                  <c:v>9.4465559282981267E-5</c:v>
                </c:pt>
                <c:pt idx="779">
                  <c:v>9.3673395263837783E-5</c:v>
                </c:pt>
                <c:pt idx="780">
                  <c:v>9.2947244912953717E-5</c:v>
                </c:pt>
                <c:pt idx="781">
                  <c:v>9.2221094562072186E-5</c:v>
                </c:pt>
                <c:pt idx="782">
                  <c:v>9.1296903206403564E-5</c:v>
                </c:pt>
                <c:pt idx="783">
                  <c:v>9.0405718684865227E-5</c:v>
                </c:pt>
                <c:pt idx="784">
                  <c:v>8.9514534163328503E-5</c:v>
                </c:pt>
                <c:pt idx="785">
                  <c:v>8.8821390646577636E-5</c:v>
                </c:pt>
                <c:pt idx="786">
                  <c:v>8.7897199290907726E-5</c:v>
                </c:pt>
                <c:pt idx="787">
                  <c:v>8.7270069442418202E-5</c:v>
                </c:pt>
                <c:pt idx="788">
                  <c:v>8.6774966930454507E-5</c:v>
                </c:pt>
                <c:pt idx="789">
                  <c:v>8.5916789243046347E-5</c:v>
                </c:pt>
                <c:pt idx="790">
                  <c:v>8.5091618389771656E-5</c:v>
                </c:pt>
                <c:pt idx="791">
                  <c:v>8.4530502209544532E-5</c:v>
                </c:pt>
                <c:pt idx="792">
                  <c:v>8.3837358692793692E-5</c:v>
                </c:pt>
                <c:pt idx="793">
                  <c:v>8.2946174171254528E-5</c:v>
                </c:pt>
                <c:pt idx="794">
                  <c:v>8.2451071659289248E-5</c:v>
                </c:pt>
                <c:pt idx="795">
                  <c:v>8.1757928142539086E-5</c:v>
                </c:pt>
                <c:pt idx="796">
                  <c:v>8.1064784625786362E-5</c:v>
                </c:pt>
                <c:pt idx="797">
                  <c:v>8.0536675279691488E-5</c:v>
                </c:pt>
                <c:pt idx="798">
                  <c:v>7.9546470255760182E-5</c:v>
                </c:pt>
                <c:pt idx="799">
                  <c:v>7.891934040727002E-5</c:v>
                </c:pt>
                <c:pt idx="800">
                  <c:v>7.8193190056388408E-5</c:v>
                </c:pt>
                <c:pt idx="801">
                  <c:v>7.6773896188753922E-5</c:v>
                </c:pt>
                <c:pt idx="802">
                  <c:v>7.5948725335478649E-5</c:v>
                </c:pt>
                <c:pt idx="803">
                  <c:v>7.5948725335478649E-5</c:v>
                </c:pt>
                <c:pt idx="804">
                  <c:v>7.5090547648072332E-5</c:v>
                </c:pt>
                <c:pt idx="805">
                  <c:v>7.4331390463058808E-5</c:v>
                </c:pt>
                <c:pt idx="806">
                  <c:v>7.3836287951094097E-5</c:v>
                </c:pt>
                <c:pt idx="807">
                  <c:v>7.3308178604996593E-5</c:v>
                </c:pt>
                <c:pt idx="808">
                  <c:v>7.2747062424769184E-5</c:v>
                </c:pt>
                <c:pt idx="809">
                  <c:v>7.2152939410411734E-5</c:v>
                </c:pt>
                <c:pt idx="810">
                  <c:v>7.0502597703860334E-5</c:v>
                </c:pt>
                <c:pt idx="811">
                  <c:v>7.0502597703860334E-5</c:v>
                </c:pt>
                <c:pt idx="812">
                  <c:v>6.9776447352978179E-5</c:v>
                </c:pt>
                <c:pt idx="813">
                  <c:v>6.905029700209578E-5</c:v>
                </c:pt>
                <c:pt idx="814">
                  <c:v>6.8654214992523333E-5</c:v>
                </c:pt>
                <c:pt idx="815">
                  <c:v>6.7994078309902792E-5</c:v>
                </c:pt>
                <c:pt idx="816">
                  <c:v>6.7564989466199193E-5</c:v>
                </c:pt>
                <c:pt idx="817">
                  <c:v>6.6904852783578544E-5</c:v>
                </c:pt>
                <c:pt idx="818">
                  <c:v>6.5947654593779013E-5</c:v>
                </c:pt>
                <c:pt idx="819">
                  <c:v>6.5947654593779013E-5</c:v>
                </c:pt>
                <c:pt idx="820">
                  <c:v>6.5353531579421441E-5</c:v>
                </c:pt>
                <c:pt idx="821">
                  <c:v>6.4924442735717503E-5</c:v>
                </c:pt>
                <c:pt idx="822">
                  <c:v>6.4297312887228697E-5</c:v>
                </c:pt>
                <c:pt idx="823">
                  <c:v>6.3703189872869594E-5</c:v>
                </c:pt>
                <c:pt idx="824">
                  <c:v>6.307606002438072E-5</c:v>
                </c:pt>
                <c:pt idx="825">
                  <c:v>6.2448930175891372E-5</c:v>
                </c:pt>
                <c:pt idx="826">
                  <c:v>6.1293690981305889E-5</c:v>
                </c:pt>
                <c:pt idx="827">
                  <c:v>6.0798588469340216E-5</c:v>
                </c:pt>
                <c:pt idx="828">
                  <c:v>6.0798588469340216E-5</c:v>
                </c:pt>
                <c:pt idx="829">
                  <c:v>6.0303485957375274E-5</c:v>
                </c:pt>
                <c:pt idx="830">
                  <c:v>5.9907403947803146E-5</c:v>
                </c:pt>
                <c:pt idx="831">
                  <c:v>5.9445308269967906E-5</c:v>
                </c:pt>
                <c:pt idx="832">
                  <c:v>5.8719157919086023E-5</c:v>
                </c:pt>
                <c:pt idx="833">
                  <c:v>5.8224055407120153E-5</c:v>
                </c:pt>
                <c:pt idx="834">
                  <c:v>5.7464898222107232E-5</c:v>
                </c:pt>
                <c:pt idx="835">
                  <c:v>5.6540706866438488E-5</c:v>
                </c:pt>
                <c:pt idx="836">
                  <c:v>5.6540706866438488E-5</c:v>
                </c:pt>
                <c:pt idx="837">
                  <c:v>5.5880570183818157E-5</c:v>
                </c:pt>
                <c:pt idx="838">
                  <c:v>5.5286447169459331E-5</c:v>
                </c:pt>
                <c:pt idx="839">
                  <c:v>5.4824351491625528E-5</c:v>
                </c:pt>
                <c:pt idx="840">
                  <c:v>5.4395262647922464E-5</c:v>
                </c:pt>
                <c:pt idx="841">
                  <c:v>5.3735125965301815E-5</c:v>
                </c:pt>
                <c:pt idx="842">
                  <c:v>5.3008975614419023E-5</c:v>
                </c:pt>
                <c:pt idx="843">
                  <c:v>5.2315832097667533E-5</c:v>
                </c:pt>
                <c:pt idx="844">
                  <c:v>5.2315832097667533E-5</c:v>
                </c:pt>
                <c:pt idx="845">
                  <c:v>5.1820729585702191E-5</c:v>
                </c:pt>
                <c:pt idx="846">
                  <c:v>5.1292620239606721E-5</c:v>
                </c:pt>
                <c:pt idx="847">
                  <c:v>5.0764510893510132E-5</c:v>
                </c:pt>
                <c:pt idx="848">
                  <c:v>5.0368428883938017E-5</c:v>
                </c:pt>
                <c:pt idx="849">
                  <c:v>5.0104374210889123E-5</c:v>
                </c:pt>
                <c:pt idx="850">
                  <c:v>4.9708292201317537E-5</c:v>
                </c:pt>
                <c:pt idx="851">
                  <c:v>4.8751094011517891E-5</c:v>
                </c:pt>
                <c:pt idx="852">
                  <c:v>4.8322005167814021E-5</c:v>
                </c:pt>
                <c:pt idx="853">
                  <c:v>4.8322005167814021E-5</c:v>
                </c:pt>
                <c:pt idx="854">
                  <c:v>4.7694875319324714E-5</c:v>
                </c:pt>
                <c:pt idx="855">
                  <c:v>4.7298793309752504E-5</c:v>
                </c:pt>
                <c:pt idx="856">
                  <c:v>4.6803690797787454E-5</c:v>
                </c:pt>
                <c:pt idx="857">
                  <c:v>4.6407608788214818E-5</c:v>
                </c:pt>
                <c:pt idx="858">
                  <c:v>4.6077540446904622E-5</c:v>
                </c:pt>
                <c:pt idx="859">
                  <c:v>4.5615444769070331E-5</c:v>
                </c:pt>
                <c:pt idx="860">
                  <c:v>4.4757267081664238E-5</c:v>
                </c:pt>
                <c:pt idx="861">
                  <c:v>4.4757267081664238E-5</c:v>
                </c:pt>
                <c:pt idx="862">
                  <c:v>4.439419190622354E-5</c:v>
                </c:pt>
                <c:pt idx="863">
                  <c:v>4.4064123564912504E-5</c:v>
                </c:pt>
                <c:pt idx="864">
                  <c:v>4.3635034721209094E-5</c:v>
                </c:pt>
                <c:pt idx="865">
                  <c:v>4.3172939043374932E-5</c:v>
                </c:pt>
                <c:pt idx="866">
                  <c:v>4.2776857033803021E-5</c:v>
                </c:pt>
                <c:pt idx="867">
                  <c:v>4.2149727185313503E-5</c:v>
                </c:pt>
                <c:pt idx="868">
                  <c:v>4.1390570000299932E-5</c:v>
                </c:pt>
                <c:pt idx="869">
                  <c:v>4.1390570000299932E-5</c:v>
                </c:pt>
                <c:pt idx="870">
                  <c:v>4.0994487990728224E-5</c:v>
                </c:pt>
                <c:pt idx="871">
                  <c:v>4.0466378644631798E-5</c:v>
                </c:pt>
                <c:pt idx="872">
                  <c:v>4.0103303469189887E-5</c:v>
                </c:pt>
                <c:pt idx="873">
                  <c:v>3.967421462548706E-5</c:v>
                </c:pt>
                <c:pt idx="874">
                  <c:v>3.9344146284176844E-5</c:v>
                </c:pt>
                <c:pt idx="875">
                  <c:v>3.8981071108735469E-5</c:v>
                </c:pt>
                <c:pt idx="876">
                  <c:v>3.8254920757852812E-5</c:v>
                </c:pt>
                <c:pt idx="877">
                  <c:v>3.7924852416542901E-5</c:v>
                </c:pt>
                <c:pt idx="878">
                  <c:v>3.7924852416542901E-5</c:v>
                </c:pt>
                <c:pt idx="879">
                  <c:v>3.7330729402184549E-5</c:v>
                </c:pt>
                <c:pt idx="880">
                  <c:v>3.7033667895005499E-5</c:v>
                </c:pt>
                <c:pt idx="881">
                  <c:v>3.6736606387826212E-5</c:v>
                </c:pt>
                <c:pt idx="882">
                  <c:v>3.6307517544122972E-5</c:v>
                </c:pt>
                <c:pt idx="883">
                  <c:v>3.604346287107487E-5</c:v>
                </c:pt>
                <c:pt idx="884">
                  <c:v>3.5680387695633583E-5</c:v>
                </c:pt>
                <c:pt idx="885">
                  <c:v>3.4855216842357971E-5</c:v>
                </c:pt>
                <c:pt idx="886">
                  <c:v>3.4855216842357971E-5</c:v>
                </c:pt>
                <c:pt idx="887">
                  <c:v>3.432710749626166E-5</c:v>
                </c:pt>
                <c:pt idx="888">
                  <c:v>3.4162073325606216E-5</c:v>
                </c:pt>
                <c:pt idx="889">
                  <c:v>3.3798998150165092E-5</c:v>
                </c:pt>
                <c:pt idx="890">
                  <c:v>3.3534943477117248E-5</c:v>
                </c:pt>
                <c:pt idx="891">
                  <c:v>3.3138861467544842E-5</c:v>
                </c:pt>
                <c:pt idx="892">
                  <c:v>3.2907813628627988E-5</c:v>
                </c:pt>
                <c:pt idx="893">
                  <c:v>3.2412711116662497E-5</c:v>
                </c:pt>
                <c:pt idx="894">
                  <c:v>3.2412711116662497E-5</c:v>
                </c:pt>
                <c:pt idx="895">
                  <c:v>3.2214670111876416E-5</c:v>
                </c:pt>
                <c:pt idx="896">
                  <c:v>3.195061543882822E-5</c:v>
                </c:pt>
                <c:pt idx="897">
                  <c:v>3.1752574434041746E-5</c:v>
                </c:pt>
                <c:pt idx="898">
                  <c:v>3.1554533429255923E-5</c:v>
                </c:pt>
                <c:pt idx="899">
                  <c:v>3.1191458253814412E-5</c:v>
                </c:pt>
                <c:pt idx="900">
                  <c:v>3.0729362575980439E-5</c:v>
                </c:pt>
                <c:pt idx="901">
                  <c:v>3.0102232727491024E-5</c:v>
                </c:pt>
                <c:pt idx="902">
                  <c:v>2.9838178054442817E-5</c:v>
                </c:pt>
                <c:pt idx="903">
                  <c:v>2.9838178054442817E-5</c:v>
                </c:pt>
                <c:pt idx="904">
                  <c:v>2.9376082376608242E-5</c:v>
                </c:pt>
                <c:pt idx="905">
                  <c:v>2.901300720116731E-5</c:v>
                </c:pt>
                <c:pt idx="906">
                  <c:v>2.8814966196380894E-5</c:v>
                </c:pt>
                <c:pt idx="907">
                  <c:v>2.8649932025726267E-5</c:v>
                </c:pt>
                <c:pt idx="908">
                  <c:v>2.841888418680865E-5</c:v>
                </c:pt>
                <c:pt idx="909">
                  <c:v>2.7989795343105648E-5</c:v>
                </c:pt>
                <c:pt idx="910">
                  <c:v>2.7032597153306121E-5</c:v>
                </c:pt>
                <c:pt idx="911">
                  <c:v>2.7032597153306121E-5</c:v>
                </c:pt>
                <c:pt idx="912">
                  <c:v>2.6735535646126975E-5</c:v>
                </c:pt>
                <c:pt idx="913">
                  <c:v>2.6471480973078722E-5</c:v>
                </c:pt>
                <c:pt idx="914">
                  <c:v>2.6207426300030282E-5</c:v>
                </c:pt>
                <c:pt idx="915">
                  <c:v>2.5976378461113644E-5</c:v>
                </c:pt>
                <c:pt idx="916">
                  <c:v>2.5811344290458231E-5</c:v>
                </c:pt>
                <c:pt idx="917">
                  <c:v>2.5613303285672326E-5</c:v>
                </c:pt>
                <c:pt idx="918">
                  <c:v>2.508519393957587E-5</c:v>
                </c:pt>
                <c:pt idx="919">
                  <c:v>2.508519393957587E-5</c:v>
                </c:pt>
                <c:pt idx="920">
                  <c:v>2.4821139266527633E-5</c:v>
                </c:pt>
                <c:pt idx="921">
                  <c:v>2.4623098261741291E-5</c:v>
                </c:pt>
                <c:pt idx="922">
                  <c:v>2.4359043588693498E-5</c:v>
                </c:pt>
                <c:pt idx="923">
                  <c:v>2.4194009418038031E-5</c:v>
                </c:pt>
                <c:pt idx="924">
                  <c:v>2.3995968413252177E-5</c:v>
                </c:pt>
                <c:pt idx="925">
                  <c:v>2.3797927408466086E-5</c:v>
                </c:pt>
                <c:pt idx="926">
                  <c:v>2.3071777057583731E-5</c:v>
                </c:pt>
                <c:pt idx="927">
                  <c:v>2.2840729218666447E-5</c:v>
                </c:pt>
                <c:pt idx="928">
                  <c:v>2.2840729218666447E-5</c:v>
                </c:pt>
                <c:pt idx="929">
                  <c:v>2.2741708716273586E-5</c:v>
                </c:pt>
                <c:pt idx="930">
                  <c:v>2.2510660877356193E-5</c:v>
                </c:pt>
                <c:pt idx="931">
                  <c:v>2.2444647209094336E-5</c:v>
                </c:pt>
                <c:pt idx="932">
                  <c:v>2.2213599370177014E-5</c:v>
                </c:pt>
                <c:pt idx="933">
                  <c:v>2.1685490024080696E-5</c:v>
                </c:pt>
                <c:pt idx="934">
                  <c:v>2.1652483189949452E-5</c:v>
                </c:pt>
                <c:pt idx="935">
                  <c:v>2.1190387512115487E-5</c:v>
                </c:pt>
                <c:pt idx="936">
                  <c:v>2.1190387512115487E-5</c:v>
                </c:pt>
                <c:pt idx="937">
                  <c:v>2.0992346507329437E-5</c:v>
                </c:pt>
                <c:pt idx="938">
                  <c:v>2.0893326004936172E-5</c:v>
                </c:pt>
                <c:pt idx="939">
                  <c:v>2.0761298668412118E-5</c:v>
                </c:pt>
                <c:pt idx="940">
                  <c:v>2.0563257663626064E-5</c:v>
                </c:pt>
                <c:pt idx="941">
                  <c:v>2.0332209824708651E-5</c:v>
                </c:pt>
                <c:pt idx="942">
                  <c:v>2.013416881992272E-5</c:v>
                </c:pt>
                <c:pt idx="943">
                  <c:v>1.9507038971433287E-5</c:v>
                </c:pt>
                <c:pt idx="944">
                  <c:v>1.9507038971433287E-5</c:v>
                </c:pt>
                <c:pt idx="945">
                  <c:v>1.9342004800778226E-5</c:v>
                </c:pt>
                <c:pt idx="946">
                  <c:v>1.9176970630123111E-5</c:v>
                </c:pt>
                <c:pt idx="947">
                  <c:v>1.8912915957074749E-5</c:v>
                </c:pt>
                <c:pt idx="948">
                  <c:v>1.8780888620550888E-5</c:v>
                </c:pt>
                <c:pt idx="949">
                  <c:v>1.8648861284026793E-5</c:v>
                </c:pt>
                <c:pt idx="950">
                  <c:v>1.8384806610978635E-5</c:v>
                </c:pt>
                <c:pt idx="951">
                  <c:v>1.7988724601406378E-5</c:v>
                </c:pt>
                <c:pt idx="952">
                  <c:v>1.7856697264882273E-5</c:v>
                </c:pt>
                <c:pt idx="953">
                  <c:v>1.7856697264882273E-5</c:v>
                </c:pt>
                <c:pt idx="954">
                  <c:v>1.7625649425964961E-5</c:v>
                </c:pt>
                <c:pt idx="955">
                  <c:v>1.7493622089440863E-5</c:v>
                </c:pt>
                <c:pt idx="956">
                  <c:v>1.7328587918785969E-5</c:v>
                </c:pt>
                <c:pt idx="957">
                  <c:v>1.7229567416392847E-5</c:v>
                </c:pt>
                <c:pt idx="958">
                  <c:v>1.7064533245737857E-5</c:v>
                </c:pt>
                <c:pt idx="959">
                  <c:v>1.6866492240951675E-5</c:v>
                </c:pt>
                <c:pt idx="960">
                  <c:v>1.6602437567903516E-5</c:v>
                </c:pt>
                <c:pt idx="961">
                  <c:v>1.6602437567903516E-5</c:v>
                </c:pt>
                <c:pt idx="962">
                  <c:v>1.6404396563117391E-5</c:v>
                </c:pt>
                <c:pt idx="963">
                  <c:v>1.6206355558331245E-5</c:v>
                </c:pt>
                <c:pt idx="964">
                  <c:v>1.6107335055938205E-5</c:v>
                </c:pt>
                <c:pt idx="965">
                  <c:v>1.5876287217020975E-5</c:v>
                </c:pt>
                <c:pt idx="966">
                  <c:v>1.5678246212234741E-5</c:v>
                </c:pt>
                <c:pt idx="967">
                  <c:v>1.557922570984168E-5</c:v>
                </c:pt>
                <c:pt idx="968">
                  <c:v>1.5315171036793667E-5</c:v>
                </c:pt>
                <c:pt idx="969">
                  <c:v>1.5315171036793667E-5</c:v>
                </c:pt>
                <c:pt idx="970">
                  <c:v>1.5150136866138542E-5</c:v>
                </c:pt>
                <c:pt idx="971">
                  <c:v>1.5018109529614422E-5</c:v>
                </c:pt>
                <c:pt idx="972">
                  <c:v>1.4919089027221283E-5</c:v>
                </c:pt>
                <c:pt idx="973">
                  <c:v>1.4721048022435258E-5</c:v>
                </c:pt>
                <c:pt idx="974">
                  <c:v>1.4589020685911218E-5</c:v>
                </c:pt>
                <c:pt idx="975">
                  <c:v>1.4490000183518109E-5</c:v>
                </c:pt>
                <c:pt idx="976">
                  <c:v>1.4093918173945736E-5</c:v>
                </c:pt>
                <c:pt idx="977">
                  <c:v>1.3928884003290795E-5</c:v>
                </c:pt>
                <c:pt idx="978">
                  <c:v>1.3928884003290795E-5</c:v>
                </c:pt>
                <c:pt idx="979">
                  <c:v>1.3763849832635751E-5</c:v>
                </c:pt>
                <c:pt idx="980">
                  <c:v>1.3565808827849531E-5</c:v>
                </c:pt>
                <c:pt idx="981">
                  <c:v>1.3268747320670261E-5</c:v>
                </c:pt>
                <c:pt idx="982">
                  <c:v>1.3037699481753105E-5</c:v>
                </c:pt>
                <c:pt idx="983">
                  <c:v>1.2971685813491061E-5</c:v>
                </c:pt>
                <c:pt idx="984">
                  <c:v>1.2872665311098102E-5</c:v>
                </c:pt>
                <c:pt idx="985">
                  <c:v>1.2509590135656801E-5</c:v>
                </c:pt>
                <c:pt idx="986">
                  <c:v>1.2509590135656801E-5</c:v>
                </c:pt>
                <c:pt idx="987">
                  <c:v>1.2443576467394823E-5</c:v>
                </c:pt>
                <c:pt idx="988">
                  <c:v>1.234455596500179E-5</c:v>
                </c:pt>
                <c:pt idx="989">
                  <c:v>1.2146514960215653E-5</c:v>
                </c:pt>
                <c:pt idx="990">
                  <c:v>1.2047494457822483E-5</c:v>
                </c:pt>
                <c:pt idx="991">
                  <c:v>1.1948473955429522E-5</c:v>
                </c:pt>
                <c:pt idx="992">
                  <c:v>1.1948473955429522E-5</c:v>
                </c:pt>
                <c:pt idx="993">
                  <c:v>1.178343978477447E-5</c:v>
                </c:pt>
                <c:pt idx="994">
                  <c:v>1.178343978477447E-5</c:v>
                </c:pt>
                <c:pt idx="995">
                  <c:v>1.1585398779988335E-5</c:v>
                </c:pt>
                <c:pt idx="996">
                  <c:v>1.1453371443464295E-5</c:v>
                </c:pt>
                <c:pt idx="997">
                  <c:v>1.1321344106940081E-5</c:v>
                </c:pt>
                <c:pt idx="998">
                  <c:v>1.1189316770415949E-5</c:v>
                </c:pt>
                <c:pt idx="999">
                  <c:v>1.1090296268022961E-5</c:v>
                </c:pt>
                <c:pt idx="1000">
                  <c:v>1.0991275765629931E-5</c:v>
                </c:pt>
                <c:pt idx="1001">
                  <c:v>1.0958268931498804E-5</c:v>
                </c:pt>
                <c:pt idx="1002">
                  <c:v>1.0892255263236902E-5</c:v>
                </c:pt>
                <c:pt idx="1003">
                  <c:v>1.0892255263236902E-5</c:v>
                </c:pt>
                <c:pt idx="1004">
                  <c:v>1.0760227926712786E-5</c:v>
                </c:pt>
                <c:pt idx="1005">
                  <c:v>1.0496173253664634E-5</c:v>
                </c:pt>
                <c:pt idx="1006">
                  <c:v>1.0430159585402615E-5</c:v>
                </c:pt>
                <c:pt idx="1007">
                  <c:v>1.0298132248878497E-5</c:v>
                </c:pt>
                <c:pt idx="1008">
                  <c:v>1.0133098078223295E-5</c:v>
                </c:pt>
                <c:pt idx="1009">
                  <c:v>9.9020502393063719E-6</c:v>
                </c:pt>
                <c:pt idx="1010">
                  <c:v>9.6710024003890927E-6</c:v>
                </c:pt>
                <c:pt idx="1011">
                  <c:v>9.6710024003890927E-6</c:v>
                </c:pt>
                <c:pt idx="1012">
                  <c:v>9.6379955662580267E-6</c:v>
                </c:pt>
                <c:pt idx="1013">
                  <c:v>9.5389750638649235E-6</c:v>
                </c:pt>
                <c:pt idx="1014">
                  <c:v>9.505968229734015E-6</c:v>
                </c:pt>
                <c:pt idx="1015">
                  <c:v>9.3079272249478849E-6</c:v>
                </c:pt>
                <c:pt idx="1016">
                  <c:v>9.2089067225547207E-6</c:v>
                </c:pt>
                <c:pt idx="1017">
                  <c:v>9.1758998884238529E-6</c:v>
                </c:pt>
                <c:pt idx="1018">
                  <c:v>9.1098862201618038E-6</c:v>
                </c:pt>
                <c:pt idx="1019">
                  <c:v>9.1098862201618038E-6</c:v>
                </c:pt>
                <c:pt idx="1020">
                  <c:v>9.0768793860306768E-6</c:v>
                </c:pt>
                <c:pt idx="1021">
                  <c:v>8.9448520495065567E-6</c:v>
                </c:pt>
                <c:pt idx="1022">
                  <c:v>8.7798178788515248E-6</c:v>
                </c:pt>
                <c:pt idx="1023">
                  <c:v>8.6807973764584995E-6</c:v>
                </c:pt>
                <c:pt idx="1024">
                  <c:v>8.5157632058034168E-6</c:v>
                </c:pt>
                <c:pt idx="1025">
                  <c:v>8.4167427034103238E-6</c:v>
                </c:pt>
                <c:pt idx="1026">
                  <c:v>8.2517085327551766E-6</c:v>
                </c:pt>
                <c:pt idx="1027">
                  <c:v>8.1526880303622123E-6</c:v>
                </c:pt>
                <c:pt idx="1028">
                  <c:v>8.0866743621001057E-6</c:v>
                </c:pt>
                <c:pt idx="1029">
                  <c:v>8.0206606938380652E-6</c:v>
                </c:pt>
                <c:pt idx="1030">
                  <c:v>7.9546470255760365E-6</c:v>
                </c:pt>
                <c:pt idx="1031">
                  <c:v>7.8556265231829519E-6</c:v>
                </c:pt>
                <c:pt idx="1032">
                  <c:v>7.8556265231829519E-6</c:v>
                </c:pt>
                <c:pt idx="1033">
                  <c:v>7.7896128549209384E-6</c:v>
                </c:pt>
                <c:pt idx="1034">
                  <c:v>7.6905923525278369E-6</c:v>
                </c:pt>
                <c:pt idx="1035">
                  <c:v>7.6245786842657803E-6</c:v>
                </c:pt>
                <c:pt idx="1036">
                  <c:v>7.5915718501347854E-6</c:v>
                </c:pt>
                <c:pt idx="1037">
                  <c:v>7.4595445136107204E-6</c:v>
                </c:pt>
                <c:pt idx="1038">
                  <c:v>7.4595445136107204E-6</c:v>
                </c:pt>
                <c:pt idx="1039">
                  <c:v>7.3935308453485934E-6</c:v>
                </c:pt>
                <c:pt idx="1040">
                  <c:v>7.3605240112175994E-6</c:v>
                </c:pt>
                <c:pt idx="1041">
                  <c:v>7.3275171770865503E-6</c:v>
                </c:pt>
                <c:pt idx="1042">
                  <c:v>7.2284966746935674E-6</c:v>
                </c:pt>
                <c:pt idx="1043">
                  <c:v>7.0964693381694829E-6</c:v>
                </c:pt>
                <c:pt idx="1044">
                  <c:v>7.0634625040384593E-6</c:v>
                </c:pt>
                <c:pt idx="1045">
                  <c:v>6.9974488357764153E-6</c:v>
                </c:pt>
                <c:pt idx="1046">
                  <c:v>6.8984283333833731E-6</c:v>
                </c:pt>
                <c:pt idx="1047">
                  <c:v>6.7994078309902894E-6</c:v>
                </c:pt>
                <c:pt idx="1048">
                  <c:v>6.7003873285972201E-6</c:v>
                </c:pt>
                <c:pt idx="1049">
                  <c:v>6.6013668262041821E-6</c:v>
                </c:pt>
                <c:pt idx="1050">
                  <c:v>6.5683599920731822E-6</c:v>
                </c:pt>
                <c:pt idx="1051">
                  <c:v>6.502346323811123E-6</c:v>
                </c:pt>
                <c:pt idx="1052">
                  <c:v>6.4033258214180418E-6</c:v>
                </c:pt>
                <c:pt idx="1053">
                  <c:v>6.3703189872870071E-6</c:v>
                </c:pt>
                <c:pt idx="1054">
                  <c:v>6.3043053190249581E-6</c:v>
                </c:pt>
                <c:pt idx="1055">
                  <c:v>6.2712984848940556E-6</c:v>
                </c:pt>
                <c:pt idx="1056">
                  <c:v>6.2382916507629675E-6</c:v>
                </c:pt>
                <c:pt idx="1057">
                  <c:v>6.1722779825009253E-6</c:v>
                </c:pt>
                <c:pt idx="1058">
                  <c:v>6.1062643142388779E-6</c:v>
                </c:pt>
                <c:pt idx="1059">
                  <c:v>6.0732574801078805E-6</c:v>
                </c:pt>
                <c:pt idx="1060">
                  <c:v>5.9082233094527791E-6</c:v>
                </c:pt>
                <c:pt idx="1061">
                  <c:v>5.9082233094527791E-6</c:v>
                </c:pt>
                <c:pt idx="1062">
                  <c:v>5.9082233094527791E-6</c:v>
                </c:pt>
                <c:pt idx="1063">
                  <c:v>5.8422096411907081E-6</c:v>
                </c:pt>
                <c:pt idx="1064">
                  <c:v>5.7431891387976227E-6</c:v>
                </c:pt>
                <c:pt idx="1065">
                  <c:v>5.7431891387976227E-6</c:v>
                </c:pt>
                <c:pt idx="1066">
                  <c:v>5.7101823046665965E-6</c:v>
                </c:pt>
                <c:pt idx="1067">
                  <c:v>5.6111618022735407E-6</c:v>
                </c:pt>
                <c:pt idx="1068">
                  <c:v>5.5781549681424704E-6</c:v>
                </c:pt>
                <c:pt idx="1069">
                  <c:v>5.5451481340115154E-6</c:v>
                </c:pt>
                <c:pt idx="1070">
                  <c:v>5.413120797487419E-6</c:v>
                </c:pt>
                <c:pt idx="1071">
                  <c:v>5.3801139633563776E-6</c:v>
                </c:pt>
                <c:pt idx="1072">
                  <c:v>5.2480866268322914E-6</c:v>
                </c:pt>
                <c:pt idx="1073">
                  <c:v>5.1820729585702423E-6</c:v>
                </c:pt>
                <c:pt idx="1074">
                  <c:v>5.1490661244392754E-6</c:v>
                </c:pt>
                <c:pt idx="1075">
                  <c:v>5.1160592903082213E-6</c:v>
                </c:pt>
                <c:pt idx="1076">
                  <c:v>5.1160592903082213E-6</c:v>
                </c:pt>
                <c:pt idx="1077">
                  <c:v>5.0170387879151587E-6</c:v>
                </c:pt>
                <c:pt idx="1078">
                  <c:v>4.9510251196531605E-6</c:v>
                </c:pt>
                <c:pt idx="1079">
                  <c:v>4.8850114513910734E-6</c:v>
                </c:pt>
                <c:pt idx="1080">
                  <c:v>4.8189977831290481E-6</c:v>
                </c:pt>
                <c:pt idx="1081">
                  <c:v>4.8189977831290481E-6</c:v>
                </c:pt>
                <c:pt idx="1082">
                  <c:v>4.7859909489979803E-6</c:v>
                </c:pt>
                <c:pt idx="1083">
                  <c:v>4.6539636124739441E-6</c:v>
                </c:pt>
                <c:pt idx="1084">
                  <c:v>4.6209567783428713E-6</c:v>
                </c:pt>
                <c:pt idx="1085">
                  <c:v>4.5879499442119044E-6</c:v>
                </c:pt>
                <c:pt idx="1086">
                  <c:v>4.5879499442119044E-6</c:v>
                </c:pt>
                <c:pt idx="1087">
                  <c:v>4.5219362759498113E-6</c:v>
                </c:pt>
                <c:pt idx="1088">
                  <c:v>4.4889294418188571E-6</c:v>
                </c:pt>
                <c:pt idx="1089">
                  <c:v>4.4559226076877894E-6</c:v>
                </c:pt>
                <c:pt idx="1090">
                  <c:v>4.4229157735567463E-6</c:v>
                </c:pt>
                <c:pt idx="1091">
                  <c:v>4.4229157735567463E-6</c:v>
                </c:pt>
                <c:pt idx="1092">
                  <c:v>4.4229157735567463E-6</c:v>
                </c:pt>
                <c:pt idx="1093">
                  <c:v>4.4229157735567463E-6</c:v>
                </c:pt>
                <c:pt idx="1094">
                  <c:v>4.3569021052947811E-6</c:v>
                </c:pt>
                <c:pt idx="1095">
                  <c:v>4.3238952711636914E-6</c:v>
                </c:pt>
                <c:pt idx="1096">
                  <c:v>4.2248747687706314E-6</c:v>
                </c:pt>
                <c:pt idx="1097">
                  <c:v>4.1588611005086365E-6</c:v>
                </c:pt>
                <c:pt idx="1098">
                  <c:v>4.1258542663775265E-6</c:v>
                </c:pt>
                <c:pt idx="1099">
                  <c:v>4.1258542663775265E-6</c:v>
                </c:pt>
                <c:pt idx="1100">
                  <c:v>4.1258542663775265E-6</c:v>
                </c:pt>
                <c:pt idx="1101">
                  <c:v>4.0598405981155562E-6</c:v>
                </c:pt>
                <c:pt idx="1102">
                  <c:v>3.9608200957225132E-6</c:v>
                </c:pt>
                <c:pt idx="1103">
                  <c:v>3.9608200957225132E-6</c:v>
                </c:pt>
                <c:pt idx="1104">
                  <c:v>3.9608200957225132E-6</c:v>
                </c:pt>
                <c:pt idx="1105">
                  <c:v>3.8948064274604464E-6</c:v>
                </c:pt>
                <c:pt idx="1106">
                  <c:v>3.8948064274604464E-6</c:v>
                </c:pt>
                <c:pt idx="1107">
                  <c:v>3.8287927591984278E-6</c:v>
                </c:pt>
                <c:pt idx="1108">
                  <c:v>3.7957859250674016E-6</c:v>
                </c:pt>
                <c:pt idx="1109">
                  <c:v>3.7627790909363898E-6</c:v>
                </c:pt>
                <c:pt idx="1110">
                  <c:v>3.6967654226743238E-6</c:v>
                </c:pt>
                <c:pt idx="1111">
                  <c:v>3.6307517544123061E-6</c:v>
                </c:pt>
                <c:pt idx="1112">
                  <c:v>3.5977449202812676E-6</c:v>
                </c:pt>
                <c:pt idx="1113">
                  <c:v>3.5647380861502554E-6</c:v>
                </c:pt>
                <c:pt idx="1114">
                  <c:v>3.5647380861502554E-6</c:v>
                </c:pt>
                <c:pt idx="1115">
                  <c:v>3.5317312520192453E-6</c:v>
                </c:pt>
                <c:pt idx="1116">
                  <c:v>3.4987244178882072E-6</c:v>
                </c:pt>
                <c:pt idx="1117">
                  <c:v>3.4987244178882072E-6</c:v>
                </c:pt>
                <c:pt idx="1118">
                  <c:v>3.4657175837571954E-6</c:v>
                </c:pt>
                <c:pt idx="1119">
                  <c:v>3.4327107496261713E-6</c:v>
                </c:pt>
                <c:pt idx="1120">
                  <c:v>3.4327107496261713E-6</c:v>
                </c:pt>
                <c:pt idx="1121">
                  <c:v>3.4327107496261713E-6</c:v>
                </c:pt>
                <c:pt idx="1122">
                  <c:v>3.4327107496261713E-6</c:v>
                </c:pt>
                <c:pt idx="1123">
                  <c:v>3.3997039154951252E-6</c:v>
                </c:pt>
                <c:pt idx="1124">
                  <c:v>3.3336902472331118E-6</c:v>
                </c:pt>
                <c:pt idx="1125">
                  <c:v>3.3336902472331118E-6</c:v>
                </c:pt>
                <c:pt idx="1126">
                  <c:v>3.3006834131020699E-6</c:v>
                </c:pt>
                <c:pt idx="1127">
                  <c:v>3.2676765789710903E-6</c:v>
                </c:pt>
                <c:pt idx="1128">
                  <c:v>3.2346697448400509E-6</c:v>
                </c:pt>
                <c:pt idx="1129">
                  <c:v>3.2346697448400509E-6</c:v>
                </c:pt>
                <c:pt idx="1130">
                  <c:v>3.2016629107090099E-6</c:v>
                </c:pt>
                <c:pt idx="1131">
                  <c:v>3.1686560765780099E-6</c:v>
                </c:pt>
                <c:pt idx="1132">
                  <c:v>3.1686560765780099E-6</c:v>
                </c:pt>
                <c:pt idx="1133">
                  <c:v>3.1356492424469922E-6</c:v>
                </c:pt>
                <c:pt idx="1134">
                  <c:v>3.1026424083159499E-6</c:v>
                </c:pt>
                <c:pt idx="1135">
                  <c:v>3.0366287400538856E-6</c:v>
                </c:pt>
                <c:pt idx="1136">
                  <c:v>3.0366287400538856E-6</c:v>
                </c:pt>
                <c:pt idx="1137">
                  <c:v>2.970615071791865E-6</c:v>
                </c:pt>
                <c:pt idx="1138">
                  <c:v>2.970615071791865E-6</c:v>
                </c:pt>
                <c:pt idx="1139">
                  <c:v>2.9376082376608252E-6</c:v>
                </c:pt>
                <c:pt idx="1140">
                  <c:v>2.871594569398805E-6</c:v>
                </c:pt>
                <c:pt idx="1141">
                  <c:v>2.8385877352677961E-6</c:v>
                </c:pt>
                <c:pt idx="1142">
                  <c:v>2.8055809011367695E-6</c:v>
                </c:pt>
                <c:pt idx="1143">
                  <c:v>2.7725740670057607E-6</c:v>
                </c:pt>
                <c:pt idx="1144">
                  <c:v>2.7725740670057607E-6</c:v>
                </c:pt>
                <c:pt idx="1145">
                  <c:v>2.739567232874734E-6</c:v>
                </c:pt>
                <c:pt idx="1146">
                  <c:v>2.739567232874734E-6</c:v>
                </c:pt>
                <c:pt idx="1147">
                  <c:v>2.7065603987437099E-6</c:v>
                </c:pt>
                <c:pt idx="1148">
                  <c:v>2.6405467304816753E-6</c:v>
                </c:pt>
                <c:pt idx="1149">
                  <c:v>2.6075398963506639E-6</c:v>
                </c:pt>
                <c:pt idx="1150">
                  <c:v>2.5745330622196407E-6</c:v>
                </c:pt>
                <c:pt idx="1151">
                  <c:v>2.5745330622196407E-6</c:v>
                </c:pt>
                <c:pt idx="1152">
                  <c:v>2.5745330622196407E-6</c:v>
                </c:pt>
                <c:pt idx="1153">
                  <c:v>2.5745330622196407E-6</c:v>
                </c:pt>
                <c:pt idx="1154">
                  <c:v>2.5745330622196407E-6</c:v>
                </c:pt>
                <c:pt idx="1155">
                  <c:v>2.5415262280886132E-6</c:v>
                </c:pt>
                <c:pt idx="1156">
                  <c:v>2.5415262280886132E-6</c:v>
                </c:pt>
                <c:pt idx="1157">
                  <c:v>2.5415262280886132E-6</c:v>
                </c:pt>
                <c:pt idx="1158">
                  <c:v>2.475512559826565E-6</c:v>
                </c:pt>
                <c:pt idx="1159">
                  <c:v>2.475512559826565E-6</c:v>
                </c:pt>
                <c:pt idx="1160">
                  <c:v>2.4094988915645092E-6</c:v>
                </c:pt>
                <c:pt idx="1161">
                  <c:v>2.4094988915645092E-6</c:v>
                </c:pt>
                <c:pt idx="1162">
                  <c:v>2.4094988915645092E-6</c:v>
                </c:pt>
                <c:pt idx="1163">
                  <c:v>2.3764920574334851E-6</c:v>
                </c:pt>
                <c:pt idx="1164">
                  <c:v>2.3104783891714352E-6</c:v>
                </c:pt>
                <c:pt idx="1165">
                  <c:v>2.2444647209094353E-6</c:v>
                </c:pt>
                <c:pt idx="1166">
                  <c:v>2.2114578867783943E-6</c:v>
                </c:pt>
                <c:pt idx="1167">
                  <c:v>2.2114578867783943E-6</c:v>
                </c:pt>
                <c:pt idx="1168">
                  <c:v>2.2114578867783943E-6</c:v>
                </c:pt>
                <c:pt idx="1169">
                  <c:v>2.1454442185163741E-6</c:v>
                </c:pt>
                <c:pt idx="1170">
                  <c:v>2.1124373843853356E-6</c:v>
                </c:pt>
                <c:pt idx="1171">
                  <c:v>2.0134168819922756E-6</c:v>
                </c:pt>
                <c:pt idx="1172">
                  <c:v>2.0134168819922756E-6</c:v>
                </c:pt>
                <c:pt idx="1173">
                  <c:v>2.0134168819922756E-6</c:v>
                </c:pt>
                <c:pt idx="1174">
                  <c:v>2.0134168819922756E-6</c:v>
                </c:pt>
                <c:pt idx="1175">
                  <c:v>1.9474032137302291E-6</c:v>
                </c:pt>
                <c:pt idx="1176">
                  <c:v>1.9474032137302291E-6</c:v>
                </c:pt>
                <c:pt idx="1177">
                  <c:v>1.9474032137302291E-6</c:v>
                </c:pt>
                <c:pt idx="1178">
                  <c:v>1.9143963795992067E-6</c:v>
                </c:pt>
                <c:pt idx="1179">
                  <c:v>1.9143963795992067E-6</c:v>
                </c:pt>
                <c:pt idx="1180">
                  <c:v>1.9143963795992067E-6</c:v>
                </c:pt>
                <c:pt idx="1181">
                  <c:v>1.9143963795992067E-6</c:v>
                </c:pt>
                <c:pt idx="1182">
                  <c:v>1.8483827113371693E-6</c:v>
                </c:pt>
                <c:pt idx="1183">
                  <c:v>1.8153758772061459E-6</c:v>
                </c:pt>
                <c:pt idx="1184">
                  <c:v>1.8153758772061459E-6</c:v>
                </c:pt>
                <c:pt idx="1185">
                  <c:v>1.7823690430751205E-6</c:v>
                </c:pt>
                <c:pt idx="1186">
                  <c:v>1.7823690430751205E-6</c:v>
                </c:pt>
                <c:pt idx="1187">
                  <c:v>1.716355374813092E-6</c:v>
                </c:pt>
                <c:pt idx="1188">
                  <c:v>1.5843280382889993E-6</c:v>
                </c:pt>
                <c:pt idx="1189">
                  <c:v>1.5843280382889993E-6</c:v>
                </c:pt>
                <c:pt idx="1190">
                  <c:v>1.5513212041579661E-6</c:v>
                </c:pt>
                <c:pt idx="1191">
                  <c:v>1.4853075358959395E-6</c:v>
                </c:pt>
                <c:pt idx="1192">
                  <c:v>1.4523007017649145E-6</c:v>
                </c:pt>
                <c:pt idx="1193">
                  <c:v>1.4523007017649145E-6</c:v>
                </c:pt>
                <c:pt idx="1194">
                  <c:v>1.41929386763389E-6</c:v>
                </c:pt>
                <c:pt idx="1195">
                  <c:v>1.41929386763389E-6</c:v>
                </c:pt>
                <c:pt idx="1196">
                  <c:v>1.3862870335028867E-6</c:v>
                </c:pt>
                <c:pt idx="1197">
                  <c:v>1.3862870335028867E-6</c:v>
                </c:pt>
                <c:pt idx="1198">
                  <c:v>1.3862870335028867E-6</c:v>
                </c:pt>
                <c:pt idx="1199">
                  <c:v>1.3862870335028867E-6</c:v>
                </c:pt>
                <c:pt idx="1200">
                  <c:v>1.3862870335028867E-6</c:v>
                </c:pt>
                <c:pt idx="1201">
                  <c:v>1.3862870335028867E-6</c:v>
                </c:pt>
                <c:pt idx="1202">
                  <c:v>1.3862870335028867E-6</c:v>
                </c:pt>
                <c:pt idx="1203">
                  <c:v>1.3862870335028867E-6</c:v>
                </c:pt>
                <c:pt idx="1204">
                  <c:v>1.3862870335028867E-6</c:v>
                </c:pt>
                <c:pt idx="1205">
                  <c:v>1.3862870335028867E-6</c:v>
                </c:pt>
                <c:pt idx="1206">
                  <c:v>1.3862870335028867E-6</c:v>
                </c:pt>
                <c:pt idx="1207">
                  <c:v>1.3862870335028867E-6</c:v>
                </c:pt>
                <c:pt idx="1208">
                  <c:v>1.3862870335028867E-6</c:v>
                </c:pt>
                <c:pt idx="1209">
                  <c:v>1.353280199371862E-6</c:v>
                </c:pt>
                <c:pt idx="1210">
                  <c:v>1.353280199371862E-6</c:v>
                </c:pt>
                <c:pt idx="1211">
                  <c:v>1.353280199371862E-6</c:v>
                </c:pt>
                <c:pt idx="1212">
                  <c:v>1.353280199371862E-6</c:v>
                </c:pt>
                <c:pt idx="1213">
                  <c:v>1.353280199371862E-6</c:v>
                </c:pt>
                <c:pt idx="1214">
                  <c:v>1.353280199371862E-6</c:v>
                </c:pt>
                <c:pt idx="1215">
                  <c:v>1.2872665311098123E-6</c:v>
                </c:pt>
                <c:pt idx="1216">
                  <c:v>1.2542596969787943E-6</c:v>
                </c:pt>
                <c:pt idx="1217">
                  <c:v>1.2542596969787943E-6</c:v>
                </c:pt>
                <c:pt idx="1218">
                  <c:v>1.2542596969787943E-6</c:v>
                </c:pt>
                <c:pt idx="1219">
                  <c:v>1.2542596969787943E-6</c:v>
                </c:pt>
                <c:pt idx="1220">
                  <c:v>1.2542596969787943E-6</c:v>
                </c:pt>
                <c:pt idx="1221">
                  <c:v>1.2542596969787943E-6</c:v>
                </c:pt>
                <c:pt idx="1222">
                  <c:v>1.2212528628477766E-6</c:v>
                </c:pt>
                <c:pt idx="1223">
                  <c:v>1.2212528628477766E-6</c:v>
                </c:pt>
                <c:pt idx="1224">
                  <c:v>1.2212528628477766E-6</c:v>
                </c:pt>
                <c:pt idx="1225">
                  <c:v>1.2212528628477766E-6</c:v>
                </c:pt>
                <c:pt idx="1226">
                  <c:v>1.2212528628477766E-6</c:v>
                </c:pt>
                <c:pt idx="1227">
                  <c:v>1.2212528628477766E-6</c:v>
                </c:pt>
                <c:pt idx="1228">
                  <c:v>1.2212528628477766E-6</c:v>
                </c:pt>
                <c:pt idx="1229">
                  <c:v>1.2212528628477766E-6</c:v>
                </c:pt>
                <c:pt idx="1230">
                  <c:v>1.2212528628477766E-6</c:v>
                </c:pt>
                <c:pt idx="1231">
                  <c:v>1.1882460287167665E-6</c:v>
                </c:pt>
                <c:pt idx="1232">
                  <c:v>1.1882460287167665E-6</c:v>
                </c:pt>
                <c:pt idx="1233">
                  <c:v>1.1882460287167665E-6</c:v>
                </c:pt>
                <c:pt idx="1234">
                  <c:v>1.1222323604547149E-6</c:v>
                </c:pt>
                <c:pt idx="1235">
                  <c:v>1.0562186921926561E-6</c:v>
                </c:pt>
                <c:pt idx="1236">
                  <c:v>1.0562186921926561E-6</c:v>
                </c:pt>
                <c:pt idx="1237">
                  <c:v>1.0562186921926561E-6</c:v>
                </c:pt>
                <c:pt idx="1238">
                  <c:v>1.0232118580616361E-6</c:v>
                </c:pt>
                <c:pt idx="1239">
                  <c:v>1.0232118580616361E-6</c:v>
                </c:pt>
                <c:pt idx="1240">
                  <c:v>1.0232118580616361E-6</c:v>
                </c:pt>
                <c:pt idx="1241">
                  <c:v>1.0232118580616361E-6</c:v>
                </c:pt>
                <c:pt idx="1242">
                  <c:v>1.0232118580616361E-6</c:v>
                </c:pt>
                <c:pt idx="1243">
                  <c:v>1.0232118580616361E-6</c:v>
                </c:pt>
                <c:pt idx="1244">
                  <c:v>1.0232118580616361E-6</c:v>
                </c:pt>
                <c:pt idx="1245">
                  <c:v>9.9020502393063867E-7</c:v>
                </c:pt>
                <c:pt idx="1246">
                  <c:v>9.9020502393063867E-7</c:v>
                </c:pt>
                <c:pt idx="1247">
                  <c:v>9.5719818979960801E-7</c:v>
                </c:pt>
                <c:pt idx="1248">
                  <c:v>9.5719818979960801E-7</c:v>
                </c:pt>
                <c:pt idx="1249">
                  <c:v>9.5719818979960801E-7</c:v>
                </c:pt>
                <c:pt idx="1250">
                  <c:v>9.2419135566857746E-7</c:v>
                </c:pt>
                <c:pt idx="1251">
                  <c:v>9.2419135566857746E-7</c:v>
                </c:pt>
                <c:pt idx="1252">
                  <c:v>9.2419135566857746E-7</c:v>
                </c:pt>
                <c:pt idx="1253">
                  <c:v>9.2419135566857746E-7</c:v>
                </c:pt>
                <c:pt idx="1254">
                  <c:v>8.2517085327551768E-7</c:v>
                </c:pt>
                <c:pt idx="1255">
                  <c:v>8.2517085327551768E-7</c:v>
                </c:pt>
                <c:pt idx="1256">
                  <c:v>8.2517085327551768E-7</c:v>
                </c:pt>
                <c:pt idx="1257">
                  <c:v>8.2517085327551768E-7</c:v>
                </c:pt>
                <c:pt idx="1258">
                  <c:v>8.2517085327551768E-7</c:v>
                </c:pt>
                <c:pt idx="1259">
                  <c:v>7.5915718501347977E-7</c:v>
                </c:pt>
                <c:pt idx="1260">
                  <c:v>7.5915718501347977E-7</c:v>
                </c:pt>
                <c:pt idx="1261">
                  <c:v>7.5915718501347977E-7</c:v>
                </c:pt>
                <c:pt idx="1262">
                  <c:v>7.5915718501347977E-7</c:v>
                </c:pt>
                <c:pt idx="1263">
                  <c:v>7.5915718501347977E-7</c:v>
                </c:pt>
                <c:pt idx="1264">
                  <c:v>7.5915718501347977E-7</c:v>
                </c:pt>
                <c:pt idx="1265">
                  <c:v>7.5915718501347977E-7</c:v>
                </c:pt>
                <c:pt idx="1266">
                  <c:v>7.2615035088246055E-7</c:v>
                </c:pt>
                <c:pt idx="1267">
                  <c:v>7.2615035088246055E-7</c:v>
                </c:pt>
                <c:pt idx="1268">
                  <c:v>7.2615035088246055E-7</c:v>
                </c:pt>
                <c:pt idx="1269">
                  <c:v>7.2615035088246055E-7</c:v>
                </c:pt>
                <c:pt idx="1270">
                  <c:v>7.2615035088246055E-7</c:v>
                </c:pt>
                <c:pt idx="1271">
                  <c:v>6.6013668262041904E-7</c:v>
                </c:pt>
                <c:pt idx="1272">
                  <c:v>6.6013668262041904E-7</c:v>
                </c:pt>
                <c:pt idx="1273">
                  <c:v>6.2712984848940681E-7</c:v>
                </c:pt>
                <c:pt idx="1274">
                  <c:v>6.2712984848940681E-7</c:v>
                </c:pt>
                <c:pt idx="1275">
                  <c:v>6.2712984848940681E-7</c:v>
                </c:pt>
                <c:pt idx="1276">
                  <c:v>6.2712984848940681E-7</c:v>
                </c:pt>
                <c:pt idx="1277">
                  <c:v>6.2712984848940681E-7</c:v>
                </c:pt>
                <c:pt idx="1278">
                  <c:v>6.2712984848940681E-7</c:v>
                </c:pt>
                <c:pt idx="1279">
                  <c:v>6.2712984848940681E-7</c:v>
                </c:pt>
                <c:pt idx="1280">
                  <c:v>6.2712984848940681E-7</c:v>
                </c:pt>
                <c:pt idx="1281">
                  <c:v>6.2712984848940681E-7</c:v>
                </c:pt>
                <c:pt idx="1282">
                  <c:v>6.2712984848940681E-7</c:v>
                </c:pt>
                <c:pt idx="1283">
                  <c:v>5.6111618022735534E-7</c:v>
                </c:pt>
                <c:pt idx="1284">
                  <c:v>5.6111618022735534E-7</c:v>
                </c:pt>
                <c:pt idx="1285">
                  <c:v>5.6111618022735534E-7</c:v>
                </c:pt>
                <c:pt idx="1286">
                  <c:v>5.281093460963394E-7</c:v>
                </c:pt>
                <c:pt idx="1287">
                  <c:v>5.281093460963394E-7</c:v>
                </c:pt>
                <c:pt idx="1288">
                  <c:v>5.281093460963394E-7</c:v>
                </c:pt>
                <c:pt idx="1289">
                  <c:v>5.281093460963394E-7</c:v>
                </c:pt>
                <c:pt idx="1290">
                  <c:v>5.281093460963394E-7</c:v>
                </c:pt>
                <c:pt idx="1291">
                  <c:v>4.95102511965317E-7</c:v>
                </c:pt>
                <c:pt idx="1292">
                  <c:v>4.95102511965317E-7</c:v>
                </c:pt>
                <c:pt idx="1293">
                  <c:v>4.95102511965317E-7</c:v>
                </c:pt>
                <c:pt idx="1294">
                  <c:v>4.95102511965317E-7</c:v>
                </c:pt>
                <c:pt idx="1295">
                  <c:v>4.6209567783428714E-7</c:v>
                </c:pt>
                <c:pt idx="1296">
                  <c:v>4.6209567783428714E-7</c:v>
                </c:pt>
                <c:pt idx="1297">
                  <c:v>4.6209567783428714E-7</c:v>
                </c:pt>
                <c:pt idx="1298">
                  <c:v>4.6209567783428714E-7</c:v>
                </c:pt>
                <c:pt idx="1299">
                  <c:v>4.2908884370327136E-7</c:v>
                </c:pt>
                <c:pt idx="1300">
                  <c:v>4.2908884370327136E-7</c:v>
                </c:pt>
                <c:pt idx="1301">
                  <c:v>4.2908884370327136E-7</c:v>
                </c:pt>
                <c:pt idx="1302">
                  <c:v>4.2908884370327136E-7</c:v>
                </c:pt>
                <c:pt idx="1303">
                  <c:v>4.2908884370327136E-7</c:v>
                </c:pt>
                <c:pt idx="1304">
                  <c:v>4.2908884370327136E-7</c:v>
                </c:pt>
                <c:pt idx="1305">
                  <c:v>4.2908884370327136E-7</c:v>
                </c:pt>
                <c:pt idx="1306">
                  <c:v>4.2908884370327136E-7</c:v>
                </c:pt>
                <c:pt idx="1307">
                  <c:v>3.9608200957225172E-7</c:v>
                </c:pt>
                <c:pt idx="1308">
                  <c:v>3.9608200957225172E-7</c:v>
                </c:pt>
                <c:pt idx="1309">
                  <c:v>3.9608200957225172E-7</c:v>
                </c:pt>
                <c:pt idx="1310">
                  <c:v>3.9608200957225172E-7</c:v>
                </c:pt>
                <c:pt idx="1311">
                  <c:v>3.9608200957225172E-7</c:v>
                </c:pt>
                <c:pt idx="1312">
                  <c:v>3.9608200957225172E-7</c:v>
                </c:pt>
                <c:pt idx="1313">
                  <c:v>3.9608200957225172E-7</c:v>
                </c:pt>
                <c:pt idx="1314">
                  <c:v>3.9608200957225172E-7</c:v>
                </c:pt>
                <c:pt idx="1315">
                  <c:v>3.9608200957225172E-7</c:v>
                </c:pt>
                <c:pt idx="1316">
                  <c:v>3.9608200957225172E-7</c:v>
                </c:pt>
                <c:pt idx="1317">
                  <c:v>3.9608200957225172E-7</c:v>
                </c:pt>
                <c:pt idx="1318">
                  <c:v>3.9608200957225172E-7</c:v>
                </c:pt>
                <c:pt idx="1319">
                  <c:v>3.9608200957225172E-7</c:v>
                </c:pt>
                <c:pt idx="1320">
                  <c:v>3.9608200957225172E-7</c:v>
                </c:pt>
                <c:pt idx="1321">
                  <c:v>3.9608200957225172E-7</c:v>
                </c:pt>
                <c:pt idx="1322">
                  <c:v>3.9608200957225172E-7</c:v>
                </c:pt>
                <c:pt idx="1323">
                  <c:v>3.9608200957225172E-7</c:v>
                </c:pt>
                <c:pt idx="1324">
                  <c:v>3.9608200957225172E-7</c:v>
                </c:pt>
                <c:pt idx="1325">
                  <c:v>3.630751754412316E-7</c:v>
                </c:pt>
                <c:pt idx="1326">
                  <c:v>3.3006834131020788E-7</c:v>
                </c:pt>
                <c:pt idx="1327">
                  <c:v>3.3006834131020788E-7</c:v>
                </c:pt>
                <c:pt idx="1328">
                  <c:v>3.3006834131020788E-7</c:v>
                </c:pt>
                <c:pt idx="1329">
                  <c:v>3.3006834131020788E-7</c:v>
                </c:pt>
                <c:pt idx="1330">
                  <c:v>2.9706150717918696E-7</c:v>
                </c:pt>
                <c:pt idx="1331">
                  <c:v>2.9706150717918696E-7</c:v>
                </c:pt>
                <c:pt idx="1332">
                  <c:v>2.9706150717918696E-7</c:v>
                </c:pt>
                <c:pt idx="1333">
                  <c:v>2.9706150717918696E-7</c:v>
                </c:pt>
                <c:pt idx="1334">
                  <c:v>2.9706150717918696E-7</c:v>
                </c:pt>
                <c:pt idx="1335">
                  <c:v>2.6405467304816795E-7</c:v>
                </c:pt>
                <c:pt idx="1336">
                  <c:v>2.6405467304816795E-7</c:v>
                </c:pt>
                <c:pt idx="1337">
                  <c:v>2.6405467304816795E-7</c:v>
                </c:pt>
                <c:pt idx="1338">
                  <c:v>2.6405467304816795E-7</c:v>
                </c:pt>
                <c:pt idx="1339">
                  <c:v>2.6405467304816795E-7</c:v>
                </c:pt>
                <c:pt idx="1340">
                  <c:v>2.6405467304816795E-7</c:v>
                </c:pt>
                <c:pt idx="1341">
                  <c:v>2.6405467304816795E-7</c:v>
                </c:pt>
                <c:pt idx="1342">
                  <c:v>2.6405467304816795E-7</c:v>
                </c:pt>
                <c:pt idx="1343">
                  <c:v>2.6405467304816795E-7</c:v>
                </c:pt>
                <c:pt idx="1344">
                  <c:v>2.6405467304816795E-7</c:v>
                </c:pt>
                <c:pt idx="1345">
                  <c:v>2.6405467304816795E-7</c:v>
                </c:pt>
                <c:pt idx="1346">
                  <c:v>2.6405467304816795E-7</c:v>
                </c:pt>
                <c:pt idx="1347">
                  <c:v>2.6405467304816795E-7</c:v>
                </c:pt>
                <c:pt idx="1348">
                  <c:v>2.6405467304816795E-7</c:v>
                </c:pt>
                <c:pt idx="1349">
                  <c:v>2.6405467304816795E-7</c:v>
                </c:pt>
                <c:pt idx="1350">
                  <c:v>2.6405467304816795E-7</c:v>
                </c:pt>
                <c:pt idx="1351">
                  <c:v>2.6405467304816795E-7</c:v>
                </c:pt>
                <c:pt idx="1352">
                  <c:v>2.6405467304816795E-7</c:v>
                </c:pt>
                <c:pt idx="1353">
                  <c:v>2.6405467304816795E-7</c:v>
                </c:pt>
                <c:pt idx="1354">
                  <c:v>2.6405467304816795E-7</c:v>
                </c:pt>
                <c:pt idx="1355">
                  <c:v>2.3104783891714402E-7</c:v>
                </c:pt>
                <c:pt idx="1356">
                  <c:v>1.9804100478612657E-7</c:v>
                </c:pt>
                <c:pt idx="1357">
                  <c:v>1.9804100478612657E-7</c:v>
                </c:pt>
                <c:pt idx="1358">
                  <c:v>1.9804100478612657E-7</c:v>
                </c:pt>
                <c:pt idx="1359">
                  <c:v>1.9804100478612657E-7</c:v>
                </c:pt>
                <c:pt idx="1360">
                  <c:v>1.9804100478612657E-7</c:v>
                </c:pt>
                <c:pt idx="1361">
                  <c:v>1.9804100478612657E-7</c:v>
                </c:pt>
                <c:pt idx="1362">
                  <c:v>1.9804100478612657E-7</c:v>
                </c:pt>
                <c:pt idx="1363">
                  <c:v>1.9804100478612657E-7</c:v>
                </c:pt>
                <c:pt idx="1364">
                  <c:v>1.9804100478612657E-7</c:v>
                </c:pt>
                <c:pt idx="1365">
                  <c:v>1.9804100478612657E-7</c:v>
                </c:pt>
                <c:pt idx="1366">
                  <c:v>1.9804100478612657E-7</c:v>
                </c:pt>
                <c:pt idx="1367">
                  <c:v>1.9804100478612657E-7</c:v>
                </c:pt>
                <c:pt idx="1368">
                  <c:v>1.9804100478612657E-7</c:v>
                </c:pt>
                <c:pt idx="1369">
                  <c:v>1.6503417065510513E-7</c:v>
                </c:pt>
                <c:pt idx="1370">
                  <c:v>1.6503417065510513E-7</c:v>
                </c:pt>
                <c:pt idx="1371">
                  <c:v>1.6503417065510513E-7</c:v>
                </c:pt>
                <c:pt idx="1372">
                  <c:v>1.6503417065510513E-7</c:v>
                </c:pt>
                <c:pt idx="1373">
                  <c:v>1.3202733652408406E-7</c:v>
                </c:pt>
                <c:pt idx="1374">
                  <c:v>1.3202733652408406E-7</c:v>
                </c:pt>
                <c:pt idx="1375">
                  <c:v>1.3202733652408406E-7</c:v>
                </c:pt>
                <c:pt idx="1376">
                  <c:v>1.3202733652408406E-7</c:v>
                </c:pt>
                <c:pt idx="1377">
                  <c:v>1.3202733652408406E-7</c:v>
                </c:pt>
                <c:pt idx="1378">
                  <c:v>9.9020502393064081E-8</c:v>
                </c:pt>
                <c:pt idx="1379">
                  <c:v>9.9020502393064081E-8</c:v>
                </c:pt>
                <c:pt idx="1380">
                  <c:v>6.6013668262042041E-8</c:v>
                </c:pt>
                <c:pt idx="1381">
                  <c:v>6.6013668262042041E-8</c:v>
                </c:pt>
                <c:pt idx="1382">
                  <c:v>6.6013668262042041E-8</c:v>
                </c:pt>
                <c:pt idx="1383">
                  <c:v>6.6013668262042041E-8</c:v>
                </c:pt>
                <c:pt idx="1384">
                  <c:v>6.6013668262042041E-8</c:v>
                </c:pt>
                <c:pt idx="1385">
                  <c:v>6.6013668262042041E-8</c:v>
                </c:pt>
                <c:pt idx="1386">
                  <c:v>6.6013668262042041E-8</c:v>
                </c:pt>
                <c:pt idx="1387">
                  <c:v>6.6013668262042041E-8</c:v>
                </c:pt>
                <c:pt idx="1388">
                  <c:v>6.6013668262042041E-8</c:v>
                </c:pt>
                <c:pt idx="1389">
                  <c:v>6.6013668262042041E-8</c:v>
                </c:pt>
                <c:pt idx="1390">
                  <c:v>6.6013668262042041E-8</c:v>
                </c:pt>
                <c:pt idx="1391">
                  <c:v>6.6013668262042041E-8</c:v>
                </c:pt>
                <c:pt idx="1392">
                  <c:v>6.6013668262042041E-8</c:v>
                </c:pt>
                <c:pt idx="1393">
                  <c:v>6.6013668262042041E-8</c:v>
                </c:pt>
                <c:pt idx="1394">
                  <c:v>6.6013668262042041E-8</c:v>
                </c:pt>
                <c:pt idx="1395">
                  <c:v>6.6013668262042041E-8</c:v>
                </c:pt>
                <c:pt idx="1396">
                  <c:v>6.6013668262042041E-8</c:v>
                </c:pt>
                <c:pt idx="1397">
                  <c:v>6.6013668262042041E-8</c:v>
                </c:pt>
                <c:pt idx="1398">
                  <c:v>6.6013668262042041E-8</c:v>
                </c:pt>
                <c:pt idx="1399">
                  <c:v>6.6013668262042041E-8</c:v>
                </c:pt>
                <c:pt idx="1400">
                  <c:v>6.6013668262042041E-8</c:v>
                </c:pt>
                <c:pt idx="1401">
                  <c:v>6.6013668262042041E-8</c:v>
                </c:pt>
                <c:pt idx="1402">
                  <c:v>6.6013668262042041E-8</c:v>
                </c:pt>
                <c:pt idx="1403">
                  <c:v>6.6013668262042041E-8</c:v>
                </c:pt>
                <c:pt idx="1404">
                  <c:v>6.6013668262042041E-8</c:v>
                </c:pt>
                <c:pt idx="1405">
                  <c:v>6.6013668262042041E-8</c:v>
                </c:pt>
                <c:pt idx="1406">
                  <c:v>6.6013668262042041E-8</c:v>
                </c:pt>
                <c:pt idx="1407">
                  <c:v>6.6013668262042041E-8</c:v>
                </c:pt>
                <c:pt idx="1408">
                  <c:v>6.6013668262042041E-8</c:v>
                </c:pt>
                <c:pt idx="1409">
                  <c:v>6.6013668262042041E-8</c:v>
                </c:pt>
                <c:pt idx="1410">
                  <c:v>6.6013668262042041E-8</c:v>
                </c:pt>
                <c:pt idx="1411">
                  <c:v>6.6013668262042041E-8</c:v>
                </c:pt>
                <c:pt idx="1412">
                  <c:v>6.6013668262042041E-8</c:v>
                </c:pt>
                <c:pt idx="1413">
                  <c:v>6.6013668262042041E-8</c:v>
                </c:pt>
                <c:pt idx="1414">
                  <c:v>6.6013668262042041E-8</c:v>
                </c:pt>
                <c:pt idx="1415">
                  <c:v>6.6013668262042041E-8</c:v>
                </c:pt>
                <c:pt idx="1416">
                  <c:v>6.6013668262042041E-8</c:v>
                </c:pt>
                <c:pt idx="1417">
                  <c:v>6.6013668262042041E-8</c:v>
                </c:pt>
                <c:pt idx="1418">
                  <c:v>6.6013668262042041E-8</c:v>
                </c:pt>
                <c:pt idx="1419">
                  <c:v>6.6013668262042041E-8</c:v>
                </c:pt>
                <c:pt idx="1420">
                  <c:v>6.6013668262042041E-8</c:v>
                </c:pt>
                <c:pt idx="1421">
                  <c:v>6.6013668262042041E-8</c:v>
                </c:pt>
                <c:pt idx="1422">
                  <c:v>6.6013668262042041E-8</c:v>
                </c:pt>
                <c:pt idx="1423">
                  <c:v>6.6013668262042041E-8</c:v>
                </c:pt>
                <c:pt idx="1424">
                  <c:v>6.6013668262042041E-8</c:v>
                </c:pt>
                <c:pt idx="1425">
                  <c:v>6.6013668262042041E-8</c:v>
                </c:pt>
                <c:pt idx="1426">
                  <c:v>6.6013668262042041E-8</c:v>
                </c:pt>
                <c:pt idx="1427">
                  <c:v>6.6013668262042041E-8</c:v>
                </c:pt>
                <c:pt idx="1428">
                  <c:v>6.6013668262042041E-8</c:v>
                </c:pt>
                <c:pt idx="1429">
                  <c:v>3.3006834131020855E-8</c:v>
                </c:pt>
                <c:pt idx="1430">
                  <c:v>3.3006834131020855E-8</c:v>
                </c:pt>
                <c:pt idx="1431">
                  <c:v>3.3006834131020855E-8</c:v>
                </c:pt>
                <c:pt idx="1432">
                  <c:v>3.3006834131020855E-8</c:v>
                </c:pt>
                <c:pt idx="1433">
                  <c:v>3.3006834131020855E-8</c:v>
                </c:pt>
                <c:pt idx="1434">
                  <c:v>3.3006834131020855E-8</c:v>
                </c:pt>
                <c:pt idx="1435">
                  <c:v>3.3006834131020855E-8</c:v>
                </c:pt>
                <c:pt idx="1436">
                  <c:v>3.3006834131020855E-8</c:v>
                </c:pt>
                <c:pt idx="1437">
                  <c:v>3.3006834131020855E-8</c:v>
                </c:pt>
                <c:pt idx="1438">
                  <c:v>3.3006834131020855E-8</c:v>
                </c:pt>
                <c:pt idx="1439">
                  <c:v>3.3006834131020855E-8</c:v>
                </c:pt>
                <c:pt idx="1440">
                  <c:v>3.3006834131020855E-8</c:v>
                </c:pt>
                <c:pt idx="1441">
                  <c:v>3.3006834131020855E-8</c:v>
                </c:pt>
                <c:pt idx="1442">
                  <c:v>3.3006834131020855E-8</c:v>
                </c:pt>
                <c:pt idx="1443">
                  <c:v>3.3006834131020855E-8</c:v>
                </c:pt>
                <c:pt idx="1444">
                  <c:v>3.3006834131020855E-8</c:v>
                </c:pt>
                <c:pt idx="1445">
                  <c:v>3.3006834131020855E-8</c:v>
                </c:pt>
                <c:pt idx="1446">
                  <c:v>3.3006834131020855E-8</c:v>
                </c:pt>
                <c:pt idx="1447">
                  <c:v>3.3006834131020855E-8</c:v>
                </c:pt>
                <c:pt idx="1448">
                  <c:v>3.3006834131020855E-8</c:v>
                </c:pt>
                <c:pt idx="1449">
                  <c:v>3.3006834131020855E-8</c:v>
                </c:pt>
                <c:pt idx="1450">
                  <c:v>3.3006834131020855E-8</c:v>
                </c:pt>
                <c:pt idx="1451">
                  <c:v>3.3006834131020855E-8</c:v>
                </c:pt>
                <c:pt idx="1452">
                  <c:v>3.3006834131020855E-8</c:v>
                </c:pt>
                <c:pt idx="1453">
                  <c:v>3.3006834131020855E-8</c:v>
                </c:pt>
                <c:pt idx="1454">
                  <c:v>3.3006834131020855E-8</c:v>
                </c:pt>
                <c:pt idx="1455">
                  <c:v>3.3006834131020855E-8</c:v>
                </c:pt>
                <c:pt idx="1456">
                  <c:v>3.3006834131020855E-8</c:v>
                </c:pt>
                <c:pt idx="1457">
                  <c:v>3.3006834131020855E-8</c:v>
                </c:pt>
                <c:pt idx="1458">
                  <c:v>3.3006834131020855E-8</c:v>
                </c:pt>
                <c:pt idx="1459">
                  <c:v>3.3006834131020855E-8</c:v>
                </c:pt>
                <c:pt idx="1460">
                  <c:v>3.3006834131020855E-8</c:v>
                </c:pt>
                <c:pt idx="1461">
                  <c:v>3.3006834131020855E-8</c:v>
                </c:pt>
                <c:pt idx="1462">
                  <c:v>3.3006834131020855E-8</c:v>
                </c:pt>
                <c:pt idx="1463">
                  <c:v>3.3006834131020855E-8</c:v>
                </c:pt>
                <c:pt idx="1464">
                  <c:v>3.3006834131020855E-8</c:v>
                </c:pt>
                <c:pt idx="1465">
                  <c:v>3.3006834131020855E-8</c:v>
                </c:pt>
                <c:pt idx="1466">
                  <c:v>3.3006834131020855E-8</c:v>
                </c:pt>
                <c:pt idx="1467">
                  <c:v>3.3006834131020855E-8</c:v>
                </c:pt>
                <c:pt idx="1468">
                  <c:v>3.3006834131020855E-8</c:v>
                </c:pt>
                <c:pt idx="1469">
                  <c:v>3.3006834131020855E-8</c:v>
                </c:pt>
                <c:pt idx="1470">
                  <c:v>3.3006834131020855E-8</c:v>
                </c:pt>
                <c:pt idx="1471">
                  <c:v>3.3006834131020855E-8</c:v>
                </c:pt>
                <c:pt idx="1472">
                  <c:v>3.3006834131020855E-8</c:v>
                </c:pt>
                <c:pt idx="1473">
                  <c:v>3.3006834131020855E-8</c:v>
                </c:pt>
                <c:pt idx="1474">
                  <c:v>3.3006834131020855E-8</c:v>
                </c:pt>
                <c:pt idx="1475">
                  <c:v>3.3006834131020855E-8</c:v>
                </c:pt>
                <c:pt idx="1476">
                  <c:v>3.3006834131020855E-8</c:v>
                </c:pt>
                <c:pt idx="1477">
                  <c:v>3.3006834131020855E-8</c:v>
                </c:pt>
                <c:pt idx="1478">
                  <c:v>3.3006834131020855E-8</c:v>
                </c:pt>
                <c:pt idx="1479">
                  <c:v>3.3006834131020855E-8</c:v>
                </c:pt>
                <c:pt idx="1480">
                  <c:v>3.3006834131020855E-8</c:v>
                </c:pt>
                <c:pt idx="1481">
                  <c:v>3.3006834131020855E-8</c:v>
                </c:pt>
                <c:pt idx="1482">
                  <c:v>3.3006834131020855E-8</c:v>
                </c:pt>
                <c:pt idx="1483">
                  <c:v>3.3006834131020855E-8</c:v>
                </c:pt>
                <c:pt idx="1484">
                  <c:v>3.3006834131020855E-8</c:v>
                </c:pt>
                <c:pt idx="1485">
                  <c:v>3.3006834131020855E-8</c:v>
                </c:pt>
                <c:pt idx="1486">
                  <c:v>3.3006834131020855E-8</c:v>
                </c:pt>
                <c:pt idx="1487">
                  <c:v>3.3006834131020855E-8</c:v>
                </c:pt>
                <c:pt idx="1488">
                  <c:v>3.3006834131020855E-8</c:v>
                </c:pt>
                <c:pt idx="1489">
                  <c:v>3.3006834131020855E-8</c:v>
                </c:pt>
                <c:pt idx="1490">
                  <c:v>3.3006834131020855E-8</c:v>
                </c:pt>
                <c:pt idx="1491">
                  <c:v>3.3006834131020855E-8</c:v>
                </c:pt>
                <c:pt idx="1492">
                  <c:v>3.3006834131020855E-8</c:v>
                </c:pt>
                <c:pt idx="1493">
                  <c:v>3.3006834131020855E-8</c:v>
                </c:pt>
              </c:numCache>
            </c:numRef>
          </c:yVal>
        </c:ser>
        <c:ser>
          <c:idx val="3"/>
          <c:order val="2"/>
          <c:tx>
            <c:strRef>
              <c:f>east_coast!$I$9</c:f>
              <c:strCache>
                <c:ptCount val="1"/>
                <c:pt idx="0">
                  <c:v>chop</c:v>
                </c:pt>
              </c:strCache>
            </c:strRef>
          </c:tx>
          <c:spPr>
            <a:ln w="6350">
              <a:prstDash val="solid"/>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east_coast!$I$10:$I$2000</c:f>
              <c:numCache>
                <c:formatCode>General</c:formatCode>
                <c:ptCount val="1991"/>
                <c:pt idx="0">
                  <c:v>0.93900018749126057</c:v>
                </c:pt>
                <c:pt idx="1">
                  <c:v>0.89895591605820291</c:v>
                </c:pt>
                <c:pt idx="2">
                  <c:v>0.86426706209295956</c:v>
                </c:pt>
                <c:pt idx="3">
                  <c:v>0.83437446008492</c:v>
                </c:pt>
                <c:pt idx="4">
                  <c:v>0.8098909505725973</c:v>
                </c:pt>
                <c:pt idx="5">
                  <c:v>0.78738713812650651</c:v>
                </c:pt>
                <c:pt idx="6">
                  <c:v>0.76706678530535366</c:v>
                </c:pt>
                <c:pt idx="7">
                  <c:v>0.74904844978080065</c:v>
                </c:pt>
                <c:pt idx="8">
                  <c:v>0.73178696590730563</c:v>
                </c:pt>
                <c:pt idx="9">
                  <c:v>0.71613802840617902</c:v>
                </c:pt>
                <c:pt idx="10">
                  <c:v>0.70080290414983581</c:v>
                </c:pt>
                <c:pt idx="11">
                  <c:v>0.68620228382855131</c:v>
                </c:pt>
                <c:pt idx="12">
                  <c:v>0.67223516386783466</c:v>
                </c:pt>
                <c:pt idx="13">
                  <c:v>0.65750619608993288</c:v>
                </c:pt>
                <c:pt idx="14">
                  <c:v>0.64355669774214452</c:v>
                </c:pt>
                <c:pt idx="15">
                  <c:v>0.63099653866962113</c:v>
                </c:pt>
                <c:pt idx="16">
                  <c:v>0.61851787111741352</c:v>
                </c:pt>
                <c:pt idx="17">
                  <c:v>0.60574996605645703</c:v>
                </c:pt>
                <c:pt idx="18">
                  <c:v>0.59446241151300316</c:v>
                </c:pt>
                <c:pt idx="19">
                  <c:v>0.5831986225164959</c:v>
                </c:pt>
                <c:pt idx="20">
                  <c:v>0.57233621470335228</c:v>
                </c:pt>
                <c:pt idx="21">
                  <c:v>0.56135491163976403</c:v>
                </c:pt>
                <c:pt idx="22">
                  <c:v>0.55125354145470939</c:v>
                </c:pt>
                <c:pt idx="23">
                  <c:v>0.54166468339126528</c:v>
                </c:pt>
                <c:pt idx="24">
                  <c:v>0.53243143082703359</c:v>
                </c:pt>
                <c:pt idx="25">
                  <c:v>0.5234889011182392</c:v>
                </c:pt>
                <c:pt idx="26">
                  <c:v>0.51474426009716734</c:v>
                </c:pt>
                <c:pt idx="27">
                  <c:v>0.49799042721068987</c:v>
                </c:pt>
                <c:pt idx="28">
                  <c:v>0.49799042721068987</c:v>
                </c:pt>
                <c:pt idx="29">
                  <c:v>0.48985916685419367</c:v>
                </c:pt>
                <c:pt idx="30">
                  <c:v>0.48178239171468618</c:v>
                </c:pt>
                <c:pt idx="31">
                  <c:v>0.47373390567792001</c:v>
                </c:pt>
                <c:pt idx="32">
                  <c:v>0.46587007524023943</c:v>
                </c:pt>
                <c:pt idx="33">
                  <c:v>0.45804088038658441</c:v>
                </c:pt>
                <c:pt idx="34">
                  <c:v>0.45026461788747862</c:v>
                </c:pt>
                <c:pt idx="35">
                  <c:v>0.44269907207016879</c:v>
                </c:pt>
                <c:pt idx="36">
                  <c:v>0.43515533384280952</c:v>
                </c:pt>
                <c:pt idx="37">
                  <c:v>0.42773960549327117</c:v>
                </c:pt>
                <c:pt idx="38">
                  <c:v>0.42048004109279347</c:v>
                </c:pt>
                <c:pt idx="39">
                  <c:v>0.41337096931767253</c:v>
                </c:pt>
                <c:pt idx="40">
                  <c:v>0.40634203874769881</c:v>
                </c:pt>
                <c:pt idx="41">
                  <c:v>0.39933862913439011</c:v>
                </c:pt>
                <c:pt idx="42">
                  <c:v>0.39273417013714745</c:v>
                </c:pt>
                <c:pt idx="43">
                  <c:v>0.38648903000582824</c:v>
                </c:pt>
                <c:pt idx="44">
                  <c:v>0.38030154833213481</c:v>
                </c:pt>
                <c:pt idx="45">
                  <c:v>0.37396998803013132</c:v>
                </c:pt>
                <c:pt idx="46">
                  <c:v>0.36756064957451434</c:v>
                </c:pt>
                <c:pt idx="47">
                  <c:v>0.36176320643678861</c:v>
                </c:pt>
                <c:pt idx="48">
                  <c:v>0.3561805984421279</c:v>
                </c:pt>
                <c:pt idx="49">
                  <c:v>0.35071344239423841</c:v>
                </c:pt>
                <c:pt idx="50">
                  <c:v>0.34514892862281288</c:v>
                </c:pt>
                <c:pt idx="51">
                  <c:v>0.33953911177753682</c:v>
                </c:pt>
                <c:pt idx="52">
                  <c:v>0.33379919206592618</c:v>
                </c:pt>
                <c:pt idx="53">
                  <c:v>0.32792248542790936</c:v>
                </c:pt>
                <c:pt idx="54">
                  <c:v>0.32200007062148506</c:v>
                </c:pt>
                <c:pt idx="55">
                  <c:v>0.31007354694103989</c:v>
                </c:pt>
                <c:pt idx="56">
                  <c:v>0.30411588890876301</c:v>
                </c:pt>
                <c:pt idx="57">
                  <c:v>0.30411588890876301</c:v>
                </c:pt>
                <c:pt idx="58">
                  <c:v>0.29822513899300385</c:v>
                </c:pt>
                <c:pt idx="59">
                  <c:v>0.29239076473546938</c:v>
                </c:pt>
                <c:pt idx="60">
                  <c:v>0.28664814439352176</c:v>
                </c:pt>
                <c:pt idx="61">
                  <c:v>0.28121629908725088</c:v>
                </c:pt>
                <c:pt idx="62">
                  <c:v>0.27584434025862731</c:v>
                </c:pt>
                <c:pt idx="63">
                  <c:v>0.27067904716630625</c:v>
                </c:pt>
                <c:pt idx="64">
                  <c:v>0.26560604811564531</c:v>
                </c:pt>
                <c:pt idx="65">
                  <c:v>0.26053203632860916</c:v>
                </c:pt>
                <c:pt idx="66">
                  <c:v>0.25470785695058179</c:v>
                </c:pt>
                <c:pt idx="67">
                  <c:v>0.24923955313480159</c:v>
                </c:pt>
                <c:pt idx="68">
                  <c:v>0.24404421553001646</c:v>
                </c:pt>
                <c:pt idx="69">
                  <c:v>0.23888607910807902</c:v>
                </c:pt>
                <c:pt idx="70">
                  <c:v>0.23386040860401919</c:v>
                </c:pt>
                <c:pt idx="71">
                  <c:v>0.22887835327985137</c:v>
                </c:pt>
                <c:pt idx="72">
                  <c:v>0.22393842778889295</c:v>
                </c:pt>
                <c:pt idx="73">
                  <c:v>0.21916614392590791</c:v>
                </c:pt>
                <c:pt idx="74">
                  <c:v>0.21447899743419988</c:v>
                </c:pt>
                <c:pt idx="75">
                  <c:v>0.20980434135778467</c:v>
                </c:pt>
                <c:pt idx="76">
                  <c:v>0.20526856519628844</c:v>
                </c:pt>
                <c:pt idx="77">
                  <c:v>0.20091238095199715</c:v>
                </c:pt>
                <c:pt idx="78">
                  <c:v>0.19667765755696795</c:v>
                </c:pt>
                <c:pt idx="79">
                  <c:v>0.19258863316845309</c:v>
                </c:pt>
                <c:pt idx="80">
                  <c:v>0.18862728107897297</c:v>
                </c:pt>
                <c:pt idx="81">
                  <c:v>0.18478023316837375</c:v>
                </c:pt>
                <c:pt idx="82">
                  <c:v>0.18102230605878988</c:v>
                </c:pt>
                <c:pt idx="83">
                  <c:v>0.17736511246066144</c:v>
                </c:pt>
                <c:pt idx="84">
                  <c:v>0.17381385108737962</c:v>
                </c:pt>
                <c:pt idx="85">
                  <c:v>0.17040808617333486</c:v>
                </c:pt>
                <c:pt idx="86">
                  <c:v>0.16709805860462346</c:v>
                </c:pt>
                <c:pt idx="87">
                  <c:v>0.16383191627883917</c:v>
                </c:pt>
                <c:pt idx="88">
                  <c:v>0.16057009496158917</c:v>
                </c:pt>
                <c:pt idx="89">
                  <c:v>0.15730273735215491</c:v>
                </c:pt>
                <c:pt idx="90">
                  <c:v>0.15404017336156403</c:v>
                </c:pt>
                <c:pt idx="91">
                  <c:v>0.15080826152526242</c:v>
                </c:pt>
                <c:pt idx="92">
                  <c:v>0.14767836599982026</c:v>
                </c:pt>
                <c:pt idx="93">
                  <c:v>0.1446283416165042</c:v>
                </c:pt>
                <c:pt idx="94">
                  <c:v>0.14167317687366518</c:v>
                </c:pt>
                <c:pt idx="95">
                  <c:v>0.1388249570920477</c:v>
                </c:pt>
                <c:pt idx="96">
                  <c:v>0.13610096630578725</c:v>
                </c:pt>
                <c:pt idx="97">
                  <c:v>0.13345077024340168</c:v>
                </c:pt>
                <c:pt idx="98">
                  <c:v>0.13087254597941267</c:v>
                </c:pt>
                <c:pt idx="99">
                  <c:v>0.12828770517110621</c:v>
                </c:pt>
                <c:pt idx="100">
                  <c:v>0.12570023124822391</c:v>
                </c:pt>
                <c:pt idx="101">
                  <c:v>0.12311241974655029</c:v>
                </c:pt>
                <c:pt idx="102">
                  <c:v>0.12059084120381483</c:v>
                </c:pt>
                <c:pt idx="103">
                  <c:v>0.11809687660624263</c:v>
                </c:pt>
                <c:pt idx="104">
                  <c:v>0.11567920481560202</c:v>
                </c:pt>
                <c:pt idx="105">
                  <c:v>0.11334282199801139</c:v>
                </c:pt>
                <c:pt idx="106">
                  <c:v>0.11106571801625004</c:v>
                </c:pt>
                <c:pt idx="107">
                  <c:v>0.10887213102756216</c:v>
                </c:pt>
                <c:pt idx="108">
                  <c:v>0.10674254897778854</c:v>
                </c:pt>
                <c:pt idx="109">
                  <c:v>0.1047058686114986</c:v>
                </c:pt>
                <c:pt idx="110">
                  <c:v>0.10271604418150297</c:v>
                </c:pt>
                <c:pt idx="111">
                  <c:v>9.8912071324727374E-2</c:v>
                </c:pt>
                <c:pt idx="112">
                  <c:v>9.7082731852319984E-2</c:v>
                </c:pt>
                <c:pt idx="113">
                  <c:v>9.5273377044385599E-2</c:v>
                </c:pt>
                <c:pt idx="114">
                  <c:v>9.3539504854281766E-2</c:v>
                </c:pt>
                <c:pt idx="115">
                  <c:v>9.3539504854281766E-2</c:v>
                </c:pt>
                <c:pt idx="116">
                  <c:v>9.1864979015764722E-2</c:v>
                </c:pt>
                <c:pt idx="117">
                  <c:v>9.0245681067575079E-2</c:v>
                </c:pt>
                <c:pt idx="118">
                  <c:v>8.8678775347864239E-2</c:v>
                </c:pt>
                <c:pt idx="119">
                  <c:v>8.7134554922955423E-2</c:v>
                </c:pt>
                <c:pt idx="120">
                  <c:v>8.5643469399867597E-2</c:v>
                </c:pt>
                <c:pt idx="121">
                  <c:v>8.4159608062921026E-2</c:v>
                </c:pt>
                <c:pt idx="122">
                  <c:v>8.2729354238102557E-2</c:v>
                </c:pt>
                <c:pt idx="123">
                  <c:v>8.1328402252406728E-2</c:v>
                </c:pt>
                <c:pt idx="124">
                  <c:v>7.9972483277528775E-2</c:v>
                </c:pt>
                <c:pt idx="125">
                  <c:v>7.863486107316163E-2</c:v>
                </c:pt>
                <c:pt idx="126">
                  <c:v>7.731931652177447E-2</c:v>
                </c:pt>
                <c:pt idx="127">
                  <c:v>7.6031520947067874E-2</c:v>
                </c:pt>
                <c:pt idx="128">
                  <c:v>7.4752299873672032E-2</c:v>
                </c:pt>
                <c:pt idx="129">
                  <c:v>7.3519327094742334E-2</c:v>
                </c:pt>
                <c:pt idx="130">
                  <c:v>7.2291688060722586E-2</c:v>
                </c:pt>
                <c:pt idx="131">
                  <c:v>7.1095713917367603E-2</c:v>
                </c:pt>
                <c:pt idx="132">
                  <c:v>6.9896769080645973E-2</c:v>
                </c:pt>
                <c:pt idx="133">
                  <c:v>6.8708559249500284E-2</c:v>
                </c:pt>
                <c:pt idx="134">
                  <c:v>6.7556065254520584E-2</c:v>
                </c:pt>
                <c:pt idx="135">
                  <c:v>6.6407622205042094E-2</c:v>
                </c:pt>
                <c:pt idx="136">
                  <c:v>6.5295435117795092E-2</c:v>
                </c:pt>
                <c:pt idx="137">
                  <c:v>6.4192902783992034E-2</c:v>
                </c:pt>
                <c:pt idx="138">
                  <c:v>6.3135876071314725E-2</c:v>
                </c:pt>
                <c:pt idx="139">
                  <c:v>6.2090732132107057E-2</c:v>
                </c:pt>
                <c:pt idx="140">
                  <c:v>6.1063412353102024E-2</c:v>
                </c:pt>
                <c:pt idx="141">
                  <c:v>6.0046692548157483E-2</c:v>
                </c:pt>
                <c:pt idx="142">
                  <c:v>5.9052387974984702E-2</c:v>
                </c:pt>
                <c:pt idx="143">
                  <c:v>5.8072396742580711E-2</c:v>
                </c:pt>
                <c:pt idx="144">
                  <c:v>5.7123462759016932E-2</c:v>
                </c:pt>
                <c:pt idx="145">
                  <c:v>5.6189449758047155E-2</c:v>
                </c:pt>
                <c:pt idx="146">
                  <c:v>5.5265226542037992E-2</c:v>
                </c:pt>
                <c:pt idx="147">
                  <c:v>5.4356531950449587E-2</c:v>
                </c:pt>
                <c:pt idx="148">
                  <c:v>5.3466674255438738E-2</c:v>
                </c:pt>
                <c:pt idx="149">
                  <c:v>5.2590927353922373E-2</c:v>
                </c:pt>
                <c:pt idx="150">
                  <c:v>5.1731114171375388E-2</c:v>
                </c:pt>
                <c:pt idx="151">
                  <c:v>5.0870355768211847E-2</c:v>
                </c:pt>
                <c:pt idx="152">
                  <c:v>5.0009192270498895E-2</c:v>
                </c:pt>
                <c:pt idx="153">
                  <c:v>4.9157008368645783E-2</c:v>
                </c:pt>
                <c:pt idx="154">
                  <c:v>4.8328319950697314E-2</c:v>
                </c:pt>
                <c:pt idx="155">
                  <c:v>4.7514755062618499E-2</c:v>
                </c:pt>
                <c:pt idx="156">
                  <c:v>4.6680800415518975E-2</c:v>
                </c:pt>
                <c:pt idx="157">
                  <c:v>4.5869531063223994E-2</c:v>
                </c:pt>
                <c:pt idx="158">
                  <c:v>4.5076625997199422E-2</c:v>
                </c:pt>
                <c:pt idx="159">
                  <c:v>4.4284261057242029E-2</c:v>
                </c:pt>
                <c:pt idx="160">
                  <c:v>4.3504589079852697E-2</c:v>
                </c:pt>
                <c:pt idx="161">
                  <c:v>4.2735989686832884E-2</c:v>
                </c:pt>
                <c:pt idx="162">
                  <c:v>4.1972386459930712E-2</c:v>
                </c:pt>
                <c:pt idx="163">
                  <c:v>4.1230658338732906E-2</c:v>
                </c:pt>
                <c:pt idx="164">
                  <c:v>4.0502298337687793E-2</c:v>
                </c:pt>
                <c:pt idx="165">
                  <c:v>3.9771845348134056E-2</c:v>
                </c:pt>
                <c:pt idx="166">
                  <c:v>3.9050642017473818E-2</c:v>
                </c:pt>
                <c:pt idx="167">
                  <c:v>3.8342739291207378E-2</c:v>
                </c:pt>
                <c:pt idx="168">
                  <c:v>3.7652390662111811E-2</c:v>
                </c:pt>
                <c:pt idx="169">
                  <c:v>3.6944352904328792E-2</c:v>
                </c:pt>
                <c:pt idx="170">
                  <c:v>3.6274866644562011E-2</c:v>
                </c:pt>
                <c:pt idx="171">
                  <c:v>3.5611929413355191E-2</c:v>
                </c:pt>
                <c:pt idx="172">
                  <c:v>3.495810680952461E-2</c:v>
                </c:pt>
                <c:pt idx="173">
                  <c:v>3.4306849804511499E-2</c:v>
                </c:pt>
                <c:pt idx="174">
                  <c:v>3.3674159633043751E-2</c:v>
                </c:pt>
                <c:pt idx="175">
                  <c:v>3.3046330596177002E-2</c:v>
                </c:pt>
                <c:pt idx="176">
                  <c:v>3.2436663298305482E-2</c:v>
                </c:pt>
                <c:pt idx="177">
                  <c:v>3.1831452040484882E-2</c:v>
                </c:pt>
                <c:pt idx="178">
                  <c:v>3.1244199974384552E-2</c:v>
                </c:pt>
                <c:pt idx="179">
                  <c:v>3.0652154289441541E-2</c:v>
                </c:pt>
                <c:pt idx="180">
                  <c:v>3.0090018085446379E-2</c:v>
                </c:pt>
                <c:pt idx="181">
                  <c:v>2.9519239864382447E-2</c:v>
                </c:pt>
                <c:pt idx="182">
                  <c:v>2.8965610645938788E-2</c:v>
                </c:pt>
                <c:pt idx="183">
                  <c:v>2.8433653985924685E-2</c:v>
                </c:pt>
                <c:pt idx="184">
                  <c:v>2.789845656950949E-2</c:v>
                </c:pt>
                <c:pt idx="185">
                  <c:v>2.7375074410805455E-2</c:v>
                </c:pt>
                <c:pt idx="186">
                  <c:v>2.6865465466803861E-2</c:v>
                </c:pt>
                <c:pt idx="187">
                  <c:v>2.6371317631463886E-2</c:v>
                </c:pt>
                <c:pt idx="188">
                  <c:v>2.5884258950749792E-2</c:v>
                </c:pt>
                <c:pt idx="189">
                  <c:v>2.5406044834379481E-2</c:v>
                </c:pt>
                <c:pt idx="190">
                  <c:v>2.4939645975720095E-2</c:v>
                </c:pt>
                <c:pt idx="191">
                  <c:v>2.4480403787445006E-2</c:v>
                </c:pt>
                <c:pt idx="192">
                  <c:v>2.4033652014464561E-2</c:v>
                </c:pt>
                <c:pt idx="193">
                  <c:v>2.3589668387575841E-2</c:v>
                </c:pt>
                <c:pt idx="194">
                  <c:v>2.3159120396598367E-2</c:v>
                </c:pt>
                <c:pt idx="195">
                  <c:v>2.2735796591764234E-2</c:v>
                </c:pt>
                <c:pt idx="196">
                  <c:v>2.2323005245231748E-2</c:v>
                </c:pt>
                <c:pt idx="197">
                  <c:v>2.1915007517542252E-2</c:v>
                </c:pt>
                <c:pt idx="198">
                  <c:v>2.1515651806920871E-2</c:v>
                </c:pt>
                <c:pt idx="199">
                  <c:v>2.0743474078708649E-2</c:v>
                </c:pt>
                <c:pt idx="200">
                  <c:v>2.0743474078708649E-2</c:v>
                </c:pt>
                <c:pt idx="201">
                  <c:v>1.9992766361650725E-2</c:v>
                </c:pt>
                <c:pt idx="202">
                  <c:v>1.9992766361650725E-2</c:v>
                </c:pt>
                <c:pt idx="203">
                  <c:v>1.9295801188236861E-2</c:v>
                </c:pt>
                <c:pt idx="204">
                  <c:v>1.9295801188236861E-2</c:v>
                </c:pt>
                <c:pt idx="205">
                  <c:v>1.8608018157958123E-2</c:v>
                </c:pt>
                <c:pt idx="206">
                  <c:v>1.8608018157958123E-2</c:v>
                </c:pt>
                <c:pt idx="207">
                  <c:v>1.8269561661365855E-2</c:v>
                </c:pt>
                <c:pt idx="208">
                  <c:v>1.7947781557084881E-2</c:v>
                </c:pt>
                <c:pt idx="209">
                  <c:v>1.7624718653395502E-2</c:v>
                </c:pt>
                <c:pt idx="210">
                  <c:v>1.731299839710838E-2</c:v>
                </c:pt>
                <c:pt idx="211">
                  <c:v>1.7007557106347521E-2</c:v>
                </c:pt>
                <c:pt idx="212">
                  <c:v>1.6704613898645481E-2</c:v>
                </c:pt>
                <c:pt idx="213">
                  <c:v>1.6412540728037391E-2</c:v>
                </c:pt>
                <c:pt idx="214">
                  <c:v>1.6122763093212984E-2</c:v>
                </c:pt>
                <c:pt idx="215">
                  <c:v>1.5835753604480671E-2</c:v>
                </c:pt>
                <c:pt idx="216">
                  <c:v>1.5566905854743763E-2</c:v>
                </c:pt>
                <c:pt idx="217">
                  <c:v>1.52950874116396E-2</c:v>
                </c:pt>
                <c:pt idx="218">
                  <c:v>1.5029277871028294E-2</c:v>
                </c:pt>
                <c:pt idx="219">
                  <c:v>1.4772042831727032E-2</c:v>
                </c:pt>
                <c:pt idx="220">
                  <c:v>1.4522167010085641E-2</c:v>
                </c:pt>
                <c:pt idx="221">
                  <c:v>1.4271345967827255E-2</c:v>
                </c:pt>
                <c:pt idx="222">
                  <c:v>1.402484593410314E-2</c:v>
                </c:pt>
                <c:pt idx="223">
                  <c:v>1.3785570086522279E-2</c:v>
                </c:pt>
                <c:pt idx="224">
                  <c:v>1.330512795012638E-2</c:v>
                </c:pt>
                <c:pt idx="225">
                  <c:v>1.330512795012638E-2</c:v>
                </c:pt>
                <c:pt idx="226">
                  <c:v>1.28350157247577E-2</c:v>
                </c:pt>
                <c:pt idx="227">
                  <c:v>1.28350157247577E-2</c:v>
                </c:pt>
                <c:pt idx="228">
                  <c:v>1.2391909802727731E-2</c:v>
                </c:pt>
                <c:pt idx="229">
                  <c:v>1.2391909802727731E-2</c:v>
                </c:pt>
                <c:pt idx="230">
                  <c:v>1.1965277725734387E-2</c:v>
                </c:pt>
                <c:pt idx="231">
                  <c:v>1.1965277725734387E-2</c:v>
                </c:pt>
                <c:pt idx="232">
                  <c:v>1.1757869316093145E-2</c:v>
                </c:pt>
                <c:pt idx="233">
                  <c:v>1.155484943074426E-2</c:v>
                </c:pt>
                <c:pt idx="234">
                  <c:v>1.1354597691487811E-2</c:v>
                </c:pt>
                <c:pt idx="235">
                  <c:v>1.1156573972256559E-2</c:v>
                </c:pt>
                <c:pt idx="236">
                  <c:v>1.0960238146984101E-2</c:v>
                </c:pt>
                <c:pt idx="237">
                  <c:v>1.0770653897546322E-2</c:v>
                </c:pt>
                <c:pt idx="238">
                  <c:v>1.0584512951784218E-2</c:v>
                </c:pt>
                <c:pt idx="239">
                  <c:v>1.0400870089081093E-2</c:v>
                </c:pt>
                <c:pt idx="240">
                  <c:v>1.0225194085862681E-2</c:v>
                </c:pt>
                <c:pt idx="241">
                  <c:v>1.0051341008119646E-2</c:v>
                </c:pt>
                <c:pt idx="242">
                  <c:v>9.8788382455437043E-3</c:v>
                </c:pt>
                <c:pt idx="243">
                  <c:v>9.7052552308340267E-3</c:v>
                </c:pt>
                <c:pt idx="244">
                  <c:v>9.5430148635267248E-3</c:v>
                </c:pt>
                <c:pt idx="245">
                  <c:v>9.3778713186104447E-3</c:v>
                </c:pt>
                <c:pt idx="246">
                  <c:v>9.2146182149279842E-3</c:v>
                </c:pt>
                <c:pt idx="247">
                  <c:v>9.052580394895756E-3</c:v>
                </c:pt>
                <c:pt idx="248">
                  <c:v>8.8943234573307488E-3</c:v>
                </c:pt>
                <c:pt idx="249">
                  <c:v>8.5869917253361683E-3</c:v>
                </c:pt>
                <c:pt idx="250">
                  <c:v>8.5869917253361683E-3</c:v>
                </c:pt>
                <c:pt idx="251">
                  <c:v>8.2909351249855091E-3</c:v>
                </c:pt>
                <c:pt idx="252">
                  <c:v>8.2909351249855091E-3</c:v>
                </c:pt>
                <c:pt idx="253">
                  <c:v>7.9960262925267978E-3</c:v>
                </c:pt>
                <c:pt idx="254">
                  <c:v>7.9960262925267978E-3</c:v>
                </c:pt>
                <c:pt idx="255">
                  <c:v>7.8555259994070783E-3</c:v>
                </c:pt>
                <c:pt idx="256">
                  <c:v>7.7191441675465823E-3</c:v>
                </c:pt>
                <c:pt idx="257">
                  <c:v>7.5839101035779502E-3</c:v>
                </c:pt>
                <c:pt idx="258">
                  <c:v>7.4511741226682138E-3</c:v>
                </c:pt>
                <c:pt idx="259">
                  <c:v>7.3162101217329823E-3</c:v>
                </c:pt>
                <c:pt idx="260">
                  <c:v>7.1904282639328933E-3</c:v>
                </c:pt>
                <c:pt idx="261">
                  <c:v>7.0605279448736962E-3</c:v>
                </c:pt>
                <c:pt idx="262">
                  <c:v>6.9391346113661673E-3</c:v>
                </c:pt>
                <c:pt idx="263">
                  <c:v>6.8172011517918778E-3</c:v>
                </c:pt>
                <c:pt idx="264">
                  <c:v>6.6952001764591894E-3</c:v>
                </c:pt>
                <c:pt idx="265">
                  <c:v>6.5802208399946618E-3</c:v>
                </c:pt>
                <c:pt idx="266">
                  <c:v>6.461393105304367E-3</c:v>
                </c:pt>
                <c:pt idx="267">
                  <c:v>6.3464812845980658E-3</c:v>
                </c:pt>
                <c:pt idx="268">
                  <c:v>6.2294089596247335E-3</c:v>
                </c:pt>
                <c:pt idx="269">
                  <c:v>6.1188181474526714E-3</c:v>
                </c:pt>
                <c:pt idx="270">
                  <c:v>6.0119407019897124E-3</c:v>
                </c:pt>
                <c:pt idx="271">
                  <c:v>5.9051982880434523E-3</c:v>
                </c:pt>
                <c:pt idx="272">
                  <c:v>5.8049373868984365E-3</c:v>
                </c:pt>
                <c:pt idx="273">
                  <c:v>5.7058917694037432E-3</c:v>
                </c:pt>
                <c:pt idx="274">
                  <c:v>5.6038754585417119E-3</c:v>
                </c:pt>
                <c:pt idx="275">
                  <c:v>5.5065177350056534E-3</c:v>
                </c:pt>
                <c:pt idx="276">
                  <c:v>5.4081472750944146E-3</c:v>
                </c:pt>
                <c:pt idx="277">
                  <c:v>5.3153806231258892E-3</c:v>
                </c:pt>
                <c:pt idx="278">
                  <c:v>5.2207235299237134E-3</c:v>
                </c:pt>
                <c:pt idx="279">
                  <c:v>5.1301848979806485E-3</c:v>
                </c:pt>
                <c:pt idx="280">
                  <c:v>5.0396462660376434E-3</c:v>
                </c:pt>
                <c:pt idx="281">
                  <c:v>4.9547789577956969E-3</c:v>
                </c:pt>
                <c:pt idx="282">
                  <c:v>4.8734899847462107E-3</c:v>
                </c:pt>
                <c:pt idx="283">
                  <c:v>4.7919984644216509E-3</c:v>
                </c:pt>
                <c:pt idx="284">
                  <c:v>4.7109795544054475E-3</c:v>
                </c:pt>
                <c:pt idx="285">
                  <c:v>4.6335389795816818E-3</c:v>
                </c:pt>
                <c:pt idx="286">
                  <c:v>4.5521824907738123E-3</c:v>
                </c:pt>
                <c:pt idx="287">
                  <c:v>4.4762272626337344E-3</c:v>
                </c:pt>
                <c:pt idx="288">
                  <c:v>4.402770117552403E-3</c:v>
                </c:pt>
                <c:pt idx="289">
                  <c:v>4.3279626573041212E-3</c:v>
                </c:pt>
                <c:pt idx="290">
                  <c:v>4.254167933431083E-3</c:v>
                </c:pt>
                <c:pt idx="291">
                  <c:v>4.1823986823084514E-3</c:v>
                </c:pt>
                <c:pt idx="292">
                  <c:v>4.1169083967120632E-3</c:v>
                </c:pt>
                <c:pt idx="293">
                  <c:v>4.0477722601649528E-3</c:v>
                </c:pt>
                <c:pt idx="294">
                  <c:v>3.9814042697100616E-3</c:v>
                </c:pt>
                <c:pt idx="295">
                  <c:v>3.9167916889722137E-3</c:v>
                </c:pt>
                <c:pt idx="296">
                  <c:v>3.8536644549179611E-3</c:v>
                </c:pt>
                <c:pt idx="297">
                  <c:v>3.7899295790385979E-3</c:v>
                </c:pt>
                <c:pt idx="298">
                  <c:v>3.7328112474772253E-3</c:v>
                </c:pt>
                <c:pt idx="299">
                  <c:v>3.6702241394897172E-3</c:v>
                </c:pt>
                <c:pt idx="300">
                  <c:v>3.6119580400364596E-3</c:v>
                </c:pt>
                <c:pt idx="301">
                  <c:v>3.5507887629742736E-3</c:v>
                </c:pt>
                <c:pt idx="302">
                  <c:v>3.4921850847292385E-3</c:v>
                </c:pt>
                <c:pt idx="303">
                  <c:v>3.4374298047100092E-3</c:v>
                </c:pt>
                <c:pt idx="304">
                  <c:v>3.3804465046653092E-3</c:v>
                </c:pt>
                <c:pt idx="305">
                  <c:v>3.3224504682454192E-3</c:v>
                </c:pt>
                <c:pt idx="306">
                  <c:v>3.2672225779177833E-3</c:v>
                </c:pt>
                <c:pt idx="307">
                  <c:v>3.2119946875900978E-3</c:v>
                </c:pt>
                <c:pt idx="308">
                  <c:v>3.158724754254493E-3</c:v>
                </c:pt>
                <c:pt idx="309">
                  <c:v>3.1036994112018292E-3</c:v>
                </c:pt>
                <c:pt idx="310">
                  <c:v>3.0500918990744802E-3</c:v>
                </c:pt>
                <c:pt idx="311">
                  <c:v>3.0010079427563959E-3</c:v>
                </c:pt>
                <c:pt idx="312">
                  <c:v>2.9538819434303224E-3</c:v>
                </c:pt>
                <c:pt idx="313">
                  <c:v>2.9031100931535252E-3</c:v>
                </c:pt>
                <c:pt idx="314">
                  <c:v>2.8537560738020212E-3</c:v>
                </c:pt>
                <c:pt idx="315">
                  <c:v>2.8093982205681781E-3</c:v>
                </c:pt>
                <c:pt idx="316">
                  <c:v>2.7621371897254537E-3</c:v>
                </c:pt>
                <c:pt idx="317">
                  <c:v>2.7157538637411819E-3</c:v>
                </c:pt>
                <c:pt idx="318">
                  <c:v>2.6707208529238983E-3</c:v>
                </c:pt>
                <c:pt idx="319">
                  <c:v>2.6279158621320513E-3</c:v>
                </c:pt>
                <c:pt idx="320">
                  <c:v>2.5827478197980105E-3</c:v>
                </c:pt>
                <c:pt idx="321">
                  <c:v>2.5393351871810291E-3</c:v>
                </c:pt>
                <c:pt idx="322">
                  <c:v>2.4957200072890052E-3</c:v>
                </c:pt>
                <c:pt idx="323">
                  <c:v>2.4523073746720212E-3</c:v>
                </c:pt>
                <c:pt idx="324">
                  <c:v>2.4111227620805006E-3</c:v>
                </c:pt>
                <c:pt idx="325">
                  <c:v>2.3748667998482517E-3</c:v>
                </c:pt>
                <c:pt idx="326">
                  <c:v>2.3358426915237834E-3</c:v>
                </c:pt>
                <c:pt idx="327">
                  <c:v>2.298979087466489E-3</c:v>
                </c:pt>
                <c:pt idx="328">
                  <c:v>2.2627231252342382E-3</c:v>
                </c:pt>
                <c:pt idx="329">
                  <c:v>2.2254544266268111E-3</c:v>
                </c:pt>
                <c:pt idx="330">
                  <c:v>2.1916965474534388E-3</c:v>
                </c:pt>
                <c:pt idx="331">
                  <c:v>2.1549679749127792E-3</c:v>
                </c:pt>
                <c:pt idx="332">
                  <c:v>2.1186444969221942E-3</c:v>
                </c:pt>
                <c:pt idx="333">
                  <c:v>2.0832662395484812E-3</c:v>
                </c:pt>
                <c:pt idx="334">
                  <c:v>2.0490357500666783E-3</c:v>
                </c:pt>
                <c:pt idx="335">
                  <c:v>2.0171683121269889E-3</c:v>
                </c:pt>
                <c:pt idx="336">
                  <c:v>1.9844906850871261E-3</c:v>
                </c:pt>
                <c:pt idx="337">
                  <c:v>1.9532984047309241E-3</c:v>
                </c:pt>
                <c:pt idx="338">
                  <c:v>1.9233889237833081E-3</c:v>
                </c:pt>
                <c:pt idx="339">
                  <c:v>1.8908463282601422E-3</c:v>
                </c:pt>
                <c:pt idx="340">
                  <c:v>1.8609368473125061E-3</c:v>
                </c:pt>
                <c:pt idx="341">
                  <c:v>1.8308923348481956E-3</c:v>
                </c:pt>
                <c:pt idx="342">
                  <c:v>1.8013204326922921E-3</c:v>
                </c:pt>
                <c:pt idx="343">
                  <c:v>1.7724236881198664E-3</c:v>
                </c:pt>
                <c:pt idx="344">
                  <c:v>1.7439320380975261E-3</c:v>
                </c:pt>
                <c:pt idx="345">
                  <c:v>1.717668408100622E-3</c:v>
                </c:pt>
                <c:pt idx="346">
                  <c:v>1.6896493683867218E-3</c:v>
                </c:pt>
                <c:pt idx="347">
                  <c:v>1.6627105808063552E-3</c:v>
                </c:pt>
                <c:pt idx="348">
                  <c:v>1.6361768877760613E-3</c:v>
                </c:pt>
                <c:pt idx="349">
                  <c:v>1.6107234468793121E-3</c:v>
                </c:pt>
                <c:pt idx="350">
                  <c:v>1.5857426162909989E-3</c:v>
                </c:pt>
                <c:pt idx="351">
                  <c:v>1.560964332977728E-3</c:v>
                </c:pt>
                <c:pt idx="352">
                  <c:v>1.5372663017980061E-3</c:v>
                </c:pt>
                <c:pt idx="353">
                  <c:v>1.513028144551521E-3</c:v>
                </c:pt>
                <c:pt idx="354">
                  <c:v>1.4874396721380758E-3</c:v>
                </c:pt>
                <c:pt idx="355">
                  <c:v>1.464956924608614E-3</c:v>
                </c:pt>
                <c:pt idx="356">
                  <c:v>1.4409213146371396E-3</c:v>
                </c:pt>
                <c:pt idx="357">
                  <c:v>1.4159404840488321E-3</c:v>
                </c:pt>
                <c:pt idx="358">
                  <c:v>1.3922424528691121E-3</c:v>
                </c:pt>
                <c:pt idx="359">
                  <c:v>1.3683418744143531E-3</c:v>
                </c:pt>
                <c:pt idx="360">
                  <c:v>1.3468043475017221E-3</c:v>
                </c:pt>
                <c:pt idx="361">
                  <c:v>1.3243215999722401E-3</c:v>
                </c:pt>
                <c:pt idx="362">
                  <c:v>1.3037968094348142E-3</c:v>
                </c:pt>
                <c:pt idx="363">
                  <c:v>1.2845548183059801E-3</c:v>
                </c:pt>
                <c:pt idx="364">
                  <c:v>1.2638949962518627E-3</c:v>
                </c:pt>
                <c:pt idx="365">
                  <c:v>1.2433702057144378E-3</c:v>
                </c:pt>
                <c:pt idx="366">
                  <c:v>1.2235205727604836E-3</c:v>
                </c:pt>
                <c:pt idx="367">
                  <c:v>1.2045486446650381E-3</c:v>
                </c:pt>
                <c:pt idx="368">
                  <c:v>1.1872646105282587E-3</c:v>
                </c:pt>
                <c:pt idx="369">
                  <c:v>1.1682926824328121E-3</c:v>
                </c:pt>
                <c:pt idx="370">
                  <c:v>1.15006342767918E-3</c:v>
                </c:pt>
                <c:pt idx="371">
                  <c:v>1.1319016886838919E-3</c:v>
                </c:pt>
                <c:pt idx="372">
                  <c:v>1.1145501387887886E-3</c:v>
                </c:pt>
                <c:pt idx="373">
                  <c:v>1.0962533682768061E-3</c:v>
                </c:pt>
                <c:pt idx="374">
                  <c:v>1.0778890820064631E-3</c:v>
                </c:pt>
                <c:pt idx="375">
                  <c:v>1.0622254260700182E-3</c:v>
                </c:pt>
                <c:pt idx="376">
                  <c:v>1.0446038131414967E-3</c:v>
                </c:pt>
                <c:pt idx="377">
                  <c:v>1.027657357796453E-3</c:v>
                </c:pt>
                <c:pt idx="378">
                  <c:v>1.0121287333766961E-3</c:v>
                </c:pt>
                <c:pt idx="379">
                  <c:v>9.9734278229875769E-4</c:v>
                </c:pt>
                <c:pt idx="380">
                  <c:v>9.8215173667071868E-4</c:v>
                </c:pt>
                <c:pt idx="381">
                  <c:v>9.6797342741790989E-4</c:v>
                </c:pt>
                <c:pt idx="382">
                  <c:v>9.5129703510624228E-4</c:v>
                </c:pt>
                <c:pt idx="383">
                  <c:v>9.3759133616184227E-4</c:v>
                </c:pt>
                <c:pt idx="384">
                  <c:v>9.2327799539232793E-4</c:v>
                </c:pt>
                <c:pt idx="385">
                  <c:v>9.0700669763075473E-4</c:v>
                </c:pt>
                <c:pt idx="386">
                  <c:v>8.9222074655280535E-4</c:v>
                </c:pt>
                <c:pt idx="387">
                  <c:v>8.7905517367517375E-4</c:v>
                </c:pt>
                <c:pt idx="388">
                  <c:v>8.6778004203126027E-4</c:v>
                </c:pt>
                <c:pt idx="389">
                  <c:v>8.5650491038735265E-4</c:v>
                </c:pt>
                <c:pt idx="390">
                  <c:v>8.4340685326807045E-4</c:v>
                </c:pt>
                <c:pt idx="391">
                  <c:v>8.2956612280698572E-4</c:v>
                </c:pt>
                <c:pt idx="392">
                  <c:v>8.1775086509629897E-4</c:v>
                </c:pt>
                <c:pt idx="393">
                  <c:v>8.0661076496907228E-4</c:v>
                </c:pt>
                <c:pt idx="394">
                  <c:v>7.9385028664152792E-4</c:v>
                </c:pt>
                <c:pt idx="395">
                  <c:v>7.8338534409778135E-4</c:v>
                </c:pt>
                <c:pt idx="396">
                  <c:v>7.702197712201594E-4</c:v>
                </c:pt>
                <c:pt idx="397">
                  <c:v>7.6009240746813494E-4</c:v>
                </c:pt>
                <c:pt idx="398">
                  <c:v>7.4868224430753489E-4</c:v>
                </c:pt>
                <c:pt idx="399">
                  <c:v>7.3841984903882127E-4</c:v>
                </c:pt>
                <c:pt idx="400">
                  <c:v>7.1769251122635826E-4</c:v>
                </c:pt>
                <c:pt idx="401">
                  <c:v>7.1769251122635826E-4</c:v>
                </c:pt>
                <c:pt idx="402">
                  <c:v>7.0567470624062804E-4</c:v>
                </c:pt>
                <c:pt idx="403">
                  <c:v>6.9534479521357031E-4</c:v>
                </c:pt>
                <c:pt idx="404">
                  <c:v>6.7454994164275941E-4</c:v>
                </c:pt>
                <c:pt idx="405">
                  <c:v>6.7454994164275941E-4</c:v>
                </c:pt>
                <c:pt idx="406">
                  <c:v>6.6442257789073712E-4</c:v>
                </c:pt>
                <c:pt idx="407">
                  <c:v>6.5544298203061438E-4</c:v>
                </c:pt>
                <c:pt idx="408">
                  <c:v>6.3896913699399934E-4</c:v>
                </c:pt>
                <c:pt idx="409">
                  <c:v>6.3896913699399934E-4</c:v>
                </c:pt>
                <c:pt idx="410">
                  <c:v>6.305971829589956E-4</c:v>
                </c:pt>
                <c:pt idx="411">
                  <c:v>6.2263032347407998E-4</c:v>
                </c:pt>
                <c:pt idx="412">
                  <c:v>6.0649405722919259E-4</c:v>
                </c:pt>
                <c:pt idx="413">
                  <c:v>6.0649405722919259E-4</c:v>
                </c:pt>
                <c:pt idx="414">
                  <c:v>5.980545874358441E-4</c:v>
                </c:pt>
                <c:pt idx="415">
                  <c:v>5.8975014915919183E-4</c:v>
                </c:pt>
                <c:pt idx="416">
                  <c:v>5.8218838422434893E-4</c:v>
                </c:pt>
                <c:pt idx="417">
                  <c:v>5.7503171383958981E-4</c:v>
                </c:pt>
                <c:pt idx="418">
                  <c:v>5.6746994890475525E-4</c:v>
                </c:pt>
                <c:pt idx="419">
                  <c:v>5.6004321548660412E-4</c:v>
                </c:pt>
                <c:pt idx="420">
                  <c:v>5.5194132448499022E-4</c:v>
                </c:pt>
                <c:pt idx="421">
                  <c:v>5.445145910668418E-4</c:v>
                </c:pt>
                <c:pt idx="422">
                  <c:v>5.3627766854853493E-4</c:v>
                </c:pt>
                <c:pt idx="423">
                  <c:v>5.2905348240542727E-4</c:v>
                </c:pt>
                <c:pt idx="424">
                  <c:v>5.215592332289379E-4</c:v>
                </c:pt>
                <c:pt idx="425">
                  <c:v>5.0731340821776603E-4</c:v>
                </c:pt>
                <c:pt idx="426">
                  <c:v>5.0731340821776603E-4</c:v>
                </c:pt>
                <c:pt idx="427">
                  <c:v>5.0069686389977812E-4</c:v>
                </c:pt>
                <c:pt idx="428">
                  <c:v>4.9367522503171587E-4</c:v>
                </c:pt>
                <c:pt idx="429">
                  <c:v>4.8017207336235998E-4</c:v>
                </c:pt>
                <c:pt idx="430">
                  <c:v>4.8017207336235998E-4</c:v>
                </c:pt>
                <c:pt idx="431">
                  <c:v>4.7429820238618534E-4</c:v>
                </c:pt>
                <c:pt idx="432">
                  <c:v>4.6795172110158462E-4</c:v>
                </c:pt>
                <c:pt idx="433">
                  <c:v>4.5627149490758855E-4</c:v>
                </c:pt>
                <c:pt idx="434">
                  <c:v>4.5627149490758855E-4</c:v>
                </c:pt>
                <c:pt idx="435">
                  <c:v>4.4972246634795434E-4</c:v>
                </c:pt>
                <c:pt idx="436">
                  <c:v>4.4351101658004913E-4</c:v>
                </c:pt>
                <c:pt idx="437">
                  <c:v>4.335186843447228E-4</c:v>
                </c:pt>
                <c:pt idx="438">
                  <c:v>4.335186843447228E-4</c:v>
                </c:pt>
                <c:pt idx="439">
                  <c:v>4.2757729761020834E-4</c:v>
                </c:pt>
                <c:pt idx="440">
                  <c:v>4.2251361573419628E-4</c:v>
                </c:pt>
                <c:pt idx="441">
                  <c:v>4.1717987082480511E-4</c:v>
                </c:pt>
                <c:pt idx="442">
                  <c:v>4.1157606288201733E-4</c:v>
                </c:pt>
                <c:pt idx="443">
                  <c:v>4.0671492828104814E-4</c:v>
                </c:pt>
                <c:pt idx="444">
                  <c:v>4.0144869912999868E-4</c:v>
                </c:pt>
                <c:pt idx="445">
                  <c:v>3.9618246997895156E-4</c:v>
                </c:pt>
                <c:pt idx="446">
                  <c:v>3.9152388265302094E-4</c:v>
                </c:pt>
                <c:pt idx="447">
                  <c:v>3.8727038987717492E-4</c:v>
                </c:pt>
                <c:pt idx="448">
                  <c:v>3.8274683406794112E-4</c:v>
                </c:pt>
                <c:pt idx="449">
                  <c:v>3.7862837280878866E-4</c:v>
                </c:pt>
                <c:pt idx="450">
                  <c:v>3.7018890301543855E-4</c:v>
                </c:pt>
                <c:pt idx="451">
                  <c:v>3.7018890301543855E-4</c:v>
                </c:pt>
                <c:pt idx="452">
                  <c:v>3.6566534720620242E-4</c:v>
                </c:pt>
                <c:pt idx="453">
                  <c:v>3.6060166533019496E-4</c:v>
                </c:pt>
                <c:pt idx="454">
                  <c:v>3.5364754222047307E-4</c:v>
                </c:pt>
                <c:pt idx="455">
                  <c:v>3.5364754222047307E-4</c:v>
                </c:pt>
                <c:pt idx="456">
                  <c:v>3.4912398641124133E-4</c:v>
                </c:pt>
                <c:pt idx="457">
                  <c:v>3.4433036756861964E-4</c:v>
                </c:pt>
                <c:pt idx="458">
                  <c:v>3.3548580322518732E-4</c:v>
                </c:pt>
                <c:pt idx="459">
                  <c:v>3.3548580322518732E-4</c:v>
                </c:pt>
                <c:pt idx="460">
                  <c:v>3.3102976317430001E-4</c:v>
                </c:pt>
                <c:pt idx="461">
                  <c:v>3.261686285733339E-4</c:v>
                </c:pt>
                <c:pt idx="462">
                  <c:v>3.1840431636345019E-4</c:v>
                </c:pt>
                <c:pt idx="463">
                  <c:v>3.1840431636345019E-4</c:v>
                </c:pt>
                <c:pt idx="464">
                  <c:v>3.142858551042986E-4</c:v>
                </c:pt>
                <c:pt idx="465">
                  <c:v>3.1097758294530356E-4</c:v>
                </c:pt>
                <c:pt idx="466">
                  <c:v>3.0807440533639436E-4</c:v>
                </c:pt>
                <c:pt idx="467">
                  <c:v>3.0442855438566772E-4</c:v>
                </c:pt>
                <c:pt idx="468">
                  <c:v>3.0058015615990087E-4</c:v>
                </c:pt>
                <c:pt idx="469">
                  <c:v>2.9673175793413597E-4</c:v>
                </c:pt>
                <c:pt idx="470">
                  <c:v>2.9355851729183255E-4</c:v>
                </c:pt>
                <c:pt idx="471">
                  <c:v>2.9018272937449412E-4</c:v>
                </c:pt>
                <c:pt idx="472">
                  <c:v>2.8707700449054303E-4</c:v>
                </c:pt>
                <c:pt idx="473">
                  <c:v>2.8363370081485655E-4</c:v>
                </c:pt>
                <c:pt idx="474">
                  <c:v>2.8079803896429242E-4</c:v>
                </c:pt>
                <c:pt idx="475">
                  <c:v>2.7303372675441327E-4</c:v>
                </c:pt>
                <c:pt idx="476">
                  <c:v>2.7303372675441327E-4</c:v>
                </c:pt>
                <c:pt idx="477">
                  <c:v>2.6979297035376661E-4</c:v>
                </c:pt>
                <c:pt idx="478">
                  <c:v>2.6641718243642607E-4</c:v>
                </c:pt>
                <c:pt idx="479">
                  <c:v>2.6040827994356052E-4</c:v>
                </c:pt>
                <c:pt idx="480">
                  <c:v>2.6040827994356052E-4</c:v>
                </c:pt>
                <c:pt idx="481">
                  <c:v>2.5716752354291371E-4</c:v>
                </c:pt>
                <c:pt idx="482">
                  <c:v>2.5372421986722755E-4</c:v>
                </c:pt>
                <c:pt idx="483">
                  <c:v>2.4893060102460787E-4</c:v>
                </c:pt>
                <c:pt idx="484">
                  <c:v>2.4893060102460787E-4</c:v>
                </c:pt>
                <c:pt idx="485">
                  <c:v>2.4609493917404092E-4</c:v>
                </c:pt>
                <c:pt idx="486">
                  <c:v>2.4379940339025233E-4</c:v>
                </c:pt>
                <c:pt idx="487">
                  <c:v>2.379930481724261E-4</c:v>
                </c:pt>
                <c:pt idx="488">
                  <c:v>2.379930481724261E-4</c:v>
                </c:pt>
                <c:pt idx="489">
                  <c:v>2.3495483904682063E-4</c:v>
                </c:pt>
                <c:pt idx="490">
                  <c:v>2.3245675598799191E-4</c:v>
                </c:pt>
                <c:pt idx="491">
                  <c:v>2.2982364141246482E-4</c:v>
                </c:pt>
                <c:pt idx="492">
                  <c:v>2.2739307411198461E-4</c:v>
                </c:pt>
                <c:pt idx="493">
                  <c:v>2.2475995953645921E-4</c:v>
                </c:pt>
                <c:pt idx="494">
                  <c:v>2.2172175041085235E-4</c:v>
                </c:pt>
                <c:pt idx="495">
                  <c:v>2.1922366735201916E-4</c:v>
                </c:pt>
                <c:pt idx="496">
                  <c:v>2.1632048974311085E-4</c:v>
                </c:pt>
                <c:pt idx="497">
                  <c:v>2.1402495395931643E-4</c:v>
                </c:pt>
                <c:pt idx="498">
                  <c:v>2.1206699696726012E-4</c:v>
                </c:pt>
                <c:pt idx="499">
                  <c:v>2.1024407149189642E-4</c:v>
                </c:pt>
                <c:pt idx="500">
                  <c:v>2.0653070478282597E-4</c:v>
                </c:pt>
                <c:pt idx="501">
                  <c:v>2.0653070478282597E-4</c:v>
                </c:pt>
                <c:pt idx="502">
                  <c:v>2.0423516899903418E-4</c:v>
                </c:pt>
                <c:pt idx="503">
                  <c:v>2.0160205442350802E-4</c:v>
                </c:pt>
                <c:pt idx="504">
                  <c:v>1.9647085678915443E-4</c:v>
                </c:pt>
                <c:pt idx="505">
                  <c:v>1.9647085678915443E-4</c:v>
                </c:pt>
                <c:pt idx="506">
                  <c:v>1.9343264766354771E-4</c:v>
                </c:pt>
                <c:pt idx="507">
                  <c:v>1.9100208036306376E-4</c:v>
                </c:pt>
                <c:pt idx="508">
                  <c:v>1.8742374517068466E-4</c:v>
                </c:pt>
                <c:pt idx="509">
                  <c:v>1.8742374517068466E-4</c:v>
                </c:pt>
                <c:pt idx="510">
                  <c:v>1.8593839848705506E-4</c:v>
                </c:pt>
                <c:pt idx="511">
                  <c:v>1.8411547301169104E-4</c:v>
                </c:pt>
                <c:pt idx="512">
                  <c:v>1.8202248450293921E-4</c:v>
                </c:pt>
                <c:pt idx="513">
                  <c:v>1.7932185416906935E-4</c:v>
                </c:pt>
                <c:pt idx="514">
                  <c:v>1.7763396021039799E-4</c:v>
                </c:pt>
                <c:pt idx="515">
                  <c:v>1.7533842442660823E-4</c:v>
                </c:pt>
                <c:pt idx="516">
                  <c:v>1.734479831928987E-4</c:v>
                </c:pt>
                <c:pt idx="517">
                  <c:v>1.7176008923422748E-4</c:v>
                </c:pt>
                <c:pt idx="518">
                  <c:v>1.6953206920878352E-4</c:v>
                </c:pt>
                <c:pt idx="519">
                  <c:v>1.6784417525011485E-4</c:v>
                </c:pt>
                <c:pt idx="520">
                  <c:v>1.6622379704979296E-4</c:v>
                </c:pt>
                <c:pt idx="521">
                  <c:v>1.6446838733277647E-4</c:v>
                </c:pt>
                <c:pt idx="522">
                  <c:v>1.6291552489079936E-4</c:v>
                </c:pt>
                <c:pt idx="523">
                  <c:v>1.6129514669047744E-4</c:v>
                </c:pt>
                <c:pt idx="524">
                  <c:v>1.5994483152353967E-4</c:v>
                </c:pt>
                <c:pt idx="525">
                  <c:v>1.5845948483991033E-4</c:v>
                </c:pt>
                <c:pt idx="526">
                  <c:v>1.5731171694801705E-4</c:v>
                </c:pt>
                <c:pt idx="527">
                  <c:v>1.5569133874769223E-4</c:v>
                </c:pt>
                <c:pt idx="528">
                  <c:v>1.542059920640648E-4</c:v>
                </c:pt>
                <c:pt idx="529">
                  <c:v>1.5224803507200691E-4</c:v>
                </c:pt>
                <c:pt idx="530">
                  <c:v>1.5089771990507188E-4</c:v>
                </c:pt>
                <c:pt idx="531">
                  <c:v>1.4887224715466786E-4</c:v>
                </c:pt>
                <c:pt idx="532">
                  <c:v>1.4812957381285223E-4</c:v>
                </c:pt>
                <c:pt idx="533">
                  <c:v>1.4650919561252901E-4</c:v>
                </c:pt>
                <c:pt idx="534">
                  <c:v>1.4509136468724641E-4</c:v>
                </c:pt>
                <c:pt idx="535">
                  <c:v>1.4421365982873819E-4</c:v>
                </c:pt>
                <c:pt idx="536">
                  <c:v>1.4259328162841524E-4</c:v>
                </c:pt>
                <c:pt idx="537">
                  <c:v>1.41107934944786E-4</c:v>
                </c:pt>
                <c:pt idx="538">
                  <c:v>1.3942004098611814E-4</c:v>
                </c:pt>
                <c:pt idx="539">
                  <c:v>1.3786717854414023E-4</c:v>
                </c:pt>
                <c:pt idx="540">
                  <c:v>1.3678692641059165E-4</c:v>
                </c:pt>
                <c:pt idx="541">
                  <c:v>1.3469393790184123E-4</c:v>
                </c:pt>
                <c:pt idx="542">
                  <c:v>1.3320859121821295E-4</c:v>
                </c:pt>
                <c:pt idx="543">
                  <c:v>1.3199330756796964E-4</c:v>
                </c:pt>
                <c:pt idx="544">
                  <c:v>1.3084553967607589E-4</c:v>
                </c:pt>
                <c:pt idx="545">
                  <c:v>1.2902261420071097E-4</c:v>
                </c:pt>
                <c:pt idx="546">
                  <c:v>1.2855000389228361E-4</c:v>
                </c:pt>
                <c:pt idx="547">
                  <c:v>1.2746975175873489E-4</c:v>
                </c:pt>
                <c:pt idx="548">
                  <c:v>1.2584937355841197E-4</c:v>
                </c:pt>
                <c:pt idx="549">
                  <c:v>1.2503918445825061E-4</c:v>
                </c:pt>
                <c:pt idx="550">
                  <c:v>1.2382390080800833E-4</c:v>
                </c:pt>
                <c:pt idx="551">
                  <c:v>1.23013711707847E-4</c:v>
                </c:pt>
                <c:pt idx="552">
                  <c:v>1.2206849109099187E-4</c:v>
                </c:pt>
                <c:pt idx="553">
                  <c:v>1.2132581774917852E-4</c:v>
                </c:pt>
                <c:pt idx="554">
                  <c:v>1.1977295530720109E-4</c:v>
                </c:pt>
                <c:pt idx="555">
                  <c:v>1.1869270317365459E-4</c:v>
                </c:pt>
                <c:pt idx="556">
                  <c:v>1.1734238800671675E-4</c:v>
                </c:pt>
                <c:pt idx="557">
                  <c:v>1.1585704132308861E-4</c:v>
                </c:pt>
                <c:pt idx="558">
                  <c:v>1.147092734311935E-4</c:v>
                </c:pt>
                <c:pt idx="559">
                  <c:v>1.1369653705599023E-4</c:v>
                </c:pt>
                <c:pt idx="560">
                  <c:v>1.1295386371417601E-4</c:v>
                </c:pt>
                <c:pt idx="561">
                  <c:v>1.1133348551385265E-4</c:v>
                </c:pt>
                <c:pt idx="562">
                  <c:v>1.1032074913865237E-4</c:v>
                </c:pt>
                <c:pt idx="563">
                  <c:v>1.0890291821336829E-4</c:v>
                </c:pt>
                <c:pt idx="564">
                  <c:v>1.0741757152973901E-4</c:v>
                </c:pt>
                <c:pt idx="565">
                  <c:v>1.0687744546296469E-4</c:v>
                </c:pt>
                <c:pt idx="566">
                  <c:v>1.0579719332941606E-4</c:v>
                </c:pt>
                <c:pt idx="567">
                  <c:v>1.0512203574594716E-4</c:v>
                </c:pt>
                <c:pt idx="568">
                  <c:v>1.0444687816248081E-4</c:v>
                </c:pt>
                <c:pt idx="569">
                  <c:v>1.0343414178727861E-4</c:v>
                </c:pt>
                <c:pt idx="570">
                  <c:v>1.0248892117042349E-4</c:v>
                </c:pt>
                <c:pt idx="571">
                  <c:v>1.0154370055356847E-4</c:v>
                </c:pt>
                <c:pt idx="572">
                  <c:v>1.0039593266167443E-4</c:v>
                </c:pt>
                <c:pt idx="573">
                  <c:v>9.9450712044818227E-5</c:v>
                </c:pt>
                <c:pt idx="574">
                  <c:v>9.8573007186310852E-5</c:v>
                </c:pt>
                <c:pt idx="575">
                  <c:v>9.7290207777720863E-5</c:v>
                </c:pt>
                <c:pt idx="576">
                  <c:v>9.6074924127480095E-5</c:v>
                </c:pt>
                <c:pt idx="577">
                  <c:v>9.4724608960544584E-5</c:v>
                </c:pt>
                <c:pt idx="578">
                  <c:v>9.3239262276914494E-5</c:v>
                </c:pt>
                <c:pt idx="579">
                  <c:v>9.2226525901712783E-5</c:v>
                </c:pt>
                <c:pt idx="580">
                  <c:v>9.1011242251470565E-5</c:v>
                </c:pt>
                <c:pt idx="581">
                  <c:v>9.0403600426348514E-5</c:v>
                </c:pt>
                <c:pt idx="582">
                  <c:v>8.9728442842882379E-5</c:v>
                </c:pt>
                <c:pt idx="583">
                  <c:v>8.8580674950985248E-5</c:v>
                </c:pt>
                <c:pt idx="584">
                  <c:v>8.763545433413101E-5</c:v>
                </c:pt>
                <c:pt idx="585">
                  <c:v>8.6690233717275227E-5</c:v>
                </c:pt>
                <c:pt idx="586">
                  <c:v>8.6150107650500893E-5</c:v>
                </c:pt>
                <c:pt idx="587">
                  <c:v>8.5407434308687081E-5</c:v>
                </c:pt>
                <c:pt idx="588">
                  <c:v>8.4867308241913275E-5</c:v>
                </c:pt>
                <c:pt idx="589">
                  <c:v>8.3719540350017825E-5</c:v>
                </c:pt>
                <c:pt idx="590">
                  <c:v>8.3246930041589975E-5</c:v>
                </c:pt>
                <c:pt idx="591">
                  <c:v>8.2571772458121196E-5</c:v>
                </c:pt>
                <c:pt idx="592">
                  <c:v>8.1626551841267175E-5</c:v>
                </c:pt>
                <c:pt idx="593">
                  <c:v>8.0951394257799169E-5</c:v>
                </c:pt>
                <c:pt idx="594">
                  <c:v>8.0411268191024767E-5</c:v>
                </c:pt>
                <c:pt idx="595">
                  <c:v>7.9938657882597418E-5</c:v>
                </c:pt>
                <c:pt idx="596">
                  <c:v>7.9533563332516647E-5</c:v>
                </c:pt>
                <c:pt idx="597">
                  <c:v>7.8993437265742462E-5</c:v>
                </c:pt>
                <c:pt idx="598">
                  <c:v>7.8250763923927498E-5</c:v>
                </c:pt>
                <c:pt idx="599">
                  <c:v>7.7710637857153855E-5</c:v>
                </c:pt>
                <c:pt idx="600">
                  <c:v>7.7102996032032509E-5</c:v>
                </c:pt>
                <c:pt idx="601">
                  <c:v>7.6225291173523534E-5</c:v>
                </c:pt>
                <c:pt idx="602">
                  <c:v>7.5685165106748834E-5</c:v>
                </c:pt>
                <c:pt idx="603">
                  <c:v>7.5010007523281804E-5</c:v>
                </c:pt>
                <c:pt idx="604">
                  <c:v>7.4672428731547828E-5</c:v>
                </c:pt>
                <c:pt idx="605">
                  <c:v>7.4469881456507565E-5</c:v>
                </c:pt>
                <c:pt idx="606">
                  <c:v>7.3929755389732363E-5</c:v>
                </c:pt>
                <c:pt idx="607">
                  <c:v>7.3524660839652337E-5</c:v>
                </c:pt>
                <c:pt idx="608">
                  <c:v>7.2849503256184033E-5</c:v>
                </c:pt>
                <c:pt idx="609">
                  <c:v>7.2376892947757118E-5</c:v>
                </c:pt>
                <c:pt idx="610">
                  <c:v>7.1904282639329131E-5</c:v>
                </c:pt>
                <c:pt idx="611">
                  <c:v>7.1634219605942113E-5</c:v>
                </c:pt>
                <c:pt idx="612">
                  <c:v>7.0688998989087157E-5</c:v>
                </c:pt>
                <c:pt idx="613">
                  <c:v>7.0216388680659035E-5</c:v>
                </c:pt>
                <c:pt idx="614">
                  <c:v>6.8866073513724121E-5</c:v>
                </c:pt>
                <c:pt idx="615">
                  <c:v>6.839346320529665E-5</c:v>
                </c:pt>
                <c:pt idx="616">
                  <c:v>6.7988368655215133E-5</c:v>
                </c:pt>
                <c:pt idx="617">
                  <c:v>6.7178179555053713E-5</c:v>
                </c:pt>
                <c:pt idx="618">
                  <c:v>6.6638053488279298E-5</c:v>
                </c:pt>
                <c:pt idx="619">
                  <c:v>6.6300474696546162E-5</c:v>
                </c:pt>
                <c:pt idx="620">
                  <c:v>6.5827864388117932E-5</c:v>
                </c:pt>
                <c:pt idx="621">
                  <c:v>6.5355254079690854E-5</c:v>
                </c:pt>
                <c:pt idx="622">
                  <c:v>6.495015952960973E-5</c:v>
                </c:pt>
                <c:pt idx="623">
                  <c:v>6.4545064979529366E-5</c:v>
                </c:pt>
                <c:pt idx="624">
                  <c:v>6.4342517704489197E-5</c:v>
                </c:pt>
                <c:pt idx="625">
                  <c:v>6.3194749812593774E-5</c:v>
                </c:pt>
                <c:pt idx="626">
                  <c:v>6.2924686779206553E-5</c:v>
                </c:pt>
                <c:pt idx="627">
                  <c:v>6.2114497679045377E-5</c:v>
                </c:pt>
                <c:pt idx="628">
                  <c:v>6.1709403128964023E-5</c:v>
                </c:pt>
                <c:pt idx="629">
                  <c:v>6.1236792820537148E-5</c:v>
                </c:pt>
                <c:pt idx="630">
                  <c:v>6.069666675376257E-5</c:v>
                </c:pt>
                <c:pt idx="631">
                  <c:v>6.0291572203681514E-5</c:v>
                </c:pt>
                <c:pt idx="632">
                  <c:v>5.9818961895254544E-5</c:v>
                </c:pt>
                <c:pt idx="633">
                  <c:v>5.9548898861866923E-5</c:v>
                </c:pt>
                <c:pt idx="634">
                  <c:v>5.9211320070133184E-5</c:v>
                </c:pt>
                <c:pt idx="635">
                  <c:v>5.9008772795092433E-5</c:v>
                </c:pt>
                <c:pt idx="636">
                  <c:v>5.8536162486664792E-5</c:v>
                </c:pt>
                <c:pt idx="637">
                  <c:v>5.7928520661543934E-5</c:v>
                </c:pt>
                <c:pt idx="638">
                  <c:v>5.738839459476981E-5</c:v>
                </c:pt>
                <c:pt idx="639">
                  <c:v>5.7118331561382534E-5</c:v>
                </c:pt>
                <c:pt idx="640">
                  <c:v>5.6713237011302454E-5</c:v>
                </c:pt>
                <c:pt idx="641">
                  <c:v>5.6240626702874007E-5</c:v>
                </c:pt>
                <c:pt idx="642">
                  <c:v>5.603807942783413E-5</c:v>
                </c:pt>
                <c:pt idx="643">
                  <c:v>5.5632984877753643E-5</c:v>
                </c:pt>
                <c:pt idx="644">
                  <c:v>5.5160374569325813E-5</c:v>
                </c:pt>
                <c:pt idx="645">
                  <c:v>5.4890311535939174E-5</c:v>
                </c:pt>
                <c:pt idx="646">
                  <c:v>5.4282669710817774E-5</c:v>
                </c:pt>
                <c:pt idx="647">
                  <c:v>5.4080122435777124E-5</c:v>
                </c:pt>
                <c:pt idx="648">
                  <c:v>5.3877575160736806E-5</c:v>
                </c:pt>
                <c:pt idx="649">
                  <c:v>5.3404964852309653E-5</c:v>
                </c:pt>
                <c:pt idx="650">
                  <c:v>5.3134901818922507E-5</c:v>
                </c:pt>
                <c:pt idx="651">
                  <c:v>5.2729807268841566E-5</c:v>
                </c:pt>
                <c:pt idx="652">
                  <c:v>5.2459744235453932E-5</c:v>
                </c:pt>
                <c:pt idx="653">
                  <c:v>5.1919618168679624E-5</c:v>
                </c:pt>
                <c:pt idx="654">
                  <c:v>5.1582039376946204E-5</c:v>
                </c:pt>
                <c:pt idx="655">
                  <c:v>5.1311976343559037E-5</c:v>
                </c:pt>
                <c:pt idx="656">
                  <c:v>5.0974397551824932E-5</c:v>
                </c:pt>
                <c:pt idx="657">
                  <c:v>5.0704334518438125E-5</c:v>
                </c:pt>
                <c:pt idx="658">
                  <c:v>5.0434271485050524E-5</c:v>
                </c:pt>
                <c:pt idx="659">
                  <c:v>5.036675572670404E-5</c:v>
                </c:pt>
                <c:pt idx="660">
                  <c:v>5.0029176934969563E-5</c:v>
                </c:pt>
                <c:pt idx="661">
                  <c:v>4.9691598143236271E-5</c:v>
                </c:pt>
                <c:pt idx="662">
                  <c:v>4.9421535109849043E-5</c:v>
                </c:pt>
                <c:pt idx="663">
                  <c:v>4.9151472076461504E-5</c:v>
                </c:pt>
                <c:pt idx="664">
                  <c:v>4.88138932847279E-5</c:v>
                </c:pt>
                <c:pt idx="665">
                  <c:v>4.847631449299383E-5</c:v>
                </c:pt>
                <c:pt idx="666">
                  <c:v>4.8206251459606961E-5</c:v>
                </c:pt>
                <c:pt idx="667">
                  <c:v>4.7868672667872422E-5</c:v>
                </c:pt>
                <c:pt idx="668">
                  <c:v>4.7396062359445737E-5</c:v>
                </c:pt>
                <c:pt idx="669">
                  <c:v>4.6990967809364546E-5</c:v>
                </c:pt>
                <c:pt idx="670">
                  <c:v>4.6788420534324303E-5</c:v>
                </c:pt>
                <c:pt idx="671">
                  <c:v>4.6585873259283402E-5</c:v>
                </c:pt>
                <c:pt idx="672">
                  <c:v>4.6315810225896737E-5</c:v>
                </c:pt>
                <c:pt idx="673">
                  <c:v>4.6113262950856399E-5</c:v>
                </c:pt>
                <c:pt idx="674">
                  <c:v>4.5843199917469103E-5</c:v>
                </c:pt>
                <c:pt idx="675">
                  <c:v>4.5505621125735472E-5</c:v>
                </c:pt>
                <c:pt idx="676">
                  <c:v>4.5235558092347682E-5</c:v>
                </c:pt>
                <c:pt idx="677">
                  <c:v>4.4965495058961084E-5</c:v>
                </c:pt>
                <c:pt idx="678">
                  <c:v>4.4897979300614357E-5</c:v>
                </c:pt>
                <c:pt idx="679">
                  <c:v>4.4425368992186424E-5</c:v>
                </c:pt>
                <c:pt idx="680">
                  <c:v>4.4087790200452726E-5</c:v>
                </c:pt>
                <c:pt idx="681">
                  <c:v>4.3885242925411934E-5</c:v>
                </c:pt>
                <c:pt idx="682">
                  <c:v>4.341263261698491E-5</c:v>
                </c:pt>
                <c:pt idx="683">
                  <c:v>4.3142569583597235E-5</c:v>
                </c:pt>
                <c:pt idx="684">
                  <c:v>4.2669959275169716E-5</c:v>
                </c:pt>
                <c:pt idx="685">
                  <c:v>4.2467412000129961E-5</c:v>
                </c:pt>
                <c:pt idx="686">
                  <c:v>4.2467412000129961E-5</c:v>
                </c:pt>
                <c:pt idx="687">
                  <c:v>4.2332380483436533E-5</c:v>
                </c:pt>
                <c:pt idx="688">
                  <c:v>4.2197348966742414E-5</c:v>
                </c:pt>
                <c:pt idx="689">
                  <c:v>4.1859770175008323E-5</c:v>
                </c:pt>
                <c:pt idx="690">
                  <c:v>4.1252128349887187E-5</c:v>
                </c:pt>
                <c:pt idx="691">
                  <c:v>4.0779518041459682E-5</c:v>
                </c:pt>
                <c:pt idx="692">
                  <c:v>4.0712002283113408E-5</c:v>
                </c:pt>
                <c:pt idx="693">
                  <c:v>4.0374423491379012E-5</c:v>
                </c:pt>
                <c:pt idx="694">
                  <c:v>4.0171876216338593E-5</c:v>
                </c:pt>
                <c:pt idx="695">
                  <c:v>3.9834297424605288E-5</c:v>
                </c:pt>
                <c:pt idx="696">
                  <c:v>3.9564234391217497E-5</c:v>
                </c:pt>
                <c:pt idx="697">
                  <c:v>3.9294171357830412E-5</c:v>
                </c:pt>
                <c:pt idx="698">
                  <c:v>3.8956592566096456E-5</c:v>
                </c:pt>
                <c:pt idx="699">
                  <c:v>3.861901377436288E-5</c:v>
                </c:pt>
                <c:pt idx="700">
                  <c:v>3.8416466499322291E-5</c:v>
                </c:pt>
                <c:pt idx="701">
                  <c:v>3.8078887707588424E-5</c:v>
                </c:pt>
                <c:pt idx="702">
                  <c:v>3.7673793157507863E-5</c:v>
                </c:pt>
                <c:pt idx="703">
                  <c:v>3.7538761640814259E-5</c:v>
                </c:pt>
                <c:pt idx="704">
                  <c:v>3.7268698607427119E-5</c:v>
                </c:pt>
                <c:pt idx="705">
                  <c:v>3.7201182849080371E-5</c:v>
                </c:pt>
                <c:pt idx="706">
                  <c:v>3.6998635574039972E-5</c:v>
                </c:pt>
                <c:pt idx="707">
                  <c:v>3.6796088298999255E-5</c:v>
                </c:pt>
                <c:pt idx="708">
                  <c:v>3.6661056782306044E-5</c:v>
                </c:pt>
                <c:pt idx="709">
                  <c:v>3.6390993748918612E-5</c:v>
                </c:pt>
                <c:pt idx="710">
                  <c:v>3.6323477990571973E-5</c:v>
                </c:pt>
                <c:pt idx="711">
                  <c:v>3.5985899198837814E-5</c:v>
                </c:pt>
                <c:pt idx="712">
                  <c:v>3.5783351923797652E-5</c:v>
                </c:pt>
                <c:pt idx="713">
                  <c:v>3.5513288890410485E-5</c:v>
                </c:pt>
                <c:pt idx="714">
                  <c:v>3.517571009867674E-5</c:v>
                </c:pt>
                <c:pt idx="715">
                  <c:v>3.4838131306942411E-5</c:v>
                </c:pt>
                <c:pt idx="716">
                  <c:v>3.4770615548595975E-5</c:v>
                </c:pt>
                <c:pt idx="717">
                  <c:v>3.4770615548595975E-5</c:v>
                </c:pt>
                <c:pt idx="718">
                  <c:v>3.4365520998514859E-5</c:v>
                </c:pt>
                <c:pt idx="719">
                  <c:v>3.4027942206781242E-5</c:v>
                </c:pt>
                <c:pt idx="720">
                  <c:v>3.3757879173394061E-5</c:v>
                </c:pt>
                <c:pt idx="721">
                  <c:v>3.3555331898353662E-5</c:v>
                </c:pt>
                <c:pt idx="722">
                  <c:v>3.3285268864966671E-5</c:v>
                </c:pt>
                <c:pt idx="723">
                  <c:v>3.3082721589926266E-5</c:v>
                </c:pt>
                <c:pt idx="724">
                  <c:v>3.2812658556538963E-5</c:v>
                </c:pt>
                <c:pt idx="725">
                  <c:v>3.2475079764805285E-5</c:v>
                </c:pt>
                <c:pt idx="726">
                  <c:v>3.2137500973071276E-5</c:v>
                </c:pt>
                <c:pt idx="727">
                  <c:v>3.1867437939683966E-5</c:v>
                </c:pt>
                <c:pt idx="728">
                  <c:v>3.1597374906296826E-5</c:v>
                </c:pt>
                <c:pt idx="729">
                  <c:v>3.1192280356215852E-5</c:v>
                </c:pt>
                <c:pt idx="730">
                  <c:v>3.0989733081175893E-5</c:v>
                </c:pt>
                <c:pt idx="731">
                  <c:v>3.0787185806135216E-5</c:v>
                </c:pt>
                <c:pt idx="732">
                  <c:v>3.0517122772748198E-5</c:v>
                </c:pt>
                <c:pt idx="733">
                  <c:v>3.0247059739361038E-5</c:v>
                </c:pt>
                <c:pt idx="734">
                  <c:v>3.0179543981014443E-5</c:v>
                </c:pt>
                <c:pt idx="735">
                  <c:v>2.9774449430933489E-5</c:v>
                </c:pt>
                <c:pt idx="736">
                  <c:v>2.9639417914240149E-5</c:v>
                </c:pt>
                <c:pt idx="737">
                  <c:v>2.9369354880852592E-5</c:v>
                </c:pt>
                <c:pt idx="738">
                  <c:v>2.9099291847465659E-5</c:v>
                </c:pt>
                <c:pt idx="739">
                  <c:v>2.8626681539037917E-5</c:v>
                </c:pt>
                <c:pt idx="740">
                  <c:v>2.8221586988957206E-5</c:v>
                </c:pt>
                <c:pt idx="741">
                  <c:v>2.7884008197223685E-5</c:v>
                </c:pt>
                <c:pt idx="742">
                  <c:v>2.7748976680530121E-5</c:v>
                </c:pt>
                <c:pt idx="743">
                  <c:v>2.7478913647142876E-5</c:v>
                </c:pt>
                <c:pt idx="744">
                  <c:v>2.7343882130449191E-5</c:v>
                </c:pt>
                <c:pt idx="745">
                  <c:v>2.7208850613755706E-5</c:v>
                </c:pt>
                <c:pt idx="746">
                  <c:v>2.7073819097062221E-5</c:v>
                </c:pt>
                <c:pt idx="747">
                  <c:v>2.700630333871531E-5</c:v>
                </c:pt>
                <c:pt idx="748">
                  <c:v>2.6803756063675074E-5</c:v>
                </c:pt>
                <c:pt idx="749">
                  <c:v>2.6601208788634786E-5</c:v>
                </c:pt>
                <c:pt idx="750">
                  <c:v>2.6466177271941013E-5</c:v>
                </c:pt>
                <c:pt idx="751">
                  <c:v>2.6398661513594052E-5</c:v>
                </c:pt>
                <c:pt idx="752">
                  <c:v>2.6196114238553602E-5</c:v>
                </c:pt>
                <c:pt idx="753">
                  <c:v>2.6196114238553602E-5</c:v>
                </c:pt>
                <c:pt idx="754">
                  <c:v>2.6128598480206892E-5</c:v>
                </c:pt>
                <c:pt idx="755">
                  <c:v>2.5858535446819955E-5</c:v>
                </c:pt>
                <c:pt idx="756">
                  <c:v>2.5723503930126056E-5</c:v>
                </c:pt>
                <c:pt idx="757">
                  <c:v>2.5655988171779691E-5</c:v>
                </c:pt>
                <c:pt idx="758">
                  <c:v>2.5588472413432496E-5</c:v>
                </c:pt>
                <c:pt idx="759">
                  <c:v>2.5250893621698734E-5</c:v>
                </c:pt>
                <c:pt idx="760">
                  <c:v>2.4913314829964975E-5</c:v>
                </c:pt>
                <c:pt idx="761">
                  <c:v>2.4373188763190515E-5</c:v>
                </c:pt>
                <c:pt idx="762">
                  <c:v>2.4035609971456621E-5</c:v>
                </c:pt>
                <c:pt idx="763">
                  <c:v>2.383306269641633E-5</c:v>
                </c:pt>
                <c:pt idx="764">
                  <c:v>2.3630515421376097E-5</c:v>
                </c:pt>
                <c:pt idx="765">
                  <c:v>2.3360452387988378E-5</c:v>
                </c:pt>
                <c:pt idx="766">
                  <c:v>2.3225420871294916E-5</c:v>
                </c:pt>
                <c:pt idx="767">
                  <c:v>2.3157905112948192E-5</c:v>
                </c:pt>
                <c:pt idx="768">
                  <c:v>2.3022873596254612E-5</c:v>
                </c:pt>
                <c:pt idx="769">
                  <c:v>2.2820326321214487E-5</c:v>
                </c:pt>
                <c:pt idx="770">
                  <c:v>2.2820326321214487E-5</c:v>
                </c:pt>
                <c:pt idx="771">
                  <c:v>2.2685294804520988E-5</c:v>
                </c:pt>
                <c:pt idx="772">
                  <c:v>2.261777904617422E-5</c:v>
                </c:pt>
                <c:pt idx="773">
                  <c:v>2.2415231771133818E-5</c:v>
                </c:pt>
                <c:pt idx="774">
                  <c:v>2.2280200254440153E-5</c:v>
                </c:pt>
                <c:pt idx="775">
                  <c:v>2.2212684496093212E-5</c:v>
                </c:pt>
                <c:pt idx="776">
                  <c:v>2.2212684496093212E-5</c:v>
                </c:pt>
                <c:pt idx="777">
                  <c:v>2.2077652979399903E-5</c:v>
                </c:pt>
                <c:pt idx="778">
                  <c:v>2.187510570435964E-5</c:v>
                </c:pt>
                <c:pt idx="779">
                  <c:v>2.1807589946012401E-5</c:v>
                </c:pt>
                <c:pt idx="780">
                  <c:v>2.1740074187665846E-5</c:v>
                </c:pt>
                <c:pt idx="781">
                  <c:v>2.1740074187665846E-5</c:v>
                </c:pt>
                <c:pt idx="782">
                  <c:v>2.1470011154278692E-5</c:v>
                </c:pt>
                <c:pt idx="783">
                  <c:v>2.1199948120891535E-5</c:v>
                </c:pt>
                <c:pt idx="784">
                  <c:v>2.0997400845850991E-5</c:v>
                </c:pt>
                <c:pt idx="785">
                  <c:v>2.0592306295770206E-5</c:v>
                </c:pt>
                <c:pt idx="786">
                  <c:v>2.038975902073E-5</c:v>
                </c:pt>
                <c:pt idx="787">
                  <c:v>2.0322243262383052E-5</c:v>
                </c:pt>
                <c:pt idx="788">
                  <c:v>1.9917148712302552E-5</c:v>
                </c:pt>
                <c:pt idx="789">
                  <c:v>1.9849632953955669E-5</c:v>
                </c:pt>
                <c:pt idx="790">
                  <c:v>1.964708567891548E-5</c:v>
                </c:pt>
                <c:pt idx="791">
                  <c:v>1.9512054162221781E-5</c:v>
                </c:pt>
                <c:pt idx="792">
                  <c:v>1.9174475370487904E-5</c:v>
                </c:pt>
                <c:pt idx="793">
                  <c:v>1.9039443853794087E-5</c:v>
                </c:pt>
                <c:pt idx="794">
                  <c:v>1.8904412337100713E-5</c:v>
                </c:pt>
                <c:pt idx="795">
                  <c:v>1.8769380820407082E-5</c:v>
                </c:pt>
                <c:pt idx="796">
                  <c:v>1.8566833545366785E-5</c:v>
                </c:pt>
                <c:pt idx="797">
                  <c:v>1.8499317787019898E-5</c:v>
                </c:pt>
                <c:pt idx="798">
                  <c:v>1.8431802028673147E-5</c:v>
                </c:pt>
                <c:pt idx="799">
                  <c:v>1.8296770511979557E-5</c:v>
                </c:pt>
                <c:pt idx="800">
                  <c:v>1.8094223236939246E-5</c:v>
                </c:pt>
                <c:pt idx="801">
                  <c:v>1.8026707478592403E-5</c:v>
                </c:pt>
                <c:pt idx="802">
                  <c:v>1.7959191720245543E-5</c:v>
                </c:pt>
                <c:pt idx="803">
                  <c:v>1.7959191720245543E-5</c:v>
                </c:pt>
                <c:pt idx="804">
                  <c:v>1.7554097170164759E-5</c:v>
                </c:pt>
                <c:pt idx="805">
                  <c:v>1.7419065653471185E-5</c:v>
                </c:pt>
                <c:pt idx="806">
                  <c:v>1.7351549895124512E-5</c:v>
                </c:pt>
                <c:pt idx="807">
                  <c:v>1.7149002620084045E-5</c:v>
                </c:pt>
                <c:pt idx="808">
                  <c:v>1.7149002620084045E-5</c:v>
                </c:pt>
                <c:pt idx="809">
                  <c:v>1.7013971103390465E-5</c:v>
                </c:pt>
                <c:pt idx="810">
                  <c:v>1.6743908070003454E-5</c:v>
                </c:pt>
                <c:pt idx="811">
                  <c:v>1.6743908070003454E-5</c:v>
                </c:pt>
                <c:pt idx="812">
                  <c:v>1.6676392311656601E-5</c:v>
                </c:pt>
                <c:pt idx="813">
                  <c:v>1.6541360794963173E-5</c:v>
                </c:pt>
                <c:pt idx="814">
                  <c:v>1.6338813519922713E-5</c:v>
                </c:pt>
                <c:pt idx="815">
                  <c:v>1.6271297761575823E-5</c:v>
                </c:pt>
                <c:pt idx="816">
                  <c:v>1.620378200322914E-5</c:v>
                </c:pt>
                <c:pt idx="817">
                  <c:v>1.6068750486535638E-5</c:v>
                </c:pt>
                <c:pt idx="818">
                  <c:v>1.5528624419761337E-5</c:v>
                </c:pt>
                <c:pt idx="819">
                  <c:v>1.5528624419761337E-5</c:v>
                </c:pt>
                <c:pt idx="820">
                  <c:v>1.5461108661414563E-5</c:v>
                </c:pt>
                <c:pt idx="821">
                  <c:v>1.5326077144720918E-5</c:v>
                </c:pt>
                <c:pt idx="822">
                  <c:v>1.5258561386374092E-5</c:v>
                </c:pt>
                <c:pt idx="823">
                  <c:v>1.5056014111333661E-5</c:v>
                </c:pt>
                <c:pt idx="824">
                  <c:v>1.4988498352986942E-5</c:v>
                </c:pt>
                <c:pt idx="825">
                  <c:v>1.4583403802906205E-5</c:v>
                </c:pt>
                <c:pt idx="826">
                  <c:v>1.4380856527865877E-5</c:v>
                </c:pt>
                <c:pt idx="827">
                  <c:v>1.4380856527865877E-5</c:v>
                </c:pt>
                <c:pt idx="828">
                  <c:v>1.4380856527865877E-5</c:v>
                </c:pt>
                <c:pt idx="829">
                  <c:v>1.417830925282547E-5</c:v>
                </c:pt>
                <c:pt idx="830">
                  <c:v>1.4110793494478603E-5</c:v>
                </c:pt>
                <c:pt idx="831">
                  <c:v>1.4043277736131893E-5</c:v>
                </c:pt>
                <c:pt idx="832">
                  <c:v>1.3840730461091563E-5</c:v>
                </c:pt>
                <c:pt idx="833">
                  <c:v>1.3435635911010828E-5</c:v>
                </c:pt>
                <c:pt idx="834">
                  <c:v>1.3300604394317393E-5</c:v>
                </c:pt>
                <c:pt idx="835">
                  <c:v>1.2963025602583417E-5</c:v>
                </c:pt>
                <c:pt idx="836">
                  <c:v>1.2963025602583417E-5</c:v>
                </c:pt>
                <c:pt idx="837">
                  <c:v>1.2760478327543012E-5</c:v>
                </c:pt>
                <c:pt idx="838">
                  <c:v>1.2692962569196057E-5</c:v>
                </c:pt>
                <c:pt idx="839">
                  <c:v>1.2422899535809031E-5</c:v>
                </c:pt>
                <c:pt idx="840">
                  <c:v>1.2287868019115523E-5</c:v>
                </c:pt>
                <c:pt idx="841">
                  <c:v>1.2287868019115523E-5</c:v>
                </c:pt>
                <c:pt idx="842">
                  <c:v>1.2220352260768698E-5</c:v>
                </c:pt>
                <c:pt idx="843">
                  <c:v>1.2017804985728183E-5</c:v>
                </c:pt>
                <c:pt idx="844">
                  <c:v>1.2017804985728183E-5</c:v>
                </c:pt>
                <c:pt idx="845">
                  <c:v>1.1815257710687964E-5</c:v>
                </c:pt>
                <c:pt idx="846">
                  <c:v>1.1747741952341031E-5</c:v>
                </c:pt>
                <c:pt idx="847">
                  <c:v>1.1545194677300812E-5</c:v>
                </c:pt>
                <c:pt idx="848">
                  <c:v>1.1342647402260408E-5</c:v>
                </c:pt>
                <c:pt idx="849">
                  <c:v>1.1275131643913733E-5</c:v>
                </c:pt>
                <c:pt idx="850">
                  <c:v>1.1275131643913733E-5</c:v>
                </c:pt>
                <c:pt idx="851">
                  <c:v>1.1207615885566824E-5</c:v>
                </c:pt>
                <c:pt idx="852">
                  <c:v>1.1207615885566824E-5</c:v>
                </c:pt>
                <c:pt idx="853">
                  <c:v>1.1207615885566824E-5</c:v>
                </c:pt>
                <c:pt idx="854">
                  <c:v>1.1005068610526507E-5</c:v>
                </c:pt>
                <c:pt idx="855">
                  <c:v>1.0870037093832921E-5</c:v>
                </c:pt>
                <c:pt idx="856">
                  <c:v>1.0870037093832921E-5</c:v>
                </c:pt>
                <c:pt idx="857">
                  <c:v>1.0667489818792593E-5</c:v>
                </c:pt>
                <c:pt idx="858">
                  <c:v>1.0532458302098942E-5</c:v>
                </c:pt>
                <c:pt idx="859">
                  <c:v>1.0464942543752081E-5</c:v>
                </c:pt>
                <c:pt idx="860">
                  <c:v>1.0397426785405364E-5</c:v>
                </c:pt>
                <c:pt idx="861">
                  <c:v>1.0397426785405364E-5</c:v>
                </c:pt>
                <c:pt idx="862">
                  <c:v>1.0329911027058501E-5</c:v>
                </c:pt>
                <c:pt idx="863">
                  <c:v>1.0127363752018181E-5</c:v>
                </c:pt>
                <c:pt idx="864">
                  <c:v>1.0059847993671344E-5</c:v>
                </c:pt>
                <c:pt idx="865">
                  <c:v>1.0059847993671344E-5</c:v>
                </c:pt>
                <c:pt idx="866">
                  <c:v>9.8573007186310954E-6</c:v>
                </c:pt>
                <c:pt idx="867">
                  <c:v>9.8573007186310954E-6</c:v>
                </c:pt>
                <c:pt idx="868">
                  <c:v>9.7897849602843391E-6</c:v>
                </c:pt>
                <c:pt idx="869">
                  <c:v>9.7897849602843391E-6</c:v>
                </c:pt>
                <c:pt idx="870">
                  <c:v>9.5872376852439096E-6</c:v>
                </c:pt>
                <c:pt idx="871">
                  <c:v>9.4522061685503921E-6</c:v>
                </c:pt>
                <c:pt idx="872">
                  <c:v>9.4522061685503921E-6</c:v>
                </c:pt>
                <c:pt idx="873">
                  <c:v>9.2496588935100066E-6</c:v>
                </c:pt>
                <c:pt idx="874">
                  <c:v>9.2496588935100066E-6</c:v>
                </c:pt>
                <c:pt idx="875">
                  <c:v>9.1821431351632029E-6</c:v>
                </c:pt>
                <c:pt idx="876">
                  <c:v>9.0471116184695296E-6</c:v>
                </c:pt>
                <c:pt idx="877">
                  <c:v>8.9120801017760629E-6</c:v>
                </c:pt>
                <c:pt idx="878">
                  <c:v>8.9120801017760629E-6</c:v>
                </c:pt>
                <c:pt idx="879">
                  <c:v>8.9120801017760629E-6</c:v>
                </c:pt>
                <c:pt idx="880">
                  <c:v>8.9120801017760629E-6</c:v>
                </c:pt>
                <c:pt idx="881">
                  <c:v>8.9120801017760629E-6</c:v>
                </c:pt>
                <c:pt idx="882">
                  <c:v>8.8445643434292932E-6</c:v>
                </c:pt>
                <c:pt idx="883">
                  <c:v>8.7770485850824048E-6</c:v>
                </c:pt>
                <c:pt idx="884">
                  <c:v>8.7770485850824048E-6</c:v>
                </c:pt>
                <c:pt idx="885">
                  <c:v>8.5745013100421209E-6</c:v>
                </c:pt>
                <c:pt idx="886">
                  <c:v>8.5745013100421209E-6</c:v>
                </c:pt>
                <c:pt idx="887">
                  <c:v>8.5069855516953681E-6</c:v>
                </c:pt>
                <c:pt idx="888">
                  <c:v>8.5069855516953681E-6</c:v>
                </c:pt>
                <c:pt idx="889">
                  <c:v>8.371954035001793E-6</c:v>
                </c:pt>
                <c:pt idx="890">
                  <c:v>8.3044382766550267E-6</c:v>
                </c:pt>
                <c:pt idx="891">
                  <c:v>8.3044382766550267E-6</c:v>
                </c:pt>
                <c:pt idx="892">
                  <c:v>8.2369225183081773E-6</c:v>
                </c:pt>
                <c:pt idx="893">
                  <c:v>8.2369225183081773E-6</c:v>
                </c:pt>
                <c:pt idx="894">
                  <c:v>8.2369225183081773E-6</c:v>
                </c:pt>
                <c:pt idx="895">
                  <c:v>8.1694067599614651E-6</c:v>
                </c:pt>
                <c:pt idx="896">
                  <c:v>8.0343752432677223E-6</c:v>
                </c:pt>
                <c:pt idx="897">
                  <c:v>8.0343752432677223E-6</c:v>
                </c:pt>
                <c:pt idx="898">
                  <c:v>7.8993437265742573E-6</c:v>
                </c:pt>
                <c:pt idx="899">
                  <c:v>7.8993437265742573E-6</c:v>
                </c:pt>
                <c:pt idx="900">
                  <c:v>7.8993437265742573E-6</c:v>
                </c:pt>
                <c:pt idx="901">
                  <c:v>7.6967964515338786E-6</c:v>
                </c:pt>
                <c:pt idx="902">
                  <c:v>7.6967964515338786E-6</c:v>
                </c:pt>
                <c:pt idx="903">
                  <c:v>7.6967964515338786E-6</c:v>
                </c:pt>
                <c:pt idx="904">
                  <c:v>7.629280693187064E-6</c:v>
                </c:pt>
                <c:pt idx="905">
                  <c:v>7.629280693187064E-6</c:v>
                </c:pt>
                <c:pt idx="906">
                  <c:v>7.5617649348402866E-6</c:v>
                </c:pt>
                <c:pt idx="907">
                  <c:v>7.5617649348402866E-6</c:v>
                </c:pt>
                <c:pt idx="908">
                  <c:v>7.4942491764935075E-6</c:v>
                </c:pt>
                <c:pt idx="909">
                  <c:v>7.3592176597999095E-6</c:v>
                </c:pt>
                <c:pt idx="910">
                  <c:v>7.1566703847595791E-6</c:v>
                </c:pt>
                <c:pt idx="911">
                  <c:v>7.1566703847595791E-6</c:v>
                </c:pt>
                <c:pt idx="912">
                  <c:v>7.1566703847595791E-6</c:v>
                </c:pt>
                <c:pt idx="913">
                  <c:v>7.0216388680659133E-6</c:v>
                </c:pt>
                <c:pt idx="914">
                  <c:v>6.9541231097192088E-6</c:v>
                </c:pt>
                <c:pt idx="915">
                  <c:v>6.9541231097192088E-6</c:v>
                </c:pt>
                <c:pt idx="916">
                  <c:v>6.9541231097192088E-6</c:v>
                </c:pt>
                <c:pt idx="917">
                  <c:v>6.8866073513724204E-6</c:v>
                </c:pt>
                <c:pt idx="918">
                  <c:v>6.6840600763319824E-6</c:v>
                </c:pt>
                <c:pt idx="919">
                  <c:v>6.6840600763319824E-6</c:v>
                </c:pt>
                <c:pt idx="920">
                  <c:v>6.6165443179851923E-6</c:v>
                </c:pt>
                <c:pt idx="921">
                  <c:v>6.5490285596384471E-6</c:v>
                </c:pt>
                <c:pt idx="922">
                  <c:v>6.5490285596384471E-6</c:v>
                </c:pt>
                <c:pt idx="923">
                  <c:v>6.5490285596384471E-6</c:v>
                </c:pt>
                <c:pt idx="924">
                  <c:v>6.4139970429449101E-6</c:v>
                </c:pt>
                <c:pt idx="925">
                  <c:v>6.2114497679045433E-6</c:v>
                </c:pt>
                <c:pt idx="926">
                  <c:v>6.1439340095576913E-6</c:v>
                </c:pt>
                <c:pt idx="927">
                  <c:v>6.1439340095576913E-6</c:v>
                </c:pt>
                <c:pt idx="928">
                  <c:v>6.1439340095576913E-6</c:v>
                </c:pt>
                <c:pt idx="929">
                  <c:v>6.1439340095576913E-6</c:v>
                </c:pt>
                <c:pt idx="930">
                  <c:v>6.0764182512109275E-6</c:v>
                </c:pt>
                <c:pt idx="931">
                  <c:v>5.9413867345173931E-6</c:v>
                </c:pt>
                <c:pt idx="932">
                  <c:v>5.9413867345173931E-6</c:v>
                </c:pt>
                <c:pt idx="933">
                  <c:v>5.8063552178237722E-6</c:v>
                </c:pt>
                <c:pt idx="934">
                  <c:v>5.7388394594769906E-6</c:v>
                </c:pt>
                <c:pt idx="935">
                  <c:v>5.6713237011302581E-6</c:v>
                </c:pt>
                <c:pt idx="936">
                  <c:v>5.6713237011302581E-6</c:v>
                </c:pt>
                <c:pt idx="937">
                  <c:v>5.6038079427834172E-6</c:v>
                </c:pt>
                <c:pt idx="938">
                  <c:v>5.4687764260898413E-6</c:v>
                </c:pt>
                <c:pt idx="939">
                  <c:v>5.4012606677430961E-6</c:v>
                </c:pt>
                <c:pt idx="940">
                  <c:v>5.4012606677430961E-6</c:v>
                </c:pt>
                <c:pt idx="941">
                  <c:v>5.4012606677430961E-6</c:v>
                </c:pt>
                <c:pt idx="942">
                  <c:v>5.3337449093962552E-6</c:v>
                </c:pt>
                <c:pt idx="943">
                  <c:v>5.3337449093962552E-6</c:v>
                </c:pt>
                <c:pt idx="944">
                  <c:v>5.3337449093962552E-6</c:v>
                </c:pt>
                <c:pt idx="945">
                  <c:v>5.3337449093962552E-6</c:v>
                </c:pt>
                <c:pt idx="946">
                  <c:v>5.2662291510495032E-6</c:v>
                </c:pt>
                <c:pt idx="947">
                  <c:v>5.2662291510495032E-6</c:v>
                </c:pt>
                <c:pt idx="948">
                  <c:v>5.198713392702714E-6</c:v>
                </c:pt>
                <c:pt idx="949">
                  <c:v>5.198713392702714E-6</c:v>
                </c:pt>
                <c:pt idx="950">
                  <c:v>5.1311976343559078E-6</c:v>
                </c:pt>
                <c:pt idx="951">
                  <c:v>5.0636818760090694E-6</c:v>
                </c:pt>
                <c:pt idx="952">
                  <c:v>5.0636818760090694E-6</c:v>
                </c:pt>
                <c:pt idx="953">
                  <c:v>5.0636818760090694E-6</c:v>
                </c:pt>
                <c:pt idx="954">
                  <c:v>5.0636818760090694E-6</c:v>
                </c:pt>
                <c:pt idx="955">
                  <c:v>5.0636818760090694E-6</c:v>
                </c:pt>
                <c:pt idx="956">
                  <c:v>5.0636818760090694E-6</c:v>
                </c:pt>
                <c:pt idx="957">
                  <c:v>5.0636818760090694E-6</c:v>
                </c:pt>
                <c:pt idx="958">
                  <c:v>4.9286503593154901E-6</c:v>
                </c:pt>
                <c:pt idx="959">
                  <c:v>4.8611346009687025E-6</c:v>
                </c:pt>
                <c:pt idx="960">
                  <c:v>4.7936188426219582E-6</c:v>
                </c:pt>
                <c:pt idx="961">
                  <c:v>4.7936188426219582E-6</c:v>
                </c:pt>
                <c:pt idx="962">
                  <c:v>4.7261030842752045E-6</c:v>
                </c:pt>
                <c:pt idx="963">
                  <c:v>4.7261030842752045E-6</c:v>
                </c:pt>
                <c:pt idx="964">
                  <c:v>4.7261030842752045E-6</c:v>
                </c:pt>
                <c:pt idx="965">
                  <c:v>4.5235558092347724E-6</c:v>
                </c:pt>
                <c:pt idx="966">
                  <c:v>4.5235558092347724E-6</c:v>
                </c:pt>
                <c:pt idx="967">
                  <c:v>4.5235558092347724E-6</c:v>
                </c:pt>
                <c:pt idx="968">
                  <c:v>4.5235558092347724E-6</c:v>
                </c:pt>
                <c:pt idx="969">
                  <c:v>4.5235558092347724E-6</c:v>
                </c:pt>
                <c:pt idx="970">
                  <c:v>4.3885242925412024E-6</c:v>
                </c:pt>
                <c:pt idx="971">
                  <c:v>4.3885242925412024E-6</c:v>
                </c:pt>
                <c:pt idx="972">
                  <c:v>4.2534927758476917E-6</c:v>
                </c:pt>
                <c:pt idx="973">
                  <c:v>4.2534927758476917E-6</c:v>
                </c:pt>
                <c:pt idx="974">
                  <c:v>4.1859770175008423E-6</c:v>
                </c:pt>
                <c:pt idx="975">
                  <c:v>4.1859770175008423E-6</c:v>
                </c:pt>
                <c:pt idx="976">
                  <c:v>4.1184612591540514E-6</c:v>
                </c:pt>
                <c:pt idx="977">
                  <c:v>4.1184612591540514E-6</c:v>
                </c:pt>
                <c:pt idx="978">
                  <c:v>4.1184612591540514E-6</c:v>
                </c:pt>
                <c:pt idx="979">
                  <c:v>4.1184612591540514E-6</c:v>
                </c:pt>
                <c:pt idx="980">
                  <c:v>4.050945500807252E-6</c:v>
                </c:pt>
                <c:pt idx="981">
                  <c:v>3.9834297424605364E-6</c:v>
                </c:pt>
                <c:pt idx="982">
                  <c:v>3.9834297424605364E-6</c:v>
                </c:pt>
                <c:pt idx="983">
                  <c:v>3.9159139841136811E-6</c:v>
                </c:pt>
                <c:pt idx="984">
                  <c:v>3.9159139841136811E-6</c:v>
                </c:pt>
                <c:pt idx="985">
                  <c:v>3.8483982257669393E-6</c:v>
                </c:pt>
                <c:pt idx="986">
                  <c:v>3.8483982257669393E-6</c:v>
                </c:pt>
                <c:pt idx="987">
                  <c:v>3.7808824674201475E-6</c:v>
                </c:pt>
                <c:pt idx="988">
                  <c:v>3.7133667090733655E-6</c:v>
                </c:pt>
                <c:pt idx="989">
                  <c:v>3.7133667090733655E-6</c:v>
                </c:pt>
                <c:pt idx="990">
                  <c:v>3.645850950726569E-6</c:v>
                </c:pt>
                <c:pt idx="991">
                  <c:v>3.645850950726569E-6</c:v>
                </c:pt>
                <c:pt idx="992">
                  <c:v>3.645850950726569E-6</c:v>
                </c:pt>
                <c:pt idx="993">
                  <c:v>3.645850950726569E-6</c:v>
                </c:pt>
                <c:pt idx="994">
                  <c:v>3.645850950726569E-6</c:v>
                </c:pt>
                <c:pt idx="995">
                  <c:v>3.5783351923797701E-6</c:v>
                </c:pt>
                <c:pt idx="996">
                  <c:v>3.5783351923797701E-6</c:v>
                </c:pt>
                <c:pt idx="997">
                  <c:v>3.5108194340329766E-6</c:v>
                </c:pt>
                <c:pt idx="998">
                  <c:v>3.5108194340329766E-6</c:v>
                </c:pt>
                <c:pt idx="999">
                  <c:v>3.3757879173394121E-6</c:v>
                </c:pt>
                <c:pt idx="1000">
                  <c:v>3.3757879173394121E-6</c:v>
                </c:pt>
                <c:pt idx="1001">
                  <c:v>3.2407564006458349E-6</c:v>
                </c:pt>
                <c:pt idx="1002">
                  <c:v>3.2407564006458349E-6</c:v>
                </c:pt>
                <c:pt idx="1003">
                  <c:v>3.2407564006458349E-6</c:v>
                </c:pt>
                <c:pt idx="1004">
                  <c:v>3.2407564006458349E-6</c:v>
                </c:pt>
                <c:pt idx="1005">
                  <c:v>3.2407564006458349E-6</c:v>
                </c:pt>
                <c:pt idx="1006">
                  <c:v>3.2407564006458349E-6</c:v>
                </c:pt>
                <c:pt idx="1007">
                  <c:v>3.2407564006458349E-6</c:v>
                </c:pt>
                <c:pt idx="1008">
                  <c:v>3.2407564006458349E-6</c:v>
                </c:pt>
                <c:pt idx="1009">
                  <c:v>3.2407564006458349E-6</c:v>
                </c:pt>
                <c:pt idx="1010">
                  <c:v>3.2407564006458349E-6</c:v>
                </c:pt>
                <c:pt idx="1011">
                  <c:v>3.2407564006458349E-6</c:v>
                </c:pt>
                <c:pt idx="1012">
                  <c:v>3.1732406422990528E-6</c:v>
                </c:pt>
                <c:pt idx="1013">
                  <c:v>3.1732406422990528E-6</c:v>
                </c:pt>
                <c:pt idx="1014">
                  <c:v>3.1057248839522699E-6</c:v>
                </c:pt>
                <c:pt idx="1015">
                  <c:v>2.9706933672586792E-6</c:v>
                </c:pt>
                <c:pt idx="1016">
                  <c:v>2.9706933672586792E-6</c:v>
                </c:pt>
                <c:pt idx="1017">
                  <c:v>2.9031776089119128E-6</c:v>
                </c:pt>
                <c:pt idx="1018">
                  <c:v>2.8356618505651007E-6</c:v>
                </c:pt>
                <c:pt idx="1019">
                  <c:v>2.8356618505651007E-6</c:v>
                </c:pt>
                <c:pt idx="1020">
                  <c:v>2.8356618505651007E-6</c:v>
                </c:pt>
                <c:pt idx="1021">
                  <c:v>2.8356618505651007E-6</c:v>
                </c:pt>
                <c:pt idx="1022">
                  <c:v>2.8356618505651007E-6</c:v>
                </c:pt>
                <c:pt idx="1023">
                  <c:v>2.8356618505651007E-6</c:v>
                </c:pt>
                <c:pt idx="1024">
                  <c:v>2.8356618505651007E-6</c:v>
                </c:pt>
                <c:pt idx="1025">
                  <c:v>2.8356618505651007E-6</c:v>
                </c:pt>
                <c:pt idx="1026">
                  <c:v>2.8356618505651007E-6</c:v>
                </c:pt>
                <c:pt idx="1027">
                  <c:v>2.8356618505651007E-6</c:v>
                </c:pt>
                <c:pt idx="1028">
                  <c:v>2.8356618505651007E-6</c:v>
                </c:pt>
                <c:pt idx="1029">
                  <c:v>2.7681460922183271E-6</c:v>
                </c:pt>
                <c:pt idx="1030">
                  <c:v>2.7681460922183271E-6</c:v>
                </c:pt>
                <c:pt idx="1031">
                  <c:v>2.700630333871537E-6</c:v>
                </c:pt>
                <c:pt idx="1032">
                  <c:v>2.5655988171779734E-6</c:v>
                </c:pt>
                <c:pt idx="1033">
                  <c:v>2.4980830588311761E-6</c:v>
                </c:pt>
                <c:pt idx="1034">
                  <c:v>2.4980830588311761E-6</c:v>
                </c:pt>
                <c:pt idx="1035">
                  <c:v>2.4305673004843809E-6</c:v>
                </c:pt>
                <c:pt idx="1036">
                  <c:v>2.4305673004843809E-6</c:v>
                </c:pt>
                <c:pt idx="1037">
                  <c:v>2.3630515421376124E-6</c:v>
                </c:pt>
                <c:pt idx="1038">
                  <c:v>2.3630515421376124E-6</c:v>
                </c:pt>
                <c:pt idx="1039">
                  <c:v>2.3630515421376124E-6</c:v>
                </c:pt>
                <c:pt idx="1040">
                  <c:v>2.295535783790802E-6</c:v>
                </c:pt>
                <c:pt idx="1041">
                  <c:v>2.2280200254440208E-6</c:v>
                </c:pt>
                <c:pt idx="1042">
                  <c:v>2.2280200254440208E-6</c:v>
                </c:pt>
                <c:pt idx="1043">
                  <c:v>2.1605042670972511E-6</c:v>
                </c:pt>
                <c:pt idx="1044">
                  <c:v>2.1605042670972511E-6</c:v>
                </c:pt>
                <c:pt idx="1045">
                  <c:v>2.0929885087504419E-6</c:v>
                </c:pt>
                <c:pt idx="1046">
                  <c:v>2.0929885087504419E-6</c:v>
                </c:pt>
                <c:pt idx="1047">
                  <c:v>2.0929885087504419E-6</c:v>
                </c:pt>
                <c:pt idx="1048">
                  <c:v>2.0929885087504419E-6</c:v>
                </c:pt>
                <c:pt idx="1049">
                  <c:v>2.0929885087504419E-6</c:v>
                </c:pt>
                <c:pt idx="1050">
                  <c:v>2.0929885087504419E-6</c:v>
                </c:pt>
                <c:pt idx="1051">
                  <c:v>2.0929885087504419E-6</c:v>
                </c:pt>
                <c:pt idx="1052">
                  <c:v>2.0929885087504419E-6</c:v>
                </c:pt>
                <c:pt idx="1053">
                  <c:v>2.0254727504036412E-6</c:v>
                </c:pt>
                <c:pt idx="1054">
                  <c:v>1.9579569920568638E-6</c:v>
                </c:pt>
                <c:pt idx="1055">
                  <c:v>1.9579569920568638E-6</c:v>
                </c:pt>
                <c:pt idx="1056">
                  <c:v>1.9579569920568638E-6</c:v>
                </c:pt>
                <c:pt idx="1057">
                  <c:v>1.8904412337100727E-6</c:v>
                </c:pt>
                <c:pt idx="1058">
                  <c:v>1.8904412337100727E-6</c:v>
                </c:pt>
                <c:pt idx="1059">
                  <c:v>1.8904412337100727E-6</c:v>
                </c:pt>
                <c:pt idx="1060">
                  <c:v>1.8904412337100727E-6</c:v>
                </c:pt>
                <c:pt idx="1061">
                  <c:v>1.8904412337100727E-6</c:v>
                </c:pt>
                <c:pt idx="1062">
                  <c:v>1.8904412337100727E-6</c:v>
                </c:pt>
                <c:pt idx="1063">
                  <c:v>1.8904412337100727E-6</c:v>
                </c:pt>
                <c:pt idx="1064">
                  <c:v>1.8229254753632839E-6</c:v>
                </c:pt>
                <c:pt idx="1065">
                  <c:v>1.8229254753632839E-6</c:v>
                </c:pt>
                <c:pt idx="1066">
                  <c:v>1.8229254753632839E-6</c:v>
                </c:pt>
                <c:pt idx="1067">
                  <c:v>1.8229254753632839E-6</c:v>
                </c:pt>
                <c:pt idx="1068">
                  <c:v>1.8229254753632839E-6</c:v>
                </c:pt>
                <c:pt idx="1069">
                  <c:v>1.755409717016476E-6</c:v>
                </c:pt>
                <c:pt idx="1070">
                  <c:v>1.755409717016476E-6</c:v>
                </c:pt>
                <c:pt idx="1071">
                  <c:v>1.755409717016476E-6</c:v>
                </c:pt>
                <c:pt idx="1072">
                  <c:v>1.755409717016476E-6</c:v>
                </c:pt>
                <c:pt idx="1073">
                  <c:v>1.755409717016476E-6</c:v>
                </c:pt>
                <c:pt idx="1074">
                  <c:v>1.755409717016476E-6</c:v>
                </c:pt>
                <c:pt idx="1075">
                  <c:v>1.755409717016476E-6</c:v>
                </c:pt>
                <c:pt idx="1076">
                  <c:v>1.755409717016476E-6</c:v>
                </c:pt>
                <c:pt idx="1077">
                  <c:v>1.6878939586696982E-6</c:v>
                </c:pt>
                <c:pt idx="1078">
                  <c:v>1.6878939586696982E-6</c:v>
                </c:pt>
                <c:pt idx="1079">
                  <c:v>1.6878939586696982E-6</c:v>
                </c:pt>
                <c:pt idx="1080">
                  <c:v>1.6878939586696982E-6</c:v>
                </c:pt>
                <c:pt idx="1081">
                  <c:v>1.6878939586696982E-6</c:v>
                </c:pt>
                <c:pt idx="1082">
                  <c:v>1.6203782003229162E-6</c:v>
                </c:pt>
                <c:pt idx="1083">
                  <c:v>1.5528624419761345E-6</c:v>
                </c:pt>
                <c:pt idx="1084">
                  <c:v>1.5528624419761345E-6</c:v>
                </c:pt>
                <c:pt idx="1085">
                  <c:v>1.5528624419761345E-6</c:v>
                </c:pt>
                <c:pt idx="1086">
                  <c:v>1.5528624419761345E-6</c:v>
                </c:pt>
                <c:pt idx="1087">
                  <c:v>1.5528624419761345E-6</c:v>
                </c:pt>
                <c:pt idx="1088">
                  <c:v>1.5528624419761345E-6</c:v>
                </c:pt>
                <c:pt idx="1089">
                  <c:v>1.5528624419761345E-6</c:v>
                </c:pt>
                <c:pt idx="1090">
                  <c:v>1.5528624419761345E-6</c:v>
                </c:pt>
                <c:pt idx="1091">
                  <c:v>1.4853466836293281E-6</c:v>
                </c:pt>
                <c:pt idx="1092">
                  <c:v>1.4853466836293281E-6</c:v>
                </c:pt>
                <c:pt idx="1093">
                  <c:v>1.4853466836293281E-6</c:v>
                </c:pt>
                <c:pt idx="1094">
                  <c:v>1.4178309252825486E-6</c:v>
                </c:pt>
                <c:pt idx="1095">
                  <c:v>1.4178309252825486E-6</c:v>
                </c:pt>
                <c:pt idx="1096">
                  <c:v>1.4178309252825486E-6</c:v>
                </c:pt>
                <c:pt idx="1097">
                  <c:v>1.4178309252825486E-6</c:v>
                </c:pt>
                <c:pt idx="1098">
                  <c:v>1.4178309252825486E-6</c:v>
                </c:pt>
                <c:pt idx="1099">
                  <c:v>1.3503151669357819E-6</c:v>
                </c:pt>
                <c:pt idx="1100">
                  <c:v>1.2827994085889661E-6</c:v>
                </c:pt>
                <c:pt idx="1101">
                  <c:v>1.2827994085889661E-6</c:v>
                </c:pt>
                <c:pt idx="1102">
                  <c:v>1.2827994085889661E-6</c:v>
                </c:pt>
                <c:pt idx="1103">
                  <c:v>1.2827994085889661E-6</c:v>
                </c:pt>
                <c:pt idx="1104">
                  <c:v>1.2827994085889661E-6</c:v>
                </c:pt>
                <c:pt idx="1105">
                  <c:v>1.2827994085889661E-6</c:v>
                </c:pt>
                <c:pt idx="1106">
                  <c:v>1.2827994085889661E-6</c:v>
                </c:pt>
                <c:pt idx="1107">
                  <c:v>1.2827994085889661E-6</c:v>
                </c:pt>
                <c:pt idx="1108">
                  <c:v>1.2827994085889661E-6</c:v>
                </c:pt>
                <c:pt idx="1109">
                  <c:v>1.2827994085889661E-6</c:v>
                </c:pt>
                <c:pt idx="1110">
                  <c:v>1.2827994085889661E-6</c:v>
                </c:pt>
                <c:pt idx="1111">
                  <c:v>1.2827994085889661E-6</c:v>
                </c:pt>
                <c:pt idx="1112">
                  <c:v>1.2827994085889661E-6</c:v>
                </c:pt>
                <c:pt idx="1113">
                  <c:v>1.2827994085889661E-6</c:v>
                </c:pt>
                <c:pt idx="1114">
                  <c:v>1.2827994085889661E-6</c:v>
                </c:pt>
                <c:pt idx="1115">
                  <c:v>1.2827994085889661E-6</c:v>
                </c:pt>
                <c:pt idx="1116">
                  <c:v>1.2827994085889661E-6</c:v>
                </c:pt>
                <c:pt idx="1117">
                  <c:v>1.2827994085889661E-6</c:v>
                </c:pt>
                <c:pt idx="1118">
                  <c:v>1.2827994085889661E-6</c:v>
                </c:pt>
                <c:pt idx="1119">
                  <c:v>1.2827994085889661E-6</c:v>
                </c:pt>
                <c:pt idx="1120">
                  <c:v>1.2827994085889661E-6</c:v>
                </c:pt>
                <c:pt idx="1121">
                  <c:v>1.2827994085889661E-6</c:v>
                </c:pt>
                <c:pt idx="1122">
                  <c:v>1.2827994085889661E-6</c:v>
                </c:pt>
                <c:pt idx="1123">
                  <c:v>1.2827994085889661E-6</c:v>
                </c:pt>
                <c:pt idx="1124">
                  <c:v>1.2827994085889661E-6</c:v>
                </c:pt>
                <c:pt idx="1125">
                  <c:v>1.2827994085889661E-6</c:v>
                </c:pt>
                <c:pt idx="1126">
                  <c:v>1.2827994085889661E-6</c:v>
                </c:pt>
                <c:pt idx="1127">
                  <c:v>1.2827994085889661E-6</c:v>
                </c:pt>
                <c:pt idx="1128">
                  <c:v>1.2827994085889661E-6</c:v>
                </c:pt>
                <c:pt idx="1129">
                  <c:v>1.2152836502421756E-6</c:v>
                </c:pt>
                <c:pt idx="1130">
                  <c:v>1.2152836502421756E-6</c:v>
                </c:pt>
                <c:pt idx="1131">
                  <c:v>1.2152836502421756E-6</c:v>
                </c:pt>
                <c:pt idx="1132">
                  <c:v>1.2152836502421756E-6</c:v>
                </c:pt>
                <c:pt idx="1133">
                  <c:v>1.2152836502421756E-6</c:v>
                </c:pt>
                <c:pt idx="1134">
                  <c:v>1.2152836502421756E-6</c:v>
                </c:pt>
                <c:pt idx="1135">
                  <c:v>1.2152836502421756E-6</c:v>
                </c:pt>
                <c:pt idx="1136">
                  <c:v>1.2152836502421756E-6</c:v>
                </c:pt>
                <c:pt idx="1137">
                  <c:v>1.2152836502421756E-6</c:v>
                </c:pt>
                <c:pt idx="1138">
                  <c:v>1.1477678918953997E-6</c:v>
                </c:pt>
                <c:pt idx="1139">
                  <c:v>1.1477678918953997E-6</c:v>
                </c:pt>
                <c:pt idx="1140">
                  <c:v>1.1477678918953997E-6</c:v>
                </c:pt>
                <c:pt idx="1141">
                  <c:v>1.1477678918953997E-6</c:v>
                </c:pt>
                <c:pt idx="1142">
                  <c:v>1.1477678918953997E-6</c:v>
                </c:pt>
                <c:pt idx="1143">
                  <c:v>1.1477678918953997E-6</c:v>
                </c:pt>
                <c:pt idx="1144">
                  <c:v>1.1477678918953997E-6</c:v>
                </c:pt>
                <c:pt idx="1145">
                  <c:v>1.1477678918953997E-6</c:v>
                </c:pt>
                <c:pt idx="1146">
                  <c:v>1.1477678918953997E-6</c:v>
                </c:pt>
                <c:pt idx="1147">
                  <c:v>1.1477678918953997E-6</c:v>
                </c:pt>
                <c:pt idx="1148">
                  <c:v>1.1477678918953997E-6</c:v>
                </c:pt>
                <c:pt idx="1149">
                  <c:v>1.1477678918953997E-6</c:v>
                </c:pt>
                <c:pt idx="1150">
                  <c:v>1.1477678918953997E-6</c:v>
                </c:pt>
                <c:pt idx="1151">
                  <c:v>1.1477678918953997E-6</c:v>
                </c:pt>
                <c:pt idx="1152">
                  <c:v>1.1477678918953997E-6</c:v>
                </c:pt>
                <c:pt idx="1153">
                  <c:v>1.1477678918953997E-6</c:v>
                </c:pt>
                <c:pt idx="1154">
                  <c:v>1.1477678918953997E-6</c:v>
                </c:pt>
                <c:pt idx="1155">
                  <c:v>1.1477678918953997E-6</c:v>
                </c:pt>
                <c:pt idx="1156">
                  <c:v>1.1477678918953997E-6</c:v>
                </c:pt>
                <c:pt idx="1157">
                  <c:v>1.1477678918953997E-6</c:v>
                </c:pt>
                <c:pt idx="1158">
                  <c:v>1.1477678918953997E-6</c:v>
                </c:pt>
                <c:pt idx="1159">
                  <c:v>1.1477678918953997E-6</c:v>
                </c:pt>
                <c:pt idx="1160">
                  <c:v>1.1477678918953997E-6</c:v>
                </c:pt>
                <c:pt idx="1161">
                  <c:v>1.0802521335486253E-6</c:v>
                </c:pt>
                <c:pt idx="1162">
                  <c:v>1.0127363752018219E-6</c:v>
                </c:pt>
                <c:pt idx="1163">
                  <c:v>1.0127363752018219E-6</c:v>
                </c:pt>
                <c:pt idx="1164">
                  <c:v>1.0127363752018219E-6</c:v>
                </c:pt>
                <c:pt idx="1165">
                  <c:v>1.0127363752018219E-6</c:v>
                </c:pt>
                <c:pt idx="1166">
                  <c:v>1.0127363752018219E-6</c:v>
                </c:pt>
                <c:pt idx="1167">
                  <c:v>1.0127363752018219E-6</c:v>
                </c:pt>
                <c:pt idx="1168">
                  <c:v>9.452206168550408E-7</c:v>
                </c:pt>
                <c:pt idx="1169">
                  <c:v>9.452206168550408E-7</c:v>
                </c:pt>
                <c:pt idx="1170">
                  <c:v>9.452206168550408E-7</c:v>
                </c:pt>
                <c:pt idx="1171">
                  <c:v>9.452206168550408E-7</c:v>
                </c:pt>
                <c:pt idx="1172">
                  <c:v>8.7770485850824669E-7</c:v>
                </c:pt>
                <c:pt idx="1173">
                  <c:v>8.7770485850824669E-7</c:v>
                </c:pt>
                <c:pt idx="1174">
                  <c:v>8.7770485850824669E-7</c:v>
                </c:pt>
                <c:pt idx="1175">
                  <c:v>8.7770485850824669E-7</c:v>
                </c:pt>
                <c:pt idx="1176">
                  <c:v>8.7770485850824669E-7</c:v>
                </c:pt>
                <c:pt idx="1177">
                  <c:v>8.7770485850824669E-7</c:v>
                </c:pt>
                <c:pt idx="1178">
                  <c:v>8.7770485850824669E-7</c:v>
                </c:pt>
                <c:pt idx="1179">
                  <c:v>8.7770485850824669E-7</c:v>
                </c:pt>
                <c:pt idx="1180">
                  <c:v>8.7770485850824669E-7</c:v>
                </c:pt>
                <c:pt idx="1181">
                  <c:v>8.7770485850824669E-7</c:v>
                </c:pt>
                <c:pt idx="1182">
                  <c:v>8.7770485850824669E-7</c:v>
                </c:pt>
                <c:pt idx="1183">
                  <c:v>8.7770485850824669E-7</c:v>
                </c:pt>
                <c:pt idx="1184">
                  <c:v>8.7770485850824669E-7</c:v>
                </c:pt>
                <c:pt idx="1185">
                  <c:v>8.7770485850824669E-7</c:v>
                </c:pt>
                <c:pt idx="1186">
                  <c:v>8.7770485850824669E-7</c:v>
                </c:pt>
                <c:pt idx="1187">
                  <c:v>8.7770485850824669E-7</c:v>
                </c:pt>
                <c:pt idx="1188">
                  <c:v>8.7770485850824669E-7</c:v>
                </c:pt>
                <c:pt idx="1189">
                  <c:v>8.7770485850824669E-7</c:v>
                </c:pt>
                <c:pt idx="1190">
                  <c:v>8.7770485850824669E-7</c:v>
                </c:pt>
                <c:pt idx="1191">
                  <c:v>8.7770485850824669E-7</c:v>
                </c:pt>
                <c:pt idx="1192">
                  <c:v>8.7770485850824669E-7</c:v>
                </c:pt>
                <c:pt idx="1193">
                  <c:v>8.7770485850824669E-7</c:v>
                </c:pt>
                <c:pt idx="1194">
                  <c:v>8.7770485850824669E-7</c:v>
                </c:pt>
                <c:pt idx="1195">
                  <c:v>8.7770485850824669E-7</c:v>
                </c:pt>
                <c:pt idx="1196">
                  <c:v>8.7770485850824669E-7</c:v>
                </c:pt>
                <c:pt idx="1197">
                  <c:v>8.7770485850824669E-7</c:v>
                </c:pt>
                <c:pt idx="1198">
                  <c:v>8.7770485850824669E-7</c:v>
                </c:pt>
                <c:pt idx="1199">
                  <c:v>8.7770485850824669E-7</c:v>
                </c:pt>
                <c:pt idx="1200">
                  <c:v>8.7770485850824669E-7</c:v>
                </c:pt>
                <c:pt idx="1201">
                  <c:v>8.7770485850824669E-7</c:v>
                </c:pt>
                <c:pt idx="1202">
                  <c:v>8.7770485850824669E-7</c:v>
                </c:pt>
                <c:pt idx="1203">
                  <c:v>8.7770485850824669E-7</c:v>
                </c:pt>
                <c:pt idx="1204">
                  <c:v>8.7770485850824669E-7</c:v>
                </c:pt>
                <c:pt idx="1205">
                  <c:v>8.7770485850824669E-7</c:v>
                </c:pt>
                <c:pt idx="1206">
                  <c:v>8.7770485850824669E-7</c:v>
                </c:pt>
                <c:pt idx="1207">
                  <c:v>8.1018910016145035E-7</c:v>
                </c:pt>
                <c:pt idx="1208">
                  <c:v>8.1018910016145035E-7</c:v>
                </c:pt>
                <c:pt idx="1209">
                  <c:v>8.1018910016145035E-7</c:v>
                </c:pt>
                <c:pt idx="1210">
                  <c:v>8.1018910016145035E-7</c:v>
                </c:pt>
                <c:pt idx="1211">
                  <c:v>8.1018910016145035E-7</c:v>
                </c:pt>
                <c:pt idx="1212">
                  <c:v>8.1018910016145035E-7</c:v>
                </c:pt>
                <c:pt idx="1213">
                  <c:v>8.1018910016145035E-7</c:v>
                </c:pt>
                <c:pt idx="1214">
                  <c:v>8.1018910016145035E-7</c:v>
                </c:pt>
                <c:pt idx="1215">
                  <c:v>8.1018910016145035E-7</c:v>
                </c:pt>
                <c:pt idx="1216">
                  <c:v>8.1018910016145035E-7</c:v>
                </c:pt>
                <c:pt idx="1217">
                  <c:v>8.1018910016145035E-7</c:v>
                </c:pt>
                <c:pt idx="1218">
                  <c:v>8.1018910016145035E-7</c:v>
                </c:pt>
                <c:pt idx="1219">
                  <c:v>8.1018910016145035E-7</c:v>
                </c:pt>
                <c:pt idx="1220">
                  <c:v>8.1018910016145035E-7</c:v>
                </c:pt>
                <c:pt idx="1221">
                  <c:v>8.1018910016145035E-7</c:v>
                </c:pt>
                <c:pt idx="1222">
                  <c:v>8.1018910016145035E-7</c:v>
                </c:pt>
                <c:pt idx="1223">
                  <c:v>7.4267334181467307E-7</c:v>
                </c:pt>
                <c:pt idx="1224">
                  <c:v>7.4267334181467307E-7</c:v>
                </c:pt>
                <c:pt idx="1225">
                  <c:v>7.4267334181467307E-7</c:v>
                </c:pt>
                <c:pt idx="1226">
                  <c:v>7.4267334181467307E-7</c:v>
                </c:pt>
                <c:pt idx="1227">
                  <c:v>7.4267334181467307E-7</c:v>
                </c:pt>
                <c:pt idx="1228">
                  <c:v>7.4267334181467307E-7</c:v>
                </c:pt>
                <c:pt idx="1229">
                  <c:v>6.7515758346788193E-7</c:v>
                </c:pt>
                <c:pt idx="1230">
                  <c:v>6.7515758346788193E-7</c:v>
                </c:pt>
                <c:pt idx="1231">
                  <c:v>6.7515758346788193E-7</c:v>
                </c:pt>
                <c:pt idx="1232">
                  <c:v>6.7515758346788193E-7</c:v>
                </c:pt>
                <c:pt idx="1233">
                  <c:v>6.7515758346788193E-7</c:v>
                </c:pt>
                <c:pt idx="1234">
                  <c:v>6.7515758346788193E-7</c:v>
                </c:pt>
                <c:pt idx="1235">
                  <c:v>6.7515758346788193E-7</c:v>
                </c:pt>
                <c:pt idx="1236">
                  <c:v>6.7515758346788193E-7</c:v>
                </c:pt>
                <c:pt idx="1237">
                  <c:v>6.7515758346788193E-7</c:v>
                </c:pt>
                <c:pt idx="1238">
                  <c:v>6.7515758346788193E-7</c:v>
                </c:pt>
                <c:pt idx="1239">
                  <c:v>6.7515758346788193E-7</c:v>
                </c:pt>
                <c:pt idx="1240">
                  <c:v>6.7515758346788193E-7</c:v>
                </c:pt>
                <c:pt idx="1241">
                  <c:v>6.7515758346788193E-7</c:v>
                </c:pt>
                <c:pt idx="1242">
                  <c:v>6.7515758346788193E-7</c:v>
                </c:pt>
                <c:pt idx="1243">
                  <c:v>6.7515758346788193E-7</c:v>
                </c:pt>
                <c:pt idx="1244">
                  <c:v>6.7515758346788193E-7</c:v>
                </c:pt>
                <c:pt idx="1245">
                  <c:v>6.7515758346788193E-7</c:v>
                </c:pt>
                <c:pt idx="1246">
                  <c:v>6.7515758346788193E-7</c:v>
                </c:pt>
                <c:pt idx="1247">
                  <c:v>6.7515758346788193E-7</c:v>
                </c:pt>
                <c:pt idx="1248">
                  <c:v>6.7515758346788193E-7</c:v>
                </c:pt>
                <c:pt idx="1249">
                  <c:v>6.7515758346788193E-7</c:v>
                </c:pt>
                <c:pt idx="1250">
                  <c:v>6.7515758346788193E-7</c:v>
                </c:pt>
                <c:pt idx="1251">
                  <c:v>6.7515758346788193E-7</c:v>
                </c:pt>
                <c:pt idx="1252">
                  <c:v>6.7515758346788193E-7</c:v>
                </c:pt>
                <c:pt idx="1253">
                  <c:v>6.0764182512109406E-7</c:v>
                </c:pt>
                <c:pt idx="1254">
                  <c:v>6.0764182512109406E-7</c:v>
                </c:pt>
                <c:pt idx="1255">
                  <c:v>6.0764182512109406E-7</c:v>
                </c:pt>
                <c:pt idx="1256">
                  <c:v>6.0764182512109406E-7</c:v>
                </c:pt>
                <c:pt idx="1257">
                  <c:v>6.0764182512109406E-7</c:v>
                </c:pt>
                <c:pt idx="1258">
                  <c:v>6.0764182512109406E-7</c:v>
                </c:pt>
                <c:pt idx="1259">
                  <c:v>6.0764182512109406E-7</c:v>
                </c:pt>
                <c:pt idx="1260">
                  <c:v>6.0764182512109406E-7</c:v>
                </c:pt>
                <c:pt idx="1261">
                  <c:v>6.0764182512109406E-7</c:v>
                </c:pt>
                <c:pt idx="1262">
                  <c:v>6.0764182512109406E-7</c:v>
                </c:pt>
                <c:pt idx="1263">
                  <c:v>6.0764182512109406E-7</c:v>
                </c:pt>
                <c:pt idx="1264">
                  <c:v>6.0764182512109406E-7</c:v>
                </c:pt>
                <c:pt idx="1265">
                  <c:v>6.0764182512109406E-7</c:v>
                </c:pt>
                <c:pt idx="1266">
                  <c:v>6.0764182512109406E-7</c:v>
                </c:pt>
                <c:pt idx="1267">
                  <c:v>6.0764182512109406E-7</c:v>
                </c:pt>
                <c:pt idx="1268">
                  <c:v>6.0764182512109406E-7</c:v>
                </c:pt>
                <c:pt idx="1269">
                  <c:v>6.0764182512109406E-7</c:v>
                </c:pt>
                <c:pt idx="1270">
                  <c:v>6.0764182512109406E-7</c:v>
                </c:pt>
                <c:pt idx="1271">
                  <c:v>6.0764182512109406E-7</c:v>
                </c:pt>
                <c:pt idx="1272">
                  <c:v>6.0764182512109406E-7</c:v>
                </c:pt>
                <c:pt idx="1273">
                  <c:v>6.0764182512109406E-7</c:v>
                </c:pt>
                <c:pt idx="1274">
                  <c:v>6.0764182512109406E-7</c:v>
                </c:pt>
                <c:pt idx="1275">
                  <c:v>6.0764182512109406E-7</c:v>
                </c:pt>
                <c:pt idx="1276">
                  <c:v>6.0764182512109406E-7</c:v>
                </c:pt>
                <c:pt idx="1277">
                  <c:v>6.0764182512109406E-7</c:v>
                </c:pt>
                <c:pt idx="1278">
                  <c:v>6.0764182512109406E-7</c:v>
                </c:pt>
                <c:pt idx="1279">
                  <c:v>6.0764182512109406E-7</c:v>
                </c:pt>
                <c:pt idx="1280">
                  <c:v>6.0764182512109406E-7</c:v>
                </c:pt>
                <c:pt idx="1281">
                  <c:v>6.0764182512109406E-7</c:v>
                </c:pt>
                <c:pt idx="1282">
                  <c:v>6.0764182512109406E-7</c:v>
                </c:pt>
                <c:pt idx="1283">
                  <c:v>6.0764182512109406E-7</c:v>
                </c:pt>
                <c:pt idx="1284">
                  <c:v>5.4012606677431075E-7</c:v>
                </c:pt>
                <c:pt idx="1285">
                  <c:v>5.4012606677431075E-7</c:v>
                </c:pt>
                <c:pt idx="1286">
                  <c:v>5.4012606677431075E-7</c:v>
                </c:pt>
                <c:pt idx="1287">
                  <c:v>5.4012606677431075E-7</c:v>
                </c:pt>
                <c:pt idx="1288">
                  <c:v>5.4012606677431075E-7</c:v>
                </c:pt>
                <c:pt idx="1289">
                  <c:v>5.4012606677431075E-7</c:v>
                </c:pt>
                <c:pt idx="1290">
                  <c:v>5.4012606677431075E-7</c:v>
                </c:pt>
                <c:pt idx="1291">
                  <c:v>5.4012606677431075E-7</c:v>
                </c:pt>
                <c:pt idx="1292">
                  <c:v>5.4012606677431075E-7</c:v>
                </c:pt>
                <c:pt idx="1293">
                  <c:v>5.4012606677431075E-7</c:v>
                </c:pt>
                <c:pt idx="1294">
                  <c:v>5.4012606677431075E-7</c:v>
                </c:pt>
                <c:pt idx="1295">
                  <c:v>5.4012606677431075E-7</c:v>
                </c:pt>
                <c:pt idx="1296">
                  <c:v>5.4012606677431075E-7</c:v>
                </c:pt>
                <c:pt idx="1297">
                  <c:v>4.7261030842752109E-7</c:v>
                </c:pt>
                <c:pt idx="1298">
                  <c:v>4.7261030842752109E-7</c:v>
                </c:pt>
                <c:pt idx="1299">
                  <c:v>4.7261030842752109E-7</c:v>
                </c:pt>
                <c:pt idx="1300">
                  <c:v>4.7261030842752109E-7</c:v>
                </c:pt>
                <c:pt idx="1301">
                  <c:v>4.7261030842752109E-7</c:v>
                </c:pt>
                <c:pt idx="1302">
                  <c:v>4.7261030842752109E-7</c:v>
                </c:pt>
                <c:pt idx="1303">
                  <c:v>4.7261030842752109E-7</c:v>
                </c:pt>
                <c:pt idx="1304">
                  <c:v>4.7261030842752109E-7</c:v>
                </c:pt>
                <c:pt idx="1305">
                  <c:v>4.7261030842752109E-7</c:v>
                </c:pt>
                <c:pt idx="1306">
                  <c:v>4.7261030842752109E-7</c:v>
                </c:pt>
                <c:pt idx="1307">
                  <c:v>4.7261030842752109E-7</c:v>
                </c:pt>
                <c:pt idx="1308">
                  <c:v>4.7261030842752109E-7</c:v>
                </c:pt>
                <c:pt idx="1309">
                  <c:v>4.7261030842752109E-7</c:v>
                </c:pt>
                <c:pt idx="1310">
                  <c:v>4.7261030842752109E-7</c:v>
                </c:pt>
                <c:pt idx="1311">
                  <c:v>4.7261030842752109E-7</c:v>
                </c:pt>
                <c:pt idx="1312">
                  <c:v>4.7261030842752109E-7</c:v>
                </c:pt>
                <c:pt idx="1313">
                  <c:v>4.7261030842752109E-7</c:v>
                </c:pt>
                <c:pt idx="1314">
                  <c:v>4.7261030842752109E-7</c:v>
                </c:pt>
                <c:pt idx="1315">
                  <c:v>4.0509455008072518E-7</c:v>
                </c:pt>
                <c:pt idx="1316">
                  <c:v>4.0509455008072518E-7</c:v>
                </c:pt>
                <c:pt idx="1317">
                  <c:v>4.0509455008072518E-7</c:v>
                </c:pt>
                <c:pt idx="1318">
                  <c:v>3.3757879173394165E-7</c:v>
                </c:pt>
                <c:pt idx="1319">
                  <c:v>3.3757879173394165E-7</c:v>
                </c:pt>
                <c:pt idx="1320">
                  <c:v>3.3757879173394165E-7</c:v>
                </c:pt>
                <c:pt idx="1321">
                  <c:v>3.3757879173394165E-7</c:v>
                </c:pt>
                <c:pt idx="1322">
                  <c:v>3.3757879173394165E-7</c:v>
                </c:pt>
                <c:pt idx="1323">
                  <c:v>3.3757879173394165E-7</c:v>
                </c:pt>
                <c:pt idx="1324">
                  <c:v>3.3757879173394165E-7</c:v>
                </c:pt>
                <c:pt idx="1325">
                  <c:v>3.3757879173394165E-7</c:v>
                </c:pt>
                <c:pt idx="1326">
                  <c:v>3.3757879173394165E-7</c:v>
                </c:pt>
                <c:pt idx="1327">
                  <c:v>3.3757879173394165E-7</c:v>
                </c:pt>
                <c:pt idx="1328">
                  <c:v>3.3757879173394165E-7</c:v>
                </c:pt>
                <c:pt idx="1329">
                  <c:v>3.3757879173394165E-7</c:v>
                </c:pt>
                <c:pt idx="1330">
                  <c:v>3.3757879173394165E-7</c:v>
                </c:pt>
                <c:pt idx="1331">
                  <c:v>3.3757879173394165E-7</c:v>
                </c:pt>
                <c:pt idx="1332">
                  <c:v>3.3757879173394165E-7</c:v>
                </c:pt>
                <c:pt idx="1333">
                  <c:v>3.3757879173394165E-7</c:v>
                </c:pt>
                <c:pt idx="1334">
                  <c:v>3.3757879173394165E-7</c:v>
                </c:pt>
                <c:pt idx="1335">
                  <c:v>3.3757879173394165E-7</c:v>
                </c:pt>
                <c:pt idx="1336">
                  <c:v>3.3757879173394165E-7</c:v>
                </c:pt>
                <c:pt idx="1337">
                  <c:v>3.3757879173394165E-7</c:v>
                </c:pt>
                <c:pt idx="1338">
                  <c:v>3.3757879173394165E-7</c:v>
                </c:pt>
                <c:pt idx="1339">
                  <c:v>3.3757879173394165E-7</c:v>
                </c:pt>
                <c:pt idx="1340">
                  <c:v>3.3757879173394165E-7</c:v>
                </c:pt>
                <c:pt idx="1341">
                  <c:v>3.3757879173394165E-7</c:v>
                </c:pt>
                <c:pt idx="1342">
                  <c:v>3.3757879173394165E-7</c:v>
                </c:pt>
                <c:pt idx="1343">
                  <c:v>3.3757879173394165E-7</c:v>
                </c:pt>
                <c:pt idx="1344">
                  <c:v>3.3757879173394165E-7</c:v>
                </c:pt>
                <c:pt idx="1345">
                  <c:v>2.7006303338715405E-7</c:v>
                </c:pt>
                <c:pt idx="1346">
                  <c:v>2.7006303338715405E-7</c:v>
                </c:pt>
                <c:pt idx="1347">
                  <c:v>2.7006303338715405E-7</c:v>
                </c:pt>
                <c:pt idx="1348">
                  <c:v>2.7006303338715405E-7</c:v>
                </c:pt>
                <c:pt idx="1349">
                  <c:v>2.7006303338715405E-7</c:v>
                </c:pt>
                <c:pt idx="1350">
                  <c:v>2.7006303338715405E-7</c:v>
                </c:pt>
                <c:pt idx="1351">
                  <c:v>2.7006303338715405E-7</c:v>
                </c:pt>
                <c:pt idx="1352">
                  <c:v>2.7006303338715405E-7</c:v>
                </c:pt>
                <c:pt idx="1353">
                  <c:v>2.7006303338715405E-7</c:v>
                </c:pt>
                <c:pt idx="1354">
                  <c:v>2.7006303338715405E-7</c:v>
                </c:pt>
                <c:pt idx="1355">
                  <c:v>2.7006303338715405E-7</c:v>
                </c:pt>
                <c:pt idx="1356">
                  <c:v>2.7006303338715405E-7</c:v>
                </c:pt>
                <c:pt idx="1357">
                  <c:v>2.7006303338715405E-7</c:v>
                </c:pt>
                <c:pt idx="1358">
                  <c:v>2.7006303338715405E-7</c:v>
                </c:pt>
                <c:pt idx="1359">
                  <c:v>2.7006303338715405E-7</c:v>
                </c:pt>
                <c:pt idx="1360">
                  <c:v>2.7006303338715405E-7</c:v>
                </c:pt>
                <c:pt idx="1361">
                  <c:v>2.7006303338715405E-7</c:v>
                </c:pt>
                <c:pt idx="1362">
                  <c:v>2.7006303338715405E-7</c:v>
                </c:pt>
                <c:pt idx="1363">
                  <c:v>2.7006303338715405E-7</c:v>
                </c:pt>
                <c:pt idx="1364">
                  <c:v>2.7006303338715405E-7</c:v>
                </c:pt>
                <c:pt idx="1365">
                  <c:v>2.7006303338715405E-7</c:v>
                </c:pt>
                <c:pt idx="1366">
                  <c:v>1.3503151669357843E-7</c:v>
                </c:pt>
                <c:pt idx="1367">
                  <c:v>1.3503151669357843E-7</c:v>
                </c:pt>
                <c:pt idx="1368">
                  <c:v>1.3503151669357843E-7</c:v>
                </c:pt>
                <c:pt idx="1369">
                  <c:v>1.3503151669357843E-7</c:v>
                </c:pt>
                <c:pt idx="1370">
                  <c:v>1.3503151669357843E-7</c:v>
                </c:pt>
                <c:pt idx="1371">
                  <c:v>1.3503151669357843E-7</c:v>
                </c:pt>
                <c:pt idx="1372">
                  <c:v>1.3503151669357843E-7</c:v>
                </c:pt>
                <c:pt idx="1373">
                  <c:v>1.3503151669357843E-7</c:v>
                </c:pt>
                <c:pt idx="1374">
                  <c:v>1.3503151669357843E-7</c:v>
                </c:pt>
                <c:pt idx="1375">
                  <c:v>1.3503151669357843E-7</c:v>
                </c:pt>
                <c:pt idx="1376">
                  <c:v>1.3503151669357843E-7</c:v>
                </c:pt>
                <c:pt idx="1377">
                  <c:v>1.3503151669357843E-7</c:v>
                </c:pt>
                <c:pt idx="1378">
                  <c:v>1.3503151669357843E-7</c:v>
                </c:pt>
                <c:pt idx="1379">
                  <c:v>1.3503151669357843E-7</c:v>
                </c:pt>
                <c:pt idx="1380">
                  <c:v>1.3503151669357843E-7</c:v>
                </c:pt>
                <c:pt idx="1381">
                  <c:v>1.3503151669357843E-7</c:v>
                </c:pt>
                <c:pt idx="1382">
                  <c:v>1.3503151669357843E-7</c:v>
                </c:pt>
                <c:pt idx="1383">
                  <c:v>1.3503151669357843E-7</c:v>
                </c:pt>
                <c:pt idx="1384">
                  <c:v>1.3503151669357843E-7</c:v>
                </c:pt>
                <c:pt idx="1385">
                  <c:v>1.3503151669357843E-7</c:v>
                </c:pt>
                <c:pt idx="1386">
                  <c:v>1.3503151669357843E-7</c:v>
                </c:pt>
                <c:pt idx="1387">
                  <c:v>1.3503151669357843E-7</c:v>
                </c:pt>
                <c:pt idx="1388">
                  <c:v>1.3503151669357843E-7</c:v>
                </c:pt>
                <c:pt idx="1389">
                  <c:v>1.3503151669357843E-7</c:v>
                </c:pt>
                <c:pt idx="1390">
                  <c:v>1.3503151669357843E-7</c:v>
                </c:pt>
                <c:pt idx="1391">
                  <c:v>1.3503151669357843E-7</c:v>
                </c:pt>
                <c:pt idx="1392">
                  <c:v>1.3503151669357843E-7</c:v>
                </c:pt>
                <c:pt idx="1393">
                  <c:v>1.3503151669357843E-7</c:v>
                </c:pt>
                <c:pt idx="1394">
                  <c:v>1.3503151669357843E-7</c:v>
                </c:pt>
                <c:pt idx="1395">
                  <c:v>1.3503151669357843E-7</c:v>
                </c:pt>
                <c:pt idx="1396">
                  <c:v>1.3503151669357843E-7</c:v>
                </c:pt>
                <c:pt idx="1397">
                  <c:v>1.3503151669357843E-7</c:v>
                </c:pt>
                <c:pt idx="1398">
                  <c:v>1.3503151669357843E-7</c:v>
                </c:pt>
                <c:pt idx="1399">
                  <c:v>1.3503151669357843E-7</c:v>
                </c:pt>
                <c:pt idx="1400">
                  <c:v>1.3503151669357843E-7</c:v>
                </c:pt>
                <c:pt idx="1401">
                  <c:v>1.3503151669357843E-7</c:v>
                </c:pt>
                <c:pt idx="1402">
                  <c:v>1.3503151669357843E-7</c:v>
                </c:pt>
                <c:pt idx="1403">
                  <c:v>1.3503151669357843E-7</c:v>
                </c:pt>
                <c:pt idx="1404">
                  <c:v>1.3503151669357843E-7</c:v>
                </c:pt>
                <c:pt idx="1405">
                  <c:v>1.3503151669357843E-7</c:v>
                </c:pt>
                <c:pt idx="1406">
                  <c:v>1.3503151669357843E-7</c:v>
                </c:pt>
                <c:pt idx="1407">
                  <c:v>1.3503151669357843E-7</c:v>
                </c:pt>
                <c:pt idx="1408">
                  <c:v>1.3503151669357843E-7</c:v>
                </c:pt>
                <c:pt idx="1409">
                  <c:v>1.3503151669357843E-7</c:v>
                </c:pt>
                <c:pt idx="1410">
                  <c:v>1.3503151669357843E-7</c:v>
                </c:pt>
                <c:pt idx="1411">
                  <c:v>1.3503151669357843E-7</c:v>
                </c:pt>
                <c:pt idx="1412">
                  <c:v>1.3503151669357843E-7</c:v>
                </c:pt>
                <c:pt idx="1413">
                  <c:v>1.3503151669357843E-7</c:v>
                </c:pt>
                <c:pt idx="1414">
                  <c:v>1.3503151669357843E-7</c:v>
                </c:pt>
                <c:pt idx="1415">
                  <c:v>1.3503151669357843E-7</c:v>
                </c:pt>
                <c:pt idx="1416">
                  <c:v>1.3503151669357843E-7</c:v>
                </c:pt>
                <c:pt idx="1417">
                  <c:v>1.3503151669357843E-7</c:v>
                </c:pt>
                <c:pt idx="1418">
                  <c:v>1.3503151669357843E-7</c:v>
                </c:pt>
                <c:pt idx="1419">
                  <c:v>1.3503151669357843E-7</c:v>
                </c:pt>
                <c:pt idx="1420">
                  <c:v>1.3503151669357843E-7</c:v>
                </c:pt>
                <c:pt idx="1421">
                  <c:v>1.3503151669357843E-7</c:v>
                </c:pt>
                <c:pt idx="1422">
                  <c:v>1.3503151669357843E-7</c:v>
                </c:pt>
                <c:pt idx="1423">
                  <c:v>6.7515758346788367E-8</c:v>
                </c:pt>
                <c:pt idx="1424">
                  <c:v>6.7515758346788367E-8</c:v>
                </c:pt>
                <c:pt idx="1425">
                  <c:v>6.7515758346788367E-8</c:v>
                </c:pt>
                <c:pt idx="1426">
                  <c:v>6.7515758346788367E-8</c:v>
                </c:pt>
                <c:pt idx="1427">
                  <c:v>6.7515758346788367E-8</c:v>
                </c:pt>
                <c:pt idx="1428">
                  <c:v>6.7515758346788367E-8</c:v>
                </c:pt>
                <c:pt idx="1429">
                  <c:v>6.7515758346788367E-8</c:v>
                </c:pt>
                <c:pt idx="1430">
                  <c:v>6.7515758346788367E-8</c:v>
                </c:pt>
                <c:pt idx="1431">
                  <c:v>6.7515758346788367E-8</c:v>
                </c:pt>
                <c:pt idx="1432">
                  <c:v>6.7515758346788367E-8</c:v>
                </c:pt>
                <c:pt idx="1433">
                  <c:v>6.7515758346788367E-8</c:v>
                </c:pt>
                <c:pt idx="1434">
                  <c:v>6.7515758346788367E-8</c:v>
                </c:pt>
                <c:pt idx="1435">
                  <c:v>6.7515758346788367E-8</c:v>
                </c:pt>
                <c:pt idx="1436">
                  <c:v>6.7515758346788367E-8</c:v>
                </c:pt>
                <c:pt idx="1437">
                  <c:v>6.7515758346788367E-8</c:v>
                </c:pt>
                <c:pt idx="1438">
                  <c:v>6.7515758346788367E-8</c:v>
                </c:pt>
                <c:pt idx="1439">
                  <c:v>6.7515758346788367E-8</c:v>
                </c:pt>
                <c:pt idx="1440">
                  <c:v>6.7515758346788367E-8</c:v>
                </c:pt>
                <c:pt idx="1441">
                  <c:v>6.7515758346788367E-8</c:v>
                </c:pt>
                <c:pt idx="1442">
                  <c:v>6.7515758346788367E-8</c:v>
                </c:pt>
                <c:pt idx="1443">
                  <c:v>6.7515758346788367E-8</c:v>
                </c:pt>
                <c:pt idx="1444">
                  <c:v>6.7515758346788367E-8</c:v>
                </c:pt>
                <c:pt idx="1445">
                  <c:v>6.7515758346788367E-8</c:v>
                </c:pt>
                <c:pt idx="1446">
                  <c:v>6.7515758346788367E-8</c:v>
                </c:pt>
                <c:pt idx="1447">
                  <c:v>6.7515758346788367E-8</c:v>
                </c:pt>
                <c:pt idx="1448">
                  <c:v>6.7515758346788367E-8</c:v>
                </c:pt>
                <c:pt idx="1449">
                  <c:v>6.7515758346788367E-8</c:v>
                </c:pt>
                <c:pt idx="1450">
                  <c:v>6.7515758346788367E-8</c:v>
                </c:pt>
                <c:pt idx="1451">
                  <c:v>6.7515758346788367E-8</c:v>
                </c:pt>
                <c:pt idx="1452">
                  <c:v>6.7515758346788367E-8</c:v>
                </c:pt>
                <c:pt idx="1453">
                  <c:v>6.7515758346788367E-8</c:v>
                </c:pt>
                <c:pt idx="1454">
                  <c:v>6.7515758346788367E-8</c:v>
                </c:pt>
                <c:pt idx="1455">
                  <c:v>6.7515758346788367E-8</c:v>
                </c:pt>
                <c:pt idx="1456">
                  <c:v>6.7515758346788367E-8</c:v>
                </c:pt>
                <c:pt idx="1457">
                  <c:v>6.7515758346788367E-8</c:v>
                </c:pt>
                <c:pt idx="1458">
                  <c:v>6.7515758346788367E-8</c:v>
                </c:pt>
                <c:pt idx="1459">
                  <c:v>6.7515758346788367E-8</c:v>
                </c:pt>
                <c:pt idx="1460">
                  <c:v>6.7515758346788367E-8</c:v>
                </c:pt>
                <c:pt idx="1461">
                  <c:v>6.7515758346788367E-8</c:v>
                </c:pt>
                <c:pt idx="1462">
                  <c:v>6.7515758346788367E-8</c:v>
                </c:pt>
                <c:pt idx="1463">
                  <c:v>6.7515758346788367E-8</c:v>
                </c:pt>
                <c:pt idx="1464">
                  <c:v>6.7515758346788367E-8</c:v>
                </c:pt>
                <c:pt idx="1465">
                  <c:v>6.7515758346788367E-8</c:v>
                </c:pt>
                <c:pt idx="1466">
                  <c:v>6.7515758346788367E-8</c:v>
                </c:pt>
                <c:pt idx="1467">
                  <c:v>6.7515758346788367E-8</c:v>
                </c:pt>
                <c:pt idx="1468">
                  <c:v>6.7515758346788367E-8</c:v>
                </c:pt>
                <c:pt idx="1469">
                  <c:v>6.7515758346788367E-8</c:v>
                </c:pt>
                <c:pt idx="1470">
                  <c:v>6.7515758346788367E-8</c:v>
                </c:pt>
                <c:pt idx="1471">
                  <c:v>6.7515758346788367E-8</c:v>
                </c:pt>
                <c:pt idx="1472">
                  <c:v>6.7515758346788367E-8</c:v>
                </c:pt>
                <c:pt idx="1473">
                  <c:v>6.7515758346788367E-8</c:v>
                </c:pt>
                <c:pt idx="1474">
                  <c:v>6.7515758346788367E-8</c:v>
                </c:pt>
                <c:pt idx="1475">
                  <c:v>6.7515758346788367E-8</c:v>
                </c:pt>
                <c:pt idx="1476">
                  <c:v>6.7515758346788367E-8</c:v>
                </c:pt>
                <c:pt idx="1477">
                  <c:v>6.7515758346788367E-8</c:v>
                </c:pt>
                <c:pt idx="1478">
                  <c:v>6.7515758346788367E-8</c:v>
                </c:pt>
                <c:pt idx="1479">
                  <c:v>6.7515758346788367E-8</c:v>
                </c:pt>
                <c:pt idx="1480">
                  <c:v>6.7515758346788367E-8</c:v>
                </c:pt>
                <c:pt idx="1481">
                  <c:v>6.7515758346788367E-8</c:v>
                </c:pt>
                <c:pt idx="1482">
                  <c:v>6.7515758346788367E-8</c:v>
                </c:pt>
                <c:pt idx="1483">
                  <c:v>6.7515758346788367E-8</c:v>
                </c:pt>
                <c:pt idx="1484">
                  <c:v>6.7515758346788367E-8</c:v>
                </c:pt>
              </c:numCache>
            </c:numRef>
          </c:yVal>
        </c:ser>
        <c:ser>
          <c:idx val="4"/>
          <c:order val="3"/>
          <c:tx>
            <c:strRef>
              <c:f>east_coast!$J$9</c:f>
              <c:strCache>
                <c:ptCount val="1"/>
                <c:pt idx="0">
                  <c:v>swell</c:v>
                </c:pt>
              </c:strCache>
            </c:strRef>
          </c:tx>
          <c:spPr>
            <a:ln w="12700"/>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east_coast!$J$10:$J$2000</c:f>
              <c:numCache>
                <c:formatCode>General</c:formatCode>
                <c:ptCount val="1991"/>
                <c:pt idx="0">
                  <c:v>0.99988015213384485</c:v>
                </c:pt>
                <c:pt idx="1">
                  <c:v>0.99954912645230543</c:v>
                </c:pt>
                <c:pt idx="2">
                  <c:v>0.99898566654508503</c:v>
                </c:pt>
                <c:pt idx="3">
                  <c:v>0.99826232146471439</c:v>
                </c:pt>
                <c:pt idx="4">
                  <c:v>0.99736371001991453</c:v>
                </c:pt>
                <c:pt idx="5">
                  <c:v>0.99630131859388782</c:v>
                </c:pt>
                <c:pt idx="6">
                  <c:v>0.99508141848778964</c:v>
                </c:pt>
                <c:pt idx="7">
                  <c:v>0.99369988384560015</c:v>
                </c:pt>
                <c:pt idx="8">
                  <c:v>0.9921413994897077</c:v>
                </c:pt>
                <c:pt idx="9">
                  <c:v>0.99043091859742149</c:v>
                </c:pt>
                <c:pt idx="10">
                  <c:v>0.98854441218319211</c:v>
                </c:pt>
                <c:pt idx="11">
                  <c:v>0.98652379894432418</c:v>
                </c:pt>
                <c:pt idx="12">
                  <c:v>0.98428058752057934</c:v>
                </c:pt>
                <c:pt idx="13">
                  <c:v>0.98190254312154857</c:v>
                </c:pt>
                <c:pt idx="14">
                  <c:v>0.97932701874918171</c:v>
                </c:pt>
                <c:pt idx="15">
                  <c:v>0.97651351500060557</c:v>
                </c:pt>
                <c:pt idx="16">
                  <c:v>0.97355517720172102</c:v>
                </c:pt>
                <c:pt idx="17">
                  <c:v>0.97042952768883972</c:v>
                </c:pt>
                <c:pt idx="18">
                  <c:v>0.96717640572783659</c:v>
                </c:pt>
                <c:pt idx="19">
                  <c:v>0.96377214540850165</c:v>
                </c:pt>
                <c:pt idx="20">
                  <c:v>0.96019994624505089</c:v>
                </c:pt>
                <c:pt idx="21">
                  <c:v>0.9564582569156036</c:v>
                </c:pt>
                <c:pt idx="22">
                  <c:v>0.95260170375410114</c:v>
                </c:pt>
                <c:pt idx="23">
                  <c:v>0.94858863211798061</c:v>
                </c:pt>
                <c:pt idx="24">
                  <c:v>0.94442551134952435</c:v>
                </c:pt>
                <c:pt idx="25">
                  <c:v>0.94011481696233812</c:v>
                </c:pt>
                <c:pt idx="26">
                  <c:v>0.93571229752320262</c:v>
                </c:pt>
                <c:pt idx="27">
                  <c:v>0.9264319600294989</c:v>
                </c:pt>
                <c:pt idx="28">
                  <c:v>0.9264319600294989</c:v>
                </c:pt>
                <c:pt idx="29">
                  <c:v>0.92159889926121752</c:v>
                </c:pt>
                <c:pt idx="30">
                  <c:v>0.91664420825697734</c:v>
                </c:pt>
                <c:pt idx="31">
                  <c:v>0.91155501434593167</c:v>
                </c:pt>
                <c:pt idx="32">
                  <c:v>0.9063042189056425</c:v>
                </c:pt>
                <c:pt idx="33">
                  <c:v>0.90093875767438558</c:v>
                </c:pt>
                <c:pt idx="34">
                  <c:v>0.89548176845280036</c:v>
                </c:pt>
                <c:pt idx="35">
                  <c:v>0.88988090237951056</c:v>
                </c:pt>
                <c:pt idx="36">
                  <c:v>0.88412962409854168</c:v>
                </c:pt>
                <c:pt idx="37">
                  <c:v>0.87824938806128461</c:v>
                </c:pt>
                <c:pt idx="38">
                  <c:v>0.87232700227876425</c:v>
                </c:pt>
                <c:pt idx="39">
                  <c:v>0.86628453758214263</c:v>
                </c:pt>
                <c:pt idx="40">
                  <c:v>0.86008264980826121</c:v>
                </c:pt>
                <c:pt idx="41">
                  <c:v>0.85377609731845272</c:v>
                </c:pt>
                <c:pt idx="42">
                  <c:v>0.84737593740687611</c:v>
                </c:pt>
                <c:pt idx="43">
                  <c:v>0.84090639710018078</c:v>
                </c:pt>
                <c:pt idx="44">
                  <c:v>0.83429707279095977</c:v>
                </c:pt>
                <c:pt idx="45">
                  <c:v>0.82756199238974304</c:v>
                </c:pt>
                <c:pt idx="46">
                  <c:v>0.82069934051987836</c:v>
                </c:pt>
                <c:pt idx="47">
                  <c:v>0.81380173439765469</c:v>
                </c:pt>
                <c:pt idx="48">
                  <c:v>0.80683392270911769</c:v>
                </c:pt>
                <c:pt idx="49">
                  <c:v>0.79975646227054864</c:v>
                </c:pt>
                <c:pt idx="50">
                  <c:v>0.79256578834232561</c:v>
                </c:pt>
                <c:pt idx="51">
                  <c:v>0.78526549867092976</c:v>
                </c:pt>
                <c:pt idx="52">
                  <c:v>0.77792358736383438</c:v>
                </c:pt>
                <c:pt idx="53">
                  <c:v>0.77045704219757682</c:v>
                </c:pt>
                <c:pt idx="54">
                  <c:v>0.76280301813301232</c:v>
                </c:pt>
                <c:pt idx="55">
                  <c:v>0.74699386003308066</c:v>
                </c:pt>
                <c:pt idx="56">
                  <c:v>0.73886833314062861</c:v>
                </c:pt>
                <c:pt idx="57">
                  <c:v>0.73886833314062861</c:v>
                </c:pt>
                <c:pt idx="58">
                  <c:v>0.73064299353894646</c:v>
                </c:pt>
                <c:pt idx="59">
                  <c:v>0.72225687757921764</c:v>
                </c:pt>
                <c:pt idx="60">
                  <c:v>0.71386115662663863</c:v>
                </c:pt>
                <c:pt idx="61">
                  <c:v>0.70536321346489794</c:v>
                </c:pt>
                <c:pt idx="62">
                  <c:v>0.69683374876302706</c:v>
                </c:pt>
                <c:pt idx="63">
                  <c:v>0.68819522943440292</c:v>
                </c:pt>
                <c:pt idx="64">
                  <c:v>0.67960734261105693</c:v>
                </c:pt>
                <c:pt idx="65">
                  <c:v>0.67100176411702073</c:v>
                </c:pt>
                <c:pt idx="66">
                  <c:v>0.66228785714689486</c:v>
                </c:pt>
                <c:pt idx="67">
                  <c:v>0.65358504047778365</c:v>
                </c:pt>
                <c:pt idx="68">
                  <c:v>0.64476831717521665</c:v>
                </c:pt>
                <c:pt idx="69">
                  <c:v>0.63592152463385898</c:v>
                </c:pt>
                <c:pt idx="70">
                  <c:v>0.6270803432566997</c:v>
                </c:pt>
                <c:pt idx="71">
                  <c:v>0.6182247048799937</c:v>
                </c:pt>
                <c:pt idx="72">
                  <c:v>0.60931543037481484</c:v>
                </c:pt>
                <c:pt idx="73">
                  <c:v>0.60044328857395668</c:v>
                </c:pt>
                <c:pt idx="74">
                  <c:v>0.59154543443828655</c:v>
                </c:pt>
                <c:pt idx="75">
                  <c:v>0.58260404426970913</c:v>
                </c:pt>
                <c:pt idx="76">
                  <c:v>0.5735582864468306</c:v>
                </c:pt>
                <c:pt idx="77">
                  <c:v>0.56464848383207755</c:v>
                </c:pt>
                <c:pt idx="78">
                  <c:v>0.55570092138286942</c:v>
                </c:pt>
                <c:pt idx="79">
                  <c:v>0.54687502217648276</c:v>
                </c:pt>
                <c:pt idx="80">
                  <c:v>0.53807760788016068</c:v>
                </c:pt>
                <c:pt idx="81">
                  <c:v>0.52943905554468362</c:v>
                </c:pt>
                <c:pt idx="82">
                  <c:v>0.52078673935346753</c:v>
                </c:pt>
                <c:pt idx="83">
                  <c:v>0.51232447659473235</c:v>
                </c:pt>
                <c:pt idx="84">
                  <c:v>0.50394334466909563</c:v>
                </c:pt>
                <c:pt idx="85">
                  <c:v>0.49566809871278938</c:v>
                </c:pt>
                <c:pt idx="86">
                  <c:v>0.48757184889478233</c:v>
                </c:pt>
                <c:pt idx="87">
                  <c:v>0.47955527760855382</c:v>
                </c:pt>
                <c:pt idx="88">
                  <c:v>0.47160580924491036</c:v>
                </c:pt>
                <c:pt idx="89">
                  <c:v>0.46384837472463858</c:v>
                </c:pt>
                <c:pt idx="90">
                  <c:v>0.45621689433745727</c:v>
                </c:pt>
                <c:pt idx="91">
                  <c:v>0.44863944616092694</c:v>
                </c:pt>
                <c:pt idx="92">
                  <c:v>0.44120297023346738</c:v>
                </c:pt>
                <c:pt idx="93">
                  <c:v>0.43395380817007495</c:v>
                </c:pt>
                <c:pt idx="94">
                  <c:v>0.42684617947216541</c:v>
                </c:pt>
                <c:pt idx="95">
                  <c:v>0.41976828994456944</c:v>
                </c:pt>
                <c:pt idx="96">
                  <c:v>0.41287553582905329</c:v>
                </c:pt>
                <c:pt idx="97">
                  <c:v>0.40618927255645931</c:v>
                </c:pt>
                <c:pt idx="98">
                  <c:v>0.39964635802600962</c:v>
                </c:pt>
                <c:pt idx="99">
                  <c:v>0.39311865965262655</c:v>
                </c:pt>
                <c:pt idx="100">
                  <c:v>0.38674470717859138</c:v>
                </c:pt>
                <c:pt idx="101">
                  <c:v>0.38055905877407348</c:v>
                </c:pt>
                <c:pt idx="102">
                  <c:v>0.37447932934573447</c:v>
                </c:pt>
                <c:pt idx="103">
                  <c:v>0.36849030273650207</c:v>
                </c:pt>
                <c:pt idx="104">
                  <c:v>0.36255349296127332</c:v>
                </c:pt>
                <c:pt idx="105">
                  <c:v>0.35676686434578392</c:v>
                </c:pt>
                <c:pt idx="106">
                  <c:v>0.35115903382749758</c:v>
                </c:pt>
                <c:pt idx="107">
                  <c:v>0.34567332864790118</c:v>
                </c:pt>
                <c:pt idx="108">
                  <c:v>0.34026674088366532</c:v>
                </c:pt>
                <c:pt idx="109">
                  <c:v>0.33488675663915829</c:v>
                </c:pt>
                <c:pt idx="110">
                  <c:v>0.32961539793238165</c:v>
                </c:pt>
                <c:pt idx="111">
                  <c:v>0.31948595926631651</c:v>
                </c:pt>
                <c:pt idx="112">
                  <c:v>0.31458114160984629</c:v>
                </c:pt>
                <c:pt idx="113">
                  <c:v>0.30968493874077707</c:v>
                </c:pt>
                <c:pt idx="114">
                  <c:v>0.30484672890416242</c:v>
                </c:pt>
                <c:pt idx="115">
                  <c:v>0.30484672890416242</c:v>
                </c:pt>
                <c:pt idx="116">
                  <c:v>0.30015464038494494</c:v>
                </c:pt>
                <c:pt idx="117">
                  <c:v>0.29560022342995945</c:v>
                </c:pt>
                <c:pt idx="118">
                  <c:v>0.29111663917141395</c:v>
                </c:pt>
                <c:pt idx="119">
                  <c:v>0.28667074873361797</c:v>
                </c:pt>
                <c:pt idx="120">
                  <c:v>0.28225175887718329</c:v>
                </c:pt>
                <c:pt idx="121">
                  <c:v>0.2778916202312573</c:v>
                </c:pt>
                <c:pt idx="122">
                  <c:v>0.27364627940369696</c:v>
                </c:pt>
                <c:pt idx="123">
                  <c:v>0.26950662650437385</c:v>
                </c:pt>
                <c:pt idx="124">
                  <c:v>0.26538595254281988</c:v>
                </c:pt>
                <c:pt idx="125">
                  <c:v>0.26122923510292839</c:v>
                </c:pt>
                <c:pt idx="126">
                  <c:v>0.25716411166705438</c:v>
                </c:pt>
                <c:pt idx="127">
                  <c:v>0.25313681407932193</c:v>
                </c:pt>
                <c:pt idx="128">
                  <c:v>0.24908314401980441</c:v>
                </c:pt>
                <c:pt idx="129">
                  <c:v>0.24518031525698983</c:v>
                </c:pt>
                <c:pt idx="130">
                  <c:v>0.24127187532996533</c:v>
                </c:pt>
                <c:pt idx="131">
                  <c:v>0.23740525507973043</c:v>
                </c:pt>
                <c:pt idx="132">
                  <c:v>0.23366524909954842</c:v>
                </c:pt>
                <c:pt idx="133">
                  <c:v>0.22993108533151571</c:v>
                </c:pt>
                <c:pt idx="134">
                  <c:v>0.22624837923997321</c:v>
                </c:pt>
                <c:pt idx="135">
                  <c:v>0.22266928164522609</c:v>
                </c:pt>
                <c:pt idx="136">
                  <c:v>0.21913008933006523</c:v>
                </c:pt>
                <c:pt idx="137">
                  <c:v>0.21561132825399748</c:v>
                </c:pt>
                <c:pt idx="138">
                  <c:v>0.21222598085873562</c:v>
                </c:pt>
                <c:pt idx="139">
                  <c:v>0.20885119565492571</c:v>
                </c:pt>
                <c:pt idx="140">
                  <c:v>0.20546205247211058</c:v>
                </c:pt>
                <c:pt idx="141">
                  <c:v>0.20223883471566673</c:v>
                </c:pt>
                <c:pt idx="142">
                  <c:v>0.19906638149190031</c:v>
                </c:pt>
                <c:pt idx="143">
                  <c:v>0.19589970446658242</c:v>
                </c:pt>
                <c:pt idx="144">
                  <c:v>0.19276306367321397</c:v>
                </c:pt>
                <c:pt idx="145">
                  <c:v>0.1897229349042569</c:v>
                </c:pt>
                <c:pt idx="146">
                  <c:v>0.1867240316888189</c:v>
                </c:pt>
                <c:pt idx="147">
                  <c:v>0.18376242621195291</c:v>
                </c:pt>
                <c:pt idx="148">
                  <c:v>0.18080795021431842</c:v>
                </c:pt>
                <c:pt idx="149">
                  <c:v>0.17790988292041943</c:v>
                </c:pt>
                <c:pt idx="150">
                  <c:v>0.17506406546736886</c:v>
                </c:pt>
                <c:pt idx="151">
                  <c:v>0.17219303078222145</c:v>
                </c:pt>
                <c:pt idx="152">
                  <c:v>0.16938741567039176</c:v>
                </c:pt>
                <c:pt idx="153">
                  <c:v>0.16663933149513926</c:v>
                </c:pt>
                <c:pt idx="154">
                  <c:v>0.16389646240191574</c:v>
                </c:pt>
                <c:pt idx="155">
                  <c:v>0.16124251375799797</c:v>
                </c:pt>
                <c:pt idx="156">
                  <c:v>0.15864028684535675</c:v>
                </c:pt>
                <c:pt idx="157">
                  <c:v>0.15602578138514794</c:v>
                </c:pt>
                <c:pt idx="158">
                  <c:v>0.15348240568301391</c:v>
                </c:pt>
                <c:pt idx="159">
                  <c:v>0.15098702193829891</c:v>
                </c:pt>
                <c:pt idx="160">
                  <c:v>0.14851741654210376</c:v>
                </c:pt>
                <c:pt idx="161">
                  <c:v>0.14609613317180842</c:v>
                </c:pt>
                <c:pt idx="162">
                  <c:v>0.14372459112189181</c:v>
                </c:pt>
                <c:pt idx="163">
                  <c:v>0.14139757531032296</c:v>
                </c:pt>
                <c:pt idx="164">
                  <c:v>0.13907273795074268</c:v>
                </c:pt>
                <c:pt idx="165">
                  <c:v>0.13680447432913828</c:v>
                </c:pt>
                <c:pt idx="166">
                  <c:v>0.134577007172026</c:v>
                </c:pt>
                <c:pt idx="167">
                  <c:v>0.13238782795893267</c:v>
                </c:pt>
                <c:pt idx="168">
                  <c:v>0.13020439193744482</c:v>
                </c:pt>
                <c:pt idx="169">
                  <c:v>0.12807073024318064</c:v>
                </c:pt>
                <c:pt idx="170">
                  <c:v>0.12599430242386214</c:v>
                </c:pt>
                <c:pt idx="171">
                  <c:v>0.12394893404878539</c:v>
                </c:pt>
                <c:pt idx="172">
                  <c:v>0.12189557801642308</c:v>
                </c:pt>
                <c:pt idx="173">
                  <c:v>0.11989962089324256</c:v>
                </c:pt>
                <c:pt idx="174">
                  <c:v>0.11796284504905362</c:v>
                </c:pt>
                <c:pt idx="175">
                  <c:v>0.11606452218312729</c:v>
                </c:pt>
                <c:pt idx="176">
                  <c:v>0.11418217463177477</c:v>
                </c:pt>
                <c:pt idx="177">
                  <c:v>0.1123223707578072</c:v>
                </c:pt>
                <c:pt idx="178">
                  <c:v>0.11048692593788052</c:v>
                </c:pt>
                <c:pt idx="179">
                  <c:v>0.10868369580188869</c:v>
                </c:pt>
                <c:pt idx="180">
                  <c:v>0.10691261433613512</c:v>
                </c:pt>
                <c:pt idx="181">
                  <c:v>0.10517259231462603</c:v>
                </c:pt>
                <c:pt idx="182">
                  <c:v>0.1034250447317067</c:v>
                </c:pt>
                <c:pt idx="183">
                  <c:v>0.10171819459273188</c:v>
                </c:pt>
                <c:pt idx="184">
                  <c:v>0.10005854424681949</c:v>
                </c:pt>
                <c:pt idx="185">
                  <c:v>9.8427048742500953E-2</c:v>
                </c:pt>
                <c:pt idx="186">
                  <c:v>9.6811495545907525E-2</c:v>
                </c:pt>
                <c:pt idx="187">
                  <c:v>9.5191981527519343E-2</c:v>
                </c:pt>
                <c:pt idx="188">
                  <c:v>9.3616630672148496E-2</c:v>
                </c:pt>
                <c:pt idx="189">
                  <c:v>9.2078445527956743E-2</c:v>
                </c:pt>
                <c:pt idx="190">
                  <c:v>9.0536200541424763E-2</c:v>
                </c:pt>
                <c:pt idx="191">
                  <c:v>8.9018545656871548E-2</c:v>
                </c:pt>
                <c:pt idx="192">
                  <c:v>8.7542512408016943E-2</c:v>
                </c:pt>
                <c:pt idx="193">
                  <c:v>8.6075358001353547E-2</c:v>
                </c:pt>
                <c:pt idx="194">
                  <c:v>8.4621571368250159E-2</c:v>
                </c:pt>
                <c:pt idx="195">
                  <c:v>8.3230299705813263E-2</c:v>
                </c:pt>
                <c:pt idx="196">
                  <c:v>8.1852230782695046E-2</c:v>
                </c:pt>
                <c:pt idx="197">
                  <c:v>8.049155646862767E-2</c:v>
                </c:pt>
                <c:pt idx="198">
                  <c:v>7.9137747579005435E-2</c:v>
                </c:pt>
                <c:pt idx="199">
                  <c:v>7.6553806460318188E-2</c:v>
                </c:pt>
                <c:pt idx="200">
                  <c:v>7.6553806460318188E-2</c:v>
                </c:pt>
                <c:pt idx="201">
                  <c:v>7.4026307052214094E-2</c:v>
                </c:pt>
                <c:pt idx="202">
                  <c:v>7.4026307052214094E-2</c:v>
                </c:pt>
                <c:pt idx="203">
                  <c:v>7.1609347579045052E-2</c:v>
                </c:pt>
                <c:pt idx="204">
                  <c:v>7.1609347579045052E-2</c:v>
                </c:pt>
                <c:pt idx="205">
                  <c:v>6.9260580254451934E-2</c:v>
                </c:pt>
                <c:pt idx="206">
                  <c:v>6.9260580254451934E-2</c:v>
                </c:pt>
                <c:pt idx="207">
                  <c:v>6.8116793940524334E-2</c:v>
                </c:pt>
                <c:pt idx="208">
                  <c:v>6.7004529166716092E-2</c:v>
                </c:pt>
                <c:pt idx="209">
                  <c:v>6.5893749701081764E-2</c:v>
                </c:pt>
                <c:pt idx="210">
                  <c:v>6.4803533501934532E-2</c:v>
                </c:pt>
                <c:pt idx="211">
                  <c:v>6.3753552650857553E-2</c:v>
                </c:pt>
                <c:pt idx="212">
                  <c:v>6.2719118025327023E-2</c:v>
                </c:pt>
                <c:pt idx="213">
                  <c:v>6.1678940208193325E-2</c:v>
                </c:pt>
                <c:pt idx="214">
                  <c:v>6.0669260718883213E-2</c:v>
                </c:pt>
                <c:pt idx="215">
                  <c:v>5.9693413249074734E-2</c:v>
                </c:pt>
                <c:pt idx="216">
                  <c:v>5.8734102210260687E-2</c:v>
                </c:pt>
                <c:pt idx="217">
                  <c:v>5.7757297541851889E-2</c:v>
                </c:pt>
                <c:pt idx="218">
                  <c:v>5.6821421365326433E-2</c:v>
                </c:pt>
                <c:pt idx="219">
                  <c:v>5.5913369961913123E-2</c:v>
                </c:pt>
                <c:pt idx="220">
                  <c:v>5.5019148427934955E-2</c:v>
                </c:pt>
                <c:pt idx="221">
                  <c:v>5.4121263133796414E-2</c:v>
                </c:pt>
                <c:pt idx="222">
                  <c:v>5.323899007890056E-2</c:v>
                </c:pt>
                <c:pt idx="223">
                  <c:v>5.2384442776571727E-2</c:v>
                </c:pt>
                <c:pt idx="224">
                  <c:v>5.0693732986414004E-2</c:v>
                </c:pt>
                <c:pt idx="225">
                  <c:v>5.0693732986414004E-2</c:v>
                </c:pt>
                <c:pt idx="226">
                  <c:v>4.9077321611765333E-2</c:v>
                </c:pt>
                <c:pt idx="227">
                  <c:v>4.9077321611765333E-2</c:v>
                </c:pt>
                <c:pt idx="228">
                  <c:v>4.7513919235477133E-2</c:v>
                </c:pt>
                <c:pt idx="229">
                  <c:v>4.7513919235477133E-2</c:v>
                </c:pt>
                <c:pt idx="230">
                  <c:v>4.5982929584213114E-2</c:v>
                </c:pt>
                <c:pt idx="231">
                  <c:v>4.5982929584213114E-2</c:v>
                </c:pt>
                <c:pt idx="232">
                  <c:v>4.5250606641116513E-2</c:v>
                </c:pt>
                <c:pt idx="233">
                  <c:v>4.4525842266278752E-2</c:v>
                </c:pt>
                <c:pt idx="234">
                  <c:v>4.3807844295342284E-2</c:v>
                </c:pt>
                <c:pt idx="235">
                  <c:v>4.3087238783390019E-2</c:v>
                </c:pt>
                <c:pt idx="236">
                  <c:v>4.2401587523781023E-2</c:v>
                </c:pt>
                <c:pt idx="237">
                  <c:v>4.1726696496715933E-2</c:v>
                </c:pt>
                <c:pt idx="238">
                  <c:v>4.1051442394319355E-2</c:v>
                </c:pt>
                <c:pt idx="239">
                  <c:v>4.0385826291624807E-2</c:v>
                </c:pt>
                <c:pt idx="240">
                  <c:v>3.9745229379936985E-2</c:v>
                </c:pt>
                <c:pt idx="241">
                  <c:v>3.9106612879146782E-2</c:v>
                </c:pt>
                <c:pt idx="242">
                  <c:v>3.8468524487929284E-2</c:v>
                </c:pt>
                <c:pt idx="243">
                  <c:v>3.7845520226382094E-2</c:v>
                </c:pt>
                <c:pt idx="244">
                  <c:v>3.7245059642219656E-2</c:v>
                </c:pt>
                <c:pt idx="245">
                  <c:v>3.6641133338986311E-2</c:v>
                </c:pt>
                <c:pt idx="246">
                  <c:v>3.6044534556074252E-2</c:v>
                </c:pt>
                <c:pt idx="247">
                  <c:v>3.5463680039798336E-2</c:v>
                </c:pt>
                <c:pt idx="248">
                  <c:v>3.4894707988908251E-2</c:v>
                </c:pt>
                <c:pt idx="249">
                  <c:v>3.3777591208401507E-2</c:v>
                </c:pt>
                <c:pt idx="250">
                  <c:v>3.3777591208401507E-2</c:v>
                </c:pt>
                <c:pt idx="251">
                  <c:v>3.2693613303581844E-2</c:v>
                </c:pt>
                <c:pt idx="252">
                  <c:v>3.2693613303581844E-2</c:v>
                </c:pt>
                <c:pt idx="253">
                  <c:v>3.1659079657506452E-2</c:v>
                </c:pt>
                <c:pt idx="254">
                  <c:v>3.1659079657506452E-2</c:v>
                </c:pt>
                <c:pt idx="255">
                  <c:v>3.1144568906301247E-2</c:v>
                </c:pt>
                <c:pt idx="256">
                  <c:v>3.0634448065919449E-2</c:v>
                </c:pt>
                <c:pt idx="257">
                  <c:v>3.0144263361906596E-2</c:v>
                </c:pt>
                <c:pt idx="258">
                  <c:v>2.9663947705534158E-2</c:v>
                </c:pt>
                <c:pt idx="259">
                  <c:v>2.9190596494151188E-2</c:v>
                </c:pt>
                <c:pt idx="260">
                  <c:v>2.8726751255077128E-2</c:v>
                </c:pt>
                <c:pt idx="261">
                  <c:v>2.826389622145194E-2</c:v>
                </c:pt>
                <c:pt idx="262">
                  <c:v>2.780975499577629E-2</c:v>
                </c:pt>
                <c:pt idx="263">
                  <c:v>2.7367166167003496E-2</c:v>
                </c:pt>
                <c:pt idx="264">
                  <c:v>2.6936756865251172E-2</c:v>
                </c:pt>
                <c:pt idx="265">
                  <c:v>2.6506974693616406E-2</c:v>
                </c:pt>
                <c:pt idx="266">
                  <c:v>2.6068247666094266E-2</c:v>
                </c:pt>
                <c:pt idx="267">
                  <c:v>2.5661372247175487E-2</c:v>
                </c:pt>
                <c:pt idx="268">
                  <c:v>2.525446382140813E-2</c:v>
                </c:pt>
                <c:pt idx="269">
                  <c:v>2.4850658039380667E-2</c:v>
                </c:pt>
                <c:pt idx="270">
                  <c:v>2.4451902305142201E-2</c:v>
                </c:pt>
                <c:pt idx="271">
                  <c:v>2.406766958415299E-2</c:v>
                </c:pt>
                <c:pt idx="272">
                  <c:v>2.3683271828922565E-2</c:v>
                </c:pt>
                <c:pt idx="273">
                  <c:v>2.331072353222919E-2</c:v>
                </c:pt>
                <c:pt idx="274">
                  <c:v>2.2934808537010277E-2</c:v>
                </c:pt>
                <c:pt idx="275">
                  <c:v>2.2572294322198264E-2</c:v>
                </c:pt>
                <c:pt idx="276">
                  <c:v>2.2214203025057892E-2</c:v>
                </c:pt>
                <c:pt idx="277">
                  <c:v>2.1862151981155199E-2</c:v>
                </c:pt>
                <c:pt idx="278">
                  <c:v>2.1512411416633192E-2</c:v>
                </c:pt>
                <c:pt idx="279">
                  <c:v>2.1168216002624442E-2</c:v>
                </c:pt>
                <c:pt idx="280">
                  <c:v>2.0834219704738591E-2</c:v>
                </c:pt>
                <c:pt idx="281">
                  <c:v>2.0512501954417978E-2</c:v>
                </c:pt>
                <c:pt idx="282">
                  <c:v>2.0183060601596681E-2</c:v>
                </c:pt>
                <c:pt idx="283">
                  <c:v>1.9856688885666707E-2</c:v>
                </c:pt>
                <c:pt idx="284">
                  <c:v>1.9542727744695395E-2</c:v>
                </c:pt>
                <c:pt idx="285">
                  <c:v>1.9232859452912348E-2</c:v>
                </c:pt>
                <c:pt idx="286">
                  <c:v>1.8929163441760193E-2</c:v>
                </c:pt>
                <c:pt idx="287">
                  <c:v>1.8629527272948181E-2</c:v>
                </c:pt>
                <c:pt idx="288">
                  <c:v>1.8329627049349827E-2</c:v>
                </c:pt>
                <c:pt idx="289">
                  <c:v>1.8042797537675917E-2</c:v>
                </c:pt>
                <c:pt idx="290">
                  <c:v>1.7759070669741629E-2</c:v>
                </c:pt>
                <c:pt idx="291">
                  <c:v>1.7480162801658251E-2</c:v>
                </c:pt>
                <c:pt idx="292">
                  <c:v>1.720122192672658E-2</c:v>
                </c:pt>
                <c:pt idx="293">
                  <c:v>1.6929641578964445E-2</c:v>
                </c:pt>
                <c:pt idx="294">
                  <c:v>1.6662649183115278E-2</c:v>
                </c:pt>
                <c:pt idx="295">
                  <c:v>1.6401994102138304E-2</c:v>
                </c:pt>
                <c:pt idx="296">
                  <c:v>1.6146290048405541E-2</c:v>
                </c:pt>
                <c:pt idx="297">
                  <c:v>1.5892335357632448E-2</c:v>
                </c:pt>
                <c:pt idx="298">
                  <c:v>1.5638677728493786E-2</c:v>
                </c:pt>
                <c:pt idx="299">
                  <c:v>1.5389211969088561E-2</c:v>
                </c:pt>
                <c:pt idx="300">
                  <c:v>1.5150803503861785E-2</c:v>
                </c:pt>
                <c:pt idx="301">
                  <c:v>1.4914936565953638E-2</c:v>
                </c:pt>
                <c:pt idx="302">
                  <c:v>1.468111605263972E-2</c:v>
                </c:pt>
                <c:pt idx="303">
                  <c:v>1.4454325998012421E-2</c:v>
                </c:pt>
                <c:pt idx="304">
                  <c:v>1.4232090888449614E-2</c:v>
                </c:pt>
                <c:pt idx="305">
                  <c:v>1.4013024436323077E-2</c:v>
                </c:pt>
                <c:pt idx="306">
                  <c:v>1.3790855340457046E-2</c:v>
                </c:pt>
                <c:pt idx="307">
                  <c:v>1.3574957545766561E-2</c:v>
                </c:pt>
                <c:pt idx="308">
                  <c:v>1.3364175812561914E-2</c:v>
                </c:pt>
                <c:pt idx="309">
                  <c:v>1.3157717976483478E-2</c:v>
                </c:pt>
                <c:pt idx="310">
                  <c:v>1.2956442215587343E-2</c:v>
                </c:pt>
                <c:pt idx="311">
                  <c:v>1.2757311899830289E-2</c:v>
                </c:pt>
                <c:pt idx="312">
                  <c:v>1.2557191378624426E-2</c:v>
                </c:pt>
                <c:pt idx="313">
                  <c:v>1.2362781042173481E-2</c:v>
                </c:pt>
                <c:pt idx="314">
                  <c:v>1.2176721438340749E-2</c:v>
                </c:pt>
                <c:pt idx="315">
                  <c:v>1.1992708259102449E-2</c:v>
                </c:pt>
                <c:pt idx="316">
                  <c:v>1.1807968929201398E-2</c:v>
                </c:pt>
                <c:pt idx="317">
                  <c:v>1.1623592674631729E-2</c:v>
                </c:pt>
                <c:pt idx="318">
                  <c:v>1.1445421707541389E-2</c:v>
                </c:pt>
                <c:pt idx="319">
                  <c:v>1.1274413226530661E-2</c:v>
                </c:pt>
                <c:pt idx="320">
                  <c:v>1.1105946272838637E-2</c:v>
                </c:pt>
                <c:pt idx="321">
                  <c:v>1.0940119867010281E-2</c:v>
                </c:pt>
                <c:pt idx="322">
                  <c:v>1.0773204235187983E-2</c:v>
                </c:pt>
                <c:pt idx="323">
                  <c:v>1.0611998788120559E-2</c:v>
                </c:pt>
                <c:pt idx="324">
                  <c:v>1.0450298238328787E-2</c:v>
                </c:pt>
                <c:pt idx="325">
                  <c:v>1.0293911791112343E-2</c:v>
                </c:pt>
                <c:pt idx="326">
                  <c:v>1.0139868830124738E-2</c:v>
                </c:pt>
                <c:pt idx="327">
                  <c:v>9.9867830677377537E-3</c:v>
                </c:pt>
                <c:pt idx="328">
                  <c:v>9.8392424558640754E-3</c:v>
                </c:pt>
                <c:pt idx="329">
                  <c:v>9.6901835289687748E-3</c:v>
                </c:pt>
                <c:pt idx="330">
                  <c:v>9.5437981567853703E-3</c:v>
                </c:pt>
                <c:pt idx="331">
                  <c:v>9.4001523530103728E-3</c:v>
                </c:pt>
                <c:pt idx="332">
                  <c:v>9.2572657067461015E-3</c:v>
                </c:pt>
                <c:pt idx="333">
                  <c:v>9.1174486973731803E-3</c:v>
                </c:pt>
                <c:pt idx="334">
                  <c:v>8.9837379549347427E-3</c:v>
                </c:pt>
                <c:pt idx="335">
                  <c:v>8.8479477810535483E-3</c:v>
                </c:pt>
                <c:pt idx="336">
                  <c:v>8.717174648113165E-3</c:v>
                </c:pt>
                <c:pt idx="337">
                  <c:v>8.585741378207017E-3</c:v>
                </c:pt>
                <c:pt idx="338">
                  <c:v>8.4585989985788267E-3</c:v>
                </c:pt>
                <c:pt idx="339">
                  <c:v>8.3371007900090166E-3</c:v>
                </c:pt>
                <c:pt idx="340">
                  <c:v>8.2109816226780506E-3</c:v>
                </c:pt>
                <c:pt idx="341">
                  <c:v>8.0934112290552748E-3</c:v>
                </c:pt>
                <c:pt idx="342">
                  <c:v>7.970658760250297E-3</c:v>
                </c:pt>
                <c:pt idx="343">
                  <c:v>7.8552998254631506E-3</c:v>
                </c:pt>
                <c:pt idx="344">
                  <c:v>7.739808863282821E-3</c:v>
                </c:pt>
                <c:pt idx="345">
                  <c:v>7.6296980173744013E-3</c:v>
                </c:pt>
                <c:pt idx="346">
                  <c:v>7.5199832536454476E-3</c:v>
                </c:pt>
                <c:pt idx="347">
                  <c:v>7.4122819076624874E-3</c:v>
                </c:pt>
                <c:pt idx="348">
                  <c:v>7.3040194452585324E-3</c:v>
                </c:pt>
                <c:pt idx="349">
                  <c:v>7.1975063458141414E-3</c:v>
                </c:pt>
                <c:pt idx="350">
                  <c:v>7.0902340888589904E-3</c:v>
                </c:pt>
                <c:pt idx="351">
                  <c:v>6.9892991467763437E-3</c:v>
                </c:pt>
                <c:pt idx="352">
                  <c:v>6.8888263005697069E-3</c:v>
                </c:pt>
                <c:pt idx="353">
                  <c:v>6.7885514954529082E-3</c:v>
                </c:pt>
                <c:pt idx="354">
                  <c:v>6.6871544574939957E-3</c:v>
                </c:pt>
                <c:pt idx="355">
                  <c:v>6.5880348920674412E-3</c:v>
                </c:pt>
                <c:pt idx="356">
                  <c:v>6.4926781073464104E-3</c:v>
                </c:pt>
                <c:pt idx="357">
                  <c:v>6.3979154458946334E-3</c:v>
                </c:pt>
                <c:pt idx="358">
                  <c:v>6.3057603254581341E-3</c:v>
                </c:pt>
                <c:pt idx="359">
                  <c:v>6.2143973693805964E-3</c:v>
                </c:pt>
                <c:pt idx="360">
                  <c:v>6.1254769200768545E-3</c:v>
                </c:pt>
                <c:pt idx="361">
                  <c:v>6.0397581350577021E-3</c:v>
                </c:pt>
                <c:pt idx="362">
                  <c:v>5.9562178020257824E-3</c:v>
                </c:pt>
                <c:pt idx="363">
                  <c:v>5.8716872635451514E-3</c:v>
                </c:pt>
                <c:pt idx="364">
                  <c:v>5.7887410537826511E-3</c:v>
                </c:pt>
                <c:pt idx="365">
                  <c:v>5.7056958234751824E-3</c:v>
                </c:pt>
                <c:pt idx="366">
                  <c:v>5.6239378602511766E-3</c:v>
                </c:pt>
                <c:pt idx="367">
                  <c:v>5.5428400339930933E-3</c:v>
                </c:pt>
                <c:pt idx="368">
                  <c:v>5.4632935296048818E-3</c:v>
                </c:pt>
                <c:pt idx="369">
                  <c:v>5.3855624018727529E-3</c:v>
                </c:pt>
                <c:pt idx="370">
                  <c:v>5.3110329384250966E-3</c:v>
                </c:pt>
                <c:pt idx="371">
                  <c:v>5.2361403996462981E-3</c:v>
                </c:pt>
                <c:pt idx="372">
                  <c:v>5.1632942854616922E-3</c:v>
                </c:pt>
                <c:pt idx="373">
                  <c:v>5.0885667809243374E-3</c:v>
                </c:pt>
                <c:pt idx="374">
                  <c:v>5.0141363380215445E-3</c:v>
                </c:pt>
                <c:pt idx="375">
                  <c:v>4.9417853265613524E-3</c:v>
                </c:pt>
                <c:pt idx="376">
                  <c:v>4.8739892601656881E-3</c:v>
                </c:pt>
                <c:pt idx="377">
                  <c:v>4.8055660636524529E-3</c:v>
                </c:pt>
                <c:pt idx="378">
                  <c:v>4.7359546206006504E-3</c:v>
                </c:pt>
                <c:pt idx="379">
                  <c:v>4.6701719719509085E-3</c:v>
                </c:pt>
                <c:pt idx="380">
                  <c:v>4.6040262479699265E-3</c:v>
                </c:pt>
                <c:pt idx="381">
                  <c:v>4.5399599554315573E-3</c:v>
                </c:pt>
                <c:pt idx="382">
                  <c:v>4.4765868067072395E-3</c:v>
                </c:pt>
                <c:pt idx="383">
                  <c:v>4.4138737949489179E-3</c:v>
                </c:pt>
                <c:pt idx="384">
                  <c:v>4.3503686188314039E-3</c:v>
                </c:pt>
                <c:pt idx="385">
                  <c:v>4.2897680453639056E-3</c:v>
                </c:pt>
                <c:pt idx="386">
                  <c:v>4.2309828485524005E-3</c:v>
                </c:pt>
                <c:pt idx="387">
                  <c:v>4.1720326174995116E-3</c:v>
                </c:pt>
                <c:pt idx="388">
                  <c:v>4.113214413839798E-3</c:v>
                </c:pt>
                <c:pt idx="389">
                  <c:v>4.0559805388981855E-3</c:v>
                </c:pt>
                <c:pt idx="390">
                  <c:v>4.0022783967240743E-3</c:v>
                </c:pt>
                <c:pt idx="391">
                  <c:v>3.9448464806926603E-3</c:v>
                </c:pt>
                <c:pt idx="392">
                  <c:v>3.8896260234969962E-3</c:v>
                </c:pt>
                <c:pt idx="393">
                  <c:v>3.8375412168892252E-3</c:v>
                </c:pt>
                <c:pt idx="394">
                  <c:v>3.7863806020337169E-3</c:v>
                </c:pt>
                <c:pt idx="395">
                  <c:v>3.7345268433640198E-3</c:v>
                </c:pt>
                <c:pt idx="396">
                  <c:v>3.6850825846197412E-3</c:v>
                </c:pt>
                <c:pt idx="397">
                  <c:v>3.6344830861852052E-3</c:v>
                </c:pt>
                <c:pt idx="398">
                  <c:v>3.5882404917254793E-3</c:v>
                </c:pt>
                <c:pt idx="399">
                  <c:v>3.5404795822442212E-3</c:v>
                </c:pt>
                <c:pt idx="400">
                  <c:v>3.4433734345635791E-3</c:v>
                </c:pt>
                <c:pt idx="401">
                  <c:v>3.4433734345635791E-3</c:v>
                </c:pt>
                <c:pt idx="402">
                  <c:v>3.3979560113111852E-3</c:v>
                </c:pt>
                <c:pt idx="403">
                  <c:v>3.3533637592661585E-3</c:v>
                </c:pt>
                <c:pt idx="404">
                  <c:v>3.2651694606248612E-3</c:v>
                </c:pt>
                <c:pt idx="405">
                  <c:v>3.2651694606248612E-3</c:v>
                </c:pt>
                <c:pt idx="406">
                  <c:v>3.2200490990071202E-3</c:v>
                </c:pt>
                <c:pt idx="407">
                  <c:v>3.1780973948255936E-3</c:v>
                </c:pt>
                <c:pt idx="408">
                  <c:v>3.0956792946357312E-3</c:v>
                </c:pt>
                <c:pt idx="409">
                  <c:v>3.0956792946357312E-3</c:v>
                </c:pt>
                <c:pt idx="410">
                  <c:v>3.0565661794074695E-3</c:v>
                </c:pt>
                <c:pt idx="411">
                  <c:v>3.0150105574054849E-3</c:v>
                </c:pt>
                <c:pt idx="412">
                  <c:v>2.9383686556670482E-3</c:v>
                </c:pt>
                <c:pt idx="413">
                  <c:v>2.9383686556670482E-3</c:v>
                </c:pt>
                <c:pt idx="414">
                  <c:v>2.8995526020734312E-3</c:v>
                </c:pt>
                <c:pt idx="415">
                  <c:v>2.8616607402320677E-3</c:v>
                </c:pt>
                <c:pt idx="416">
                  <c:v>2.8236038441491881E-3</c:v>
                </c:pt>
                <c:pt idx="417">
                  <c:v>2.7865701603634646E-3</c:v>
                </c:pt>
                <c:pt idx="418">
                  <c:v>2.7507247231162999E-3</c:v>
                </c:pt>
                <c:pt idx="419">
                  <c:v>2.7138560735720011E-3</c:v>
                </c:pt>
                <c:pt idx="420">
                  <c:v>2.6796609787395299E-3</c:v>
                </c:pt>
                <c:pt idx="421">
                  <c:v>2.6456969318451192E-3</c:v>
                </c:pt>
                <c:pt idx="422">
                  <c:v>2.6121619739785241E-3</c:v>
                </c:pt>
                <c:pt idx="423">
                  <c:v>2.5793201599261092E-3</c:v>
                </c:pt>
                <c:pt idx="424">
                  <c:v>2.5452240856385293E-3</c:v>
                </c:pt>
                <c:pt idx="425">
                  <c:v>2.4805966766790924E-3</c:v>
                </c:pt>
                <c:pt idx="426">
                  <c:v>2.4805966766790924E-3</c:v>
                </c:pt>
                <c:pt idx="427">
                  <c:v>2.4488770954686451E-3</c:v>
                </c:pt>
                <c:pt idx="428">
                  <c:v>2.4182797471002091E-3</c:v>
                </c:pt>
                <c:pt idx="429">
                  <c:v>2.3591974886541436E-3</c:v>
                </c:pt>
                <c:pt idx="430">
                  <c:v>2.3591974886541436E-3</c:v>
                </c:pt>
                <c:pt idx="431">
                  <c:v>2.3290952430101192E-3</c:v>
                </c:pt>
                <c:pt idx="432">
                  <c:v>2.3001152302080802E-3</c:v>
                </c:pt>
                <c:pt idx="433">
                  <c:v>2.2415940881830424E-3</c:v>
                </c:pt>
                <c:pt idx="434">
                  <c:v>2.2415940881830424E-3</c:v>
                </c:pt>
                <c:pt idx="435">
                  <c:v>2.2142644177956692E-3</c:v>
                </c:pt>
                <c:pt idx="436">
                  <c:v>2.1878919460088697E-3</c:v>
                </c:pt>
                <c:pt idx="437">
                  <c:v>2.1347509202556854E-3</c:v>
                </c:pt>
                <c:pt idx="438">
                  <c:v>2.1347509202556854E-3</c:v>
                </c:pt>
                <c:pt idx="439">
                  <c:v>2.1079493594410611E-3</c:v>
                </c:pt>
                <c:pt idx="440">
                  <c:v>2.0816759081991091E-3</c:v>
                </c:pt>
                <c:pt idx="441">
                  <c:v>2.0548743473844887E-3</c:v>
                </c:pt>
                <c:pt idx="442">
                  <c:v>2.0288649509288838E-3</c:v>
                </c:pt>
                <c:pt idx="443">
                  <c:v>2.0046709311294618E-3</c:v>
                </c:pt>
                <c:pt idx="444">
                  <c:v>1.9795197127295181E-3</c:v>
                </c:pt>
                <c:pt idx="445">
                  <c:v>1.954302480632998E-3</c:v>
                </c:pt>
                <c:pt idx="446">
                  <c:v>1.9298444060472215E-3</c:v>
                </c:pt>
                <c:pt idx="447">
                  <c:v>1.9059804547307453E-3</c:v>
                </c:pt>
                <c:pt idx="448">
                  <c:v>1.8824465718971985E-3</c:v>
                </c:pt>
                <c:pt idx="449">
                  <c:v>1.8609261068095741E-3</c:v>
                </c:pt>
                <c:pt idx="450">
                  <c:v>1.8143204370185961E-3</c:v>
                </c:pt>
                <c:pt idx="451">
                  <c:v>1.8143204370185961E-3</c:v>
                </c:pt>
                <c:pt idx="452">
                  <c:v>1.7922718623582864E-3</c:v>
                </c:pt>
                <c:pt idx="453">
                  <c:v>1.7713455205399565E-3</c:v>
                </c:pt>
                <c:pt idx="454">
                  <c:v>1.7289317204822981E-3</c:v>
                </c:pt>
                <c:pt idx="455">
                  <c:v>1.7289317204822981E-3</c:v>
                </c:pt>
                <c:pt idx="456">
                  <c:v>1.7073122348498083E-3</c:v>
                </c:pt>
                <c:pt idx="457">
                  <c:v>1.686253865638319E-3</c:v>
                </c:pt>
                <c:pt idx="458">
                  <c:v>1.6482299764037525E-3</c:v>
                </c:pt>
                <c:pt idx="459">
                  <c:v>1.6482299764037525E-3</c:v>
                </c:pt>
                <c:pt idx="460">
                  <c:v>1.6290860043932944E-3</c:v>
                </c:pt>
                <c:pt idx="461">
                  <c:v>1.6108002104384621E-3</c:v>
                </c:pt>
                <c:pt idx="462">
                  <c:v>1.5710599650926274E-3</c:v>
                </c:pt>
                <c:pt idx="463">
                  <c:v>1.5710599650926274E-3</c:v>
                </c:pt>
                <c:pt idx="464">
                  <c:v>1.5523120752617013E-3</c:v>
                </c:pt>
                <c:pt idx="465">
                  <c:v>1.533399151189288E-3</c:v>
                </c:pt>
                <c:pt idx="466">
                  <c:v>1.5166646791042852E-3</c:v>
                </c:pt>
                <c:pt idx="467">
                  <c:v>1.4987749673289964E-3</c:v>
                </c:pt>
                <c:pt idx="468">
                  <c:v>1.4796640021668337E-3</c:v>
                </c:pt>
                <c:pt idx="469">
                  <c:v>1.4631935848681821E-3</c:v>
                </c:pt>
                <c:pt idx="470">
                  <c:v>1.4462940785417181E-3</c:v>
                </c:pt>
                <c:pt idx="471">
                  <c:v>1.4310779214782448E-3</c:v>
                </c:pt>
                <c:pt idx="472">
                  <c:v>1.4147065247244563E-3</c:v>
                </c:pt>
                <c:pt idx="473">
                  <c:v>1.3987972238468183E-3</c:v>
                </c:pt>
                <c:pt idx="474">
                  <c:v>1.3813035942510496E-3</c:v>
                </c:pt>
                <c:pt idx="475">
                  <c:v>1.3491549240128051E-3</c:v>
                </c:pt>
                <c:pt idx="476">
                  <c:v>1.3491549240128051E-3</c:v>
                </c:pt>
                <c:pt idx="477">
                  <c:v>1.3333446436800153E-3</c:v>
                </c:pt>
                <c:pt idx="478">
                  <c:v>1.3184915619477784E-3</c:v>
                </c:pt>
                <c:pt idx="479">
                  <c:v>1.2872340766134499E-3</c:v>
                </c:pt>
                <c:pt idx="480">
                  <c:v>1.2872340766134499E-3</c:v>
                </c:pt>
                <c:pt idx="481">
                  <c:v>1.2740973509924812E-3</c:v>
                </c:pt>
                <c:pt idx="482">
                  <c:v>1.2600364336192841E-3</c:v>
                </c:pt>
                <c:pt idx="483">
                  <c:v>1.2298021605820801E-3</c:v>
                </c:pt>
                <c:pt idx="484">
                  <c:v>1.2298021605820801E-3</c:v>
                </c:pt>
                <c:pt idx="485">
                  <c:v>1.2148170514566633E-3</c:v>
                </c:pt>
                <c:pt idx="486">
                  <c:v>1.2006571135385869E-3</c:v>
                </c:pt>
                <c:pt idx="487">
                  <c:v>1.1721061897643685E-3</c:v>
                </c:pt>
                <c:pt idx="488">
                  <c:v>1.1721061897643685E-3</c:v>
                </c:pt>
                <c:pt idx="489">
                  <c:v>1.1577152039082324E-3</c:v>
                </c:pt>
                <c:pt idx="490">
                  <c:v>1.1442484098043279E-3</c:v>
                </c:pt>
                <c:pt idx="491">
                  <c:v>1.1304845540657754E-3</c:v>
                </c:pt>
                <c:pt idx="492">
                  <c:v>1.1165226572374418E-3</c:v>
                </c:pt>
                <c:pt idx="493">
                  <c:v>1.1034519453130681E-3</c:v>
                </c:pt>
                <c:pt idx="494">
                  <c:v>1.0902492059955101E-3</c:v>
                </c:pt>
                <c:pt idx="495">
                  <c:v>1.0774425488574821E-3</c:v>
                </c:pt>
                <c:pt idx="496">
                  <c:v>1.0656260971682666E-3</c:v>
                </c:pt>
                <c:pt idx="497">
                  <c:v>1.0537106249341721E-3</c:v>
                </c:pt>
                <c:pt idx="498">
                  <c:v>1.0407719404029667E-3</c:v>
                </c:pt>
                <c:pt idx="499">
                  <c:v>1.0293515708932903E-3</c:v>
                </c:pt>
                <c:pt idx="500">
                  <c:v>1.00423335934163E-3</c:v>
                </c:pt>
                <c:pt idx="501">
                  <c:v>1.00423335934163E-3</c:v>
                </c:pt>
                <c:pt idx="502">
                  <c:v>9.9261494874218026E-4</c:v>
                </c:pt>
                <c:pt idx="503">
                  <c:v>9.8159066141203784E-4</c:v>
                </c:pt>
                <c:pt idx="504">
                  <c:v>9.5690153888820047E-4</c:v>
                </c:pt>
                <c:pt idx="505">
                  <c:v>9.5690153888820047E-4</c:v>
                </c:pt>
                <c:pt idx="506">
                  <c:v>9.4650438167563091E-4</c:v>
                </c:pt>
                <c:pt idx="507">
                  <c:v>9.3551310119376139E-4</c:v>
                </c:pt>
                <c:pt idx="508">
                  <c:v>9.1300243065731515E-4</c:v>
                </c:pt>
                <c:pt idx="509">
                  <c:v>9.1300243065731515E-4</c:v>
                </c:pt>
                <c:pt idx="510">
                  <c:v>9.0323240356233298E-4</c:v>
                </c:pt>
                <c:pt idx="511">
                  <c:v>8.9174602035605268E-4</c:v>
                </c:pt>
                <c:pt idx="512">
                  <c:v>8.8167893162642986E-4</c:v>
                </c:pt>
                <c:pt idx="513">
                  <c:v>8.7128177441383721E-4</c:v>
                </c:pt>
                <c:pt idx="514">
                  <c:v>8.6052154187003663E-4</c:v>
                </c:pt>
                <c:pt idx="515">
                  <c:v>8.5058648053357687E-4</c:v>
                </c:pt>
                <c:pt idx="516">
                  <c:v>8.4058540550053509E-4</c:v>
                </c:pt>
                <c:pt idx="517">
                  <c:v>8.3005622089478274E-4</c:v>
                </c:pt>
                <c:pt idx="518">
                  <c:v>8.2051724173783298E-4</c:v>
                </c:pt>
                <c:pt idx="519">
                  <c:v>8.116714063950704E-4</c:v>
                </c:pt>
                <c:pt idx="520">
                  <c:v>8.0272655050742591E-4</c:v>
                </c:pt>
                <c:pt idx="521">
                  <c:v>7.9272547547438294E-4</c:v>
                </c:pt>
                <c:pt idx="522">
                  <c:v>7.8338453740721273E-4</c:v>
                </c:pt>
                <c:pt idx="523">
                  <c:v>7.7410961303662909E-4</c:v>
                </c:pt>
                <c:pt idx="524">
                  <c:v>7.6463664757628422E-4</c:v>
                </c:pt>
                <c:pt idx="525">
                  <c:v>7.5605486701986523E-4</c:v>
                </c:pt>
                <c:pt idx="526">
                  <c:v>7.4691197004246449E-4</c:v>
                </c:pt>
                <c:pt idx="527">
                  <c:v>7.3833018948605124E-4</c:v>
                </c:pt>
                <c:pt idx="528">
                  <c:v>7.3021050480574757E-4</c:v>
                </c:pt>
                <c:pt idx="529">
                  <c:v>7.221898406703398E-4</c:v>
                </c:pt>
                <c:pt idx="530">
                  <c:v>7.1360806011392113E-4</c:v>
                </c:pt>
                <c:pt idx="531">
                  <c:v>7.0628053979267691E-4</c:v>
                </c:pt>
                <c:pt idx="532">
                  <c:v>6.9832588935385778E-4</c:v>
                </c:pt>
                <c:pt idx="533">
                  <c:v>6.9050326630820148E-4</c:v>
                </c:pt>
                <c:pt idx="534">
                  <c:v>6.8241658847619402E-4</c:v>
                </c:pt>
                <c:pt idx="535">
                  <c:v>6.7502305445836909E-4</c:v>
                </c:pt>
                <c:pt idx="536">
                  <c:v>6.6762952044053647E-4</c:v>
                </c:pt>
                <c:pt idx="537">
                  <c:v>6.6063206860223107E-4</c:v>
                </c:pt>
                <c:pt idx="538">
                  <c:v>6.5346958252245784E-4</c:v>
                </c:pt>
                <c:pt idx="539">
                  <c:v>6.4597702795973939E-4</c:v>
                </c:pt>
                <c:pt idx="540">
                  <c:v>6.3927663775607824E-4</c:v>
                </c:pt>
                <c:pt idx="541">
                  <c:v>6.3095891198602233E-4</c:v>
                </c:pt>
                <c:pt idx="542">
                  <c:v>6.2389544645112917E-4</c:v>
                </c:pt>
                <c:pt idx="543">
                  <c:v>6.1643589873670575E-4</c:v>
                </c:pt>
                <c:pt idx="544">
                  <c:v>6.101315907125728E-4</c:v>
                </c:pt>
                <c:pt idx="545">
                  <c:v>6.0392630323333175E-4</c:v>
                </c:pt>
                <c:pt idx="546">
                  <c:v>5.9732493357455175E-4</c:v>
                </c:pt>
                <c:pt idx="547">
                  <c:v>5.8960133107377314E-4</c:v>
                </c:pt>
                <c:pt idx="548">
                  <c:v>5.8276891347694003E-4</c:v>
                </c:pt>
                <c:pt idx="549">
                  <c:v>5.7653061914939778E-4</c:v>
                </c:pt>
                <c:pt idx="550">
                  <c:v>5.7042435221502758E-4</c:v>
                </c:pt>
                <c:pt idx="551">
                  <c:v>5.6362494146649155E-4</c:v>
                </c:pt>
                <c:pt idx="552">
                  <c:v>5.5712259235259022E-4</c:v>
                </c:pt>
                <c:pt idx="553">
                  <c:v>5.5005912681769099E-4</c:v>
                </c:pt>
                <c:pt idx="554">
                  <c:v>5.4378782564185198E-4</c:v>
                </c:pt>
                <c:pt idx="555">
                  <c:v>5.3751652446601731E-4</c:v>
                </c:pt>
                <c:pt idx="556">
                  <c:v>5.3144326437993693E-4</c:v>
                </c:pt>
                <c:pt idx="557">
                  <c:v>5.2596412756315803E-4</c:v>
                </c:pt>
                <c:pt idx="558">
                  <c:v>5.2018792911172514E-4</c:v>
                </c:pt>
                <c:pt idx="559">
                  <c:v>5.1460977175005434E-4</c:v>
                </c:pt>
                <c:pt idx="560">
                  <c:v>5.0949371026449953E-4</c:v>
                </c:pt>
                <c:pt idx="561">
                  <c:v>5.0434464193065424E-4</c:v>
                </c:pt>
                <c:pt idx="562">
                  <c:v>4.9837040238946543E-4</c:v>
                </c:pt>
                <c:pt idx="563">
                  <c:v>4.930562998141483E-4</c:v>
                </c:pt>
                <c:pt idx="564">
                  <c:v>4.8770919039053506E-4</c:v>
                </c:pt>
                <c:pt idx="565">
                  <c:v>4.8252711520839134E-4</c:v>
                </c:pt>
                <c:pt idx="566">
                  <c:v>4.7718000578478423E-4</c:v>
                </c:pt>
                <c:pt idx="567">
                  <c:v>4.7146982102994013E-4</c:v>
                </c:pt>
                <c:pt idx="568">
                  <c:v>4.6641977324097178E-4</c:v>
                </c:pt>
                <c:pt idx="569">
                  <c:v>4.6183182132812102E-4</c:v>
                </c:pt>
                <c:pt idx="570">
                  <c:v>4.5664974614598392E-4</c:v>
                </c:pt>
                <c:pt idx="571">
                  <c:v>4.5136865041895823E-4</c:v>
                </c:pt>
                <c:pt idx="572">
                  <c:v>4.470447532924652E-4</c:v>
                </c:pt>
                <c:pt idx="573">
                  <c:v>4.4189568495861086E-4</c:v>
                </c:pt>
                <c:pt idx="574">
                  <c:v>4.3707668510770413E-4</c:v>
                </c:pt>
                <c:pt idx="575">
                  <c:v>4.3252174004314591E-4</c:v>
                </c:pt>
                <c:pt idx="576">
                  <c:v>4.2912203466887524E-4</c:v>
                </c:pt>
                <c:pt idx="577">
                  <c:v>4.2479813754237543E-4</c:v>
                </c:pt>
                <c:pt idx="578">
                  <c:v>4.2001214453976703E-4</c:v>
                </c:pt>
                <c:pt idx="579">
                  <c:v>4.1575426110984897E-4</c:v>
                </c:pt>
                <c:pt idx="580">
                  <c:v>4.1189245985946411E-4</c:v>
                </c:pt>
                <c:pt idx="581">
                  <c:v>4.0756856273296512E-4</c:v>
                </c:pt>
                <c:pt idx="582">
                  <c:v>4.0311263821329505E-4</c:v>
                </c:pt>
                <c:pt idx="583">
                  <c:v>3.9925083696290396E-4</c:v>
                </c:pt>
                <c:pt idx="584">
                  <c:v>3.9568609734716372E-4</c:v>
                </c:pt>
                <c:pt idx="585">
                  <c:v>3.9225338512460355E-4</c:v>
                </c:pt>
                <c:pt idx="586">
                  <c:v>3.8796249484639639E-4</c:v>
                </c:pt>
                <c:pt idx="587">
                  <c:v>3.8367160456818851E-4</c:v>
                </c:pt>
                <c:pt idx="588">
                  <c:v>3.7881959786898936E-4</c:v>
                </c:pt>
                <c:pt idx="589">
                  <c:v>3.7426465280442859E-4</c:v>
                </c:pt>
                <c:pt idx="590">
                  <c:v>3.7023781731257405E-4</c:v>
                </c:pt>
                <c:pt idx="591">
                  <c:v>3.6614496812413419E-4</c:v>
                </c:pt>
                <c:pt idx="592">
                  <c:v>3.628112764464528E-4</c:v>
                </c:pt>
                <c:pt idx="593">
                  <c:v>3.5924653683070816E-4</c:v>
                </c:pt>
                <c:pt idx="594">
                  <c:v>3.5545074927691291E-4</c:v>
                </c:pt>
                <c:pt idx="595">
                  <c:v>3.5172097541970456E-4</c:v>
                </c:pt>
                <c:pt idx="596">
                  <c:v>3.4832127004543422E-4</c:v>
                </c:pt>
                <c:pt idx="597">
                  <c:v>3.4511960576092565E-4</c:v>
                </c:pt>
                <c:pt idx="598">
                  <c:v>3.4198395517300598E-4</c:v>
                </c:pt>
                <c:pt idx="599">
                  <c:v>3.3838620870896952E-4</c:v>
                </c:pt>
                <c:pt idx="600">
                  <c:v>3.3492048963811288E-4</c:v>
                </c:pt>
                <c:pt idx="601">
                  <c:v>3.3181784589848492E-4</c:v>
                </c:pt>
                <c:pt idx="602">
                  <c:v>3.2855016791739287E-4</c:v>
                </c:pt>
                <c:pt idx="603">
                  <c:v>3.2498542830165219E-4</c:v>
                </c:pt>
                <c:pt idx="604">
                  <c:v>3.213216681410296E-4</c:v>
                </c:pt>
                <c:pt idx="605">
                  <c:v>3.1805399015993663E-4</c:v>
                </c:pt>
                <c:pt idx="606">
                  <c:v>3.1465428478566482E-4</c:v>
                </c:pt>
                <c:pt idx="607">
                  <c:v>3.1075947668698727E-4</c:v>
                </c:pt>
                <c:pt idx="608">
                  <c:v>3.0815193567176901E-4</c:v>
                </c:pt>
                <c:pt idx="609">
                  <c:v>3.0524733302190272E-4</c:v>
                </c:pt>
                <c:pt idx="610">
                  <c:v>3.0211168243398392E-4</c:v>
                </c:pt>
                <c:pt idx="611">
                  <c:v>2.9881099760459701E-4</c:v>
                </c:pt>
                <c:pt idx="612">
                  <c:v>2.9590639495473252E-4</c:v>
                </c:pt>
                <c:pt idx="613">
                  <c:v>2.9306780600145697E-4</c:v>
                </c:pt>
                <c:pt idx="614">
                  <c:v>2.8976712117207012E-4</c:v>
                </c:pt>
                <c:pt idx="615">
                  <c:v>2.8692853221879452E-4</c:v>
                </c:pt>
                <c:pt idx="616">
                  <c:v>2.8389190217575612E-4</c:v>
                </c:pt>
                <c:pt idx="617">
                  <c:v>2.8131736800883202E-4</c:v>
                </c:pt>
                <c:pt idx="618">
                  <c:v>2.7847877905556179E-4</c:v>
                </c:pt>
                <c:pt idx="619">
                  <c:v>2.7570620379887054E-4</c:v>
                </c:pt>
                <c:pt idx="620">
                  <c:v>2.7270258060412927E-4</c:v>
                </c:pt>
                <c:pt idx="621">
                  <c:v>2.697319642576801E-4</c:v>
                </c:pt>
                <c:pt idx="622">
                  <c:v>2.6686036845610802E-4</c:v>
                </c:pt>
                <c:pt idx="623">
                  <c:v>2.6385674526136578E-4</c:v>
                </c:pt>
                <c:pt idx="624">
                  <c:v>2.6115018370126707E-4</c:v>
                </c:pt>
                <c:pt idx="625">
                  <c:v>2.5870767692751903E-4</c:v>
                </c:pt>
                <c:pt idx="626">
                  <c:v>2.5649621809182589E-4</c:v>
                </c:pt>
                <c:pt idx="627">
                  <c:v>2.5355860859367006E-4</c:v>
                </c:pt>
                <c:pt idx="628">
                  <c:v>2.5101708127504298E-4</c:v>
                </c:pt>
                <c:pt idx="629">
                  <c:v>2.4847555395641043E-4</c:v>
                </c:pt>
                <c:pt idx="630">
                  <c:v>2.4593402663778091E-4</c:v>
                </c:pt>
                <c:pt idx="631">
                  <c:v>2.4345851301574002E-4</c:v>
                </c:pt>
                <c:pt idx="632">
                  <c:v>2.4101600624199399E-4</c:v>
                </c:pt>
                <c:pt idx="633">
                  <c:v>2.3807839674383754E-4</c:v>
                </c:pt>
                <c:pt idx="634">
                  <c:v>2.3583393105985046E-4</c:v>
                </c:pt>
                <c:pt idx="635">
                  <c:v>2.3375449961733516E-4</c:v>
                </c:pt>
                <c:pt idx="636">
                  <c:v>2.3141101338846877E-4</c:v>
                </c:pt>
                <c:pt idx="637">
                  <c:v>2.291665477044843E-4</c:v>
                </c:pt>
                <c:pt idx="638">
                  <c:v>2.2695508886879799E-4</c:v>
                </c:pt>
                <c:pt idx="639">
                  <c:v>2.2454558894333956E-4</c:v>
                </c:pt>
                <c:pt idx="640">
                  <c:v>2.2269720543888192E-4</c:v>
                </c:pt>
                <c:pt idx="641">
                  <c:v>2.207498013895442E-4</c:v>
                </c:pt>
                <c:pt idx="642">
                  <c:v>2.1873638364361758E-4</c:v>
                </c:pt>
                <c:pt idx="643">
                  <c:v>2.1659093850451242E-4</c:v>
                </c:pt>
                <c:pt idx="644">
                  <c:v>2.1434647282053061E-4</c:v>
                </c:pt>
                <c:pt idx="645">
                  <c:v>2.1243207561948507E-4</c:v>
                </c:pt>
                <c:pt idx="646">
                  <c:v>2.1028663048037869E-4</c:v>
                </c:pt>
                <c:pt idx="647">
                  <c:v>2.0761307576857684E-4</c:v>
                </c:pt>
                <c:pt idx="648">
                  <c:v>2.0543462378117691E-4</c:v>
                </c:pt>
                <c:pt idx="649">
                  <c:v>2.0335519233866201E-4</c:v>
                </c:pt>
                <c:pt idx="650">
                  <c:v>2.0144079513761612E-4</c:v>
                </c:pt>
                <c:pt idx="651">
                  <c:v>1.9969143217804202E-4</c:v>
                </c:pt>
                <c:pt idx="652">
                  <c:v>1.9797507606675947E-4</c:v>
                </c:pt>
                <c:pt idx="653">
                  <c:v>1.9589564462424401E-4</c:v>
                </c:pt>
                <c:pt idx="654">
                  <c:v>1.9381621318172981E-4</c:v>
                </c:pt>
                <c:pt idx="655">
                  <c:v>1.9206685022215322E-4</c:v>
                </c:pt>
                <c:pt idx="656">
                  <c:v>1.9025147356598827E-4</c:v>
                </c:pt>
                <c:pt idx="657">
                  <c:v>1.8817204212347353E-4</c:v>
                </c:pt>
                <c:pt idx="658">
                  <c:v>1.8642267916389664E-4</c:v>
                </c:pt>
                <c:pt idx="659">
                  <c:v>1.8477233674920107E-4</c:v>
                </c:pt>
                <c:pt idx="660">
                  <c:v>1.832540217276832E-4</c:v>
                </c:pt>
                <c:pt idx="661">
                  <c:v>1.8150465876810723E-4</c:v>
                </c:pt>
                <c:pt idx="662">
                  <c:v>1.8025039853293803E-4</c:v>
                </c:pt>
                <c:pt idx="663">
                  <c:v>1.7826998763530576E-4</c:v>
                </c:pt>
                <c:pt idx="664">
                  <c:v>1.7661964522061005E-4</c:v>
                </c:pt>
                <c:pt idx="665">
                  <c:v>1.7457322062638887E-4</c:v>
                </c:pt>
                <c:pt idx="666">
                  <c:v>1.7292287821169425E-4</c:v>
                </c:pt>
                <c:pt idx="667">
                  <c:v>1.7170162482482061E-4</c:v>
                </c:pt>
                <c:pt idx="668">
                  <c:v>1.6975422077548173E-4</c:v>
                </c:pt>
                <c:pt idx="669">
                  <c:v>1.6807087151249261E-4</c:v>
                </c:pt>
                <c:pt idx="670">
                  <c:v>1.6655255649097544E-4</c:v>
                </c:pt>
                <c:pt idx="671">
                  <c:v>1.6506724831774928E-4</c:v>
                </c:pt>
                <c:pt idx="672">
                  <c:v>1.6298781687523452E-4</c:v>
                </c:pt>
                <c:pt idx="673">
                  <c:v>1.6140348815712826E-4</c:v>
                </c:pt>
                <c:pt idx="674">
                  <c:v>1.6011622107366463E-4</c:v>
                </c:pt>
                <c:pt idx="675">
                  <c:v>1.5839986496238241E-4</c:v>
                </c:pt>
                <c:pt idx="676">
                  <c:v>1.5711259787892185E-4</c:v>
                </c:pt>
                <c:pt idx="677">
                  <c:v>1.5552826916081461E-4</c:v>
                </c:pt>
                <c:pt idx="678">
                  <c:v>1.5361387195976823E-4</c:v>
                </c:pt>
                <c:pt idx="679">
                  <c:v>1.5206255008995623E-4</c:v>
                </c:pt>
                <c:pt idx="680">
                  <c:v>1.5034619397867458E-4</c:v>
                </c:pt>
                <c:pt idx="681">
                  <c:v>1.4853081732250903E-4</c:v>
                </c:pt>
                <c:pt idx="682">
                  <c:v>1.4701250230099021E-4</c:v>
                </c:pt>
                <c:pt idx="683">
                  <c:v>1.4549418727947101E-4</c:v>
                </c:pt>
                <c:pt idx="684">
                  <c:v>1.4423992704430308E-4</c:v>
                </c:pt>
                <c:pt idx="685">
                  <c:v>1.4242455038814073E-4</c:v>
                </c:pt>
                <c:pt idx="686">
                  <c:v>1.4090623536662023E-4</c:v>
                </c:pt>
                <c:pt idx="687">
                  <c:v>1.3955295458657166E-4</c:v>
                </c:pt>
                <c:pt idx="688">
                  <c:v>1.3777058477870067E-4</c:v>
                </c:pt>
                <c:pt idx="689">
                  <c:v>1.3664835193670963E-4</c:v>
                </c:pt>
                <c:pt idx="690">
                  <c:v>1.3509703006689628E-4</c:v>
                </c:pt>
                <c:pt idx="691">
                  <c:v>1.3400780407319844E-4</c:v>
                </c:pt>
                <c:pt idx="692">
                  <c:v>1.3281955753461806E-4</c:v>
                </c:pt>
                <c:pt idx="693">
                  <c:v>1.3186235893409401E-4</c:v>
                </c:pt>
                <c:pt idx="694">
                  <c:v>1.3074012609210183E-4</c:v>
                </c:pt>
                <c:pt idx="695">
                  <c:v>1.293538384637584E-4</c:v>
                </c:pt>
                <c:pt idx="696">
                  <c:v>1.2786853029053425E-4</c:v>
                </c:pt>
                <c:pt idx="697">
                  <c:v>1.2644923581389591E-4</c:v>
                </c:pt>
                <c:pt idx="698">
                  <c:v>1.2509595503384645E-4</c:v>
                </c:pt>
                <c:pt idx="699">
                  <c:v>1.2420477012991233E-4</c:v>
                </c:pt>
                <c:pt idx="700">
                  <c:v>1.2314855098450813E-4</c:v>
                </c:pt>
                <c:pt idx="701">
                  <c:v>1.2192729759763424E-4</c:v>
                </c:pt>
                <c:pt idx="702">
                  <c:v>1.207390510590528E-4</c:v>
                </c:pt>
                <c:pt idx="703">
                  <c:v>1.1968283191364841E-4</c:v>
                </c:pt>
                <c:pt idx="704">
                  <c:v>1.1846157852677568E-4</c:v>
                </c:pt>
                <c:pt idx="705">
                  <c:v>1.1743836622966517E-4</c:v>
                </c:pt>
                <c:pt idx="706">
                  <c:v>1.1615109914620322E-4</c:v>
                </c:pt>
                <c:pt idx="707">
                  <c:v>1.1489683891103461E-4</c:v>
                </c:pt>
                <c:pt idx="708">
                  <c:v>1.1374159922074801E-4</c:v>
                </c:pt>
                <c:pt idx="709">
                  <c:v>1.1268538007534474E-4</c:v>
                </c:pt>
                <c:pt idx="710">
                  <c:v>1.1100203081235594E-4</c:v>
                </c:pt>
                <c:pt idx="711">
                  <c:v>1.101768596050078E-4</c:v>
                </c:pt>
                <c:pt idx="712">
                  <c:v>1.0935168839766165E-4</c:v>
                </c:pt>
                <c:pt idx="713">
                  <c:v>1.0803141446590594E-4</c:v>
                </c:pt>
                <c:pt idx="714">
                  <c:v>1.0694218847220641E-4</c:v>
                </c:pt>
                <c:pt idx="715">
                  <c:v>1.0548988714727634E-4</c:v>
                </c:pt>
                <c:pt idx="716">
                  <c:v>1.0430164060869604E-4</c:v>
                </c:pt>
                <c:pt idx="717">
                  <c:v>1.0314640091840895E-4</c:v>
                </c:pt>
                <c:pt idx="718">
                  <c:v>1.0225521601447554E-4</c:v>
                </c:pt>
                <c:pt idx="719">
                  <c:v>1.0129801741395243E-4</c:v>
                </c:pt>
                <c:pt idx="720">
                  <c:v>1.0037382566172212E-4</c:v>
                </c:pt>
                <c:pt idx="721">
                  <c:v>9.9482640757787223E-5</c:v>
                </c:pt>
                <c:pt idx="722">
                  <c:v>9.8492435308971315E-5</c:v>
                </c:pt>
                <c:pt idx="723">
                  <c:v>9.697412028745244E-5</c:v>
                </c:pt>
                <c:pt idx="724">
                  <c:v>9.6016921686928544E-5</c:v>
                </c:pt>
                <c:pt idx="725">
                  <c:v>9.5158743631288341E-5</c:v>
                </c:pt>
                <c:pt idx="726">
                  <c:v>9.436657927223494E-5</c:v>
                </c:pt>
                <c:pt idx="727">
                  <c:v>9.3574414913181702E-5</c:v>
                </c:pt>
                <c:pt idx="728">
                  <c:v>9.2584209464364046E-5</c:v>
                </c:pt>
                <c:pt idx="729">
                  <c:v>9.169302456042992E-5</c:v>
                </c:pt>
                <c:pt idx="730">
                  <c:v>9.0867853353083247E-5</c:v>
                </c:pt>
                <c:pt idx="731">
                  <c:v>8.9910654752558715E-5</c:v>
                </c:pt>
                <c:pt idx="732">
                  <c:v>8.9382545179857658E-5</c:v>
                </c:pt>
                <c:pt idx="733">
                  <c:v>8.8326326034453769E-5</c:v>
                </c:pt>
                <c:pt idx="734">
                  <c:v>8.7336120585635246E-5</c:v>
                </c:pt>
                <c:pt idx="735">
                  <c:v>8.6180880895349047E-5</c:v>
                </c:pt>
                <c:pt idx="736">
                  <c:v>8.5124661749945538E-5</c:v>
                </c:pt>
                <c:pt idx="737">
                  <c:v>8.4398511087479806E-5</c:v>
                </c:pt>
                <c:pt idx="738">
                  <c:v>8.3309285093780545E-5</c:v>
                </c:pt>
                <c:pt idx="739">
                  <c:v>8.231907964496381E-5</c:v>
                </c:pt>
                <c:pt idx="740">
                  <c:v>8.142789474102978E-5</c:v>
                </c:pt>
                <c:pt idx="741">
                  <c:v>8.0635730381975728E-5</c:v>
                </c:pt>
                <c:pt idx="742">
                  <c:v>7.9612518084865328E-5</c:v>
                </c:pt>
                <c:pt idx="743">
                  <c:v>7.8754340029224245E-5</c:v>
                </c:pt>
                <c:pt idx="744">
                  <c:v>7.8094203063346697E-5</c:v>
                </c:pt>
                <c:pt idx="745">
                  <c:v>7.6938963373059604E-5</c:v>
                </c:pt>
                <c:pt idx="746">
                  <c:v>7.6179805862300112E-5</c:v>
                </c:pt>
                <c:pt idx="747">
                  <c:v>7.555267574471707E-5</c:v>
                </c:pt>
                <c:pt idx="748">
                  <c:v>7.4760511385663629E-5</c:v>
                </c:pt>
                <c:pt idx="749">
                  <c:v>7.3671285391964408E-5</c:v>
                </c:pt>
                <c:pt idx="750">
                  <c:v>7.2879121032911847E-5</c:v>
                </c:pt>
                <c:pt idx="751">
                  <c:v>7.1591853949449876E-5</c:v>
                </c:pt>
                <c:pt idx="752">
                  <c:v>7.0997730680159523E-5</c:v>
                </c:pt>
                <c:pt idx="753">
                  <c:v>6.9908504686460912E-5</c:v>
                </c:pt>
                <c:pt idx="754">
                  <c:v>6.9446408810347335E-5</c:v>
                </c:pt>
                <c:pt idx="755">
                  <c:v>6.8819278692762464E-5</c:v>
                </c:pt>
                <c:pt idx="756">
                  <c:v>6.8093128030297491E-5</c:v>
                </c:pt>
                <c:pt idx="757">
                  <c:v>6.7565018457594984E-5</c:v>
                </c:pt>
                <c:pt idx="758">
                  <c:v>6.7234949974655892E-5</c:v>
                </c:pt>
                <c:pt idx="759">
                  <c:v>6.6574813008777871E-5</c:v>
                </c:pt>
                <c:pt idx="760">
                  <c:v>6.6178730829251828E-5</c:v>
                </c:pt>
                <c:pt idx="761">
                  <c:v>6.5353559621904124E-5</c:v>
                </c:pt>
                <c:pt idx="762">
                  <c:v>6.4924470594083914E-5</c:v>
                </c:pt>
                <c:pt idx="763">
                  <c:v>6.4297340476499423E-5</c:v>
                </c:pt>
                <c:pt idx="764">
                  <c:v>6.3538182965739931E-5</c:v>
                </c:pt>
                <c:pt idx="765">
                  <c:v>6.2878045999862099E-5</c:v>
                </c:pt>
                <c:pt idx="766">
                  <c:v>6.2085881640809267E-5</c:v>
                </c:pt>
                <c:pt idx="767">
                  <c:v>6.1557772068106503E-5</c:v>
                </c:pt>
                <c:pt idx="768">
                  <c:v>6.1161689888579904E-5</c:v>
                </c:pt>
                <c:pt idx="769">
                  <c:v>6.030351183293966E-5</c:v>
                </c:pt>
                <c:pt idx="770">
                  <c:v>5.9841415956824823E-5</c:v>
                </c:pt>
                <c:pt idx="771">
                  <c:v>5.9412326929004579E-5</c:v>
                </c:pt>
                <c:pt idx="772">
                  <c:v>5.8884217356302106E-5</c:v>
                </c:pt>
                <c:pt idx="773">
                  <c:v>5.8422121480187133E-5</c:v>
                </c:pt>
                <c:pt idx="774">
                  <c:v>5.7861005059191354E-5</c:v>
                </c:pt>
                <c:pt idx="775">
                  <c:v>5.7233874941607527E-5</c:v>
                </c:pt>
                <c:pt idx="776">
                  <c:v>5.6639751672316734E-5</c:v>
                </c:pt>
                <c:pt idx="777">
                  <c:v>5.6012621554733916E-5</c:v>
                </c:pt>
                <c:pt idx="778">
                  <c:v>5.5418498285443435E-5</c:v>
                </c:pt>
                <c:pt idx="779">
                  <c:v>5.4890388712741145E-5</c:v>
                </c:pt>
                <c:pt idx="780">
                  <c:v>5.4230251746862933E-5</c:v>
                </c:pt>
                <c:pt idx="781">
                  <c:v>5.3768155870748726E-5</c:v>
                </c:pt>
                <c:pt idx="782">
                  <c:v>5.3174032601458177E-5</c:v>
                </c:pt>
                <c:pt idx="783">
                  <c:v>5.2678929877050034E-5</c:v>
                </c:pt>
                <c:pt idx="784">
                  <c:v>5.2183827152642317E-5</c:v>
                </c:pt>
                <c:pt idx="785">
                  <c:v>5.1886765517996863E-5</c:v>
                </c:pt>
                <c:pt idx="786">
                  <c:v>5.1523690186764004E-5</c:v>
                </c:pt>
                <c:pt idx="787">
                  <c:v>5.1094601158944018E-5</c:v>
                </c:pt>
                <c:pt idx="788">
                  <c:v>5.0434464193065746E-5</c:v>
                </c:pt>
                <c:pt idx="789">
                  <c:v>4.9708313530600095E-5</c:v>
                </c:pt>
                <c:pt idx="790">
                  <c:v>4.8850135474958483E-5</c:v>
                </c:pt>
                <c:pt idx="791">
                  <c:v>4.8520066992019574E-5</c:v>
                </c:pt>
                <c:pt idx="792">
                  <c:v>4.8057971115905712E-5</c:v>
                </c:pt>
                <c:pt idx="793">
                  <c:v>4.7397834150028199E-5</c:v>
                </c:pt>
                <c:pt idx="794">
                  <c:v>4.6902731425619506E-5</c:v>
                </c:pt>
                <c:pt idx="795">
                  <c:v>4.6440635549504513E-5</c:v>
                </c:pt>
                <c:pt idx="796">
                  <c:v>4.6044553369977758E-5</c:v>
                </c:pt>
                <c:pt idx="797">
                  <c:v>4.5681478038744994E-5</c:v>
                </c:pt>
                <c:pt idx="798">
                  <c:v>4.5219382162630482E-5</c:v>
                </c:pt>
                <c:pt idx="799">
                  <c:v>4.4724279438222718E-5</c:v>
                </c:pt>
                <c:pt idx="800">
                  <c:v>4.4328197258696092E-5</c:v>
                </c:pt>
                <c:pt idx="801">
                  <c:v>4.3370998658172813E-5</c:v>
                </c:pt>
                <c:pt idx="802">
                  <c:v>4.2941909630352007E-5</c:v>
                </c:pt>
                <c:pt idx="803">
                  <c:v>4.2941909630352007E-5</c:v>
                </c:pt>
                <c:pt idx="804">
                  <c:v>4.2380793209356417E-5</c:v>
                </c:pt>
                <c:pt idx="805">
                  <c:v>4.1984711029829534E-5</c:v>
                </c:pt>
                <c:pt idx="806">
                  <c:v>4.1522615153714934E-5</c:v>
                </c:pt>
                <c:pt idx="807">
                  <c:v>4.1093526125894134E-5</c:v>
                </c:pt>
                <c:pt idx="808">
                  <c:v>4.053240970489843E-5</c:v>
                </c:pt>
                <c:pt idx="809">
                  <c:v>4.0268354918547339E-5</c:v>
                </c:pt>
                <c:pt idx="810">
                  <c:v>3.9278149469730557E-5</c:v>
                </c:pt>
                <c:pt idx="811">
                  <c:v>3.9278149469730557E-5</c:v>
                </c:pt>
                <c:pt idx="812">
                  <c:v>3.8849060441909975E-5</c:v>
                </c:pt>
                <c:pt idx="813">
                  <c:v>3.8518991958970652E-5</c:v>
                </c:pt>
                <c:pt idx="814">
                  <c:v>3.8287944020913898E-5</c:v>
                </c:pt>
                <c:pt idx="815">
                  <c:v>3.772682759991761E-5</c:v>
                </c:pt>
                <c:pt idx="816">
                  <c:v>3.7495779661860524E-5</c:v>
                </c:pt>
                <c:pt idx="817">
                  <c:v>3.7099697482333945E-5</c:v>
                </c:pt>
                <c:pt idx="818">
                  <c:v>3.653858106133719E-5</c:v>
                </c:pt>
                <c:pt idx="819">
                  <c:v>3.653858106133719E-5</c:v>
                </c:pt>
                <c:pt idx="820">
                  <c:v>3.6241519426692638E-5</c:v>
                </c:pt>
                <c:pt idx="821">
                  <c:v>3.5779423550577997E-5</c:v>
                </c:pt>
                <c:pt idx="822">
                  <c:v>3.5581382460814867E-5</c:v>
                </c:pt>
                <c:pt idx="823">
                  <c:v>3.5284320826169785E-5</c:v>
                </c:pt>
                <c:pt idx="824">
                  <c:v>3.472320440517362E-5</c:v>
                </c:pt>
                <c:pt idx="825">
                  <c:v>3.4360129073940395E-5</c:v>
                </c:pt>
                <c:pt idx="826">
                  <c:v>3.3534957866593498E-5</c:v>
                </c:pt>
                <c:pt idx="827">
                  <c:v>3.3270903080242313E-5</c:v>
                </c:pt>
                <c:pt idx="828">
                  <c:v>3.3270903080242313E-5</c:v>
                </c:pt>
                <c:pt idx="829">
                  <c:v>3.3006848293891012E-5</c:v>
                </c:pt>
                <c:pt idx="830">
                  <c:v>3.2841814052421906E-5</c:v>
                </c:pt>
                <c:pt idx="831">
                  <c:v>3.2412725024601222E-5</c:v>
                </c:pt>
                <c:pt idx="832">
                  <c:v>3.198363599678049E-5</c:v>
                </c:pt>
                <c:pt idx="833">
                  <c:v>3.1653567513841757E-5</c:v>
                </c:pt>
                <c:pt idx="834">
                  <c:v>3.1422519575784461E-5</c:v>
                </c:pt>
                <c:pt idx="835">
                  <c:v>3.0762382609906412E-5</c:v>
                </c:pt>
                <c:pt idx="836">
                  <c:v>3.0762382609906412E-5</c:v>
                </c:pt>
                <c:pt idx="837">
                  <c:v>3.0465320975261619E-5</c:v>
                </c:pt>
                <c:pt idx="838">
                  <c:v>3.0201266188910599E-5</c:v>
                </c:pt>
                <c:pt idx="839">
                  <c:v>2.9805184009383695E-5</c:v>
                </c:pt>
                <c:pt idx="840">
                  <c:v>2.9574136071326534E-5</c:v>
                </c:pt>
                <c:pt idx="841">
                  <c:v>2.9277074436681433E-5</c:v>
                </c:pt>
                <c:pt idx="842">
                  <c:v>2.9079033346918055E-5</c:v>
                </c:pt>
                <c:pt idx="843">
                  <c:v>2.8781971712273218E-5</c:v>
                </c:pt>
                <c:pt idx="844">
                  <c:v>2.8781971712273218E-5</c:v>
                </c:pt>
                <c:pt idx="845">
                  <c:v>2.8550923774215809E-5</c:v>
                </c:pt>
                <c:pt idx="846">
                  <c:v>2.822085529127669E-5</c:v>
                </c:pt>
                <c:pt idx="847">
                  <c:v>2.7989807353219888E-5</c:v>
                </c:pt>
                <c:pt idx="848">
                  <c:v>2.7692745718574925E-5</c:v>
                </c:pt>
                <c:pt idx="849">
                  <c:v>2.7527711477105389E-5</c:v>
                </c:pt>
                <c:pt idx="850">
                  <c:v>2.7263656690754099E-5</c:v>
                </c:pt>
                <c:pt idx="851">
                  <c:v>2.6867574511227483E-5</c:v>
                </c:pt>
                <c:pt idx="852">
                  <c:v>2.6570512876582419E-5</c:v>
                </c:pt>
                <c:pt idx="853">
                  <c:v>2.6570512876582419E-5</c:v>
                </c:pt>
                <c:pt idx="854">
                  <c:v>2.6273451241937151E-5</c:v>
                </c:pt>
                <c:pt idx="855">
                  <c:v>2.5943382758998445E-5</c:v>
                </c:pt>
                <c:pt idx="856">
                  <c:v>2.5712334820941016E-5</c:v>
                </c:pt>
                <c:pt idx="857">
                  <c:v>2.538226633800208E-5</c:v>
                </c:pt>
                <c:pt idx="858">
                  <c:v>2.5118211551651016E-5</c:v>
                </c:pt>
                <c:pt idx="859">
                  <c:v>2.5019191006769563E-5</c:v>
                </c:pt>
                <c:pt idx="860">
                  <c:v>2.4590101978948693E-5</c:v>
                </c:pt>
                <c:pt idx="861">
                  <c:v>2.4590101978948693E-5</c:v>
                </c:pt>
                <c:pt idx="862">
                  <c:v>2.4458074585773503E-5</c:v>
                </c:pt>
                <c:pt idx="863">
                  <c:v>2.4094999254540342E-5</c:v>
                </c:pt>
                <c:pt idx="864">
                  <c:v>2.3731923923307724E-5</c:v>
                </c:pt>
                <c:pt idx="865">
                  <c:v>2.3434862288662815E-5</c:v>
                </c:pt>
                <c:pt idx="866">
                  <c:v>2.3335841743780851E-5</c:v>
                </c:pt>
                <c:pt idx="867">
                  <c:v>2.2840739019372819E-5</c:v>
                </c:pt>
                <c:pt idx="868">
                  <c:v>2.2411649991552091E-5</c:v>
                </c:pt>
                <c:pt idx="869">
                  <c:v>2.2411649991552091E-5</c:v>
                </c:pt>
                <c:pt idx="870">
                  <c:v>2.2180602053494892E-5</c:v>
                </c:pt>
                <c:pt idx="871">
                  <c:v>2.1916547267143768E-5</c:v>
                </c:pt>
                <c:pt idx="872">
                  <c:v>2.1553471935910742E-5</c:v>
                </c:pt>
                <c:pt idx="873">
                  <c:v>2.1388437694441281E-5</c:v>
                </c:pt>
                <c:pt idx="874">
                  <c:v>2.1157389756384052E-5</c:v>
                </c:pt>
                <c:pt idx="875">
                  <c:v>2.0992355514914882E-5</c:v>
                </c:pt>
                <c:pt idx="876">
                  <c:v>2.069529388026994E-5</c:v>
                </c:pt>
                <c:pt idx="877">
                  <c:v>2.0431239093918673E-5</c:v>
                </c:pt>
                <c:pt idx="878">
                  <c:v>2.0431239093918673E-5</c:v>
                </c:pt>
                <c:pt idx="879">
                  <c:v>2.0266204852448988E-5</c:v>
                </c:pt>
                <c:pt idx="880">
                  <c:v>2.0200191155861251E-5</c:v>
                </c:pt>
                <c:pt idx="881">
                  <c:v>2.0035156914391915E-5</c:v>
                </c:pt>
                <c:pt idx="882">
                  <c:v>1.9837115824628609E-5</c:v>
                </c:pt>
                <c:pt idx="883">
                  <c:v>1.9672081583159157E-5</c:v>
                </c:pt>
                <c:pt idx="884">
                  <c:v>1.9573061038277511E-5</c:v>
                </c:pt>
                <c:pt idx="885">
                  <c:v>1.9143972010456905E-5</c:v>
                </c:pt>
                <c:pt idx="886">
                  <c:v>1.9143972010456905E-5</c:v>
                </c:pt>
                <c:pt idx="887">
                  <c:v>1.8846910375811813E-5</c:v>
                </c:pt>
                <c:pt idx="888">
                  <c:v>1.8780896679224086E-5</c:v>
                </c:pt>
                <c:pt idx="889">
                  <c:v>1.8615862437754561E-5</c:v>
                </c:pt>
                <c:pt idx="890">
                  <c:v>1.838481449969744E-5</c:v>
                </c:pt>
                <c:pt idx="891">
                  <c:v>1.8186773409934073E-5</c:v>
                </c:pt>
                <c:pt idx="892">
                  <c:v>1.7889711775288988E-5</c:v>
                </c:pt>
                <c:pt idx="893">
                  <c:v>1.7625656988937857E-5</c:v>
                </c:pt>
                <c:pt idx="894">
                  <c:v>1.7625656988937857E-5</c:v>
                </c:pt>
                <c:pt idx="895">
                  <c:v>1.7427615899174381E-5</c:v>
                </c:pt>
                <c:pt idx="896">
                  <c:v>1.7361602202586729E-5</c:v>
                </c:pt>
                <c:pt idx="897">
                  <c:v>1.7097547416235594E-5</c:v>
                </c:pt>
                <c:pt idx="898">
                  <c:v>1.6932513174766177E-5</c:v>
                </c:pt>
                <c:pt idx="899">
                  <c:v>1.6800485781590665E-5</c:v>
                </c:pt>
                <c:pt idx="900">
                  <c:v>1.6569437843533423E-5</c:v>
                </c:pt>
                <c:pt idx="901">
                  <c:v>1.6008321422537285E-5</c:v>
                </c:pt>
                <c:pt idx="902">
                  <c:v>1.5777273484479835E-5</c:v>
                </c:pt>
                <c:pt idx="903">
                  <c:v>1.5777273484479835E-5</c:v>
                </c:pt>
                <c:pt idx="904">
                  <c:v>1.5579232394716505E-5</c:v>
                </c:pt>
                <c:pt idx="905">
                  <c:v>1.5414198153247081E-5</c:v>
                </c:pt>
                <c:pt idx="906">
                  <c:v>1.5315177608365581E-5</c:v>
                </c:pt>
                <c:pt idx="907">
                  <c:v>1.5183150215190027E-5</c:v>
                </c:pt>
                <c:pt idx="908">
                  <c:v>1.4919095428838741E-5</c:v>
                </c:pt>
                <c:pt idx="909">
                  <c:v>1.4688047490781441E-5</c:v>
                </c:pt>
                <c:pt idx="910">
                  <c:v>1.4060917373197513E-5</c:v>
                </c:pt>
                <c:pt idx="911">
                  <c:v>1.4060917373197513E-5</c:v>
                </c:pt>
                <c:pt idx="912">
                  <c:v>1.386287628343438E-5</c:v>
                </c:pt>
                <c:pt idx="913">
                  <c:v>1.3664835193670996E-5</c:v>
                </c:pt>
                <c:pt idx="914">
                  <c:v>1.346679410390761E-5</c:v>
                </c:pt>
                <c:pt idx="915">
                  <c:v>1.3268753014144223E-5</c:v>
                </c:pt>
                <c:pt idx="916">
                  <c:v>1.3136725620968736E-5</c:v>
                </c:pt>
                <c:pt idx="917">
                  <c:v>1.2971691379499109E-5</c:v>
                </c:pt>
                <c:pt idx="918">
                  <c:v>1.2674629744854214E-5</c:v>
                </c:pt>
                <c:pt idx="919">
                  <c:v>1.2674629744854214E-5</c:v>
                </c:pt>
                <c:pt idx="920">
                  <c:v>1.2608616048266403E-5</c:v>
                </c:pt>
                <c:pt idx="921">
                  <c:v>1.2542602351678543E-5</c:v>
                </c:pt>
                <c:pt idx="922">
                  <c:v>1.2344561261915413E-5</c:v>
                </c:pt>
                <c:pt idx="923">
                  <c:v>1.2245540717033655E-5</c:v>
                </c:pt>
                <c:pt idx="924">
                  <c:v>1.2212533868739707E-5</c:v>
                </c:pt>
                <c:pt idx="925">
                  <c:v>1.2014492778976277E-5</c:v>
                </c:pt>
                <c:pt idx="926">
                  <c:v>1.1717431144331394E-5</c:v>
                </c:pt>
                <c:pt idx="927">
                  <c:v>1.158540375115583E-5</c:v>
                </c:pt>
                <c:pt idx="928">
                  <c:v>1.158540375115583E-5</c:v>
                </c:pt>
                <c:pt idx="929">
                  <c:v>1.1387362661392448E-5</c:v>
                </c:pt>
                <c:pt idx="930">
                  <c:v>1.1288342116510701E-5</c:v>
                </c:pt>
                <c:pt idx="931">
                  <c:v>1.125533526821695E-5</c:v>
                </c:pt>
                <c:pt idx="932">
                  <c:v>1.1090301026747449E-5</c:v>
                </c:pt>
                <c:pt idx="933">
                  <c:v>1.0958273633571767E-5</c:v>
                </c:pt>
                <c:pt idx="934">
                  <c:v>1.0892259936984021E-5</c:v>
                </c:pt>
                <c:pt idx="935">
                  <c:v>1.0661211998926765E-5</c:v>
                </c:pt>
                <c:pt idx="936">
                  <c:v>1.0661211998926765E-5</c:v>
                </c:pt>
                <c:pt idx="937">
                  <c:v>1.0562191454045185E-5</c:v>
                </c:pt>
                <c:pt idx="938">
                  <c:v>1.0496177757457439E-5</c:v>
                </c:pt>
                <c:pt idx="939">
                  <c:v>1.0364150364281874E-5</c:v>
                </c:pt>
                <c:pt idx="940">
                  <c:v>1.029813666769396E-5</c:v>
                </c:pt>
                <c:pt idx="941">
                  <c:v>1.0100095577930625E-5</c:v>
                </c:pt>
                <c:pt idx="942">
                  <c:v>9.9020544881674208E-6</c:v>
                </c:pt>
                <c:pt idx="943">
                  <c:v>9.6049928535223819E-6</c:v>
                </c:pt>
                <c:pt idx="944">
                  <c:v>9.6049928535223819E-6</c:v>
                </c:pt>
                <c:pt idx="945">
                  <c:v>9.4729654603467772E-6</c:v>
                </c:pt>
                <c:pt idx="946">
                  <c:v>9.3739449154652004E-6</c:v>
                </c:pt>
                <c:pt idx="947">
                  <c:v>9.208910673995551E-6</c:v>
                </c:pt>
                <c:pt idx="948">
                  <c:v>9.1759038257017824E-6</c:v>
                </c:pt>
                <c:pt idx="949">
                  <c:v>8.977862735938422E-6</c:v>
                </c:pt>
                <c:pt idx="950">
                  <c:v>8.7798216461749701E-6</c:v>
                </c:pt>
                <c:pt idx="951">
                  <c:v>8.581780556411757E-6</c:v>
                </c:pt>
                <c:pt idx="952">
                  <c:v>8.5157668598240318E-6</c:v>
                </c:pt>
                <c:pt idx="953">
                  <c:v>8.5157668598240318E-6</c:v>
                </c:pt>
                <c:pt idx="954">
                  <c:v>8.3837394666484424E-6</c:v>
                </c:pt>
                <c:pt idx="955">
                  <c:v>8.350732618354567E-6</c:v>
                </c:pt>
                <c:pt idx="956">
                  <c:v>8.2187052251788251E-6</c:v>
                </c:pt>
                <c:pt idx="957">
                  <c:v>8.1526915285911558E-6</c:v>
                </c:pt>
                <c:pt idx="958">
                  <c:v>8.0536709837094705E-6</c:v>
                </c:pt>
                <c:pt idx="959">
                  <c:v>7.9876572871216978E-6</c:v>
                </c:pt>
                <c:pt idx="960">
                  <c:v>7.8556298939461253E-6</c:v>
                </c:pt>
                <c:pt idx="961">
                  <c:v>7.8556298939461253E-6</c:v>
                </c:pt>
                <c:pt idx="962">
                  <c:v>7.7566093490644621E-6</c:v>
                </c:pt>
                <c:pt idx="963">
                  <c:v>7.6575888041827023E-6</c:v>
                </c:pt>
                <c:pt idx="964">
                  <c:v>7.5585682593010737E-6</c:v>
                </c:pt>
                <c:pt idx="965">
                  <c:v>7.4595477144194494E-6</c:v>
                </c:pt>
                <c:pt idx="966">
                  <c:v>7.2615066246560534E-6</c:v>
                </c:pt>
                <c:pt idx="967">
                  <c:v>7.1624860797743504E-6</c:v>
                </c:pt>
                <c:pt idx="968">
                  <c:v>6.9314381417171917E-6</c:v>
                </c:pt>
                <c:pt idx="969">
                  <c:v>6.9314381417171917E-6</c:v>
                </c:pt>
                <c:pt idx="970">
                  <c:v>6.8984312934232638E-6</c:v>
                </c:pt>
                <c:pt idx="971">
                  <c:v>6.799410748541587E-6</c:v>
                </c:pt>
                <c:pt idx="972">
                  <c:v>6.7003902036599314E-6</c:v>
                </c:pt>
                <c:pt idx="973">
                  <c:v>6.6673833553659824E-6</c:v>
                </c:pt>
                <c:pt idx="974">
                  <c:v>6.634376507072107E-6</c:v>
                </c:pt>
                <c:pt idx="975">
                  <c:v>6.5683628104843674E-6</c:v>
                </c:pt>
                <c:pt idx="976">
                  <c:v>6.4693422656027185E-6</c:v>
                </c:pt>
                <c:pt idx="977">
                  <c:v>6.403328569014917E-6</c:v>
                </c:pt>
                <c:pt idx="978">
                  <c:v>6.403328569014917E-6</c:v>
                </c:pt>
                <c:pt idx="979">
                  <c:v>6.2713011758393793E-6</c:v>
                </c:pt>
                <c:pt idx="980">
                  <c:v>6.2382943275454303E-6</c:v>
                </c:pt>
                <c:pt idx="981">
                  <c:v>6.1062669343699035E-6</c:v>
                </c:pt>
                <c:pt idx="982">
                  <c:v>6.0072463894882208E-6</c:v>
                </c:pt>
                <c:pt idx="983">
                  <c:v>5.941232692900471E-6</c:v>
                </c:pt>
                <c:pt idx="984">
                  <c:v>5.9082258446065202E-6</c:v>
                </c:pt>
                <c:pt idx="985">
                  <c:v>5.7431916031370826E-6</c:v>
                </c:pt>
                <c:pt idx="986">
                  <c:v>5.7431916031370826E-6</c:v>
                </c:pt>
                <c:pt idx="987">
                  <c:v>5.7431916031370826E-6</c:v>
                </c:pt>
                <c:pt idx="988">
                  <c:v>5.7431916031370826E-6</c:v>
                </c:pt>
                <c:pt idx="989">
                  <c:v>5.6771779065492413E-6</c:v>
                </c:pt>
                <c:pt idx="990">
                  <c:v>5.6441710582553414E-6</c:v>
                </c:pt>
                <c:pt idx="991">
                  <c:v>5.5781573616675992E-6</c:v>
                </c:pt>
                <c:pt idx="992">
                  <c:v>5.545150513373718E-6</c:v>
                </c:pt>
                <c:pt idx="993">
                  <c:v>5.446129968492064E-6</c:v>
                </c:pt>
                <c:pt idx="994">
                  <c:v>5.446129968492064E-6</c:v>
                </c:pt>
                <c:pt idx="995">
                  <c:v>5.3801162719042134E-6</c:v>
                </c:pt>
                <c:pt idx="996">
                  <c:v>5.3471094236103889E-6</c:v>
                </c:pt>
                <c:pt idx="997">
                  <c:v>5.2810957270226128E-6</c:v>
                </c:pt>
                <c:pt idx="998">
                  <c:v>5.2480888787286824E-6</c:v>
                </c:pt>
                <c:pt idx="999">
                  <c:v>5.2150820304348088E-6</c:v>
                </c:pt>
                <c:pt idx="1000">
                  <c:v>5.1490683338470412E-6</c:v>
                </c:pt>
                <c:pt idx="1001">
                  <c:v>5.050047788965372E-6</c:v>
                </c:pt>
                <c:pt idx="1002">
                  <c:v>4.8520066992019574E-6</c:v>
                </c:pt>
                <c:pt idx="1003">
                  <c:v>4.8520066992019574E-6</c:v>
                </c:pt>
                <c:pt idx="1004">
                  <c:v>4.7859930026142567E-6</c:v>
                </c:pt>
                <c:pt idx="1005">
                  <c:v>4.7199793060263934E-6</c:v>
                </c:pt>
                <c:pt idx="1006">
                  <c:v>4.686972457732546E-6</c:v>
                </c:pt>
                <c:pt idx="1007">
                  <c:v>4.6209587611447394E-6</c:v>
                </c:pt>
                <c:pt idx="1008">
                  <c:v>4.455924519675267E-6</c:v>
                </c:pt>
                <c:pt idx="1009">
                  <c:v>4.323897126499703E-6</c:v>
                </c:pt>
                <c:pt idx="1010">
                  <c:v>4.2908902782058116E-6</c:v>
                </c:pt>
                <c:pt idx="1011">
                  <c:v>4.2908902782058116E-6</c:v>
                </c:pt>
                <c:pt idx="1012">
                  <c:v>4.2908902782058116E-6</c:v>
                </c:pt>
                <c:pt idx="1013">
                  <c:v>4.2578834299119414E-6</c:v>
                </c:pt>
                <c:pt idx="1014">
                  <c:v>4.2578834299119414E-6</c:v>
                </c:pt>
                <c:pt idx="1015">
                  <c:v>4.2578834299119414E-6</c:v>
                </c:pt>
                <c:pt idx="1016">
                  <c:v>4.1918697333242263E-6</c:v>
                </c:pt>
                <c:pt idx="1017">
                  <c:v>4.1258560367363545E-6</c:v>
                </c:pt>
                <c:pt idx="1018">
                  <c:v>4.1258560367363545E-6</c:v>
                </c:pt>
                <c:pt idx="1019">
                  <c:v>4.1258560367363545E-6</c:v>
                </c:pt>
                <c:pt idx="1020">
                  <c:v>4.0928491884425367E-6</c:v>
                </c:pt>
                <c:pt idx="1021">
                  <c:v>4.0598423401486301E-6</c:v>
                </c:pt>
                <c:pt idx="1022">
                  <c:v>3.9278149469730652E-6</c:v>
                </c:pt>
                <c:pt idx="1023">
                  <c:v>3.9278149469730652E-6</c:v>
                </c:pt>
                <c:pt idx="1024">
                  <c:v>3.9278149469730652E-6</c:v>
                </c:pt>
                <c:pt idx="1025">
                  <c:v>3.861801250385273E-6</c:v>
                </c:pt>
                <c:pt idx="1026">
                  <c:v>3.8287944020913986E-6</c:v>
                </c:pt>
                <c:pt idx="1027">
                  <c:v>3.7957875537975126E-6</c:v>
                </c:pt>
                <c:pt idx="1028">
                  <c:v>3.7957875537975126E-6</c:v>
                </c:pt>
                <c:pt idx="1029">
                  <c:v>3.7627807055036085E-6</c:v>
                </c:pt>
                <c:pt idx="1030">
                  <c:v>3.7297738572097239E-6</c:v>
                </c:pt>
                <c:pt idx="1031">
                  <c:v>3.6967670089158214E-6</c:v>
                </c:pt>
                <c:pt idx="1032">
                  <c:v>3.6967670089158214E-6</c:v>
                </c:pt>
                <c:pt idx="1033">
                  <c:v>3.6967670089158214E-6</c:v>
                </c:pt>
                <c:pt idx="1034">
                  <c:v>3.6637601606219427E-6</c:v>
                </c:pt>
                <c:pt idx="1035">
                  <c:v>3.5977464640341285E-6</c:v>
                </c:pt>
                <c:pt idx="1036">
                  <c:v>3.5977464640341285E-6</c:v>
                </c:pt>
                <c:pt idx="1037">
                  <c:v>3.5647396157402557E-6</c:v>
                </c:pt>
                <c:pt idx="1038">
                  <c:v>3.5647396157402557E-6</c:v>
                </c:pt>
                <c:pt idx="1039">
                  <c:v>3.4657190708585793E-6</c:v>
                </c:pt>
                <c:pt idx="1040">
                  <c:v>3.3666985259768852E-6</c:v>
                </c:pt>
                <c:pt idx="1041">
                  <c:v>3.3006848293891103E-6</c:v>
                </c:pt>
                <c:pt idx="1042">
                  <c:v>3.3006848293891103E-6</c:v>
                </c:pt>
                <c:pt idx="1043">
                  <c:v>3.2676779810952384E-6</c:v>
                </c:pt>
                <c:pt idx="1044">
                  <c:v>3.2676779810952384E-6</c:v>
                </c:pt>
                <c:pt idx="1045">
                  <c:v>3.2016642845074644E-6</c:v>
                </c:pt>
                <c:pt idx="1046">
                  <c:v>3.13565058791966E-6</c:v>
                </c:pt>
                <c:pt idx="1047">
                  <c:v>3.1026437396257482E-6</c:v>
                </c:pt>
                <c:pt idx="1048">
                  <c:v>3.0696368913318848E-6</c:v>
                </c:pt>
                <c:pt idx="1049">
                  <c:v>3.0036231947440943E-6</c:v>
                </c:pt>
                <c:pt idx="1050">
                  <c:v>2.9706163464502054E-6</c:v>
                </c:pt>
                <c:pt idx="1051">
                  <c:v>2.9046026498624306E-6</c:v>
                </c:pt>
                <c:pt idx="1052">
                  <c:v>2.9046026498624306E-6</c:v>
                </c:pt>
                <c:pt idx="1053">
                  <c:v>2.8715958015685294E-6</c:v>
                </c:pt>
                <c:pt idx="1054">
                  <c:v>2.8715958015685294E-6</c:v>
                </c:pt>
                <c:pt idx="1055">
                  <c:v>2.8385889532746202E-6</c:v>
                </c:pt>
                <c:pt idx="1056">
                  <c:v>2.7725752566868666E-6</c:v>
                </c:pt>
                <c:pt idx="1057">
                  <c:v>2.739568408392979E-6</c:v>
                </c:pt>
                <c:pt idx="1058">
                  <c:v>2.7065615600990922E-6</c:v>
                </c:pt>
                <c:pt idx="1059">
                  <c:v>2.6735547118052038E-6</c:v>
                </c:pt>
                <c:pt idx="1060">
                  <c:v>2.5745341669235261E-6</c:v>
                </c:pt>
                <c:pt idx="1061">
                  <c:v>2.5745341669235261E-6</c:v>
                </c:pt>
                <c:pt idx="1062">
                  <c:v>2.5745341669235261E-6</c:v>
                </c:pt>
                <c:pt idx="1063">
                  <c:v>2.5745341669235261E-6</c:v>
                </c:pt>
                <c:pt idx="1064">
                  <c:v>2.5745341669235261E-6</c:v>
                </c:pt>
                <c:pt idx="1065">
                  <c:v>2.5415273186296385E-6</c:v>
                </c:pt>
                <c:pt idx="1066">
                  <c:v>2.5085204703357365E-6</c:v>
                </c:pt>
                <c:pt idx="1067">
                  <c:v>2.475513622041834E-6</c:v>
                </c:pt>
                <c:pt idx="1068">
                  <c:v>2.4094999254540402E-6</c:v>
                </c:pt>
                <c:pt idx="1069">
                  <c:v>2.4094999254540402E-6</c:v>
                </c:pt>
                <c:pt idx="1070">
                  <c:v>2.4094999254540402E-6</c:v>
                </c:pt>
                <c:pt idx="1071">
                  <c:v>2.4094999254540402E-6</c:v>
                </c:pt>
                <c:pt idx="1072">
                  <c:v>2.343486228866284E-6</c:v>
                </c:pt>
                <c:pt idx="1073">
                  <c:v>2.2774725322784948E-6</c:v>
                </c:pt>
                <c:pt idx="1074">
                  <c:v>2.2774725322784948E-6</c:v>
                </c:pt>
                <c:pt idx="1075">
                  <c:v>2.2774725322784948E-6</c:v>
                </c:pt>
                <c:pt idx="1076">
                  <c:v>2.2444656839845792E-6</c:v>
                </c:pt>
                <c:pt idx="1077">
                  <c:v>2.1784519873968154E-6</c:v>
                </c:pt>
                <c:pt idx="1078">
                  <c:v>2.1454451391029062E-6</c:v>
                </c:pt>
                <c:pt idx="1079">
                  <c:v>2.1454451391029062E-6</c:v>
                </c:pt>
                <c:pt idx="1080">
                  <c:v>2.0794314425151539E-6</c:v>
                </c:pt>
                <c:pt idx="1081">
                  <c:v>2.0794314425151539E-6</c:v>
                </c:pt>
                <c:pt idx="1082">
                  <c:v>2.0134177459273935E-6</c:v>
                </c:pt>
                <c:pt idx="1083">
                  <c:v>2.0134177459273935E-6</c:v>
                </c:pt>
                <c:pt idx="1084">
                  <c:v>2.0134177459273935E-6</c:v>
                </c:pt>
                <c:pt idx="1085">
                  <c:v>2.0134177459273935E-6</c:v>
                </c:pt>
                <c:pt idx="1086">
                  <c:v>2.0134177459273935E-6</c:v>
                </c:pt>
                <c:pt idx="1087">
                  <c:v>1.9804108976334754E-6</c:v>
                </c:pt>
                <c:pt idx="1088">
                  <c:v>1.9804108976334754E-6</c:v>
                </c:pt>
                <c:pt idx="1089">
                  <c:v>1.9804108976334754E-6</c:v>
                </c:pt>
                <c:pt idx="1090">
                  <c:v>1.9804108976334754E-6</c:v>
                </c:pt>
                <c:pt idx="1091">
                  <c:v>1.9804108976334754E-6</c:v>
                </c:pt>
                <c:pt idx="1092">
                  <c:v>1.9804108976334754E-6</c:v>
                </c:pt>
                <c:pt idx="1093">
                  <c:v>1.9804108976334754E-6</c:v>
                </c:pt>
                <c:pt idx="1094">
                  <c:v>1.9143972010456921E-6</c:v>
                </c:pt>
                <c:pt idx="1095">
                  <c:v>1.8483835044579173E-6</c:v>
                </c:pt>
                <c:pt idx="1096">
                  <c:v>1.8483835044579173E-6</c:v>
                </c:pt>
                <c:pt idx="1097">
                  <c:v>1.7823698078701192E-6</c:v>
                </c:pt>
                <c:pt idx="1098">
                  <c:v>1.7823698078701192E-6</c:v>
                </c:pt>
                <c:pt idx="1099">
                  <c:v>1.7493629595762398E-6</c:v>
                </c:pt>
                <c:pt idx="1100">
                  <c:v>1.7493629595762398E-6</c:v>
                </c:pt>
                <c:pt idx="1101">
                  <c:v>1.6833492629884504E-6</c:v>
                </c:pt>
                <c:pt idx="1102">
                  <c:v>1.6833492629884504E-6</c:v>
                </c:pt>
                <c:pt idx="1103">
                  <c:v>1.6833492629884504E-6</c:v>
                </c:pt>
                <c:pt idx="1104">
                  <c:v>1.6833492629884504E-6</c:v>
                </c:pt>
                <c:pt idx="1105">
                  <c:v>1.5843287181067799E-6</c:v>
                </c:pt>
                <c:pt idx="1106">
                  <c:v>1.5513218698128849E-6</c:v>
                </c:pt>
                <c:pt idx="1107">
                  <c:v>1.5183150215190045E-6</c:v>
                </c:pt>
                <c:pt idx="1108">
                  <c:v>1.4853081732251023E-6</c:v>
                </c:pt>
                <c:pt idx="1109">
                  <c:v>1.4853081732251023E-6</c:v>
                </c:pt>
                <c:pt idx="1110">
                  <c:v>1.4853081732251023E-6</c:v>
                </c:pt>
                <c:pt idx="1111">
                  <c:v>1.4523013249312219E-6</c:v>
                </c:pt>
                <c:pt idx="1112">
                  <c:v>1.4192944766373101E-6</c:v>
                </c:pt>
                <c:pt idx="1113">
                  <c:v>1.3862876283434399E-6</c:v>
                </c:pt>
                <c:pt idx="1114">
                  <c:v>1.3862876283434399E-6</c:v>
                </c:pt>
                <c:pt idx="1115">
                  <c:v>1.3862876283434399E-6</c:v>
                </c:pt>
                <c:pt idx="1116">
                  <c:v>1.3862876283434399E-6</c:v>
                </c:pt>
                <c:pt idx="1117">
                  <c:v>1.3862876283434399E-6</c:v>
                </c:pt>
                <c:pt idx="1118">
                  <c:v>1.3862876283434399E-6</c:v>
                </c:pt>
                <c:pt idx="1119">
                  <c:v>1.3862876283434399E-6</c:v>
                </c:pt>
                <c:pt idx="1120">
                  <c:v>1.3862876283434399E-6</c:v>
                </c:pt>
                <c:pt idx="1121">
                  <c:v>1.3862876283434399E-6</c:v>
                </c:pt>
                <c:pt idx="1122">
                  <c:v>1.3862876283434399E-6</c:v>
                </c:pt>
                <c:pt idx="1123">
                  <c:v>1.3532807800495379E-6</c:v>
                </c:pt>
                <c:pt idx="1124">
                  <c:v>1.3202739317556572E-6</c:v>
                </c:pt>
                <c:pt idx="1125">
                  <c:v>1.2872670834617626E-6</c:v>
                </c:pt>
                <c:pt idx="1126">
                  <c:v>1.2872670834617626E-6</c:v>
                </c:pt>
                <c:pt idx="1127">
                  <c:v>1.2542602351678608E-6</c:v>
                </c:pt>
                <c:pt idx="1128">
                  <c:v>1.2542602351678608E-6</c:v>
                </c:pt>
                <c:pt idx="1129">
                  <c:v>1.2542602351678608E-6</c:v>
                </c:pt>
                <c:pt idx="1130">
                  <c:v>1.2542602351678608E-6</c:v>
                </c:pt>
                <c:pt idx="1131">
                  <c:v>1.2542602351678608E-6</c:v>
                </c:pt>
                <c:pt idx="1132">
                  <c:v>1.2212533868739724E-6</c:v>
                </c:pt>
                <c:pt idx="1133">
                  <c:v>1.1882465385800926E-6</c:v>
                </c:pt>
                <c:pt idx="1134">
                  <c:v>1.1882465385800926E-6</c:v>
                </c:pt>
                <c:pt idx="1135">
                  <c:v>1.1882465385800926E-6</c:v>
                </c:pt>
                <c:pt idx="1136">
                  <c:v>1.1882465385800926E-6</c:v>
                </c:pt>
                <c:pt idx="1137">
                  <c:v>1.1552396902861802E-6</c:v>
                </c:pt>
                <c:pt idx="1138">
                  <c:v>1.0892259936984075E-6</c:v>
                </c:pt>
                <c:pt idx="1139">
                  <c:v>1.0562191454045203E-6</c:v>
                </c:pt>
                <c:pt idx="1140">
                  <c:v>1.0562191454045203E-6</c:v>
                </c:pt>
                <c:pt idx="1141">
                  <c:v>1.0562191454045203E-6</c:v>
                </c:pt>
                <c:pt idx="1142">
                  <c:v>1.0232122971106168E-6</c:v>
                </c:pt>
                <c:pt idx="1143">
                  <c:v>1.0232122971106168E-6</c:v>
                </c:pt>
                <c:pt idx="1144">
                  <c:v>1.0232122971106168E-6</c:v>
                </c:pt>
                <c:pt idx="1145">
                  <c:v>9.9020544881674382E-7</c:v>
                </c:pt>
                <c:pt idx="1146">
                  <c:v>9.9020544881674382E-7</c:v>
                </c:pt>
                <c:pt idx="1147">
                  <c:v>9.9020544881674382E-7</c:v>
                </c:pt>
                <c:pt idx="1148">
                  <c:v>9.9020544881674382E-7</c:v>
                </c:pt>
                <c:pt idx="1149">
                  <c:v>9.9020544881674382E-7</c:v>
                </c:pt>
                <c:pt idx="1150">
                  <c:v>9.9020544881674382E-7</c:v>
                </c:pt>
                <c:pt idx="1151">
                  <c:v>9.5719860052285197E-7</c:v>
                </c:pt>
                <c:pt idx="1152">
                  <c:v>9.5719860052285197E-7</c:v>
                </c:pt>
                <c:pt idx="1153">
                  <c:v>9.5719860052285197E-7</c:v>
                </c:pt>
                <c:pt idx="1154">
                  <c:v>9.2419175222894763E-7</c:v>
                </c:pt>
                <c:pt idx="1155">
                  <c:v>9.2419175222894763E-7</c:v>
                </c:pt>
                <c:pt idx="1156">
                  <c:v>9.2419175222894763E-7</c:v>
                </c:pt>
                <c:pt idx="1157">
                  <c:v>8.9118490393506563E-7</c:v>
                </c:pt>
                <c:pt idx="1158">
                  <c:v>8.9118490393506563E-7</c:v>
                </c:pt>
                <c:pt idx="1159">
                  <c:v>8.9118490393506563E-7</c:v>
                </c:pt>
                <c:pt idx="1160">
                  <c:v>8.2517120734727981E-7</c:v>
                </c:pt>
                <c:pt idx="1161">
                  <c:v>8.2517120734727981E-7</c:v>
                </c:pt>
                <c:pt idx="1162">
                  <c:v>8.2517120734727981E-7</c:v>
                </c:pt>
                <c:pt idx="1163">
                  <c:v>7.921643590533959E-7</c:v>
                </c:pt>
                <c:pt idx="1164">
                  <c:v>7.921643590533959E-7</c:v>
                </c:pt>
                <c:pt idx="1165">
                  <c:v>7.921643590533959E-7</c:v>
                </c:pt>
                <c:pt idx="1166">
                  <c:v>7.921643590533959E-7</c:v>
                </c:pt>
                <c:pt idx="1167">
                  <c:v>7.921643590533959E-7</c:v>
                </c:pt>
                <c:pt idx="1168">
                  <c:v>7.5915751075949887E-7</c:v>
                </c:pt>
                <c:pt idx="1169">
                  <c:v>7.5915751075949887E-7</c:v>
                </c:pt>
                <c:pt idx="1170">
                  <c:v>7.2615066246560659E-7</c:v>
                </c:pt>
                <c:pt idx="1171">
                  <c:v>7.2615066246560659E-7</c:v>
                </c:pt>
                <c:pt idx="1172">
                  <c:v>7.2615066246560659E-7</c:v>
                </c:pt>
                <c:pt idx="1173">
                  <c:v>6.9314381417172025E-7</c:v>
                </c:pt>
                <c:pt idx="1174">
                  <c:v>6.9314381417172025E-7</c:v>
                </c:pt>
                <c:pt idx="1175">
                  <c:v>6.6013696587782597E-7</c:v>
                </c:pt>
                <c:pt idx="1176">
                  <c:v>6.6013696587782597E-7</c:v>
                </c:pt>
                <c:pt idx="1177">
                  <c:v>6.6013696587782597E-7</c:v>
                </c:pt>
                <c:pt idx="1178">
                  <c:v>6.6013696587782597E-7</c:v>
                </c:pt>
                <c:pt idx="1179">
                  <c:v>6.6013696587782597E-7</c:v>
                </c:pt>
                <c:pt idx="1180">
                  <c:v>6.6013696587782597E-7</c:v>
                </c:pt>
                <c:pt idx="1181">
                  <c:v>6.6013696587782597E-7</c:v>
                </c:pt>
                <c:pt idx="1182">
                  <c:v>6.2713011758393941E-7</c:v>
                </c:pt>
                <c:pt idx="1183">
                  <c:v>6.2713011758393941E-7</c:v>
                </c:pt>
                <c:pt idx="1184">
                  <c:v>6.2713011758393941E-7</c:v>
                </c:pt>
                <c:pt idx="1185">
                  <c:v>6.2713011758393941E-7</c:v>
                </c:pt>
                <c:pt idx="1186">
                  <c:v>6.2713011758393941E-7</c:v>
                </c:pt>
                <c:pt idx="1187">
                  <c:v>5.9412326929004799E-7</c:v>
                </c:pt>
                <c:pt idx="1188">
                  <c:v>5.9412326929004799E-7</c:v>
                </c:pt>
                <c:pt idx="1189">
                  <c:v>5.2810957270226217E-7</c:v>
                </c:pt>
                <c:pt idx="1190">
                  <c:v>4.9510272440837254E-7</c:v>
                </c:pt>
                <c:pt idx="1191">
                  <c:v>4.9510272440837254E-7</c:v>
                </c:pt>
                <c:pt idx="1192">
                  <c:v>4.9510272440837254E-7</c:v>
                </c:pt>
                <c:pt idx="1193">
                  <c:v>4.9510272440837254E-7</c:v>
                </c:pt>
                <c:pt idx="1194">
                  <c:v>4.9510272440837254E-7</c:v>
                </c:pt>
                <c:pt idx="1195">
                  <c:v>4.6209587611447434E-7</c:v>
                </c:pt>
                <c:pt idx="1196">
                  <c:v>4.6209587611447434E-7</c:v>
                </c:pt>
                <c:pt idx="1197">
                  <c:v>4.6209587611447434E-7</c:v>
                </c:pt>
                <c:pt idx="1198">
                  <c:v>4.6209587611447434E-7</c:v>
                </c:pt>
                <c:pt idx="1199">
                  <c:v>4.6209587611447434E-7</c:v>
                </c:pt>
                <c:pt idx="1200">
                  <c:v>4.6209587611447434E-7</c:v>
                </c:pt>
                <c:pt idx="1201">
                  <c:v>4.6209587611447434E-7</c:v>
                </c:pt>
                <c:pt idx="1202">
                  <c:v>4.6209587611447434E-7</c:v>
                </c:pt>
                <c:pt idx="1203">
                  <c:v>4.6209587611447434E-7</c:v>
                </c:pt>
                <c:pt idx="1204">
                  <c:v>4.6209587611447434E-7</c:v>
                </c:pt>
                <c:pt idx="1205">
                  <c:v>4.6209587611447434E-7</c:v>
                </c:pt>
                <c:pt idx="1206">
                  <c:v>4.6209587611447434E-7</c:v>
                </c:pt>
                <c:pt idx="1207">
                  <c:v>4.2908902782058122E-7</c:v>
                </c:pt>
                <c:pt idx="1208">
                  <c:v>4.2908902782058122E-7</c:v>
                </c:pt>
                <c:pt idx="1209">
                  <c:v>4.2908902782058122E-7</c:v>
                </c:pt>
                <c:pt idx="1210">
                  <c:v>4.2908902782058122E-7</c:v>
                </c:pt>
                <c:pt idx="1211">
                  <c:v>4.2908902782058122E-7</c:v>
                </c:pt>
                <c:pt idx="1212">
                  <c:v>4.2908902782058122E-7</c:v>
                </c:pt>
                <c:pt idx="1213">
                  <c:v>4.2908902782058122E-7</c:v>
                </c:pt>
                <c:pt idx="1214">
                  <c:v>4.2908902782058122E-7</c:v>
                </c:pt>
                <c:pt idx="1215">
                  <c:v>4.2908902782058122E-7</c:v>
                </c:pt>
                <c:pt idx="1216">
                  <c:v>3.9608217952669732E-7</c:v>
                </c:pt>
                <c:pt idx="1217">
                  <c:v>3.9608217952669732E-7</c:v>
                </c:pt>
                <c:pt idx="1218">
                  <c:v>3.9608217952669732E-7</c:v>
                </c:pt>
                <c:pt idx="1219">
                  <c:v>3.9608217952669732E-7</c:v>
                </c:pt>
                <c:pt idx="1220">
                  <c:v>3.9608217952669732E-7</c:v>
                </c:pt>
                <c:pt idx="1221">
                  <c:v>3.9608217952669732E-7</c:v>
                </c:pt>
                <c:pt idx="1222">
                  <c:v>3.9608217952669732E-7</c:v>
                </c:pt>
                <c:pt idx="1223">
                  <c:v>3.9608217952669732E-7</c:v>
                </c:pt>
                <c:pt idx="1224">
                  <c:v>3.9608217952669732E-7</c:v>
                </c:pt>
                <c:pt idx="1225">
                  <c:v>3.9608217952669732E-7</c:v>
                </c:pt>
                <c:pt idx="1226">
                  <c:v>3.9608217952669732E-7</c:v>
                </c:pt>
                <c:pt idx="1227">
                  <c:v>3.9608217952669732E-7</c:v>
                </c:pt>
                <c:pt idx="1228">
                  <c:v>3.9608217952669732E-7</c:v>
                </c:pt>
                <c:pt idx="1229">
                  <c:v>3.6307533123280398E-7</c:v>
                </c:pt>
                <c:pt idx="1230">
                  <c:v>3.3006848293891171E-7</c:v>
                </c:pt>
                <c:pt idx="1231">
                  <c:v>3.3006848293891171E-7</c:v>
                </c:pt>
                <c:pt idx="1232">
                  <c:v>3.3006848293891171E-7</c:v>
                </c:pt>
                <c:pt idx="1233">
                  <c:v>3.3006848293891171E-7</c:v>
                </c:pt>
                <c:pt idx="1234">
                  <c:v>3.3006848293891171E-7</c:v>
                </c:pt>
                <c:pt idx="1235">
                  <c:v>3.3006848293891171E-7</c:v>
                </c:pt>
                <c:pt idx="1236">
                  <c:v>3.3006848293891171E-7</c:v>
                </c:pt>
                <c:pt idx="1237">
                  <c:v>3.3006848293891171E-7</c:v>
                </c:pt>
                <c:pt idx="1238">
                  <c:v>3.3006848293891171E-7</c:v>
                </c:pt>
                <c:pt idx="1239">
                  <c:v>3.3006848293891171E-7</c:v>
                </c:pt>
                <c:pt idx="1240">
                  <c:v>3.3006848293891171E-7</c:v>
                </c:pt>
                <c:pt idx="1241">
                  <c:v>3.3006848293891171E-7</c:v>
                </c:pt>
                <c:pt idx="1242">
                  <c:v>2.9706163464502108E-7</c:v>
                </c:pt>
                <c:pt idx="1243">
                  <c:v>2.9706163464502108E-7</c:v>
                </c:pt>
                <c:pt idx="1244">
                  <c:v>2.6405478635113093E-7</c:v>
                </c:pt>
                <c:pt idx="1245">
                  <c:v>2.6405478635113093E-7</c:v>
                </c:pt>
                <c:pt idx="1246">
                  <c:v>2.6405478635113093E-7</c:v>
                </c:pt>
                <c:pt idx="1247">
                  <c:v>2.6405478635113093E-7</c:v>
                </c:pt>
                <c:pt idx="1248">
                  <c:v>2.6405478635113093E-7</c:v>
                </c:pt>
                <c:pt idx="1249">
                  <c:v>2.6405478635113093E-7</c:v>
                </c:pt>
                <c:pt idx="1250">
                  <c:v>2.6405478635113093E-7</c:v>
                </c:pt>
                <c:pt idx="1251">
                  <c:v>2.6405478635113093E-7</c:v>
                </c:pt>
                <c:pt idx="1252">
                  <c:v>2.6405478635113093E-7</c:v>
                </c:pt>
                <c:pt idx="1253">
                  <c:v>2.6405478635113093E-7</c:v>
                </c:pt>
                <c:pt idx="1254">
                  <c:v>2.6405478635113093E-7</c:v>
                </c:pt>
                <c:pt idx="1255">
                  <c:v>2.6405478635113093E-7</c:v>
                </c:pt>
                <c:pt idx="1256">
                  <c:v>2.6405478635113093E-7</c:v>
                </c:pt>
                <c:pt idx="1257">
                  <c:v>2.3104793805723855E-7</c:v>
                </c:pt>
                <c:pt idx="1258">
                  <c:v>2.3104793805723855E-7</c:v>
                </c:pt>
                <c:pt idx="1259">
                  <c:v>2.3104793805723855E-7</c:v>
                </c:pt>
                <c:pt idx="1260">
                  <c:v>1.9804108976334778E-7</c:v>
                </c:pt>
                <c:pt idx="1261">
                  <c:v>1.9804108976334778E-7</c:v>
                </c:pt>
                <c:pt idx="1262">
                  <c:v>1.9804108976334778E-7</c:v>
                </c:pt>
                <c:pt idx="1263">
                  <c:v>1.9804108976334778E-7</c:v>
                </c:pt>
                <c:pt idx="1264">
                  <c:v>1.9804108976334778E-7</c:v>
                </c:pt>
                <c:pt idx="1265">
                  <c:v>1.9804108976334778E-7</c:v>
                </c:pt>
                <c:pt idx="1266">
                  <c:v>1.9804108976334778E-7</c:v>
                </c:pt>
                <c:pt idx="1267">
                  <c:v>1.9804108976334778E-7</c:v>
                </c:pt>
                <c:pt idx="1268">
                  <c:v>1.6503424146945723E-7</c:v>
                </c:pt>
                <c:pt idx="1269">
                  <c:v>1.6503424146945723E-7</c:v>
                </c:pt>
                <c:pt idx="1270">
                  <c:v>1.6503424146945723E-7</c:v>
                </c:pt>
                <c:pt idx="1271">
                  <c:v>1.3202739317556602E-7</c:v>
                </c:pt>
                <c:pt idx="1272">
                  <c:v>1.3202739317556602E-7</c:v>
                </c:pt>
                <c:pt idx="1273">
                  <c:v>1.3202739317556602E-7</c:v>
                </c:pt>
                <c:pt idx="1274">
                  <c:v>1.3202739317556602E-7</c:v>
                </c:pt>
                <c:pt idx="1275">
                  <c:v>1.3202739317556602E-7</c:v>
                </c:pt>
                <c:pt idx="1276">
                  <c:v>1.3202739317556602E-7</c:v>
                </c:pt>
                <c:pt idx="1277">
                  <c:v>1.3202739317556602E-7</c:v>
                </c:pt>
                <c:pt idx="1278">
                  <c:v>1.3202739317556602E-7</c:v>
                </c:pt>
                <c:pt idx="1279">
                  <c:v>1.3202739317556602E-7</c:v>
                </c:pt>
                <c:pt idx="1280">
                  <c:v>6.6013696587782705E-8</c:v>
                </c:pt>
                <c:pt idx="1281">
                  <c:v>6.6013696587782705E-8</c:v>
                </c:pt>
                <c:pt idx="1282">
                  <c:v>6.6013696587782705E-8</c:v>
                </c:pt>
                <c:pt idx="1283">
                  <c:v>6.6013696587782705E-8</c:v>
                </c:pt>
                <c:pt idx="1284">
                  <c:v>6.6013696587782705E-8</c:v>
                </c:pt>
                <c:pt idx="1285">
                  <c:v>6.6013696587782705E-8</c:v>
                </c:pt>
                <c:pt idx="1286">
                  <c:v>6.6013696587782705E-8</c:v>
                </c:pt>
                <c:pt idx="1287">
                  <c:v>6.6013696587782705E-8</c:v>
                </c:pt>
                <c:pt idx="1288">
                  <c:v>6.6013696587782705E-8</c:v>
                </c:pt>
                <c:pt idx="1289">
                  <c:v>6.6013696587782705E-8</c:v>
                </c:pt>
                <c:pt idx="1290">
                  <c:v>6.6013696587782705E-8</c:v>
                </c:pt>
                <c:pt idx="1291">
                  <c:v>6.6013696587782705E-8</c:v>
                </c:pt>
                <c:pt idx="1292">
                  <c:v>6.6013696587782705E-8</c:v>
                </c:pt>
                <c:pt idx="1293">
                  <c:v>6.6013696587782705E-8</c:v>
                </c:pt>
                <c:pt idx="1294">
                  <c:v>6.6013696587782705E-8</c:v>
                </c:pt>
                <c:pt idx="1295">
                  <c:v>6.6013696587782705E-8</c:v>
                </c:pt>
                <c:pt idx="1296">
                  <c:v>6.6013696587782705E-8</c:v>
                </c:pt>
                <c:pt idx="1297">
                  <c:v>6.6013696587782705E-8</c:v>
                </c:pt>
                <c:pt idx="1298">
                  <c:v>3.3006848293891286E-8</c:v>
                </c:pt>
                <c:pt idx="1299">
                  <c:v>3.3006848293891286E-8</c:v>
                </c:pt>
                <c:pt idx="1300">
                  <c:v>3.3006848293891286E-8</c:v>
                </c:pt>
                <c:pt idx="1301">
                  <c:v>3.3006848293891286E-8</c:v>
                </c:pt>
                <c:pt idx="1302">
                  <c:v>3.3006848293891286E-8</c:v>
                </c:pt>
                <c:pt idx="1303">
                  <c:v>3.3006848293891286E-8</c:v>
                </c:pt>
                <c:pt idx="1304">
                  <c:v>3.3006848293891286E-8</c:v>
                </c:pt>
                <c:pt idx="1305">
                  <c:v>3.3006848293891286E-8</c:v>
                </c:pt>
                <c:pt idx="1306">
                  <c:v>3.3006848293891286E-8</c:v>
                </c:pt>
                <c:pt idx="1307">
                  <c:v>3.3006848293891286E-8</c:v>
                </c:pt>
                <c:pt idx="1308">
                  <c:v>3.3006848293891286E-8</c:v>
                </c:pt>
                <c:pt idx="1309">
                  <c:v>3.3006848293891286E-8</c:v>
                </c:pt>
                <c:pt idx="1310">
                  <c:v>3.3006848293891286E-8</c:v>
                </c:pt>
                <c:pt idx="1311">
                  <c:v>3.3006848293891286E-8</c:v>
                </c:pt>
                <c:pt idx="1312">
                  <c:v>3.3006848293891286E-8</c:v>
                </c:pt>
                <c:pt idx="1313">
                  <c:v>3.3006848293891286E-8</c:v>
                </c:pt>
                <c:pt idx="1314">
                  <c:v>3.3006848293891286E-8</c:v>
                </c:pt>
                <c:pt idx="1315">
                  <c:v>3.3006848293891286E-8</c:v>
                </c:pt>
                <c:pt idx="1316">
                  <c:v>3.3006848293891286E-8</c:v>
                </c:pt>
                <c:pt idx="1317">
                  <c:v>3.3006848293891286E-8</c:v>
                </c:pt>
                <c:pt idx="1318">
                  <c:v>3.3006848293891286E-8</c:v>
                </c:pt>
                <c:pt idx="1319">
                  <c:v>3.3006848293891286E-8</c:v>
                </c:pt>
                <c:pt idx="1320">
                  <c:v>3.3006848293891286E-8</c:v>
                </c:pt>
                <c:pt idx="1321">
                  <c:v>3.3006848293891286E-8</c:v>
                </c:pt>
                <c:pt idx="1322">
                  <c:v>3.3006848293891286E-8</c:v>
                </c:pt>
                <c:pt idx="1323">
                  <c:v>3.3006848293891286E-8</c:v>
                </c:pt>
                <c:pt idx="1324">
                  <c:v>3.3006848293891286E-8</c:v>
                </c:pt>
                <c:pt idx="1325">
                  <c:v>3.3006848293891286E-8</c:v>
                </c:pt>
              </c:numCache>
            </c:numRef>
          </c:yVal>
        </c:ser>
        <c:ser>
          <c:idx val="0"/>
          <c:order val="4"/>
          <c:tx>
            <c:strRef>
              <c:f>east_coast!$B$9</c:f>
              <c:strCache>
                <c:ptCount val="1"/>
                <c:pt idx="0">
                  <c:v>chop&amp;swell</c:v>
                </c:pt>
              </c:strCache>
            </c:strRef>
          </c:tx>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east_coast!$B$10:$B$2000</c:f>
              <c:numCache>
                <c:formatCode>General</c:formatCode>
                <c:ptCount val="1991"/>
                <c:pt idx="0">
                  <c:v>0.97989006409049006</c:v>
                </c:pt>
                <c:pt idx="1">
                  <c:v>0.96651909524010104</c:v>
                </c:pt>
                <c:pt idx="2">
                  <c:v>0.95475047718702766</c:v>
                </c:pt>
                <c:pt idx="3">
                  <c:v>0.94444933393337793</c:v>
                </c:pt>
                <c:pt idx="4">
                  <c:v>0.93580656245774041</c:v>
                </c:pt>
                <c:pt idx="5">
                  <c:v>0.92770382702885246</c:v>
                </c:pt>
                <c:pt idx="6">
                  <c:v>0.92021224569422877</c:v>
                </c:pt>
                <c:pt idx="7">
                  <c:v>0.91336797603978004</c:v>
                </c:pt>
                <c:pt idx="8">
                  <c:v>0.90665337267586443</c:v>
                </c:pt>
                <c:pt idx="9">
                  <c:v>0.90036616483513265</c:v>
                </c:pt>
                <c:pt idx="10">
                  <c:v>0.89406377125172243</c:v>
                </c:pt>
                <c:pt idx="11">
                  <c:v>0.88791248135035117</c:v>
                </c:pt>
                <c:pt idx="12">
                  <c:v>0.88181969535404969</c:v>
                </c:pt>
                <c:pt idx="13">
                  <c:v>0.87538619449721533</c:v>
                </c:pt>
                <c:pt idx="14">
                  <c:v>0.8690759974372676</c:v>
                </c:pt>
                <c:pt idx="15">
                  <c:v>0.86306215513400031</c:v>
                </c:pt>
                <c:pt idx="16">
                  <c:v>0.85697779334531965</c:v>
                </c:pt>
                <c:pt idx="17">
                  <c:v>0.85068608520420941</c:v>
                </c:pt>
                <c:pt idx="18">
                  <c:v>0.84479483729087201</c:v>
                </c:pt>
                <c:pt idx="19">
                  <c:v>0.8388098811521657</c:v>
                </c:pt>
                <c:pt idx="20">
                  <c:v>0.83284392381856065</c:v>
                </c:pt>
                <c:pt idx="21">
                  <c:v>0.8267250892855208</c:v>
                </c:pt>
                <c:pt idx="22">
                  <c:v>0.82081803489839256</c:v>
                </c:pt>
                <c:pt idx="23">
                  <c:v>0.81497413989948664</c:v>
                </c:pt>
                <c:pt idx="24">
                  <c:v>0.80914622872610453</c:v>
                </c:pt>
                <c:pt idx="25">
                  <c:v>0.80331465967310045</c:v>
                </c:pt>
                <c:pt idx="26">
                  <c:v>0.79748639379622832</c:v>
                </c:pt>
                <c:pt idx="27">
                  <c:v>0.7857521154737177</c:v>
                </c:pt>
                <c:pt idx="28">
                  <c:v>0.7857521154737177</c:v>
                </c:pt>
                <c:pt idx="29">
                  <c:v>0.77983608265478532</c:v>
                </c:pt>
                <c:pt idx="30">
                  <c:v>0.77385624754756155</c:v>
                </c:pt>
                <c:pt idx="31">
                  <c:v>0.76779536269540027</c:v>
                </c:pt>
                <c:pt idx="32">
                  <c:v>0.7616865707046</c:v>
                </c:pt>
                <c:pt idx="33">
                  <c:v>0.7555121364012225</c:v>
                </c:pt>
                <c:pt idx="34">
                  <c:v>0.74929360802161915</c:v>
                </c:pt>
                <c:pt idx="35">
                  <c:v>0.74304763446033495</c:v>
                </c:pt>
                <c:pt idx="36">
                  <c:v>0.73670779749091664</c:v>
                </c:pt>
                <c:pt idx="37">
                  <c:v>0.73032337872798858</c:v>
                </c:pt>
                <c:pt idx="38">
                  <c:v>0.72396192701532569</c:v>
                </c:pt>
                <c:pt idx="39">
                  <c:v>0.71756923922754445</c:v>
                </c:pt>
                <c:pt idx="40">
                  <c:v>0.71109578989139421</c:v>
                </c:pt>
                <c:pt idx="41">
                  <c:v>0.70456042262919982</c:v>
                </c:pt>
                <c:pt idx="42">
                  <c:v>0.698093180603927</c:v>
                </c:pt>
                <c:pt idx="43">
                  <c:v>0.69169732265381056</c:v>
                </c:pt>
                <c:pt idx="44">
                  <c:v>0.68522651142477764</c:v>
                </c:pt>
                <c:pt idx="45">
                  <c:v>0.67862392785331693</c:v>
                </c:pt>
                <c:pt idx="46">
                  <c:v>0.67191012257222094</c:v>
                </c:pt>
                <c:pt idx="47">
                  <c:v>0.66537375770648965</c:v>
                </c:pt>
                <c:pt idx="48">
                  <c:v>0.65886078110139867</c:v>
                </c:pt>
                <c:pt idx="49">
                  <c:v>0.65231206812080311</c:v>
                </c:pt>
                <c:pt idx="50">
                  <c:v>0.64565534793086299</c:v>
                </c:pt>
                <c:pt idx="51">
                  <c:v>0.63891012922291057</c:v>
                </c:pt>
                <c:pt idx="52">
                  <c:v>0.63209423584678148</c:v>
                </c:pt>
                <c:pt idx="53">
                  <c:v>0.62514971812158704</c:v>
                </c:pt>
                <c:pt idx="54">
                  <c:v>0.61806427227039584</c:v>
                </c:pt>
                <c:pt idx="55">
                  <c:v>0.60352998685380588</c:v>
                </c:pt>
                <c:pt idx="56">
                  <c:v>0.59611628510178338</c:v>
                </c:pt>
                <c:pt idx="57">
                  <c:v>0.59611628510178338</c:v>
                </c:pt>
                <c:pt idx="58">
                  <c:v>0.58865751383897791</c:v>
                </c:pt>
                <c:pt idx="59">
                  <c:v>0.58110926862359935</c:v>
                </c:pt>
                <c:pt idx="60">
                  <c:v>0.57358469986543437</c:v>
                </c:pt>
                <c:pt idx="61">
                  <c:v>0.56609351757223203</c:v>
                </c:pt>
                <c:pt idx="62">
                  <c:v>0.55860082778924403</c:v>
                </c:pt>
                <c:pt idx="63">
                  <c:v>0.5511027509471651</c:v>
                </c:pt>
                <c:pt idx="64">
                  <c:v>0.54366898627962601</c:v>
                </c:pt>
                <c:pt idx="65">
                  <c:v>0.53622300651102572</c:v>
                </c:pt>
                <c:pt idx="66">
                  <c:v>0.52845794879411856</c:v>
                </c:pt>
                <c:pt idx="67">
                  <c:v>0.52081719247762559</c:v>
                </c:pt>
                <c:pt idx="68">
                  <c:v>0.51318956018985507</c:v>
                </c:pt>
                <c:pt idx="69">
                  <c:v>0.50555394707380719</c:v>
                </c:pt>
                <c:pt idx="70">
                  <c:v>0.49796559819633285</c:v>
                </c:pt>
                <c:pt idx="71">
                  <c:v>0.49038186046408838</c:v>
                </c:pt>
                <c:pt idx="72">
                  <c:v>0.48277593159543408</c:v>
                </c:pt>
                <c:pt idx="73">
                  <c:v>0.47524998836129212</c:v>
                </c:pt>
                <c:pt idx="74">
                  <c:v>0.4677347305694543</c:v>
                </c:pt>
                <c:pt idx="75">
                  <c:v>0.46019433316854402</c:v>
                </c:pt>
                <c:pt idx="76">
                  <c:v>0.45262943905861697</c:v>
                </c:pt>
                <c:pt idx="77">
                  <c:v>0.44521482837893861</c:v>
                </c:pt>
                <c:pt idx="78">
                  <c:v>0.43781473837293433</c:v>
                </c:pt>
                <c:pt idx="79">
                  <c:v>0.43054420381262226</c:v>
                </c:pt>
                <c:pt idx="80">
                  <c:v>0.42333472258862598</c:v>
                </c:pt>
                <c:pt idx="81">
                  <c:v>0.41626947266677161</c:v>
                </c:pt>
                <c:pt idx="82">
                  <c:v>0.40922424132251389</c:v>
                </c:pt>
                <c:pt idx="83">
                  <c:v>0.4023397349921633</c:v>
                </c:pt>
                <c:pt idx="84">
                  <c:v>0.39554450309368294</c:v>
                </c:pt>
                <c:pt idx="85">
                  <c:v>0.38886816336756114</c:v>
                </c:pt>
                <c:pt idx="86">
                  <c:v>0.38234348154766395</c:v>
                </c:pt>
                <c:pt idx="87">
                  <c:v>0.37588672544399215</c:v>
                </c:pt>
                <c:pt idx="88">
                  <c:v>0.36947645766503334</c:v>
                </c:pt>
                <c:pt idx="89">
                  <c:v>0.3631933510832866</c:v>
                </c:pt>
                <c:pt idx="90">
                  <c:v>0.35699641527796888</c:v>
                </c:pt>
                <c:pt idx="91">
                  <c:v>0.3508458347835533</c:v>
                </c:pt>
                <c:pt idx="92">
                  <c:v>0.34482343525885956</c:v>
                </c:pt>
                <c:pt idx="93">
                  <c:v>0.33895307051283702</c:v>
                </c:pt>
                <c:pt idx="94">
                  <c:v>0.33320891369842937</c:v>
                </c:pt>
                <c:pt idx="95">
                  <c:v>0.32751984676809731</c:v>
                </c:pt>
                <c:pt idx="96">
                  <c:v>0.32199591647619824</c:v>
                </c:pt>
                <c:pt idx="97">
                  <c:v>0.31663490592598936</c:v>
                </c:pt>
                <c:pt idx="98">
                  <c:v>0.31139380732063965</c:v>
                </c:pt>
                <c:pt idx="99">
                  <c:v>0.30616075605046722</c:v>
                </c:pt>
                <c:pt idx="100">
                  <c:v>0.30103010324088397</c:v>
                </c:pt>
                <c:pt idx="101">
                  <c:v>0.29602581354568491</c:v>
                </c:pt>
                <c:pt idx="102">
                  <c:v>0.29111441182404446</c:v>
                </c:pt>
                <c:pt idx="103">
                  <c:v>0.28627299753259572</c:v>
                </c:pt>
                <c:pt idx="104">
                  <c:v>0.2814917054808338</c:v>
                </c:pt>
                <c:pt idx="105">
                  <c:v>0.27683797366770274</c:v>
                </c:pt>
                <c:pt idx="106">
                  <c:v>0.27232379550457936</c:v>
                </c:pt>
                <c:pt idx="107">
                  <c:v>0.26791906553368638</c:v>
                </c:pt>
                <c:pt idx="108">
                  <c:v>0.26358849075886853</c:v>
                </c:pt>
                <c:pt idx="109">
                  <c:v>0.25930628867099281</c:v>
                </c:pt>
                <c:pt idx="110">
                  <c:v>0.25511242991835181</c:v>
                </c:pt>
                <c:pt idx="111">
                  <c:v>0.24705997370760471</c:v>
                </c:pt>
                <c:pt idx="112">
                  <c:v>0.24316499697393595</c:v>
                </c:pt>
                <c:pt idx="113">
                  <c:v>0.23928236835513023</c:v>
                </c:pt>
                <c:pt idx="114">
                  <c:v>0.23546347551770244</c:v>
                </c:pt>
                <c:pt idx="115">
                  <c:v>0.23546347551770244</c:v>
                </c:pt>
                <c:pt idx="116">
                  <c:v>0.23176221122148793</c:v>
                </c:pt>
                <c:pt idx="117">
                  <c:v>0.22817154790381153</c:v>
                </c:pt>
                <c:pt idx="118">
                  <c:v>0.22464566230898617</c:v>
                </c:pt>
                <c:pt idx="119">
                  <c:v>0.22115254244803037</c:v>
                </c:pt>
                <c:pt idx="120">
                  <c:v>0.21769493727290773</c:v>
                </c:pt>
                <c:pt idx="121">
                  <c:v>0.21427923144623887</c:v>
                </c:pt>
                <c:pt idx="122">
                  <c:v>0.21095823144845527</c:v>
                </c:pt>
                <c:pt idx="123">
                  <c:v>0.20771783781627018</c:v>
                </c:pt>
                <c:pt idx="124">
                  <c:v>0.20450497804163775</c:v>
                </c:pt>
                <c:pt idx="125">
                  <c:v>0.20127391754474253</c:v>
                </c:pt>
                <c:pt idx="126">
                  <c:v>0.19811162518483377</c:v>
                </c:pt>
                <c:pt idx="127">
                  <c:v>0.19498384990722395</c:v>
                </c:pt>
                <c:pt idx="128">
                  <c:v>0.19184117708349499</c:v>
                </c:pt>
                <c:pt idx="129">
                  <c:v>0.18881500218364344</c:v>
                </c:pt>
                <c:pt idx="130">
                  <c:v>0.18578680990775492</c:v>
                </c:pt>
                <c:pt idx="131">
                  <c:v>0.18279710295933693</c:v>
                </c:pt>
                <c:pt idx="132">
                  <c:v>0.17989146073543494</c:v>
                </c:pt>
                <c:pt idx="133">
                  <c:v>0.17699326728458969</c:v>
                </c:pt>
                <c:pt idx="134">
                  <c:v>0.17414136263775243</c:v>
                </c:pt>
                <c:pt idx="135">
                  <c:v>0.17136037651774294</c:v>
                </c:pt>
                <c:pt idx="136">
                  <c:v>0.16861809741487671</c:v>
                </c:pt>
                <c:pt idx="137">
                  <c:v>0.16589271106519671</c:v>
                </c:pt>
                <c:pt idx="138">
                  <c:v>0.16327187356594489</c:v>
                </c:pt>
                <c:pt idx="139">
                  <c:v>0.16066203187454139</c:v>
                </c:pt>
                <c:pt idx="140">
                  <c:v>0.15804839928970751</c:v>
                </c:pt>
                <c:pt idx="141">
                  <c:v>0.15554969063206087</c:v>
                </c:pt>
                <c:pt idx="142">
                  <c:v>0.1530924379435179</c:v>
                </c:pt>
                <c:pt idx="143">
                  <c:v>0.15064376464537421</c:v>
                </c:pt>
                <c:pt idx="144">
                  <c:v>0.14822546283261873</c:v>
                </c:pt>
                <c:pt idx="145">
                  <c:v>0.14587688242244845</c:v>
                </c:pt>
                <c:pt idx="146">
                  <c:v>0.14355920555288418</c:v>
                </c:pt>
                <c:pt idx="147">
                  <c:v>0.14127167847903147</c:v>
                </c:pt>
                <c:pt idx="148">
                  <c:v>0.13899512504406178</c:v>
                </c:pt>
                <c:pt idx="149">
                  <c:v>0.13676109168863243</c:v>
                </c:pt>
                <c:pt idx="150">
                  <c:v>0.13456738368497126</c:v>
                </c:pt>
                <c:pt idx="151">
                  <c:v>0.13235642822464164</c:v>
                </c:pt>
                <c:pt idx="152">
                  <c:v>0.13018927864396837</c:v>
                </c:pt>
                <c:pt idx="153">
                  <c:v>0.12806371804620456</c:v>
                </c:pt>
                <c:pt idx="154">
                  <c:v>0.12594937494596423</c:v>
                </c:pt>
                <c:pt idx="155">
                  <c:v>0.1238997208927</c:v>
                </c:pt>
                <c:pt idx="156">
                  <c:v>0.12187811058324342</c:v>
                </c:pt>
                <c:pt idx="157">
                  <c:v>0.11985570219095906</c:v>
                </c:pt>
                <c:pt idx="158">
                  <c:v>0.11788709788264137</c:v>
                </c:pt>
                <c:pt idx="159">
                  <c:v>0.11595090460471556</c:v>
                </c:pt>
                <c:pt idx="160">
                  <c:v>0.11403619305623673</c:v>
                </c:pt>
                <c:pt idx="161">
                  <c:v>0.11215757258674161</c:v>
                </c:pt>
                <c:pt idx="162">
                  <c:v>0.11031400125476298</c:v>
                </c:pt>
                <c:pt idx="163">
                  <c:v>0.10850751860530537</c:v>
                </c:pt>
                <c:pt idx="164">
                  <c:v>0.10670688856325228</c:v>
                </c:pt>
                <c:pt idx="165">
                  <c:v>0.10494356889339145</c:v>
                </c:pt>
                <c:pt idx="166">
                  <c:v>0.10321068721582156</c:v>
                </c:pt>
                <c:pt idx="167">
                  <c:v>0.10150788882706145</c:v>
                </c:pt>
                <c:pt idx="168">
                  <c:v>9.9814711770169928E-2</c:v>
                </c:pt>
                <c:pt idx="169">
                  <c:v>9.8149157246702923E-2</c:v>
                </c:pt>
                <c:pt idx="170">
                  <c:v>9.6534702193177141E-2</c:v>
                </c:pt>
                <c:pt idx="171">
                  <c:v>9.4943258527847546E-2</c:v>
                </c:pt>
                <c:pt idx="172">
                  <c:v>9.334944278300436E-2</c:v>
                </c:pt>
                <c:pt idx="173">
                  <c:v>9.1795021293294199E-2</c:v>
                </c:pt>
                <c:pt idx="174">
                  <c:v>9.0286445228240725E-2</c:v>
                </c:pt>
                <c:pt idx="175">
                  <c:v>8.8805292175907352E-2</c:v>
                </c:pt>
                <c:pt idx="176">
                  <c:v>8.7340832356051348E-2</c:v>
                </c:pt>
                <c:pt idx="177">
                  <c:v>8.5892977092805967E-2</c:v>
                </c:pt>
                <c:pt idx="178">
                  <c:v>8.4467379472867185E-2</c:v>
                </c:pt>
                <c:pt idx="179">
                  <c:v>8.3061844768457391E-2</c:v>
                </c:pt>
                <c:pt idx="180">
                  <c:v>8.1687723490902961E-2</c:v>
                </c:pt>
                <c:pt idx="181">
                  <c:v>8.0331625583875244E-2</c:v>
                </c:pt>
                <c:pt idx="182">
                  <c:v>7.8976104070000733E-2</c:v>
                </c:pt>
                <c:pt idx="183">
                  <c:v>7.7655033131521833E-2</c:v>
                </c:pt>
                <c:pt idx="184">
                  <c:v>7.636459970603951E-2</c:v>
                </c:pt>
                <c:pt idx="185">
                  <c:v>7.5096955979081434E-2</c:v>
                </c:pt>
                <c:pt idx="186">
                  <c:v>7.384454233275177E-2</c:v>
                </c:pt>
                <c:pt idx="187">
                  <c:v>7.2594545103872699E-2</c:v>
                </c:pt>
                <c:pt idx="188">
                  <c:v>7.1376537695003794E-2</c:v>
                </c:pt>
                <c:pt idx="189">
                  <c:v>7.0186396678201923E-2</c:v>
                </c:pt>
                <c:pt idx="190">
                  <c:v>6.8997408447706923E-2</c:v>
                </c:pt>
                <c:pt idx="191">
                  <c:v>6.782728600849959E-2</c:v>
                </c:pt>
                <c:pt idx="192">
                  <c:v>6.6689219896204896E-2</c:v>
                </c:pt>
                <c:pt idx="193">
                  <c:v>6.5558026163815369E-2</c:v>
                </c:pt>
                <c:pt idx="194">
                  <c:v>6.4440222487757187E-2</c:v>
                </c:pt>
                <c:pt idx="195">
                  <c:v>6.3366778915539101E-2</c:v>
                </c:pt>
                <c:pt idx="196">
                  <c:v>6.2305661289214477E-2</c:v>
                </c:pt>
                <c:pt idx="197">
                  <c:v>6.1257800705416546E-2</c:v>
                </c:pt>
                <c:pt idx="198">
                  <c:v>6.0217388894677454E-2</c:v>
                </c:pt>
                <c:pt idx="199">
                  <c:v>5.822834479838386E-2</c:v>
                </c:pt>
                <c:pt idx="200">
                  <c:v>5.822834479838386E-2</c:v>
                </c:pt>
                <c:pt idx="201">
                  <c:v>5.6284259368051356E-2</c:v>
                </c:pt>
                <c:pt idx="202">
                  <c:v>5.6284259368051356E-2</c:v>
                </c:pt>
                <c:pt idx="203">
                  <c:v>5.4432064307741453E-2</c:v>
                </c:pt>
                <c:pt idx="204">
                  <c:v>5.4432064307741453E-2</c:v>
                </c:pt>
                <c:pt idx="205">
                  <c:v>5.2628685313724152E-2</c:v>
                </c:pt>
                <c:pt idx="206">
                  <c:v>5.2628685313724152E-2</c:v>
                </c:pt>
                <c:pt idx="207">
                  <c:v>5.1749331051407624E-2</c:v>
                </c:pt>
                <c:pt idx="208">
                  <c:v>5.0896623887949938E-2</c:v>
                </c:pt>
                <c:pt idx="209">
                  <c:v>5.0044493117644084E-2</c:v>
                </c:pt>
                <c:pt idx="210">
                  <c:v>4.9209898000580815E-2</c:v>
                </c:pt>
                <c:pt idx="211">
                  <c:v>4.8404388568793616E-2</c:v>
                </c:pt>
                <c:pt idx="212">
                  <c:v>4.7610140972463896E-2</c:v>
                </c:pt>
                <c:pt idx="213">
                  <c:v>4.6815605179557546E-2</c:v>
                </c:pt>
                <c:pt idx="214">
                  <c:v>4.6042307257454868E-2</c:v>
                </c:pt>
                <c:pt idx="215">
                  <c:v>4.5292641454639446E-2</c:v>
                </c:pt>
                <c:pt idx="216">
                  <c:v>4.4560045756748823E-2</c:v>
                </c:pt>
                <c:pt idx="217">
                  <c:v>4.3814725071550362E-2</c:v>
                </c:pt>
                <c:pt idx="218">
                  <c:v>4.3098866944074374E-2</c:v>
                </c:pt>
                <c:pt idx="219">
                  <c:v>4.2404512715011312E-2</c:v>
                </c:pt>
                <c:pt idx="220">
                  <c:v>4.1721863700753918E-2</c:v>
                </c:pt>
                <c:pt idx="221">
                  <c:v>4.103644356556805E-2</c:v>
                </c:pt>
                <c:pt idx="222">
                  <c:v>4.0362928165894832E-2</c:v>
                </c:pt>
                <c:pt idx="223">
                  <c:v>3.9710406778383486E-2</c:v>
                </c:pt>
                <c:pt idx="224">
                  <c:v>3.8417091387134471E-2</c:v>
                </c:pt>
                <c:pt idx="225">
                  <c:v>3.8417091387134471E-2</c:v>
                </c:pt>
                <c:pt idx="226">
                  <c:v>3.7177070193601641E-2</c:v>
                </c:pt>
                <c:pt idx="227">
                  <c:v>3.7177070193601641E-2</c:v>
                </c:pt>
                <c:pt idx="228">
                  <c:v>3.598151994874535E-2</c:v>
                </c:pt>
                <c:pt idx="229">
                  <c:v>3.598151994874535E-2</c:v>
                </c:pt>
                <c:pt idx="230">
                  <c:v>3.4813148857965902E-2</c:v>
                </c:pt>
                <c:pt idx="231">
                  <c:v>3.4813148857965902E-2</c:v>
                </c:pt>
                <c:pt idx="232">
                  <c:v>3.4253182909499642E-2</c:v>
                </c:pt>
                <c:pt idx="233">
                  <c:v>3.3699734637459795E-2</c:v>
                </c:pt>
                <c:pt idx="234">
                  <c:v>3.3151739931409213E-2</c:v>
                </c:pt>
                <c:pt idx="235">
                  <c:v>3.2602725452856612E-2</c:v>
                </c:pt>
                <c:pt idx="236">
                  <c:v>3.2077742135004909E-2</c:v>
                </c:pt>
                <c:pt idx="237">
                  <c:v>3.1562202797280309E-2</c:v>
                </c:pt>
                <c:pt idx="238">
                  <c:v>3.1047550218253665E-2</c:v>
                </c:pt>
                <c:pt idx="239">
                  <c:v>3.0540191229513212E-2</c:v>
                </c:pt>
                <c:pt idx="240">
                  <c:v>3.0052252256246661E-2</c:v>
                </c:pt>
                <c:pt idx="241">
                  <c:v>2.9566241983147151E-2</c:v>
                </c:pt>
                <c:pt idx="242">
                  <c:v>2.9081029792875402E-2</c:v>
                </c:pt>
                <c:pt idx="243">
                  <c:v>2.8605594117242797E-2</c:v>
                </c:pt>
                <c:pt idx="244">
                  <c:v>2.8149024232898064E-2</c:v>
                </c:pt>
                <c:pt idx="245">
                  <c:v>2.7689173341373604E-2</c:v>
                </c:pt>
                <c:pt idx="246">
                  <c:v>2.7234864691707255E-2</c:v>
                </c:pt>
                <c:pt idx="247">
                  <c:v>2.6791529680922056E-2</c:v>
                </c:pt>
                <c:pt idx="248">
                  <c:v>2.635741696059023E-2</c:v>
                </c:pt>
                <c:pt idx="249">
                  <c:v>2.5506195117949992E-2</c:v>
                </c:pt>
                <c:pt idx="250">
                  <c:v>2.5506195117949992E-2</c:v>
                </c:pt>
                <c:pt idx="251">
                  <c:v>2.4680933136177342E-2</c:v>
                </c:pt>
                <c:pt idx="252">
                  <c:v>2.4680933136177342E-2</c:v>
                </c:pt>
                <c:pt idx="253">
                  <c:v>2.3889257140070216E-2</c:v>
                </c:pt>
                <c:pt idx="254">
                  <c:v>2.3889257140070216E-2</c:v>
                </c:pt>
                <c:pt idx="255">
                  <c:v>2.3497553654443441E-2</c:v>
                </c:pt>
                <c:pt idx="256">
                  <c:v>2.3110150948499268E-2</c:v>
                </c:pt>
                <c:pt idx="257">
                  <c:v>2.273651517133287E-2</c:v>
                </c:pt>
                <c:pt idx="258">
                  <c:v>2.2370328167225208E-2</c:v>
                </c:pt>
                <c:pt idx="259">
                  <c:v>2.2008087239320656E-2</c:v>
                </c:pt>
                <c:pt idx="260">
                  <c:v>2.1655245953609504E-2</c:v>
                </c:pt>
                <c:pt idx="261">
                  <c:v>2.1301717429907628E-2</c:v>
                </c:pt>
                <c:pt idx="262">
                  <c:v>2.0956834803505357E-2</c:v>
                </c:pt>
                <c:pt idx="263">
                  <c:v>2.0619533963966586E-2</c:v>
                </c:pt>
                <c:pt idx="264">
                  <c:v>2.0290391304444214E-2</c:v>
                </c:pt>
                <c:pt idx="265">
                  <c:v>1.996397542791668E-2</c:v>
                </c:pt>
                <c:pt idx="266">
                  <c:v>1.9630288130069781E-2</c:v>
                </c:pt>
                <c:pt idx="267">
                  <c:v>1.9319279685910226E-2</c:v>
                </c:pt>
                <c:pt idx="268">
                  <c:v>1.9007539665825184E-2</c:v>
                </c:pt>
                <c:pt idx="269">
                  <c:v>1.8700011749552919E-2</c:v>
                </c:pt>
                <c:pt idx="270">
                  <c:v>1.8397094978507188E-2</c:v>
                </c:pt>
                <c:pt idx="271">
                  <c:v>1.8103976891068421E-2</c:v>
                </c:pt>
                <c:pt idx="272">
                  <c:v>1.7812876179666183E-2</c:v>
                </c:pt>
                <c:pt idx="273">
                  <c:v>1.7530133168987421E-2</c:v>
                </c:pt>
                <c:pt idx="274">
                  <c:v>1.7244153489063052E-2</c:v>
                </c:pt>
                <c:pt idx="275">
                  <c:v>1.6968704068670716E-2</c:v>
                </c:pt>
                <c:pt idx="276">
                  <c:v>1.6695892755403133E-2</c:v>
                </c:pt>
                <c:pt idx="277">
                  <c:v>1.6428978387473661E-2</c:v>
                </c:pt>
                <c:pt idx="278">
                  <c:v>1.6162995116176481E-2</c:v>
                </c:pt>
                <c:pt idx="279">
                  <c:v>1.5902088538422256E-2</c:v>
                </c:pt>
                <c:pt idx="280">
                  <c:v>1.5648032171605538E-2</c:v>
                </c:pt>
                <c:pt idx="281">
                  <c:v>1.5404084853939761E-2</c:v>
                </c:pt>
                <c:pt idx="282">
                  <c:v>1.5156124953168065E-2</c:v>
                </c:pt>
                <c:pt idx="283">
                  <c:v>1.4910160259465703E-2</c:v>
                </c:pt>
                <c:pt idx="284">
                  <c:v>1.4672686280291116E-2</c:v>
                </c:pt>
                <c:pt idx="285">
                  <c:v>1.4439136208352823E-2</c:v>
                </c:pt>
                <c:pt idx="286">
                  <c:v>1.4208445933213769E-2</c:v>
                </c:pt>
                <c:pt idx="287">
                  <c:v>1.3982255958464241E-2</c:v>
                </c:pt>
                <c:pt idx="288">
                  <c:v>1.375670888377032E-2</c:v>
                </c:pt>
                <c:pt idx="289">
                  <c:v>1.3539497340832363E-2</c:v>
                </c:pt>
                <c:pt idx="290">
                  <c:v>1.332470221534492E-2</c:v>
                </c:pt>
                <c:pt idx="291">
                  <c:v>1.3113808828126213E-2</c:v>
                </c:pt>
                <c:pt idx="292">
                  <c:v>1.2904954985911619E-2</c:v>
                </c:pt>
                <c:pt idx="293">
                  <c:v>1.2699847699193715E-2</c:v>
                </c:pt>
                <c:pt idx="294">
                  <c:v>1.2498730826614284E-2</c:v>
                </c:pt>
                <c:pt idx="295">
                  <c:v>1.2302446788935911E-2</c:v>
                </c:pt>
                <c:pt idx="296">
                  <c:v>1.2109975813656531E-2</c:v>
                </c:pt>
                <c:pt idx="297">
                  <c:v>1.1918480272944327E-2</c:v>
                </c:pt>
                <c:pt idx="298">
                  <c:v>1.1729356811747783E-2</c:v>
                </c:pt>
                <c:pt idx="299">
                  <c:v>1.1541253123053289E-2</c:v>
                </c:pt>
                <c:pt idx="300">
                  <c:v>1.1361994852365763E-2</c:v>
                </c:pt>
                <c:pt idx="301">
                  <c:v>1.1183490326571061E-2</c:v>
                </c:pt>
                <c:pt idx="302">
                  <c:v>1.1007202697519961E-2</c:v>
                </c:pt>
                <c:pt idx="303">
                  <c:v>1.083690068967658E-2</c:v>
                </c:pt>
                <c:pt idx="304">
                  <c:v>1.0668926423413976E-2</c:v>
                </c:pt>
                <c:pt idx="305">
                  <c:v>1.0502747843513701E-2</c:v>
                </c:pt>
                <c:pt idx="306">
                  <c:v>1.03353943083393E-2</c:v>
                </c:pt>
                <c:pt idx="307">
                  <c:v>1.0172252876977738E-2</c:v>
                </c:pt>
                <c:pt idx="308">
                  <c:v>1.0013190535624418E-2</c:v>
                </c:pt>
                <c:pt idx="309">
                  <c:v>9.8564559358520105E-3</c:v>
                </c:pt>
                <c:pt idx="310">
                  <c:v>9.7036674122829708E-3</c:v>
                </c:pt>
                <c:pt idx="311">
                  <c:v>9.5538051924155525E-3</c:v>
                </c:pt>
                <c:pt idx="312">
                  <c:v>9.4039208035807328E-3</c:v>
                </c:pt>
                <c:pt idx="313">
                  <c:v>9.2566745218708047E-3</c:v>
                </c:pt>
                <c:pt idx="314">
                  <c:v>9.1155025372384509E-3</c:v>
                </c:pt>
                <c:pt idx="315">
                  <c:v>8.9773455321771507E-3</c:v>
                </c:pt>
                <c:pt idx="316">
                  <c:v>8.8377475442326728E-3</c:v>
                </c:pt>
                <c:pt idx="317">
                  <c:v>8.6986816115065847E-3</c:v>
                </c:pt>
                <c:pt idx="318">
                  <c:v>8.5642268240073115E-3</c:v>
                </c:pt>
                <c:pt idx="319">
                  <c:v>8.4353142783669607E-3</c:v>
                </c:pt>
                <c:pt idx="320">
                  <c:v>8.3073328293588548E-3</c:v>
                </c:pt>
                <c:pt idx="321">
                  <c:v>8.1817012908989746E-3</c:v>
                </c:pt>
                <c:pt idx="322">
                  <c:v>8.0552716696114437E-3</c:v>
                </c:pt>
                <c:pt idx="323">
                  <c:v>7.9327437865927483E-3</c:v>
                </c:pt>
                <c:pt idx="324">
                  <c:v>7.8106149449877083E-3</c:v>
                </c:pt>
                <c:pt idx="325">
                  <c:v>7.6936736417628389E-3</c:v>
                </c:pt>
                <c:pt idx="326">
                  <c:v>7.5773974075609533E-3</c:v>
                </c:pt>
                <c:pt idx="327">
                  <c:v>7.4624734803727761E-3</c:v>
                </c:pt>
                <c:pt idx="328">
                  <c:v>7.3514734604206945E-3</c:v>
                </c:pt>
                <c:pt idx="329">
                  <c:v>7.2391211334550381E-3</c:v>
                </c:pt>
                <c:pt idx="330">
                  <c:v>7.1297172791582875E-3</c:v>
                </c:pt>
                <c:pt idx="331">
                  <c:v>7.0211780145916789E-3</c:v>
                </c:pt>
                <c:pt idx="332">
                  <c:v>6.913281650080625E-3</c:v>
                </c:pt>
                <c:pt idx="333">
                  <c:v>6.8077573650852062E-3</c:v>
                </c:pt>
                <c:pt idx="334">
                  <c:v>6.7067112115119024E-3</c:v>
                </c:pt>
                <c:pt idx="335">
                  <c:v>6.6050443268503879E-3</c:v>
                </c:pt>
                <c:pt idx="336">
                  <c:v>6.5064810976299334E-3</c:v>
                </c:pt>
                <c:pt idx="337">
                  <c:v>6.4079622063443571E-3</c:v>
                </c:pt>
                <c:pt idx="338">
                  <c:v>6.3127464912067152E-3</c:v>
                </c:pt>
                <c:pt idx="339">
                  <c:v>6.2204570797705959E-3</c:v>
                </c:pt>
                <c:pt idx="340">
                  <c:v>6.1259286026234764E-3</c:v>
                </c:pt>
                <c:pt idx="341">
                  <c:v>6.0370975501074075E-3</c:v>
                </c:pt>
                <c:pt idx="342">
                  <c:v>5.9449411524759412E-3</c:v>
                </c:pt>
                <c:pt idx="343">
                  <c:v>5.8579722932244989E-3</c:v>
                </c:pt>
                <c:pt idx="344">
                  <c:v>5.7710477719079781E-3</c:v>
                </c:pt>
                <c:pt idx="345">
                  <c:v>5.6884683682088136E-3</c:v>
                </c:pt>
                <c:pt idx="346">
                  <c:v>5.6055785989655958E-3</c:v>
                </c:pt>
                <c:pt idx="347">
                  <c:v>5.5243958402149485E-3</c:v>
                </c:pt>
                <c:pt idx="348">
                  <c:v>5.4429692228225536E-3</c:v>
                </c:pt>
                <c:pt idx="349">
                  <c:v>5.363072264183184E-3</c:v>
                </c:pt>
                <c:pt idx="350">
                  <c:v>5.2828206020648725E-3</c:v>
                </c:pt>
                <c:pt idx="351">
                  <c:v>5.2068918885965114E-3</c:v>
                </c:pt>
                <c:pt idx="352">
                  <c:v>5.1316282441513242E-3</c:v>
                </c:pt>
                <c:pt idx="353">
                  <c:v>5.0563202617711824E-3</c:v>
                </c:pt>
                <c:pt idx="354">
                  <c:v>4.9798151551495706E-3</c:v>
                </c:pt>
                <c:pt idx="355">
                  <c:v>4.9058594797830521E-3</c:v>
                </c:pt>
                <c:pt idx="356">
                  <c:v>4.8339211804532389E-3</c:v>
                </c:pt>
                <c:pt idx="357">
                  <c:v>4.7620715569930885E-3</c:v>
                </c:pt>
                <c:pt idx="358">
                  <c:v>4.6923944923417324E-3</c:v>
                </c:pt>
                <c:pt idx="359">
                  <c:v>4.6231829760065265E-3</c:v>
                </c:pt>
                <c:pt idx="360">
                  <c:v>4.5563878771218477E-3</c:v>
                </c:pt>
                <c:pt idx="361">
                  <c:v>4.4914328025344044E-3</c:v>
                </c:pt>
                <c:pt idx="362">
                  <c:v>4.4285837798532894E-3</c:v>
                </c:pt>
                <c:pt idx="363">
                  <c:v>4.3654908985304155E-3</c:v>
                </c:pt>
                <c:pt idx="364">
                  <c:v>4.3029965793283248E-3</c:v>
                </c:pt>
                <c:pt idx="365">
                  <c:v>4.2404800911587954E-3</c:v>
                </c:pt>
                <c:pt idx="366">
                  <c:v>4.1790498823937039E-3</c:v>
                </c:pt>
                <c:pt idx="367">
                  <c:v>4.1183512495538499E-3</c:v>
                </c:pt>
                <c:pt idx="368">
                  <c:v>4.0592487823695369E-3</c:v>
                </c:pt>
                <c:pt idx="369">
                  <c:v>4.0008113842081834E-3</c:v>
                </c:pt>
                <c:pt idx="370">
                  <c:v>3.9447682345299401E-3</c:v>
                </c:pt>
                <c:pt idx="371">
                  <c:v>3.8885033951773945E-3</c:v>
                </c:pt>
                <c:pt idx="372">
                  <c:v>3.8338790594150498E-3</c:v>
                </c:pt>
                <c:pt idx="373">
                  <c:v>3.7776807269648055E-3</c:v>
                </c:pt>
                <c:pt idx="374">
                  <c:v>3.7216597462540269E-3</c:v>
                </c:pt>
                <c:pt idx="375">
                  <c:v>3.6679221691891459E-3</c:v>
                </c:pt>
                <c:pt idx="376">
                  <c:v>3.6166010095747781E-3</c:v>
                </c:pt>
                <c:pt idx="377">
                  <c:v>3.5650803292535042E-3</c:v>
                </c:pt>
                <c:pt idx="378">
                  <c:v>3.5132271144207002E-3</c:v>
                </c:pt>
                <c:pt idx="379">
                  <c:v>3.4641893584522903E-3</c:v>
                </c:pt>
                <c:pt idx="380">
                  <c:v>3.4147747300374283E-3</c:v>
                </c:pt>
                <c:pt idx="381">
                  <c:v>3.367089281082588E-3</c:v>
                </c:pt>
                <c:pt idx="382">
                  <c:v>3.3190491286487337E-3</c:v>
                </c:pt>
                <c:pt idx="383">
                  <c:v>3.2724277901308202E-3</c:v>
                </c:pt>
                <c:pt idx="384">
                  <c:v>3.2250748756875521E-3</c:v>
                </c:pt>
                <c:pt idx="385">
                  <c:v>3.1790299303229492E-3</c:v>
                </c:pt>
                <c:pt idx="386">
                  <c:v>3.1346919954509476E-3</c:v>
                </c:pt>
                <c:pt idx="387">
                  <c:v>3.0907752709602092E-3</c:v>
                </c:pt>
                <c:pt idx="388">
                  <c:v>3.0475679534274678E-3</c:v>
                </c:pt>
                <c:pt idx="389">
                  <c:v>3.0054247463316293E-3</c:v>
                </c:pt>
                <c:pt idx="390">
                  <c:v>2.9650550566306271E-3</c:v>
                </c:pt>
                <c:pt idx="391">
                  <c:v>2.9219364149676158E-3</c:v>
                </c:pt>
                <c:pt idx="392">
                  <c:v>2.8809681631458647E-3</c:v>
                </c:pt>
                <c:pt idx="393">
                  <c:v>2.8423276529049436E-3</c:v>
                </c:pt>
                <c:pt idx="394">
                  <c:v>2.8037758185337001E-3</c:v>
                </c:pt>
                <c:pt idx="395">
                  <c:v>2.7655121807391592E-3</c:v>
                </c:pt>
                <c:pt idx="396">
                  <c:v>2.7279801188700398E-3</c:v>
                </c:pt>
                <c:pt idx="397">
                  <c:v>2.6906697466752092E-3</c:v>
                </c:pt>
                <c:pt idx="398">
                  <c:v>2.6558644678006831E-3</c:v>
                </c:pt>
                <c:pt idx="399">
                  <c:v>2.6204162888705451E-3</c:v>
                </c:pt>
                <c:pt idx="400">
                  <c:v>2.5483893136709558E-3</c:v>
                </c:pt>
                <c:pt idx="401">
                  <c:v>2.5483893136709558E-3</c:v>
                </c:pt>
                <c:pt idx="402">
                  <c:v>2.5139387382754163E-3</c:v>
                </c:pt>
                <c:pt idx="403">
                  <c:v>2.4805966112516615E-3</c:v>
                </c:pt>
                <c:pt idx="404">
                  <c:v>2.4145330882923825E-3</c:v>
                </c:pt>
                <c:pt idx="405">
                  <c:v>2.4145330882923825E-3</c:v>
                </c:pt>
                <c:pt idx="406">
                  <c:v>2.3809027646919533E-3</c:v>
                </c:pt>
                <c:pt idx="407">
                  <c:v>2.3497775344117795E-3</c:v>
                </c:pt>
                <c:pt idx="408">
                  <c:v>2.2890123946696936E-3</c:v>
                </c:pt>
                <c:pt idx="409">
                  <c:v>2.2890123946696936E-3</c:v>
                </c:pt>
                <c:pt idx="410">
                  <c:v>2.2599932162959899E-3</c:v>
                </c:pt>
                <c:pt idx="411">
                  <c:v>2.2294665481366188E-3</c:v>
                </c:pt>
                <c:pt idx="412">
                  <c:v>2.1726918225330001E-3</c:v>
                </c:pt>
                <c:pt idx="413">
                  <c:v>2.1726918225330001E-3</c:v>
                </c:pt>
                <c:pt idx="414">
                  <c:v>2.1438499958987387E-3</c:v>
                </c:pt>
                <c:pt idx="415">
                  <c:v>2.1156732382875852E-3</c:v>
                </c:pt>
                <c:pt idx="416">
                  <c:v>2.0876294944810391E-3</c:v>
                </c:pt>
                <c:pt idx="417">
                  <c:v>2.0604060024696242E-3</c:v>
                </c:pt>
                <c:pt idx="418">
                  <c:v>2.0338475794812912E-3</c:v>
                </c:pt>
                <c:pt idx="419">
                  <c:v>2.0066462564373292E-3</c:v>
                </c:pt>
                <c:pt idx="420">
                  <c:v>1.9810189300813186E-3</c:v>
                </c:pt>
                <c:pt idx="421">
                  <c:v>1.9557684761716994E-3</c:v>
                </c:pt>
                <c:pt idx="422">
                  <c:v>1.9305401912295293E-3</c:v>
                </c:pt>
                <c:pt idx="423">
                  <c:v>1.9061099891150529E-3</c:v>
                </c:pt>
                <c:pt idx="424">
                  <c:v>1.8807486903682587E-3</c:v>
                </c:pt>
                <c:pt idx="425">
                  <c:v>1.8326641999995565E-3</c:v>
                </c:pt>
                <c:pt idx="426">
                  <c:v>1.8326641999995565E-3</c:v>
                </c:pt>
                <c:pt idx="427">
                  <c:v>1.8091872634848412E-3</c:v>
                </c:pt>
                <c:pt idx="428">
                  <c:v>1.7863310580583101E-3</c:v>
                </c:pt>
                <c:pt idx="429">
                  <c:v>1.7422148128606661E-3</c:v>
                </c:pt>
                <c:pt idx="430">
                  <c:v>1.7422148128606661E-3</c:v>
                </c:pt>
                <c:pt idx="431">
                  <c:v>1.7200680143920981E-3</c:v>
                </c:pt>
                <c:pt idx="432">
                  <c:v>1.698519778044307E-3</c:v>
                </c:pt>
                <c:pt idx="433">
                  <c:v>1.655378967413849E-3</c:v>
                </c:pt>
                <c:pt idx="434">
                  <c:v>1.655378967413849E-3</c:v>
                </c:pt>
                <c:pt idx="435">
                  <c:v>1.6348726725355417E-3</c:v>
                </c:pt>
                <c:pt idx="436">
                  <c:v>1.6151201225500611E-3</c:v>
                </c:pt>
                <c:pt idx="437">
                  <c:v>1.5761470777975713E-3</c:v>
                </c:pt>
                <c:pt idx="438">
                  <c:v>1.5761470777975713E-3</c:v>
                </c:pt>
                <c:pt idx="439">
                  <c:v>1.5561950071051561E-3</c:v>
                </c:pt>
                <c:pt idx="440">
                  <c:v>1.5368858364684097E-3</c:v>
                </c:pt>
                <c:pt idx="441">
                  <c:v>1.5171332864829155E-3</c:v>
                </c:pt>
                <c:pt idx="442">
                  <c:v>1.4978241158461558E-3</c:v>
                </c:pt>
                <c:pt idx="443">
                  <c:v>1.4799780970601718E-3</c:v>
                </c:pt>
                <c:pt idx="444">
                  <c:v>1.4613561644139426E-3</c:v>
                </c:pt>
                <c:pt idx="445">
                  <c:v>1.4426898938328181E-3</c:v>
                </c:pt>
                <c:pt idx="446">
                  <c:v>1.4247330302096519E-3</c:v>
                </c:pt>
                <c:pt idx="447">
                  <c:v>1.407308221804953E-3</c:v>
                </c:pt>
                <c:pt idx="448">
                  <c:v>1.3900164272048798E-3</c:v>
                </c:pt>
                <c:pt idx="449">
                  <c:v>1.3742099534230115E-3</c:v>
                </c:pt>
                <c:pt idx="450">
                  <c:v>1.3401362504738641E-3</c:v>
                </c:pt>
                <c:pt idx="451">
                  <c:v>1.3401362504738641E-3</c:v>
                </c:pt>
                <c:pt idx="452">
                  <c:v>1.3238420594084001E-3</c:v>
                </c:pt>
                <c:pt idx="453">
                  <c:v>1.3081242614962807E-3</c:v>
                </c:pt>
                <c:pt idx="454">
                  <c:v>1.2773537346951085E-3</c:v>
                </c:pt>
                <c:pt idx="455">
                  <c:v>1.2773537346951085E-3</c:v>
                </c:pt>
                <c:pt idx="456">
                  <c:v>1.261347740206313E-3</c:v>
                </c:pt>
                <c:pt idx="457">
                  <c:v>1.2456299422941694E-3</c:v>
                </c:pt>
                <c:pt idx="458">
                  <c:v>1.2171871570737921E-3</c:v>
                </c:pt>
                <c:pt idx="459">
                  <c:v>1.2171871570737921E-3</c:v>
                </c:pt>
                <c:pt idx="460">
                  <c:v>1.2028660041101267E-3</c:v>
                </c:pt>
                <c:pt idx="461">
                  <c:v>1.1889882304951921E-3</c:v>
                </c:pt>
                <c:pt idx="462">
                  <c:v>1.1597473624471001E-3</c:v>
                </c:pt>
                <c:pt idx="463">
                  <c:v>1.1597473624471001E-3</c:v>
                </c:pt>
                <c:pt idx="464">
                  <c:v>1.1458030819298541E-3</c:v>
                </c:pt>
                <c:pt idx="465">
                  <c:v>1.13201398418467E-3</c:v>
                </c:pt>
                <c:pt idx="466">
                  <c:v>1.1198210520948558E-3</c:v>
                </c:pt>
                <c:pt idx="467">
                  <c:v>1.1066083475029984E-3</c:v>
                </c:pt>
                <c:pt idx="468">
                  <c:v>1.0925088842137158E-3</c:v>
                </c:pt>
                <c:pt idx="469">
                  <c:v>1.0801829383192973E-3</c:v>
                </c:pt>
                <c:pt idx="470">
                  <c:v>1.0677904855225559E-3</c:v>
                </c:pt>
                <c:pt idx="471">
                  <c:v>1.0564621431627674E-3</c:v>
                </c:pt>
                <c:pt idx="472">
                  <c:v>1.0444465628124441E-3</c:v>
                </c:pt>
                <c:pt idx="473">
                  <c:v>1.032630503169054E-3</c:v>
                </c:pt>
                <c:pt idx="474">
                  <c:v>1.0199498537956599E-3</c:v>
                </c:pt>
                <c:pt idx="475">
                  <c:v>9.9580784825785179E-4</c:v>
                </c:pt>
                <c:pt idx="476">
                  <c:v>9.9580784825785179E-4</c:v>
                </c:pt>
                <c:pt idx="477">
                  <c:v>9.84124802419077E-4</c:v>
                </c:pt>
                <c:pt idx="478">
                  <c:v>9.7304031870107583E-4</c:v>
                </c:pt>
                <c:pt idx="479">
                  <c:v>9.5007326843737764E-4</c:v>
                </c:pt>
                <c:pt idx="480">
                  <c:v>9.5007326843737764E-4</c:v>
                </c:pt>
                <c:pt idx="481">
                  <c:v>9.4018590896092959E-4</c:v>
                </c:pt>
                <c:pt idx="482">
                  <c:v>9.2961131149394468E-4</c:v>
                </c:pt>
                <c:pt idx="483">
                  <c:v>9.0773054063461025E-4</c:v>
                </c:pt>
                <c:pt idx="484">
                  <c:v>9.0773054063461025E-4</c:v>
                </c:pt>
                <c:pt idx="485">
                  <c:v>8.9673473278635248E-4</c:v>
                </c:pt>
                <c:pt idx="486">
                  <c:v>8.8647050086348728E-4</c:v>
                </c:pt>
                <c:pt idx="487">
                  <c:v>8.6538781283184178E-4</c:v>
                </c:pt>
                <c:pt idx="488">
                  <c:v>8.6538781283184178E-4</c:v>
                </c:pt>
                <c:pt idx="489">
                  <c:v>8.5472453949512507E-4</c:v>
                </c:pt>
                <c:pt idx="490">
                  <c:v>8.4485934898610217E-4</c:v>
                </c:pt>
                <c:pt idx="491">
                  <c:v>8.3475029983528745E-4</c:v>
                </c:pt>
                <c:pt idx="492">
                  <c:v>8.2457474378216683E-4</c:v>
                </c:pt>
                <c:pt idx="493">
                  <c:v>8.1493124294749716E-4</c:v>
                </c:pt>
                <c:pt idx="494">
                  <c:v>8.0506605243848531E-4</c:v>
                </c:pt>
                <c:pt idx="495">
                  <c:v>7.9564424127818436E-4</c:v>
                </c:pt>
                <c:pt idx="496">
                  <c:v>7.8675448533633684E-4</c:v>
                </c:pt>
                <c:pt idx="497">
                  <c:v>7.7799774319912366E-4</c:v>
                </c:pt>
                <c:pt idx="498">
                  <c:v>7.6866460790856145E-4</c:v>
                </c:pt>
                <c:pt idx="499">
                  <c:v>7.603955830549281E-4</c:v>
                </c:pt>
                <c:pt idx="500">
                  <c:v>7.4230570562714901E-4</c:v>
                </c:pt>
                <c:pt idx="501">
                  <c:v>7.4230570562714901E-4</c:v>
                </c:pt>
                <c:pt idx="502">
                  <c:v>7.3374848419685155E-4</c:v>
                </c:pt>
                <c:pt idx="503">
                  <c:v>7.2547945934322688E-4</c:v>
                </c:pt>
                <c:pt idx="504">
                  <c:v>7.0721223017596133E-4</c:v>
                </c:pt>
                <c:pt idx="505">
                  <c:v>7.0721223017596133E-4</c:v>
                </c:pt>
                <c:pt idx="506">
                  <c:v>6.9923140189899382E-4</c:v>
                </c:pt>
                <c:pt idx="507">
                  <c:v>6.9105105291510853E-4</c:v>
                </c:pt>
                <c:pt idx="508">
                  <c:v>6.7475686184964589E-4</c:v>
                </c:pt>
                <c:pt idx="509">
                  <c:v>6.7475686184964589E-4</c:v>
                </c:pt>
                <c:pt idx="510">
                  <c:v>6.6770713020499893E-4</c:v>
                </c:pt>
                <c:pt idx="511">
                  <c:v>6.5939376741649502E-4</c:v>
                </c:pt>
                <c:pt idx="512">
                  <c:v>6.5194499435800349E-4</c:v>
                </c:pt>
                <c:pt idx="513">
                  <c:v>6.4407501091822382E-4</c:v>
                </c:pt>
                <c:pt idx="514">
                  <c:v>6.3629370334817919E-4</c:v>
                </c:pt>
                <c:pt idx="515">
                  <c:v>6.288670992571256E-4</c:v>
                </c:pt>
                <c:pt idx="516">
                  <c:v>6.2152917103580716E-4</c:v>
                </c:pt>
                <c:pt idx="517">
                  <c:v>6.1390304623782027E-4</c:v>
                </c:pt>
                <c:pt idx="518">
                  <c:v>6.067646387234271E-4</c:v>
                </c:pt>
                <c:pt idx="519">
                  <c:v>6.0026913126467768E-4</c:v>
                </c:pt>
                <c:pt idx="520">
                  <c:v>5.9372928587105738E-4</c:v>
                </c:pt>
                <c:pt idx="521">
                  <c:v>5.8643569558460679E-4</c:v>
                </c:pt>
                <c:pt idx="522">
                  <c:v>5.7965199154919392E-4</c:v>
                </c:pt>
                <c:pt idx="523">
                  <c:v>5.7289045648120868E-4</c:v>
                </c:pt>
                <c:pt idx="524">
                  <c:v>5.6608458347835538E-4</c:v>
                </c:pt>
                <c:pt idx="525">
                  <c:v>5.5983293466140731E-4</c:v>
                </c:pt>
                <c:pt idx="526">
                  <c:v>5.5331525823522343E-4</c:v>
                </c:pt>
                <c:pt idx="527">
                  <c:v>5.4701927148340047E-4</c:v>
                </c:pt>
                <c:pt idx="528">
                  <c:v>5.4107798821054524E-4</c:v>
                </c:pt>
                <c:pt idx="529">
                  <c:v>5.3504802906795019E-4</c:v>
                </c:pt>
                <c:pt idx="530">
                  <c:v>5.2884071818587572E-4</c:v>
                </c:pt>
                <c:pt idx="531">
                  <c:v>5.232541383920023E-4</c:v>
                </c:pt>
                <c:pt idx="532">
                  <c:v>5.1766755859812942E-4</c:v>
                </c:pt>
                <c:pt idx="533">
                  <c:v>5.1188145809732619E-4</c:v>
                </c:pt>
                <c:pt idx="534">
                  <c:v>5.0598451275934921E-4</c:v>
                </c:pt>
                <c:pt idx="535">
                  <c:v>5.0073046747701902E-4</c:v>
                </c:pt>
                <c:pt idx="536">
                  <c:v>4.9523256355289084E-4</c:v>
                </c:pt>
                <c:pt idx="537">
                  <c:v>4.9004502517286503E-4</c:v>
                </c:pt>
                <c:pt idx="538">
                  <c:v>4.8468013505334993E-4</c:v>
                </c:pt>
                <c:pt idx="539">
                  <c:v>4.7913789319435445E-4</c:v>
                </c:pt>
                <c:pt idx="540">
                  <c:v>4.7428288932586943E-4</c:v>
                </c:pt>
                <c:pt idx="541">
                  <c:v>4.6800907154148023E-4</c:v>
                </c:pt>
                <c:pt idx="542">
                  <c:v>4.6277719522657795E-4</c:v>
                </c:pt>
                <c:pt idx="543">
                  <c:v>4.5736796717219815E-4</c:v>
                </c:pt>
                <c:pt idx="544">
                  <c:v>4.5275682194550408E-4</c:v>
                </c:pt>
                <c:pt idx="545">
                  <c:v>4.4799049394676532E-4</c:v>
                </c:pt>
                <c:pt idx="546">
                  <c:v>4.434015176875107E-4</c:v>
                </c:pt>
                <c:pt idx="547">
                  <c:v>4.3785927582850974E-4</c:v>
                </c:pt>
                <c:pt idx="548">
                  <c:v>4.3273824435079291E-4</c:v>
                </c:pt>
                <c:pt idx="549">
                  <c:v>4.2828228189615734E-4</c:v>
                </c:pt>
                <c:pt idx="550">
                  <c:v>4.2378198150664774E-4</c:v>
                </c:pt>
                <c:pt idx="551">
                  <c:v>4.1894914660559854E-4</c:v>
                </c:pt>
                <c:pt idx="552">
                  <c:v>4.1427149447660156E-4</c:v>
                </c:pt>
                <c:pt idx="553">
                  <c:v>4.0928347680349966E-4</c:v>
                </c:pt>
                <c:pt idx="554">
                  <c:v>4.0456148673963206E-4</c:v>
                </c:pt>
                <c:pt idx="555">
                  <c:v>3.9999467944781559E-4</c:v>
                </c:pt>
                <c:pt idx="556">
                  <c:v>3.9547221009087076E-4</c:v>
                </c:pt>
                <c:pt idx="557">
                  <c:v>3.9130444421290434E-4</c:v>
                </c:pt>
                <c:pt idx="558">
                  <c:v>3.8704800246518916E-4</c:v>
                </c:pt>
                <c:pt idx="559">
                  <c:v>3.829689124569645E-4</c:v>
                </c:pt>
                <c:pt idx="560">
                  <c:v>3.7928886386258799E-4</c:v>
                </c:pt>
                <c:pt idx="561">
                  <c:v>3.7529844972411015E-4</c:v>
                </c:pt>
                <c:pt idx="562">
                  <c:v>3.7095333210665493E-4</c:v>
                </c:pt>
                <c:pt idx="563">
                  <c:v>3.6691858003330165E-4</c:v>
                </c:pt>
                <c:pt idx="564">
                  <c:v>3.6283949002507705E-4</c:v>
                </c:pt>
                <c:pt idx="565">
                  <c:v>3.5918161039813251E-4</c:v>
                </c:pt>
                <c:pt idx="566">
                  <c:v>3.5523553419452441E-4</c:v>
                </c:pt>
                <c:pt idx="567">
                  <c:v>3.5117861315373797E-4</c:v>
                </c:pt>
                <c:pt idx="568">
                  <c:v>3.4756507146166654E-4</c:v>
                </c:pt>
                <c:pt idx="569">
                  <c:v>3.4415105047652439E-4</c:v>
                </c:pt>
                <c:pt idx="570">
                  <c:v>3.4036015704496823E-4</c:v>
                </c:pt>
                <c:pt idx="571">
                  <c:v>3.3650275671110466E-4</c:v>
                </c:pt>
                <c:pt idx="572">
                  <c:v>3.3322174953057213E-4</c:v>
                </c:pt>
                <c:pt idx="573">
                  <c:v>3.2945302506645629E-4</c:v>
                </c:pt>
                <c:pt idx="574">
                  <c:v>3.2592815924412994E-4</c:v>
                </c:pt>
                <c:pt idx="575">
                  <c:v>3.2244763135667496E-4</c:v>
                </c:pt>
                <c:pt idx="576">
                  <c:v>3.1976518629692077E-4</c:v>
                </c:pt>
                <c:pt idx="577">
                  <c:v>3.1641767221408495E-4</c:v>
                </c:pt>
                <c:pt idx="578">
                  <c:v>3.1271545465227414E-4</c:v>
                </c:pt>
                <c:pt idx="579">
                  <c:v>3.0952312334148413E-4</c:v>
                </c:pt>
                <c:pt idx="580">
                  <c:v>3.0653031273762492E-4</c:v>
                </c:pt>
                <c:pt idx="581">
                  <c:v>3.0342665729658411E-4</c:v>
                </c:pt>
                <c:pt idx="582">
                  <c:v>3.0021215701836544E-4</c:v>
                </c:pt>
                <c:pt idx="583">
                  <c:v>2.9724151538193804E-4</c:v>
                </c:pt>
                <c:pt idx="584">
                  <c:v>2.9453690135474787E-4</c:v>
                </c:pt>
                <c:pt idx="585">
                  <c:v>2.9192096319729805E-4</c:v>
                </c:pt>
                <c:pt idx="586">
                  <c:v>2.8886164569112899E-4</c:v>
                </c:pt>
                <c:pt idx="587">
                  <c:v>2.8573582128265458E-4</c:v>
                </c:pt>
                <c:pt idx="588">
                  <c:v>2.8229963133007152E-4</c:v>
                </c:pt>
                <c:pt idx="589">
                  <c:v>2.7886344137749387E-4</c:v>
                </c:pt>
                <c:pt idx="590">
                  <c:v>2.7600364457825089E-4</c:v>
                </c:pt>
                <c:pt idx="591">
                  <c:v>2.7303300294182202E-4</c:v>
                </c:pt>
                <c:pt idx="592">
                  <c:v>2.7048357168668456E-4</c:v>
                </c:pt>
                <c:pt idx="593">
                  <c:v>2.6786763352923496E-4</c:v>
                </c:pt>
                <c:pt idx="594">
                  <c:v>2.6514085053460485E-4</c:v>
                </c:pt>
                <c:pt idx="595">
                  <c:v>2.6248057444228659E-4</c:v>
                </c:pt>
                <c:pt idx="596">
                  <c:v>2.6006415699176259E-4</c:v>
                </c:pt>
                <c:pt idx="597">
                  <c:v>2.5773641541098019E-4</c:v>
                </c:pt>
                <c:pt idx="598">
                  <c:v>2.5538650486276598E-4</c:v>
                </c:pt>
                <c:pt idx="599">
                  <c:v>2.5279273567275552E-4</c:v>
                </c:pt>
                <c:pt idx="600">
                  <c:v>2.5026547338504612E-4</c:v>
                </c:pt>
                <c:pt idx="601">
                  <c:v>2.4789339386939452E-4</c:v>
                </c:pt>
                <c:pt idx="602">
                  <c:v>2.455213143537421E-4</c:v>
                </c:pt>
                <c:pt idx="603">
                  <c:v>2.4290537619629644E-4</c:v>
                </c:pt>
                <c:pt idx="604">
                  <c:v>2.4033377597372098E-4</c:v>
                </c:pt>
                <c:pt idx="605">
                  <c:v>2.3807254129524678E-4</c:v>
                </c:pt>
                <c:pt idx="606">
                  <c:v>2.3561178590984801E-4</c:v>
                </c:pt>
                <c:pt idx="607">
                  <c:v>2.3286283394778322E-4</c:v>
                </c:pt>
                <c:pt idx="608">
                  <c:v>2.3088979584598085E-4</c:v>
                </c:pt>
                <c:pt idx="609">
                  <c:v>2.2878374393956054E-4</c:v>
                </c:pt>
                <c:pt idx="610">
                  <c:v>2.2652250926108786E-4</c:v>
                </c:pt>
                <c:pt idx="611">
                  <c:v>2.2421693664774535E-4</c:v>
                </c:pt>
                <c:pt idx="612">
                  <c:v>2.2195570196927012E-4</c:v>
                </c:pt>
                <c:pt idx="613">
                  <c:v>2.1989398799772357E-4</c:v>
                </c:pt>
                <c:pt idx="614">
                  <c:v>2.1723371190540081E-4</c:v>
                </c:pt>
                <c:pt idx="615">
                  <c:v>2.1517199793385226E-4</c:v>
                </c:pt>
                <c:pt idx="616">
                  <c:v>2.1299943912512644E-4</c:v>
                </c:pt>
                <c:pt idx="617">
                  <c:v>2.1100423205588337E-4</c:v>
                </c:pt>
                <c:pt idx="618">
                  <c:v>2.0892034911689942E-4</c:v>
                </c:pt>
                <c:pt idx="619">
                  <c:v>2.0694731101509486E-4</c:v>
                </c:pt>
                <c:pt idx="620">
                  <c:v>2.0477475220636842E-4</c:v>
                </c:pt>
                <c:pt idx="621">
                  <c:v>2.0262436236507378E-4</c:v>
                </c:pt>
                <c:pt idx="622">
                  <c:v>2.005626483935258E-4</c:v>
                </c:pt>
                <c:pt idx="623">
                  <c:v>1.9841225855223534E-4</c:v>
                </c:pt>
                <c:pt idx="624">
                  <c:v>1.9652789632017615E-4</c:v>
                </c:pt>
                <c:pt idx="625">
                  <c:v>1.9451052028349701E-4</c:v>
                </c:pt>
                <c:pt idx="626">
                  <c:v>1.9293652359554151E-4</c:v>
                </c:pt>
                <c:pt idx="627">
                  <c:v>1.9069745788450587E-4</c:v>
                </c:pt>
                <c:pt idx="628">
                  <c:v>1.8885743358731705E-4</c:v>
                </c:pt>
                <c:pt idx="629">
                  <c:v>1.8699524032269346E-4</c:v>
                </c:pt>
                <c:pt idx="630">
                  <c:v>1.8511087809063275E-4</c:v>
                </c:pt>
                <c:pt idx="631">
                  <c:v>1.8331519172831587E-4</c:v>
                </c:pt>
                <c:pt idx="632">
                  <c:v>1.8151950536599861E-4</c:v>
                </c:pt>
                <c:pt idx="633">
                  <c:v>1.7945779139445217E-4</c:v>
                </c:pt>
                <c:pt idx="634">
                  <c:v>1.7783945677162357E-4</c:v>
                </c:pt>
                <c:pt idx="635">
                  <c:v>1.7637630492084571E-4</c:v>
                </c:pt>
                <c:pt idx="636">
                  <c:v>1.7464712546083741E-4</c:v>
                </c:pt>
                <c:pt idx="637">
                  <c:v>1.7294011496826525E-4</c:v>
                </c:pt>
                <c:pt idx="638">
                  <c:v>1.7127744241056598E-4</c:v>
                </c:pt>
                <c:pt idx="639">
                  <c:v>1.6957043191799257E-4</c:v>
                </c:pt>
                <c:pt idx="640">
                  <c:v>1.681959559369614E-4</c:v>
                </c:pt>
                <c:pt idx="641">
                  <c:v>1.667328040861856E-4</c:v>
                </c:pt>
                <c:pt idx="642">
                  <c:v>1.6531399017028151E-4</c:v>
                </c:pt>
                <c:pt idx="643">
                  <c:v>1.6373999348232555E-4</c:v>
                </c:pt>
                <c:pt idx="644">
                  <c:v>1.6207732092462509E-4</c:v>
                </c:pt>
                <c:pt idx="645">
                  <c:v>1.607028449435921E-4</c:v>
                </c:pt>
                <c:pt idx="646">
                  <c:v>1.5906234135332792E-4</c:v>
                </c:pt>
                <c:pt idx="647">
                  <c:v>1.5720014808870357E-4</c:v>
                </c:pt>
                <c:pt idx="648">
                  <c:v>1.5567048933561823E-4</c:v>
                </c:pt>
                <c:pt idx="649">
                  <c:v>1.5411866161509801E-4</c:v>
                </c:pt>
                <c:pt idx="650">
                  <c:v>1.527441856340658E-4</c:v>
                </c:pt>
                <c:pt idx="651">
                  <c:v>1.5143621655534288E-4</c:v>
                </c:pt>
                <c:pt idx="652">
                  <c:v>1.5019475437892647E-4</c:v>
                </c:pt>
                <c:pt idx="653">
                  <c:v>1.4862075769097056E-4</c:v>
                </c:pt>
                <c:pt idx="654">
                  <c:v>1.4711326790532183E-4</c:v>
                </c:pt>
                <c:pt idx="655">
                  <c:v>1.4584963676146856E-4</c:v>
                </c:pt>
                <c:pt idx="656">
                  <c:v>1.4451949871530832E-4</c:v>
                </c:pt>
                <c:pt idx="657">
                  <c:v>1.4303417789709622E-4</c:v>
                </c:pt>
                <c:pt idx="658">
                  <c:v>1.4177054675324388E-4</c:v>
                </c:pt>
                <c:pt idx="659">
                  <c:v>1.4063992941400769E-4</c:v>
                </c:pt>
                <c:pt idx="660">
                  <c:v>1.3950931207477326E-4</c:v>
                </c:pt>
                <c:pt idx="661">
                  <c:v>1.3822351196348485E-4</c:v>
                </c:pt>
                <c:pt idx="662">
                  <c:v>1.3729241533117225E-4</c:v>
                </c:pt>
                <c:pt idx="663">
                  <c:v>1.3587360141526701E-4</c:v>
                </c:pt>
                <c:pt idx="664">
                  <c:v>1.3465430820628683E-4</c:v>
                </c:pt>
                <c:pt idx="665">
                  <c:v>1.3316898738807584E-4</c:v>
                </c:pt>
                <c:pt idx="666">
                  <c:v>1.3197186314653126E-4</c:v>
                </c:pt>
                <c:pt idx="667">
                  <c:v>1.3104076651421827E-4</c:v>
                </c:pt>
                <c:pt idx="668">
                  <c:v>1.2957761466344183E-4</c:v>
                </c:pt>
                <c:pt idx="669">
                  <c:v>1.283139835195896E-4</c:v>
                </c:pt>
                <c:pt idx="670">
                  <c:v>1.2722770411522692E-4</c:v>
                </c:pt>
                <c:pt idx="671">
                  <c:v>1.2616359367829743E-4</c:v>
                </c:pt>
                <c:pt idx="672">
                  <c:v>1.246782728600865E-4</c:v>
                </c:pt>
                <c:pt idx="673">
                  <c:v>1.2354765552084879E-4</c:v>
                </c:pt>
                <c:pt idx="674">
                  <c:v>1.2259438992110087E-4</c:v>
                </c:pt>
                <c:pt idx="675">
                  <c:v>1.2133075877724844E-4</c:v>
                </c:pt>
                <c:pt idx="676">
                  <c:v>1.2037749317750041E-4</c:v>
                </c:pt>
                <c:pt idx="677">
                  <c:v>1.1922470687083049E-4</c:v>
                </c:pt>
                <c:pt idx="678">
                  <c:v>1.1791673779210522E-4</c:v>
                </c:pt>
                <c:pt idx="679">
                  <c:v>1.1671961355056056E-4</c:v>
                </c:pt>
                <c:pt idx="680">
                  <c:v>1.1545598240670914E-4</c:v>
                </c:pt>
                <c:pt idx="681">
                  <c:v>1.1417018229541922E-4</c:v>
                </c:pt>
                <c:pt idx="682">
                  <c:v>1.1299522702131184E-4</c:v>
                </c:pt>
                <c:pt idx="683">
                  <c:v>1.1188677864951178E-4</c:v>
                </c:pt>
                <c:pt idx="684">
                  <c:v>1.1088917511489069E-4</c:v>
                </c:pt>
                <c:pt idx="685">
                  <c:v>1.0960337500360338E-4</c:v>
                </c:pt>
                <c:pt idx="686">
                  <c:v>1.0858360250154628E-4</c:v>
                </c:pt>
                <c:pt idx="687">
                  <c:v>1.0763033690179881E-4</c:v>
                </c:pt>
                <c:pt idx="688">
                  <c:v>1.0638887472538201E-4</c:v>
                </c:pt>
                <c:pt idx="689">
                  <c:v>1.055242849953795E-4</c:v>
                </c:pt>
                <c:pt idx="690">
                  <c:v>1.0428282281896157E-4</c:v>
                </c:pt>
                <c:pt idx="691">
                  <c:v>1.0339606412152143E-4</c:v>
                </c:pt>
                <c:pt idx="692">
                  <c:v>1.0257581232639061E-4</c:v>
                </c:pt>
                <c:pt idx="693">
                  <c:v>1.0182206743356523E-4</c:v>
                </c:pt>
                <c:pt idx="694">
                  <c:v>1.0100181563843389E-4</c:v>
                </c:pt>
                <c:pt idx="695">
                  <c:v>9.9959874168942036E-5</c:v>
                </c:pt>
                <c:pt idx="696">
                  <c:v>9.8873594764577554E-5</c:v>
                </c:pt>
                <c:pt idx="697">
                  <c:v>9.7831653295085068E-5</c:v>
                </c:pt>
                <c:pt idx="698">
                  <c:v>9.6811880793028728E-5</c:v>
                </c:pt>
                <c:pt idx="699">
                  <c:v>9.610247383507706E-5</c:v>
                </c:pt>
                <c:pt idx="700">
                  <c:v>9.5326559974817291E-5</c:v>
                </c:pt>
                <c:pt idx="701">
                  <c:v>9.4395463342505226E-5</c:v>
                </c:pt>
                <c:pt idx="702">
                  <c:v>9.3464366710193609E-5</c:v>
                </c:pt>
                <c:pt idx="703">
                  <c:v>9.2710621817367628E-5</c:v>
                </c:pt>
                <c:pt idx="704">
                  <c:v>9.1801694152492455E-5</c:v>
                </c:pt>
                <c:pt idx="705">
                  <c:v>9.1092287194539365E-5</c:v>
                </c:pt>
                <c:pt idx="706">
                  <c:v>9.0161190562228221E-5</c:v>
                </c:pt>
                <c:pt idx="707">
                  <c:v>8.9252262897351911E-5</c:v>
                </c:pt>
                <c:pt idx="708">
                  <c:v>8.8432011102218926E-5</c:v>
                </c:pt>
                <c:pt idx="709">
                  <c:v>8.7633928274523268E-5</c:v>
                </c:pt>
                <c:pt idx="710">
                  <c:v>8.6481141967850562E-5</c:v>
                </c:pt>
                <c:pt idx="711">
                  <c:v>8.5816072944771432E-5</c:v>
                </c:pt>
                <c:pt idx="712">
                  <c:v>8.5195341856563565E-5</c:v>
                </c:pt>
                <c:pt idx="713">
                  <c:v>8.4219907289378177E-5</c:v>
                </c:pt>
                <c:pt idx="714">
                  <c:v>8.3377486526810767E-5</c:v>
                </c:pt>
                <c:pt idx="715">
                  <c:v>8.2291207122445851E-5</c:v>
                </c:pt>
                <c:pt idx="716">
                  <c:v>8.1470955327313721E-5</c:v>
                </c:pt>
                <c:pt idx="717">
                  <c:v>8.0695041467054819E-5</c:v>
                </c:pt>
                <c:pt idx="718">
                  <c:v>7.9963465541666286E-5</c:v>
                </c:pt>
                <c:pt idx="719">
                  <c:v>7.9209720648842216E-5</c:v>
                </c:pt>
                <c:pt idx="720">
                  <c:v>7.8500313690889234E-5</c:v>
                </c:pt>
                <c:pt idx="721">
                  <c:v>7.7835244667809114E-5</c:v>
                </c:pt>
                <c:pt idx="722">
                  <c:v>7.7081499774985532E-5</c:v>
                </c:pt>
                <c:pt idx="723">
                  <c:v>7.5995220370621579E-5</c:v>
                </c:pt>
                <c:pt idx="724">
                  <c:v>7.5263644445233547E-5</c:v>
                </c:pt>
                <c:pt idx="725">
                  <c:v>7.457640645471747E-5</c:v>
                </c:pt>
                <c:pt idx="726">
                  <c:v>7.3933506399072522E-5</c:v>
                </c:pt>
                <c:pt idx="727">
                  <c:v>7.3312775310864953E-5</c:v>
                </c:pt>
                <c:pt idx="728">
                  <c:v>7.2559030418041032E-5</c:v>
                </c:pt>
                <c:pt idx="729">
                  <c:v>7.1827454492652093E-5</c:v>
                </c:pt>
                <c:pt idx="730">
                  <c:v>7.1206723404444524E-5</c:v>
                </c:pt>
                <c:pt idx="731">
                  <c:v>7.0497316446492612E-5</c:v>
                </c:pt>
                <c:pt idx="732">
                  <c:v>7.0053937097772605E-5</c:v>
                </c:pt>
                <c:pt idx="733">
                  <c:v>6.9255854270075713E-5</c:v>
                </c:pt>
                <c:pt idx="734">
                  <c:v>6.8568616279559582E-5</c:v>
                </c:pt>
                <c:pt idx="735">
                  <c:v>6.7659688614683434E-5</c:v>
                </c:pt>
                <c:pt idx="736">
                  <c:v>6.6905943721859269E-5</c:v>
                </c:pt>
                <c:pt idx="737">
                  <c:v>6.632955056852318E-5</c:v>
                </c:pt>
                <c:pt idx="738">
                  <c:v>6.5509298773391104E-5</c:v>
                </c:pt>
                <c:pt idx="739">
                  <c:v>6.4689046978258892E-5</c:v>
                </c:pt>
                <c:pt idx="740">
                  <c:v>6.3957471052871579E-5</c:v>
                </c:pt>
                <c:pt idx="741">
                  <c:v>6.3314570997227525E-5</c:v>
                </c:pt>
                <c:pt idx="742">
                  <c:v>6.2582995071839317E-5</c:v>
                </c:pt>
                <c:pt idx="743">
                  <c:v>6.191792604875913E-5</c:v>
                </c:pt>
                <c:pt idx="744">
                  <c:v>6.1430208765166354E-5</c:v>
                </c:pt>
                <c:pt idx="745">
                  <c:v>6.0609956970034414E-5</c:v>
                </c:pt>
                <c:pt idx="746">
                  <c:v>6.0055732784134113E-5</c:v>
                </c:pt>
                <c:pt idx="747">
                  <c:v>5.9612353435414627E-5</c:v>
                </c:pt>
                <c:pt idx="748">
                  <c:v>5.9013791314643008E-5</c:v>
                </c:pt>
                <c:pt idx="749">
                  <c:v>5.8215708486945812E-5</c:v>
                </c:pt>
                <c:pt idx="750">
                  <c:v>5.7639315333609723E-5</c:v>
                </c:pt>
                <c:pt idx="751">
                  <c:v>5.6752556636169573E-5</c:v>
                </c:pt>
                <c:pt idx="752">
                  <c:v>5.6287008320013513E-5</c:v>
                </c:pt>
                <c:pt idx="753">
                  <c:v>5.5555432394625787E-5</c:v>
                </c:pt>
                <c:pt idx="754">
                  <c:v>5.5222897883085822E-5</c:v>
                </c:pt>
                <c:pt idx="755">
                  <c:v>5.4713011632058031E-5</c:v>
                </c:pt>
                <c:pt idx="756">
                  <c:v>5.4180956413593647E-5</c:v>
                </c:pt>
                <c:pt idx="757">
                  <c:v>5.3804083967181632E-5</c:v>
                </c:pt>
                <c:pt idx="758">
                  <c:v>5.3560225325385441E-5</c:v>
                </c:pt>
                <c:pt idx="759">
                  <c:v>5.3006001139485574E-5</c:v>
                </c:pt>
                <c:pt idx="760">
                  <c:v>5.2629128693072855E-5</c:v>
                </c:pt>
                <c:pt idx="761">
                  <c:v>5.1897552767684742E-5</c:v>
                </c:pt>
                <c:pt idx="762">
                  <c:v>5.1498511353837428E-5</c:v>
                </c:pt>
                <c:pt idx="763">
                  <c:v>5.1010794070245188E-5</c:v>
                </c:pt>
                <c:pt idx="764">
                  <c:v>5.0434400916909235E-5</c:v>
                </c:pt>
                <c:pt idx="765">
                  <c:v>4.9902345698444423E-5</c:v>
                </c:pt>
                <c:pt idx="766">
                  <c:v>4.9325952545108816E-5</c:v>
                </c:pt>
                <c:pt idx="767">
                  <c:v>4.8949080098696334E-5</c:v>
                </c:pt>
                <c:pt idx="768">
                  <c:v>4.8638714554592434E-5</c:v>
                </c:pt>
                <c:pt idx="769">
                  <c:v>4.7995814498948651E-5</c:v>
                </c:pt>
                <c:pt idx="770">
                  <c:v>4.7685448954844426E-5</c:v>
                </c:pt>
                <c:pt idx="771">
                  <c:v>4.735291444330478E-5</c:v>
                </c:pt>
                <c:pt idx="772">
                  <c:v>4.6976041996892033E-5</c:v>
                </c:pt>
                <c:pt idx="773">
                  <c:v>4.6599169550479849E-5</c:v>
                </c:pt>
                <c:pt idx="774">
                  <c:v>4.6177959169195778E-5</c:v>
                </c:pt>
                <c:pt idx="775">
                  <c:v>4.5734579820476354E-5</c:v>
                </c:pt>
                <c:pt idx="776">
                  <c:v>4.5335538406627914E-5</c:v>
                </c:pt>
                <c:pt idx="777">
                  <c:v>4.4869990090472174E-5</c:v>
                </c:pt>
                <c:pt idx="778">
                  <c:v>4.440444177431589E-5</c:v>
                </c:pt>
                <c:pt idx="779">
                  <c:v>4.402756932790391E-5</c:v>
                </c:pt>
                <c:pt idx="780">
                  <c:v>4.3562021011748108E-5</c:v>
                </c:pt>
                <c:pt idx="781">
                  <c:v>4.3251655467643294E-5</c:v>
                </c:pt>
                <c:pt idx="782">
                  <c:v>4.2763938184051873E-5</c:v>
                </c:pt>
                <c:pt idx="783">
                  <c:v>4.2342727802767823E-5</c:v>
                </c:pt>
                <c:pt idx="784">
                  <c:v>4.1943686388919072E-5</c:v>
                </c:pt>
                <c:pt idx="785">
                  <c:v>4.1611151877379005E-5</c:v>
                </c:pt>
                <c:pt idx="786">
                  <c:v>4.1300786333274963E-5</c:v>
                </c:pt>
                <c:pt idx="787">
                  <c:v>4.0990420789171308E-5</c:v>
                </c:pt>
                <c:pt idx="788">
                  <c:v>4.041402763583545E-5</c:v>
                </c:pt>
                <c:pt idx="789">
                  <c:v>3.9904141384807043E-5</c:v>
                </c:pt>
                <c:pt idx="790">
                  <c:v>3.9261241329162995E-5</c:v>
                </c:pt>
                <c:pt idx="791">
                  <c:v>3.8995213719930962E-5</c:v>
                </c:pt>
                <c:pt idx="792">
                  <c:v>3.8574003338646498E-5</c:v>
                </c:pt>
                <c:pt idx="793">
                  <c:v>3.8086286055054678E-5</c:v>
                </c:pt>
                <c:pt idx="794">
                  <c:v>3.7709413608642732E-5</c:v>
                </c:pt>
                <c:pt idx="795">
                  <c:v>3.7354710129666728E-5</c:v>
                </c:pt>
                <c:pt idx="796">
                  <c:v>3.7022175618126716E-5</c:v>
                </c:pt>
                <c:pt idx="797">
                  <c:v>3.6756148008894574E-5</c:v>
                </c:pt>
                <c:pt idx="798">
                  <c:v>3.6423613497354589E-5</c:v>
                </c:pt>
                <c:pt idx="799">
                  <c:v>3.6046741050942358E-5</c:v>
                </c:pt>
                <c:pt idx="800">
                  <c:v>3.5714206539402216E-5</c:v>
                </c:pt>
                <c:pt idx="801">
                  <c:v>3.5049137516322463E-5</c:v>
                </c:pt>
                <c:pt idx="802">
                  <c:v>3.4738771972217892E-5</c:v>
                </c:pt>
                <c:pt idx="803">
                  <c:v>3.4738771972217892E-5</c:v>
                </c:pt>
                <c:pt idx="804">
                  <c:v>3.4228885721189993E-5</c:v>
                </c:pt>
                <c:pt idx="805">
                  <c:v>3.3918520177085714E-5</c:v>
                </c:pt>
                <c:pt idx="806">
                  <c:v>3.3585985665545966E-5</c:v>
                </c:pt>
                <c:pt idx="807">
                  <c:v>3.3231282186570085E-5</c:v>
                </c:pt>
                <c:pt idx="808">
                  <c:v>3.2854409740157616E-5</c:v>
                </c:pt>
                <c:pt idx="809">
                  <c:v>3.2632720065797856E-5</c:v>
                </c:pt>
                <c:pt idx="810">
                  <c:v>3.187897517297401E-5</c:v>
                </c:pt>
                <c:pt idx="811">
                  <c:v>3.187897517297401E-5</c:v>
                </c:pt>
                <c:pt idx="812">
                  <c:v>3.156860962886965E-5</c:v>
                </c:pt>
                <c:pt idx="813">
                  <c:v>3.1302582019637292E-5</c:v>
                </c:pt>
                <c:pt idx="814">
                  <c:v>3.1080892345277566E-5</c:v>
                </c:pt>
                <c:pt idx="815">
                  <c:v>3.068185093142956E-5</c:v>
                </c:pt>
                <c:pt idx="816">
                  <c:v>3.0504499191941142E-5</c:v>
                </c:pt>
                <c:pt idx="817">
                  <c:v>3.0194133647837086E-5</c:v>
                </c:pt>
                <c:pt idx="818">
                  <c:v>2.9639909461937361E-5</c:v>
                </c:pt>
                <c:pt idx="819">
                  <c:v>2.9639909461937361E-5</c:v>
                </c:pt>
                <c:pt idx="820">
                  <c:v>2.9418219787577327E-5</c:v>
                </c:pt>
                <c:pt idx="821">
                  <c:v>2.9063516308601012E-5</c:v>
                </c:pt>
                <c:pt idx="822">
                  <c:v>2.8908333536548876E-5</c:v>
                </c:pt>
                <c:pt idx="823">
                  <c:v>2.8642305927317202E-5</c:v>
                </c:pt>
                <c:pt idx="824">
                  <c:v>2.8243264513469075E-5</c:v>
                </c:pt>
                <c:pt idx="825">
                  <c:v>2.786639206705707E-5</c:v>
                </c:pt>
                <c:pt idx="826">
                  <c:v>2.7245660978848875E-5</c:v>
                </c:pt>
                <c:pt idx="827">
                  <c:v>2.7068309239360612E-5</c:v>
                </c:pt>
                <c:pt idx="828">
                  <c:v>2.7068309239360612E-5</c:v>
                </c:pt>
                <c:pt idx="829">
                  <c:v>2.6824450597564692E-5</c:v>
                </c:pt>
                <c:pt idx="830">
                  <c:v>2.6691436792948496E-5</c:v>
                </c:pt>
                <c:pt idx="831">
                  <c:v>2.6381071248844678E-5</c:v>
                </c:pt>
                <c:pt idx="832">
                  <c:v>2.6026367769868715E-5</c:v>
                </c:pt>
                <c:pt idx="833">
                  <c:v>2.567166429089241E-5</c:v>
                </c:pt>
                <c:pt idx="834">
                  <c:v>2.5472143583968716E-5</c:v>
                </c:pt>
                <c:pt idx="835">
                  <c:v>2.4917919398068202E-5</c:v>
                </c:pt>
                <c:pt idx="836">
                  <c:v>2.4917919398068202E-5</c:v>
                </c:pt>
                <c:pt idx="837">
                  <c:v>2.4651891788836406E-5</c:v>
                </c:pt>
                <c:pt idx="838">
                  <c:v>2.4452371081912413E-5</c:v>
                </c:pt>
                <c:pt idx="839">
                  <c:v>2.4097667602936291E-5</c:v>
                </c:pt>
                <c:pt idx="840">
                  <c:v>2.3898146896012041E-5</c:v>
                </c:pt>
                <c:pt idx="841">
                  <c:v>2.3698626189087991E-5</c:v>
                </c:pt>
                <c:pt idx="842">
                  <c:v>2.3543443417036143E-5</c:v>
                </c:pt>
                <c:pt idx="843">
                  <c:v>2.3277415807804266E-5</c:v>
                </c:pt>
                <c:pt idx="844">
                  <c:v>2.3277415807804266E-5</c:v>
                </c:pt>
                <c:pt idx="845">
                  <c:v>2.3055726133443886E-5</c:v>
                </c:pt>
                <c:pt idx="846">
                  <c:v>2.2811867491648196E-5</c:v>
                </c:pt>
                <c:pt idx="847">
                  <c:v>2.2590177817288047E-5</c:v>
                </c:pt>
                <c:pt idx="848">
                  <c:v>2.23241502080558E-5</c:v>
                </c:pt>
                <c:pt idx="849">
                  <c:v>2.2191136403440045E-5</c:v>
                </c:pt>
                <c:pt idx="850">
                  <c:v>2.2013784663951904E-5</c:v>
                </c:pt>
                <c:pt idx="851">
                  <c:v>2.1725588087283812E-5</c:v>
                </c:pt>
                <c:pt idx="852">
                  <c:v>2.1526067380359827E-5</c:v>
                </c:pt>
                <c:pt idx="853">
                  <c:v>2.1526067380359827E-5</c:v>
                </c:pt>
                <c:pt idx="854">
                  <c:v>2.126003977112776E-5</c:v>
                </c:pt>
                <c:pt idx="855">
                  <c:v>2.0994012161895652E-5</c:v>
                </c:pt>
                <c:pt idx="856">
                  <c:v>2.0838829389843743E-5</c:v>
                </c:pt>
                <c:pt idx="857">
                  <c:v>2.0550632813175672E-5</c:v>
                </c:pt>
                <c:pt idx="858">
                  <c:v>2.0328943138815441E-5</c:v>
                </c:pt>
                <c:pt idx="859">
                  <c:v>2.0240267269071755E-5</c:v>
                </c:pt>
                <c:pt idx="860">
                  <c:v>1.9929901724967649E-5</c:v>
                </c:pt>
                <c:pt idx="861">
                  <c:v>1.9929901724967649E-5</c:v>
                </c:pt>
                <c:pt idx="862">
                  <c:v>1.9819056887787552E-5</c:v>
                </c:pt>
                <c:pt idx="863">
                  <c:v>1.9508691343683524E-5</c:v>
                </c:pt>
                <c:pt idx="864">
                  <c:v>1.924266373445143E-5</c:v>
                </c:pt>
                <c:pt idx="865">
                  <c:v>1.9043143027527414E-5</c:v>
                </c:pt>
                <c:pt idx="866">
                  <c:v>1.8910129222911458E-5</c:v>
                </c:pt>
                <c:pt idx="867">
                  <c:v>1.857759471137129E-5</c:v>
                </c:pt>
                <c:pt idx="868">
                  <c:v>1.8267229167267326E-5</c:v>
                </c:pt>
                <c:pt idx="869">
                  <c:v>1.8267229167267326E-5</c:v>
                </c:pt>
                <c:pt idx="870">
                  <c:v>1.8045539492907329E-5</c:v>
                </c:pt>
                <c:pt idx="871">
                  <c:v>1.7823849818547227E-5</c:v>
                </c:pt>
                <c:pt idx="872">
                  <c:v>1.7579991176750961E-5</c:v>
                </c:pt>
                <c:pt idx="873">
                  <c:v>1.7402639437263136E-5</c:v>
                </c:pt>
                <c:pt idx="874">
                  <c:v>1.7247456665211111E-5</c:v>
                </c:pt>
                <c:pt idx="875">
                  <c:v>1.7114442860594878E-5</c:v>
                </c:pt>
                <c:pt idx="876">
                  <c:v>1.687058421879908E-5</c:v>
                </c:pt>
                <c:pt idx="877">
                  <c:v>1.6648894544439019E-5</c:v>
                </c:pt>
                <c:pt idx="878">
                  <c:v>1.6648894544439019E-5</c:v>
                </c:pt>
                <c:pt idx="879">
                  <c:v>1.6538049707258932E-5</c:v>
                </c:pt>
                <c:pt idx="880">
                  <c:v>1.6493711772386896E-5</c:v>
                </c:pt>
                <c:pt idx="881">
                  <c:v>1.638286693520688E-5</c:v>
                </c:pt>
                <c:pt idx="882">
                  <c:v>1.6227684163154853E-5</c:v>
                </c:pt>
                <c:pt idx="883">
                  <c:v>1.6094670358538911E-5</c:v>
                </c:pt>
                <c:pt idx="884">
                  <c:v>1.6028163456230843E-5</c:v>
                </c:pt>
                <c:pt idx="885">
                  <c:v>1.5673459977254643E-5</c:v>
                </c:pt>
                <c:pt idx="886">
                  <c:v>1.5673459977254643E-5</c:v>
                </c:pt>
                <c:pt idx="887">
                  <c:v>1.5451770302894663E-5</c:v>
                </c:pt>
                <c:pt idx="888">
                  <c:v>1.5407432368022743E-5</c:v>
                </c:pt>
                <c:pt idx="889">
                  <c:v>1.5252249595970581E-5</c:v>
                </c:pt>
                <c:pt idx="890">
                  <c:v>1.5074897856482639E-5</c:v>
                </c:pt>
                <c:pt idx="891">
                  <c:v>1.4941884051866692E-5</c:v>
                </c:pt>
                <c:pt idx="892">
                  <c:v>1.4720194377506598E-5</c:v>
                </c:pt>
                <c:pt idx="893">
                  <c:v>1.4542842638018613E-5</c:v>
                </c:pt>
                <c:pt idx="894">
                  <c:v>1.4542842638018613E-5</c:v>
                </c:pt>
                <c:pt idx="895">
                  <c:v>1.4387659865966564E-5</c:v>
                </c:pt>
                <c:pt idx="896">
                  <c:v>1.4298983996222409E-5</c:v>
                </c:pt>
                <c:pt idx="897">
                  <c:v>1.4121632256734383E-5</c:v>
                </c:pt>
                <c:pt idx="898">
                  <c:v>1.396644948468255E-5</c:v>
                </c:pt>
                <c:pt idx="899">
                  <c:v>1.3877773614938566E-5</c:v>
                </c:pt>
                <c:pt idx="900">
                  <c:v>1.372259084288651E-5</c:v>
                </c:pt>
                <c:pt idx="901">
                  <c:v>1.3279211494166324E-5</c:v>
                </c:pt>
                <c:pt idx="902">
                  <c:v>1.3124028722114354E-5</c:v>
                </c:pt>
                <c:pt idx="903">
                  <c:v>1.3124028722114354E-5</c:v>
                </c:pt>
                <c:pt idx="904">
                  <c:v>1.2968845950062306E-5</c:v>
                </c:pt>
                <c:pt idx="905">
                  <c:v>1.2858001112882299E-5</c:v>
                </c:pt>
                <c:pt idx="906">
                  <c:v>1.276932524313838E-5</c:v>
                </c:pt>
                <c:pt idx="907">
                  <c:v>1.268064937339414E-5</c:v>
                </c:pt>
                <c:pt idx="908">
                  <c:v>1.2481128666470317E-5</c:v>
                </c:pt>
                <c:pt idx="909">
                  <c:v>1.2281607959546069E-5</c:v>
                </c:pt>
                <c:pt idx="910">
                  <c:v>1.1793890675954095E-5</c:v>
                </c:pt>
                <c:pt idx="911">
                  <c:v>1.1793890675954095E-5</c:v>
                </c:pt>
                <c:pt idx="912">
                  <c:v>1.1660876871338141E-5</c:v>
                </c:pt>
                <c:pt idx="913">
                  <c:v>1.1483525131850129E-5</c:v>
                </c:pt>
                <c:pt idx="914">
                  <c:v>1.1328342359797923E-5</c:v>
                </c:pt>
                <c:pt idx="915">
                  <c:v>1.1195328555181903E-5</c:v>
                </c:pt>
                <c:pt idx="916">
                  <c:v>1.1106652685438019E-5</c:v>
                </c:pt>
                <c:pt idx="917">
                  <c:v>1.0973638880821847E-5</c:v>
                </c:pt>
                <c:pt idx="918">
                  <c:v>1.0707611271589821E-5</c:v>
                </c:pt>
                <c:pt idx="919">
                  <c:v>1.0707611271589821E-5</c:v>
                </c:pt>
                <c:pt idx="920">
                  <c:v>1.0641104369281969E-5</c:v>
                </c:pt>
                <c:pt idx="921">
                  <c:v>1.0574597466973781E-5</c:v>
                </c:pt>
                <c:pt idx="922">
                  <c:v>1.0441583662357964E-5</c:v>
                </c:pt>
                <c:pt idx="923">
                  <c:v>1.0375076760049747E-5</c:v>
                </c:pt>
                <c:pt idx="924">
                  <c:v>1.0308569857741741E-5</c:v>
                </c:pt>
                <c:pt idx="925">
                  <c:v>1.0109049150817784E-5</c:v>
                </c:pt>
                <c:pt idx="926">
                  <c:v>9.8873594764577683E-6</c:v>
                </c:pt>
                <c:pt idx="927">
                  <c:v>9.7986836067136726E-6</c:v>
                </c:pt>
                <c:pt idx="928">
                  <c:v>9.7986836067136726E-6</c:v>
                </c:pt>
                <c:pt idx="929">
                  <c:v>9.6656698020977747E-6</c:v>
                </c:pt>
                <c:pt idx="930">
                  <c:v>9.576993932353723E-6</c:v>
                </c:pt>
                <c:pt idx="931">
                  <c:v>9.5104870300457775E-6</c:v>
                </c:pt>
                <c:pt idx="932">
                  <c:v>9.3996421928657586E-6</c:v>
                </c:pt>
                <c:pt idx="933">
                  <c:v>9.2666283882495727E-6</c:v>
                </c:pt>
                <c:pt idx="934">
                  <c:v>9.2001214859415492E-6</c:v>
                </c:pt>
                <c:pt idx="935">
                  <c:v>9.0227697464535205E-6</c:v>
                </c:pt>
                <c:pt idx="936">
                  <c:v>9.0227697464535205E-6</c:v>
                </c:pt>
                <c:pt idx="937">
                  <c:v>8.9340938767096128E-6</c:v>
                </c:pt>
                <c:pt idx="938">
                  <c:v>8.8454180069656103E-6</c:v>
                </c:pt>
                <c:pt idx="939">
                  <c:v>8.7345731697854712E-6</c:v>
                </c:pt>
                <c:pt idx="940">
                  <c:v>8.6902352349135267E-6</c:v>
                </c:pt>
                <c:pt idx="941">
                  <c:v>8.5572214302974526E-6</c:v>
                </c:pt>
                <c:pt idx="942">
                  <c:v>8.4020386582455689E-6</c:v>
                </c:pt>
                <c:pt idx="943">
                  <c:v>8.2025179513214848E-6</c:v>
                </c:pt>
                <c:pt idx="944">
                  <c:v>8.2025179513214848E-6</c:v>
                </c:pt>
                <c:pt idx="945">
                  <c:v>8.1138420815774247E-6</c:v>
                </c:pt>
                <c:pt idx="946">
                  <c:v>8.0251662118334781E-6</c:v>
                </c:pt>
                <c:pt idx="947">
                  <c:v>7.9143213746534321E-6</c:v>
                </c:pt>
                <c:pt idx="948">
                  <c:v>7.8699834397814012E-6</c:v>
                </c:pt>
                <c:pt idx="949">
                  <c:v>7.7369696351654118E-6</c:v>
                </c:pt>
                <c:pt idx="950">
                  <c:v>7.5817868631133562E-6</c:v>
                </c:pt>
                <c:pt idx="951">
                  <c:v>7.4266040910613539E-6</c:v>
                </c:pt>
                <c:pt idx="952">
                  <c:v>7.3822661561893179E-6</c:v>
                </c:pt>
                <c:pt idx="953">
                  <c:v>7.3822661561893179E-6</c:v>
                </c:pt>
                <c:pt idx="954">
                  <c:v>7.2935902864452806E-6</c:v>
                </c:pt>
                <c:pt idx="955">
                  <c:v>7.2714213190093211E-6</c:v>
                </c:pt>
                <c:pt idx="956">
                  <c:v>7.1827454492652499E-6</c:v>
                </c:pt>
                <c:pt idx="957">
                  <c:v>7.1384075143932766E-6</c:v>
                </c:pt>
                <c:pt idx="958">
                  <c:v>7.0275626772132231E-6</c:v>
                </c:pt>
                <c:pt idx="959">
                  <c:v>6.9610557749052402E-6</c:v>
                </c:pt>
                <c:pt idx="960">
                  <c:v>6.8502109377251934E-6</c:v>
                </c:pt>
                <c:pt idx="961">
                  <c:v>6.8502109377251934E-6</c:v>
                </c:pt>
                <c:pt idx="962">
                  <c:v>6.7615350679811875E-6</c:v>
                </c:pt>
                <c:pt idx="963">
                  <c:v>6.6950281656732208E-6</c:v>
                </c:pt>
                <c:pt idx="964">
                  <c:v>6.6285212633651194E-6</c:v>
                </c:pt>
                <c:pt idx="965">
                  <c:v>6.4955074587491605E-6</c:v>
                </c:pt>
                <c:pt idx="966">
                  <c:v>6.3624936541331431E-6</c:v>
                </c:pt>
                <c:pt idx="967">
                  <c:v>6.2959867518250824E-6</c:v>
                </c:pt>
                <c:pt idx="968">
                  <c:v>6.140803979773086E-6</c:v>
                </c:pt>
                <c:pt idx="969">
                  <c:v>6.140803979773086E-6</c:v>
                </c:pt>
                <c:pt idx="970">
                  <c:v>6.0742970774650684E-6</c:v>
                </c:pt>
                <c:pt idx="971">
                  <c:v>6.0077901751570771E-6</c:v>
                </c:pt>
                <c:pt idx="972">
                  <c:v>5.8969453379769931E-6</c:v>
                </c:pt>
                <c:pt idx="973">
                  <c:v>5.8747763705410284E-6</c:v>
                </c:pt>
                <c:pt idx="974">
                  <c:v>5.8304384356690509E-6</c:v>
                </c:pt>
                <c:pt idx="975">
                  <c:v>5.7861005007970132E-6</c:v>
                </c:pt>
                <c:pt idx="976">
                  <c:v>5.6974246310529598E-6</c:v>
                </c:pt>
                <c:pt idx="977">
                  <c:v>5.6530866961809518E-6</c:v>
                </c:pt>
                <c:pt idx="978">
                  <c:v>5.6530866961809518E-6</c:v>
                </c:pt>
                <c:pt idx="979">
                  <c:v>5.5644108264369366E-6</c:v>
                </c:pt>
                <c:pt idx="980">
                  <c:v>5.5200728915649878E-6</c:v>
                </c:pt>
                <c:pt idx="981">
                  <c:v>5.4092280543850181E-6</c:v>
                </c:pt>
                <c:pt idx="982">
                  <c:v>5.3427211520769438E-6</c:v>
                </c:pt>
                <c:pt idx="983">
                  <c:v>5.2762142497689034E-6</c:v>
                </c:pt>
                <c:pt idx="984">
                  <c:v>5.2540452823329387E-6</c:v>
                </c:pt>
                <c:pt idx="985">
                  <c:v>5.1210314777168714E-6</c:v>
                </c:pt>
                <c:pt idx="986">
                  <c:v>5.1210314777168714E-6</c:v>
                </c:pt>
                <c:pt idx="987">
                  <c:v>5.0988625102809127E-6</c:v>
                </c:pt>
                <c:pt idx="988">
                  <c:v>5.076693542844954E-6</c:v>
                </c:pt>
                <c:pt idx="989">
                  <c:v>5.0323556079728994E-6</c:v>
                </c:pt>
                <c:pt idx="990">
                  <c:v>4.9880176731008947E-6</c:v>
                </c:pt>
                <c:pt idx="991">
                  <c:v>4.943679738228918E-6</c:v>
                </c:pt>
                <c:pt idx="992">
                  <c:v>4.921510770792878E-6</c:v>
                </c:pt>
                <c:pt idx="993">
                  <c:v>4.8550038684848562E-6</c:v>
                </c:pt>
                <c:pt idx="994">
                  <c:v>4.8550038684848562E-6</c:v>
                </c:pt>
                <c:pt idx="995">
                  <c:v>4.7884969661768124E-6</c:v>
                </c:pt>
                <c:pt idx="996">
                  <c:v>4.7663279987408799E-6</c:v>
                </c:pt>
                <c:pt idx="997">
                  <c:v>4.6998210964328488E-6</c:v>
                </c:pt>
                <c:pt idx="998">
                  <c:v>4.6776521289968274E-6</c:v>
                </c:pt>
                <c:pt idx="999">
                  <c:v>4.6111452266887794E-6</c:v>
                </c:pt>
                <c:pt idx="1000">
                  <c:v>4.5668072918167824E-6</c:v>
                </c:pt>
                <c:pt idx="1001">
                  <c:v>4.455962454636805E-6</c:v>
                </c:pt>
                <c:pt idx="1002">
                  <c:v>4.3229486500207284E-6</c:v>
                </c:pt>
                <c:pt idx="1003">
                  <c:v>4.3229486500207284E-6</c:v>
                </c:pt>
                <c:pt idx="1004">
                  <c:v>4.2786107151487924E-6</c:v>
                </c:pt>
                <c:pt idx="1005">
                  <c:v>4.234272780276786E-6</c:v>
                </c:pt>
                <c:pt idx="1006">
                  <c:v>4.2121038128407104E-6</c:v>
                </c:pt>
                <c:pt idx="1007">
                  <c:v>4.1677658779686956E-6</c:v>
                </c:pt>
                <c:pt idx="1008">
                  <c:v>4.0569210407887123E-6</c:v>
                </c:pt>
                <c:pt idx="1009">
                  <c:v>3.9682451710446692E-6</c:v>
                </c:pt>
                <c:pt idx="1010">
                  <c:v>3.9460762036086918E-6</c:v>
                </c:pt>
                <c:pt idx="1011">
                  <c:v>3.9460762036086918E-6</c:v>
                </c:pt>
                <c:pt idx="1012">
                  <c:v>3.923907236172717E-6</c:v>
                </c:pt>
                <c:pt idx="1013">
                  <c:v>3.9017382687367143E-6</c:v>
                </c:pt>
                <c:pt idx="1014">
                  <c:v>3.8795693013006819E-6</c:v>
                </c:pt>
                <c:pt idx="1015">
                  <c:v>3.8352313664286806E-6</c:v>
                </c:pt>
                <c:pt idx="1016">
                  <c:v>3.7908934315566768E-6</c:v>
                </c:pt>
                <c:pt idx="1017">
                  <c:v>3.7243865292486686E-6</c:v>
                </c:pt>
                <c:pt idx="1018">
                  <c:v>3.7022175618126819E-6</c:v>
                </c:pt>
                <c:pt idx="1019">
                  <c:v>3.7022175618126819E-6</c:v>
                </c:pt>
                <c:pt idx="1020">
                  <c:v>3.6800485943766508E-6</c:v>
                </c:pt>
                <c:pt idx="1021">
                  <c:v>3.6578796269406502E-6</c:v>
                </c:pt>
                <c:pt idx="1022">
                  <c:v>3.5692037571966561E-6</c:v>
                </c:pt>
                <c:pt idx="1023">
                  <c:v>3.5692037571966561E-6</c:v>
                </c:pt>
                <c:pt idx="1024">
                  <c:v>3.5692037571966561E-6</c:v>
                </c:pt>
                <c:pt idx="1025">
                  <c:v>3.5248658223246243E-6</c:v>
                </c:pt>
                <c:pt idx="1026">
                  <c:v>3.502696854888622E-6</c:v>
                </c:pt>
                <c:pt idx="1027">
                  <c:v>3.4805278874526502E-6</c:v>
                </c:pt>
                <c:pt idx="1028">
                  <c:v>3.4805278874526502E-6</c:v>
                </c:pt>
                <c:pt idx="1029">
                  <c:v>3.4361899525806146E-6</c:v>
                </c:pt>
                <c:pt idx="1030">
                  <c:v>3.4140209851445992E-6</c:v>
                </c:pt>
                <c:pt idx="1031">
                  <c:v>3.3696830502726098E-6</c:v>
                </c:pt>
                <c:pt idx="1032">
                  <c:v>3.3253451154005771E-6</c:v>
                </c:pt>
                <c:pt idx="1033">
                  <c:v>3.3031761479646028E-6</c:v>
                </c:pt>
                <c:pt idx="1034">
                  <c:v>3.2810071805285873E-6</c:v>
                </c:pt>
                <c:pt idx="1035">
                  <c:v>3.2145002782205956E-6</c:v>
                </c:pt>
                <c:pt idx="1036">
                  <c:v>3.2145002782205956E-6</c:v>
                </c:pt>
                <c:pt idx="1037">
                  <c:v>3.1701623433485643E-6</c:v>
                </c:pt>
                <c:pt idx="1038">
                  <c:v>3.1701623433485643E-6</c:v>
                </c:pt>
                <c:pt idx="1039">
                  <c:v>3.1036554410405573E-6</c:v>
                </c:pt>
                <c:pt idx="1040">
                  <c:v>3.0149795712965484E-6</c:v>
                </c:pt>
                <c:pt idx="1041">
                  <c:v>2.9484726689885274E-6</c:v>
                </c:pt>
                <c:pt idx="1042">
                  <c:v>2.9484726689885274E-6</c:v>
                </c:pt>
                <c:pt idx="1043">
                  <c:v>2.9041347341165406E-6</c:v>
                </c:pt>
                <c:pt idx="1044">
                  <c:v>2.9041347341165406E-6</c:v>
                </c:pt>
                <c:pt idx="1045">
                  <c:v>2.837627831808504E-6</c:v>
                </c:pt>
                <c:pt idx="1046">
                  <c:v>2.7932898969365154E-6</c:v>
                </c:pt>
                <c:pt idx="1047">
                  <c:v>2.7711209295004995E-6</c:v>
                </c:pt>
                <c:pt idx="1048">
                  <c:v>2.7489519620645099E-6</c:v>
                </c:pt>
                <c:pt idx="1049">
                  <c:v>2.7046140271925061E-6</c:v>
                </c:pt>
                <c:pt idx="1050">
                  <c:v>2.6824450597564754E-6</c:v>
                </c:pt>
                <c:pt idx="1051">
                  <c:v>2.6381071248844695E-6</c:v>
                </c:pt>
                <c:pt idx="1052">
                  <c:v>2.6381071248844695E-6</c:v>
                </c:pt>
                <c:pt idx="1053">
                  <c:v>2.5937691900124674E-6</c:v>
                </c:pt>
                <c:pt idx="1054">
                  <c:v>2.571600222576465E-6</c:v>
                </c:pt>
                <c:pt idx="1055">
                  <c:v>2.5494312551404788E-6</c:v>
                </c:pt>
                <c:pt idx="1056">
                  <c:v>2.5050933202684454E-6</c:v>
                </c:pt>
                <c:pt idx="1057">
                  <c:v>2.4607553853964415E-6</c:v>
                </c:pt>
                <c:pt idx="1058">
                  <c:v>2.4385864179604396E-6</c:v>
                </c:pt>
                <c:pt idx="1059">
                  <c:v>2.4164174505244212E-6</c:v>
                </c:pt>
                <c:pt idx="1060">
                  <c:v>2.349910548216446E-6</c:v>
                </c:pt>
                <c:pt idx="1061">
                  <c:v>2.349910548216446E-6</c:v>
                </c:pt>
                <c:pt idx="1062">
                  <c:v>2.349910548216446E-6</c:v>
                </c:pt>
                <c:pt idx="1063">
                  <c:v>2.349910548216446E-6</c:v>
                </c:pt>
                <c:pt idx="1064">
                  <c:v>2.3277415807804293E-6</c:v>
                </c:pt>
                <c:pt idx="1065">
                  <c:v>2.3055726133443952E-6</c:v>
                </c:pt>
                <c:pt idx="1066">
                  <c:v>2.2834036459084255E-6</c:v>
                </c:pt>
                <c:pt idx="1067">
                  <c:v>2.2612346784724367E-6</c:v>
                </c:pt>
                <c:pt idx="1068">
                  <c:v>2.2168967436004054E-6</c:v>
                </c:pt>
                <c:pt idx="1069">
                  <c:v>2.1947277761644175E-6</c:v>
                </c:pt>
                <c:pt idx="1070">
                  <c:v>2.1947277761644175E-6</c:v>
                </c:pt>
                <c:pt idx="1071">
                  <c:v>2.1947277761644175E-6</c:v>
                </c:pt>
                <c:pt idx="1072">
                  <c:v>2.1503898412924124E-6</c:v>
                </c:pt>
                <c:pt idx="1073">
                  <c:v>2.106051906420381E-6</c:v>
                </c:pt>
                <c:pt idx="1074">
                  <c:v>2.106051906420381E-6</c:v>
                </c:pt>
                <c:pt idx="1075">
                  <c:v>2.106051906420381E-6</c:v>
                </c:pt>
                <c:pt idx="1076">
                  <c:v>2.08388293898438E-6</c:v>
                </c:pt>
                <c:pt idx="1077">
                  <c:v>2.01737603667637E-6</c:v>
                </c:pt>
                <c:pt idx="1078">
                  <c:v>1.9952070692403673E-6</c:v>
                </c:pt>
                <c:pt idx="1079">
                  <c:v>1.9952070692403673E-6</c:v>
                </c:pt>
                <c:pt idx="1080">
                  <c:v>1.9508691343683559E-6</c:v>
                </c:pt>
                <c:pt idx="1081">
                  <c:v>1.9508691343683559E-6</c:v>
                </c:pt>
                <c:pt idx="1082">
                  <c:v>1.884362232060337E-6</c:v>
                </c:pt>
                <c:pt idx="1083">
                  <c:v>1.8621932646243349E-6</c:v>
                </c:pt>
                <c:pt idx="1084">
                  <c:v>1.8621932646243349E-6</c:v>
                </c:pt>
                <c:pt idx="1085">
                  <c:v>1.8621932646243349E-6</c:v>
                </c:pt>
                <c:pt idx="1086">
                  <c:v>1.8621932646243349E-6</c:v>
                </c:pt>
                <c:pt idx="1087">
                  <c:v>1.8400242971883101E-6</c:v>
                </c:pt>
                <c:pt idx="1088">
                  <c:v>1.8400242971883101E-6</c:v>
                </c:pt>
                <c:pt idx="1089">
                  <c:v>1.8400242971883101E-6</c:v>
                </c:pt>
                <c:pt idx="1090">
                  <c:v>1.8400242971883101E-6</c:v>
                </c:pt>
                <c:pt idx="1091">
                  <c:v>1.8178553297523305E-6</c:v>
                </c:pt>
                <c:pt idx="1092">
                  <c:v>1.8178553297523305E-6</c:v>
                </c:pt>
                <c:pt idx="1093">
                  <c:v>1.8178553297523305E-6</c:v>
                </c:pt>
                <c:pt idx="1094">
                  <c:v>1.7513484274443102E-6</c:v>
                </c:pt>
                <c:pt idx="1095">
                  <c:v>1.7070104925722987E-6</c:v>
                </c:pt>
                <c:pt idx="1096">
                  <c:v>1.7070104925722987E-6</c:v>
                </c:pt>
                <c:pt idx="1097">
                  <c:v>1.6626725577003021E-6</c:v>
                </c:pt>
                <c:pt idx="1098">
                  <c:v>1.6626725577003021E-6</c:v>
                </c:pt>
                <c:pt idx="1099">
                  <c:v>1.6183346228282909E-6</c:v>
                </c:pt>
                <c:pt idx="1100">
                  <c:v>1.5961656553922812E-6</c:v>
                </c:pt>
                <c:pt idx="1101">
                  <c:v>1.551827720520278E-6</c:v>
                </c:pt>
                <c:pt idx="1102">
                  <c:v>1.551827720520278E-6</c:v>
                </c:pt>
                <c:pt idx="1103">
                  <c:v>1.551827720520278E-6</c:v>
                </c:pt>
                <c:pt idx="1104">
                  <c:v>1.551827720520278E-6</c:v>
                </c:pt>
                <c:pt idx="1105">
                  <c:v>1.4853208182122577E-6</c:v>
                </c:pt>
                <c:pt idx="1106">
                  <c:v>1.4631518507762626E-6</c:v>
                </c:pt>
                <c:pt idx="1107">
                  <c:v>1.4409828833402609E-6</c:v>
                </c:pt>
                <c:pt idx="1108">
                  <c:v>1.4188139159042509E-6</c:v>
                </c:pt>
                <c:pt idx="1109">
                  <c:v>1.4188139159042509E-6</c:v>
                </c:pt>
                <c:pt idx="1110">
                  <c:v>1.4188139159042509E-6</c:v>
                </c:pt>
                <c:pt idx="1111">
                  <c:v>1.3966449484682566E-6</c:v>
                </c:pt>
                <c:pt idx="1112">
                  <c:v>1.3744759810322547E-6</c:v>
                </c:pt>
                <c:pt idx="1113">
                  <c:v>1.3523070135962526E-6</c:v>
                </c:pt>
                <c:pt idx="1114">
                  <c:v>1.3523070135962526E-6</c:v>
                </c:pt>
                <c:pt idx="1115">
                  <c:v>1.3523070135962526E-6</c:v>
                </c:pt>
                <c:pt idx="1116">
                  <c:v>1.3523070135962526E-6</c:v>
                </c:pt>
                <c:pt idx="1117">
                  <c:v>1.3523070135962526E-6</c:v>
                </c:pt>
                <c:pt idx="1118">
                  <c:v>1.3523070135962526E-6</c:v>
                </c:pt>
                <c:pt idx="1119">
                  <c:v>1.3523070135962526E-6</c:v>
                </c:pt>
                <c:pt idx="1120">
                  <c:v>1.3523070135962526E-6</c:v>
                </c:pt>
                <c:pt idx="1121">
                  <c:v>1.3523070135962526E-6</c:v>
                </c:pt>
                <c:pt idx="1122">
                  <c:v>1.3523070135962526E-6</c:v>
                </c:pt>
                <c:pt idx="1123">
                  <c:v>1.3301380461602431E-6</c:v>
                </c:pt>
                <c:pt idx="1124">
                  <c:v>1.3079690787242221E-6</c:v>
                </c:pt>
                <c:pt idx="1125">
                  <c:v>1.2858001112882319E-6</c:v>
                </c:pt>
                <c:pt idx="1126">
                  <c:v>1.2858001112882319E-6</c:v>
                </c:pt>
                <c:pt idx="1127">
                  <c:v>1.2636311438522224E-6</c:v>
                </c:pt>
                <c:pt idx="1128">
                  <c:v>1.2636311438522224E-6</c:v>
                </c:pt>
                <c:pt idx="1129">
                  <c:v>1.2414621764162281E-6</c:v>
                </c:pt>
                <c:pt idx="1130">
                  <c:v>1.2414621764162281E-6</c:v>
                </c:pt>
                <c:pt idx="1131">
                  <c:v>1.2414621764162281E-6</c:v>
                </c:pt>
                <c:pt idx="1132">
                  <c:v>1.2192932089802101E-6</c:v>
                </c:pt>
                <c:pt idx="1133">
                  <c:v>1.1971242415442095E-6</c:v>
                </c:pt>
                <c:pt idx="1134">
                  <c:v>1.1971242415442095E-6</c:v>
                </c:pt>
                <c:pt idx="1135">
                  <c:v>1.1971242415442095E-6</c:v>
                </c:pt>
                <c:pt idx="1136">
                  <c:v>1.1971242415442095E-6</c:v>
                </c:pt>
                <c:pt idx="1137">
                  <c:v>1.1749552741082211E-6</c:v>
                </c:pt>
                <c:pt idx="1138">
                  <c:v>1.1084483718002023E-6</c:v>
                </c:pt>
                <c:pt idx="1139">
                  <c:v>1.0862794043641925E-6</c:v>
                </c:pt>
                <c:pt idx="1140">
                  <c:v>1.0862794043641925E-6</c:v>
                </c:pt>
                <c:pt idx="1141">
                  <c:v>1.0862794043641925E-6</c:v>
                </c:pt>
                <c:pt idx="1142">
                  <c:v>1.0641104369281985E-6</c:v>
                </c:pt>
                <c:pt idx="1143">
                  <c:v>1.0641104369281985E-6</c:v>
                </c:pt>
                <c:pt idx="1144">
                  <c:v>1.0641104369281985E-6</c:v>
                </c:pt>
                <c:pt idx="1145">
                  <c:v>1.0419414694921781E-6</c:v>
                </c:pt>
                <c:pt idx="1146">
                  <c:v>1.0419414694921781E-6</c:v>
                </c:pt>
                <c:pt idx="1147">
                  <c:v>1.0419414694921781E-6</c:v>
                </c:pt>
                <c:pt idx="1148">
                  <c:v>1.0419414694921781E-6</c:v>
                </c:pt>
                <c:pt idx="1149">
                  <c:v>1.0419414694921781E-6</c:v>
                </c:pt>
                <c:pt idx="1150">
                  <c:v>1.0419414694921781E-6</c:v>
                </c:pt>
                <c:pt idx="1151">
                  <c:v>1.0197725020561741E-6</c:v>
                </c:pt>
                <c:pt idx="1152">
                  <c:v>1.0197725020561741E-6</c:v>
                </c:pt>
                <c:pt idx="1153">
                  <c:v>1.0197725020561741E-6</c:v>
                </c:pt>
                <c:pt idx="1154">
                  <c:v>9.9760353462018407E-7</c:v>
                </c:pt>
                <c:pt idx="1155">
                  <c:v>9.9760353462018407E-7</c:v>
                </c:pt>
                <c:pt idx="1156">
                  <c:v>9.9760353462018407E-7</c:v>
                </c:pt>
                <c:pt idx="1157">
                  <c:v>9.7543456718417518E-7</c:v>
                </c:pt>
                <c:pt idx="1158">
                  <c:v>9.7543456718417518E-7</c:v>
                </c:pt>
                <c:pt idx="1159">
                  <c:v>9.7543456718417518E-7</c:v>
                </c:pt>
                <c:pt idx="1160">
                  <c:v>9.3109663231217011E-7</c:v>
                </c:pt>
                <c:pt idx="1161">
                  <c:v>9.0892766487616397E-7</c:v>
                </c:pt>
                <c:pt idx="1162">
                  <c:v>8.8675869744017085E-7</c:v>
                </c:pt>
                <c:pt idx="1163">
                  <c:v>8.6458973000415307E-7</c:v>
                </c:pt>
                <c:pt idx="1164">
                  <c:v>8.6458973000415307E-7</c:v>
                </c:pt>
                <c:pt idx="1165">
                  <c:v>8.6458973000415307E-7</c:v>
                </c:pt>
                <c:pt idx="1166">
                  <c:v>8.6458973000415307E-7</c:v>
                </c:pt>
                <c:pt idx="1167">
                  <c:v>8.6458973000415307E-7</c:v>
                </c:pt>
                <c:pt idx="1168">
                  <c:v>8.2025179513214979E-7</c:v>
                </c:pt>
                <c:pt idx="1169">
                  <c:v>8.2025179513214979E-7</c:v>
                </c:pt>
                <c:pt idx="1170">
                  <c:v>7.9808282769614376E-7</c:v>
                </c:pt>
                <c:pt idx="1171">
                  <c:v>7.9808282769614376E-7</c:v>
                </c:pt>
                <c:pt idx="1172">
                  <c:v>7.7591386026014176E-7</c:v>
                </c:pt>
                <c:pt idx="1173">
                  <c:v>7.5374489282413636E-7</c:v>
                </c:pt>
                <c:pt idx="1174">
                  <c:v>7.5374489282413636E-7</c:v>
                </c:pt>
                <c:pt idx="1175">
                  <c:v>7.3157592538813107E-7</c:v>
                </c:pt>
                <c:pt idx="1176">
                  <c:v>7.3157592538813107E-7</c:v>
                </c:pt>
                <c:pt idx="1177">
                  <c:v>7.3157592538813107E-7</c:v>
                </c:pt>
                <c:pt idx="1178">
                  <c:v>7.3157592538813107E-7</c:v>
                </c:pt>
                <c:pt idx="1179">
                  <c:v>7.3157592538813107E-7</c:v>
                </c:pt>
                <c:pt idx="1180">
                  <c:v>7.3157592538813107E-7</c:v>
                </c:pt>
                <c:pt idx="1181">
                  <c:v>7.3157592538813107E-7</c:v>
                </c:pt>
                <c:pt idx="1182">
                  <c:v>7.0940695795212567E-7</c:v>
                </c:pt>
                <c:pt idx="1183">
                  <c:v>7.0940695795212567E-7</c:v>
                </c:pt>
                <c:pt idx="1184">
                  <c:v>7.0940695795212567E-7</c:v>
                </c:pt>
                <c:pt idx="1185">
                  <c:v>7.0940695795212567E-7</c:v>
                </c:pt>
                <c:pt idx="1186">
                  <c:v>7.0940695795212567E-7</c:v>
                </c:pt>
                <c:pt idx="1187">
                  <c:v>6.8723799051612695E-7</c:v>
                </c:pt>
                <c:pt idx="1188">
                  <c:v>6.8723799051612695E-7</c:v>
                </c:pt>
                <c:pt idx="1189">
                  <c:v>6.4290005564411499E-7</c:v>
                </c:pt>
                <c:pt idx="1190">
                  <c:v>6.2073108820811182E-7</c:v>
                </c:pt>
                <c:pt idx="1191">
                  <c:v>6.2073108820811182E-7</c:v>
                </c:pt>
                <c:pt idx="1192">
                  <c:v>6.2073108820811182E-7</c:v>
                </c:pt>
                <c:pt idx="1193">
                  <c:v>6.2073108820811182E-7</c:v>
                </c:pt>
                <c:pt idx="1194">
                  <c:v>6.2073108820811182E-7</c:v>
                </c:pt>
                <c:pt idx="1195">
                  <c:v>5.9856212077210991E-7</c:v>
                </c:pt>
                <c:pt idx="1196">
                  <c:v>5.9856212077210991E-7</c:v>
                </c:pt>
                <c:pt idx="1197">
                  <c:v>5.9856212077210991E-7</c:v>
                </c:pt>
                <c:pt idx="1198">
                  <c:v>5.9856212077210991E-7</c:v>
                </c:pt>
                <c:pt idx="1199">
                  <c:v>5.9856212077210991E-7</c:v>
                </c:pt>
                <c:pt idx="1200">
                  <c:v>5.9856212077210991E-7</c:v>
                </c:pt>
                <c:pt idx="1201">
                  <c:v>5.9856212077210991E-7</c:v>
                </c:pt>
                <c:pt idx="1202">
                  <c:v>5.9856212077210991E-7</c:v>
                </c:pt>
                <c:pt idx="1203">
                  <c:v>5.9856212077210991E-7</c:v>
                </c:pt>
                <c:pt idx="1204">
                  <c:v>5.9856212077210991E-7</c:v>
                </c:pt>
                <c:pt idx="1205">
                  <c:v>5.9856212077210991E-7</c:v>
                </c:pt>
                <c:pt idx="1206">
                  <c:v>5.9856212077210991E-7</c:v>
                </c:pt>
                <c:pt idx="1207">
                  <c:v>5.5422418590009849E-7</c:v>
                </c:pt>
                <c:pt idx="1208">
                  <c:v>5.5422418590009849E-7</c:v>
                </c:pt>
                <c:pt idx="1209">
                  <c:v>5.5422418590009849E-7</c:v>
                </c:pt>
                <c:pt idx="1210">
                  <c:v>5.5422418590009849E-7</c:v>
                </c:pt>
                <c:pt idx="1211">
                  <c:v>5.5422418590009849E-7</c:v>
                </c:pt>
                <c:pt idx="1212">
                  <c:v>5.5422418590009849E-7</c:v>
                </c:pt>
                <c:pt idx="1213">
                  <c:v>5.5422418590009849E-7</c:v>
                </c:pt>
                <c:pt idx="1214">
                  <c:v>5.5422418590009849E-7</c:v>
                </c:pt>
                <c:pt idx="1215">
                  <c:v>5.5422418590009849E-7</c:v>
                </c:pt>
                <c:pt idx="1216">
                  <c:v>5.3205521846409648E-7</c:v>
                </c:pt>
                <c:pt idx="1217">
                  <c:v>5.3205521846409648E-7</c:v>
                </c:pt>
                <c:pt idx="1218">
                  <c:v>5.3205521846409648E-7</c:v>
                </c:pt>
                <c:pt idx="1219">
                  <c:v>5.3205521846409648E-7</c:v>
                </c:pt>
                <c:pt idx="1220">
                  <c:v>5.3205521846409648E-7</c:v>
                </c:pt>
                <c:pt idx="1221">
                  <c:v>5.3205521846409648E-7</c:v>
                </c:pt>
                <c:pt idx="1222">
                  <c:v>5.3205521846409648E-7</c:v>
                </c:pt>
                <c:pt idx="1223">
                  <c:v>5.0988625102809225E-7</c:v>
                </c:pt>
                <c:pt idx="1224">
                  <c:v>5.0988625102809225E-7</c:v>
                </c:pt>
                <c:pt idx="1225">
                  <c:v>5.0988625102809225E-7</c:v>
                </c:pt>
                <c:pt idx="1226">
                  <c:v>5.0988625102809225E-7</c:v>
                </c:pt>
                <c:pt idx="1227">
                  <c:v>5.0988625102809225E-7</c:v>
                </c:pt>
                <c:pt idx="1228">
                  <c:v>5.0988625102809225E-7</c:v>
                </c:pt>
                <c:pt idx="1229">
                  <c:v>4.6554831615607934E-7</c:v>
                </c:pt>
                <c:pt idx="1230">
                  <c:v>4.4337934872008617E-7</c:v>
                </c:pt>
                <c:pt idx="1231">
                  <c:v>4.4337934872008617E-7</c:v>
                </c:pt>
                <c:pt idx="1232">
                  <c:v>4.4337934872008617E-7</c:v>
                </c:pt>
                <c:pt idx="1233">
                  <c:v>4.4337934872008617E-7</c:v>
                </c:pt>
                <c:pt idx="1234">
                  <c:v>4.4337934872008617E-7</c:v>
                </c:pt>
                <c:pt idx="1235">
                  <c:v>4.4337934872008617E-7</c:v>
                </c:pt>
                <c:pt idx="1236">
                  <c:v>4.4337934872008617E-7</c:v>
                </c:pt>
                <c:pt idx="1237">
                  <c:v>4.4337934872008617E-7</c:v>
                </c:pt>
                <c:pt idx="1238">
                  <c:v>4.4337934872008617E-7</c:v>
                </c:pt>
                <c:pt idx="1239">
                  <c:v>4.4337934872008617E-7</c:v>
                </c:pt>
                <c:pt idx="1240">
                  <c:v>4.4337934872008617E-7</c:v>
                </c:pt>
                <c:pt idx="1241">
                  <c:v>4.4337934872008617E-7</c:v>
                </c:pt>
                <c:pt idx="1242">
                  <c:v>4.2121038128407484E-7</c:v>
                </c:pt>
                <c:pt idx="1243">
                  <c:v>4.2121038128407484E-7</c:v>
                </c:pt>
                <c:pt idx="1244">
                  <c:v>3.9904141384807162E-7</c:v>
                </c:pt>
                <c:pt idx="1245">
                  <c:v>3.9904141384807162E-7</c:v>
                </c:pt>
                <c:pt idx="1246">
                  <c:v>3.9904141384807162E-7</c:v>
                </c:pt>
                <c:pt idx="1247">
                  <c:v>3.9904141384807162E-7</c:v>
                </c:pt>
                <c:pt idx="1248">
                  <c:v>3.9904141384807162E-7</c:v>
                </c:pt>
                <c:pt idx="1249">
                  <c:v>3.9904141384807162E-7</c:v>
                </c:pt>
                <c:pt idx="1250">
                  <c:v>3.9904141384807162E-7</c:v>
                </c:pt>
                <c:pt idx="1251">
                  <c:v>3.9904141384807162E-7</c:v>
                </c:pt>
                <c:pt idx="1252">
                  <c:v>3.9904141384807162E-7</c:v>
                </c:pt>
                <c:pt idx="1253">
                  <c:v>3.768724464120695E-7</c:v>
                </c:pt>
                <c:pt idx="1254">
                  <c:v>3.768724464120695E-7</c:v>
                </c:pt>
                <c:pt idx="1255">
                  <c:v>3.768724464120695E-7</c:v>
                </c:pt>
                <c:pt idx="1256">
                  <c:v>3.768724464120695E-7</c:v>
                </c:pt>
                <c:pt idx="1257">
                  <c:v>3.5470347897606612E-7</c:v>
                </c:pt>
                <c:pt idx="1258">
                  <c:v>3.5470347897606612E-7</c:v>
                </c:pt>
                <c:pt idx="1259">
                  <c:v>3.5470347897606612E-7</c:v>
                </c:pt>
                <c:pt idx="1260">
                  <c:v>3.3253451154005823E-7</c:v>
                </c:pt>
                <c:pt idx="1261">
                  <c:v>3.3253451154005823E-7</c:v>
                </c:pt>
                <c:pt idx="1262">
                  <c:v>3.3253451154005823E-7</c:v>
                </c:pt>
                <c:pt idx="1263">
                  <c:v>3.3253451154005823E-7</c:v>
                </c:pt>
                <c:pt idx="1264">
                  <c:v>3.3253451154005823E-7</c:v>
                </c:pt>
                <c:pt idx="1265">
                  <c:v>3.3253451154005823E-7</c:v>
                </c:pt>
                <c:pt idx="1266">
                  <c:v>3.3253451154005823E-7</c:v>
                </c:pt>
                <c:pt idx="1267">
                  <c:v>3.3253451154005823E-7</c:v>
                </c:pt>
                <c:pt idx="1268">
                  <c:v>3.1036554410405623E-7</c:v>
                </c:pt>
                <c:pt idx="1269">
                  <c:v>3.1036554410405623E-7</c:v>
                </c:pt>
                <c:pt idx="1270">
                  <c:v>3.1036554410405623E-7</c:v>
                </c:pt>
                <c:pt idx="1271">
                  <c:v>2.8819657666805279E-7</c:v>
                </c:pt>
                <c:pt idx="1272">
                  <c:v>2.8819657666805279E-7</c:v>
                </c:pt>
                <c:pt idx="1273">
                  <c:v>2.8819657666805279E-7</c:v>
                </c:pt>
                <c:pt idx="1274">
                  <c:v>2.8819657666805279E-7</c:v>
                </c:pt>
                <c:pt idx="1275">
                  <c:v>2.8819657666805279E-7</c:v>
                </c:pt>
                <c:pt idx="1276">
                  <c:v>2.8819657666805279E-7</c:v>
                </c:pt>
                <c:pt idx="1277">
                  <c:v>2.8819657666805279E-7</c:v>
                </c:pt>
                <c:pt idx="1278">
                  <c:v>2.8819657666805279E-7</c:v>
                </c:pt>
                <c:pt idx="1279">
                  <c:v>2.8819657666805279E-7</c:v>
                </c:pt>
                <c:pt idx="1280">
                  <c:v>2.4385864179604448E-7</c:v>
                </c:pt>
                <c:pt idx="1281">
                  <c:v>2.4385864179604448E-7</c:v>
                </c:pt>
                <c:pt idx="1282">
                  <c:v>2.4385864179604448E-7</c:v>
                </c:pt>
                <c:pt idx="1283">
                  <c:v>2.4385864179604448E-7</c:v>
                </c:pt>
                <c:pt idx="1284">
                  <c:v>2.2168967436004094E-7</c:v>
                </c:pt>
                <c:pt idx="1285">
                  <c:v>2.2168967436004094E-7</c:v>
                </c:pt>
                <c:pt idx="1286">
                  <c:v>2.2168967436004094E-7</c:v>
                </c:pt>
                <c:pt idx="1287">
                  <c:v>2.2168967436004094E-7</c:v>
                </c:pt>
                <c:pt idx="1288">
                  <c:v>2.2168967436004094E-7</c:v>
                </c:pt>
                <c:pt idx="1289">
                  <c:v>2.2168967436004094E-7</c:v>
                </c:pt>
                <c:pt idx="1290">
                  <c:v>2.2168967436004094E-7</c:v>
                </c:pt>
                <c:pt idx="1291">
                  <c:v>2.2168967436004094E-7</c:v>
                </c:pt>
                <c:pt idx="1292">
                  <c:v>2.2168967436004094E-7</c:v>
                </c:pt>
                <c:pt idx="1293">
                  <c:v>2.2168967436004094E-7</c:v>
                </c:pt>
                <c:pt idx="1294">
                  <c:v>2.2168967436004094E-7</c:v>
                </c:pt>
                <c:pt idx="1295">
                  <c:v>2.2168967436004094E-7</c:v>
                </c:pt>
                <c:pt idx="1296">
                  <c:v>2.2168967436004094E-7</c:v>
                </c:pt>
                <c:pt idx="1297">
                  <c:v>1.9952070692403711E-7</c:v>
                </c:pt>
                <c:pt idx="1298">
                  <c:v>1.773517394880324E-7</c:v>
                </c:pt>
                <c:pt idx="1299">
                  <c:v>1.773517394880324E-7</c:v>
                </c:pt>
                <c:pt idx="1300">
                  <c:v>1.773517394880324E-7</c:v>
                </c:pt>
                <c:pt idx="1301">
                  <c:v>1.773517394880324E-7</c:v>
                </c:pt>
                <c:pt idx="1302">
                  <c:v>1.773517394880324E-7</c:v>
                </c:pt>
                <c:pt idx="1303">
                  <c:v>1.773517394880324E-7</c:v>
                </c:pt>
                <c:pt idx="1304">
                  <c:v>1.773517394880324E-7</c:v>
                </c:pt>
                <c:pt idx="1305">
                  <c:v>1.773517394880324E-7</c:v>
                </c:pt>
                <c:pt idx="1306">
                  <c:v>1.773517394880324E-7</c:v>
                </c:pt>
                <c:pt idx="1307">
                  <c:v>1.773517394880324E-7</c:v>
                </c:pt>
                <c:pt idx="1308">
                  <c:v>1.773517394880324E-7</c:v>
                </c:pt>
                <c:pt idx="1309">
                  <c:v>1.773517394880324E-7</c:v>
                </c:pt>
                <c:pt idx="1310">
                  <c:v>1.773517394880324E-7</c:v>
                </c:pt>
                <c:pt idx="1311">
                  <c:v>1.773517394880324E-7</c:v>
                </c:pt>
                <c:pt idx="1312">
                  <c:v>1.773517394880324E-7</c:v>
                </c:pt>
                <c:pt idx="1313">
                  <c:v>1.773517394880324E-7</c:v>
                </c:pt>
                <c:pt idx="1314">
                  <c:v>1.773517394880324E-7</c:v>
                </c:pt>
                <c:pt idx="1315">
                  <c:v>1.5518277205202817E-7</c:v>
                </c:pt>
                <c:pt idx="1316">
                  <c:v>1.5518277205202817E-7</c:v>
                </c:pt>
                <c:pt idx="1317">
                  <c:v>1.5518277205202817E-7</c:v>
                </c:pt>
                <c:pt idx="1318">
                  <c:v>1.3301380461602468E-7</c:v>
                </c:pt>
                <c:pt idx="1319">
                  <c:v>1.3301380461602468E-7</c:v>
                </c:pt>
                <c:pt idx="1320">
                  <c:v>1.3301380461602468E-7</c:v>
                </c:pt>
                <c:pt idx="1321">
                  <c:v>1.3301380461602468E-7</c:v>
                </c:pt>
                <c:pt idx="1322">
                  <c:v>1.3301380461602468E-7</c:v>
                </c:pt>
                <c:pt idx="1323">
                  <c:v>1.3301380461602468E-7</c:v>
                </c:pt>
                <c:pt idx="1324">
                  <c:v>1.3301380461602468E-7</c:v>
                </c:pt>
                <c:pt idx="1325">
                  <c:v>1.3301380461602468E-7</c:v>
                </c:pt>
                <c:pt idx="1326">
                  <c:v>1.1084483718002054E-7</c:v>
                </c:pt>
                <c:pt idx="1327">
                  <c:v>1.1084483718002054E-7</c:v>
                </c:pt>
                <c:pt idx="1328">
                  <c:v>1.1084483718002054E-7</c:v>
                </c:pt>
                <c:pt idx="1329">
                  <c:v>1.1084483718002054E-7</c:v>
                </c:pt>
                <c:pt idx="1330">
                  <c:v>1.1084483718002054E-7</c:v>
                </c:pt>
                <c:pt idx="1331">
                  <c:v>1.1084483718002054E-7</c:v>
                </c:pt>
                <c:pt idx="1332">
                  <c:v>1.1084483718002054E-7</c:v>
                </c:pt>
                <c:pt idx="1333">
                  <c:v>1.1084483718002054E-7</c:v>
                </c:pt>
                <c:pt idx="1334">
                  <c:v>1.1084483718002054E-7</c:v>
                </c:pt>
                <c:pt idx="1335">
                  <c:v>1.1084483718002054E-7</c:v>
                </c:pt>
                <c:pt idx="1336">
                  <c:v>1.1084483718002054E-7</c:v>
                </c:pt>
                <c:pt idx="1337">
                  <c:v>1.1084483718002054E-7</c:v>
                </c:pt>
                <c:pt idx="1338">
                  <c:v>1.1084483718002054E-7</c:v>
                </c:pt>
                <c:pt idx="1339">
                  <c:v>1.1084483718002054E-7</c:v>
                </c:pt>
                <c:pt idx="1340">
                  <c:v>1.1084483718002054E-7</c:v>
                </c:pt>
                <c:pt idx="1341">
                  <c:v>1.1084483718002054E-7</c:v>
                </c:pt>
                <c:pt idx="1342">
                  <c:v>1.1084483718002054E-7</c:v>
                </c:pt>
                <c:pt idx="1343">
                  <c:v>1.1084483718002054E-7</c:v>
                </c:pt>
                <c:pt idx="1344">
                  <c:v>1.1084483718002054E-7</c:v>
                </c:pt>
                <c:pt idx="1345">
                  <c:v>8.8675869744017271E-8</c:v>
                </c:pt>
                <c:pt idx="1346">
                  <c:v>8.8675869744017271E-8</c:v>
                </c:pt>
                <c:pt idx="1347">
                  <c:v>8.8675869744017271E-8</c:v>
                </c:pt>
                <c:pt idx="1348">
                  <c:v>8.8675869744017271E-8</c:v>
                </c:pt>
                <c:pt idx="1349">
                  <c:v>8.8675869744017271E-8</c:v>
                </c:pt>
                <c:pt idx="1350">
                  <c:v>8.8675869744017271E-8</c:v>
                </c:pt>
                <c:pt idx="1351">
                  <c:v>8.8675869744017271E-8</c:v>
                </c:pt>
                <c:pt idx="1352">
                  <c:v>8.8675869744017271E-8</c:v>
                </c:pt>
                <c:pt idx="1353">
                  <c:v>8.8675869744017271E-8</c:v>
                </c:pt>
                <c:pt idx="1354">
                  <c:v>8.8675869744017271E-8</c:v>
                </c:pt>
                <c:pt idx="1355">
                  <c:v>8.8675869744017271E-8</c:v>
                </c:pt>
                <c:pt idx="1356">
                  <c:v>8.8675869744017271E-8</c:v>
                </c:pt>
                <c:pt idx="1357">
                  <c:v>8.8675869744017271E-8</c:v>
                </c:pt>
                <c:pt idx="1358">
                  <c:v>8.8675869744017271E-8</c:v>
                </c:pt>
                <c:pt idx="1359">
                  <c:v>8.8675869744017271E-8</c:v>
                </c:pt>
                <c:pt idx="1360">
                  <c:v>8.8675869744017271E-8</c:v>
                </c:pt>
                <c:pt idx="1361">
                  <c:v>8.8675869744017271E-8</c:v>
                </c:pt>
                <c:pt idx="1362">
                  <c:v>8.8675869744017271E-8</c:v>
                </c:pt>
                <c:pt idx="1363">
                  <c:v>8.8675869744017271E-8</c:v>
                </c:pt>
                <c:pt idx="1364">
                  <c:v>8.8675869744017271E-8</c:v>
                </c:pt>
                <c:pt idx="1365">
                  <c:v>8.8675869744017271E-8</c:v>
                </c:pt>
                <c:pt idx="1366">
                  <c:v>4.4337934872008708E-8</c:v>
                </c:pt>
                <c:pt idx="1367">
                  <c:v>4.4337934872008708E-8</c:v>
                </c:pt>
                <c:pt idx="1368">
                  <c:v>4.4337934872008708E-8</c:v>
                </c:pt>
                <c:pt idx="1369">
                  <c:v>4.4337934872008708E-8</c:v>
                </c:pt>
                <c:pt idx="1370">
                  <c:v>4.4337934872008708E-8</c:v>
                </c:pt>
                <c:pt idx="1371">
                  <c:v>4.4337934872008708E-8</c:v>
                </c:pt>
                <c:pt idx="1372">
                  <c:v>4.4337934872008708E-8</c:v>
                </c:pt>
                <c:pt idx="1373">
                  <c:v>4.4337934872008708E-8</c:v>
                </c:pt>
                <c:pt idx="1374">
                  <c:v>4.4337934872008708E-8</c:v>
                </c:pt>
                <c:pt idx="1375">
                  <c:v>4.4337934872008708E-8</c:v>
                </c:pt>
                <c:pt idx="1376">
                  <c:v>4.4337934872008708E-8</c:v>
                </c:pt>
                <c:pt idx="1377">
                  <c:v>4.4337934872008708E-8</c:v>
                </c:pt>
                <c:pt idx="1378">
                  <c:v>4.4337934872008708E-8</c:v>
                </c:pt>
                <c:pt idx="1379">
                  <c:v>4.4337934872008708E-8</c:v>
                </c:pt>
                <c:pt idx="1380">
                  <c:v>4.4337934872008708E-8</c:v>
                </c:pt>
                <c:pt idx="1381">
                  <c:v>4.4337934872008708E-8</c:v>
                </c:pt>
                <c:pt idx="1382">
                  <c:v>4.4337934872008708E-8</c:v>
                </c:pt>
                <c:pt idx="1383">
                  <c:v>4.4337934872008708E-8</c:v>
                </c:pt>
                <c:pt idx="1384">
                  <c:v>4.4337934872008708E-8</c:v>
                </c:pt>
                <c:pt idx="1385">
                  <c:v>4.4337934872008708E-8</c:v>
                </c:pt>
                <c:pt idx="1386">
                  <c:v>4.4337934872008708E-8</c:v>
                </c:pt>
                <c:pt idx="1387">
                  <c:v>4.4337934872008708E-8</c:v>
                </c:pt>
                <c:pt idx="1388">
                  <c:v>4.4337934872008708E-8</c:v>
                </c:pt>
                <c:pt idx="1389">
                  <c:v>4.4337934872008708E-8</c:v>
                </c:pt>
                <c:pt idx="1390">
                  <c:v>4.4337934872008708E-8</c:v>
                </c:pt>
                <c:pt idx="1391">
                  <c:v>4.4337934872008708E-8</c:v>
                </c:pt>
                <c:pt idx="1392">
                  <c:v>4.4337934872008708E-8</c:v>
                </c:pt>
                <c:pt idx="1393">
                  <c:v>4.4337934872008708E-8</c:v>
                </c:pt>
                <c:pt idx="1394">
                  <c:v>4.4337934872008708E-8</c:v>
                </c:pt>
                <c:pt idx="1395">
                  <c:v>4.4337934872008708E-8</c:v>
                </c:pt>
                <c:pt idx="1396">
                  <c:v>4.4337934872008708E-8</c:v>
                </c:pt>
                <c:pt idx="1397">
                  <c:v>4.4337934872008708E-8</c:v>
                </c:pt>
                <c:pt idx="1398">
                  <c:v>4.4337934872008708E-8</c:v>
                </c:pt>
                <c:pt idx="1399">
                  <c:v>4.4337934872008708E-8</c:v>
                </c:pt>
                <c:pt idx="1400">
                  <c:v>4.4337934872008708E-8</c:v>
                </c:pt>
                <c:pt idx="1401">
                  <c:v>4.4337934872008708E-8</c:v>
                </c:pt>
                <c:pt idx="1402">
                  <c:v>4.4337934872008708E-8</c:v>
                </c:pt>
                <c:pt idx="1403">
                  <c:v>4.4337934872008708E-8</c:v>
                </c:pt>
                <c:pt idx="1404">
                  <c:v>4.4337934872008708E-8</c:v>
                </c:pt>
                <c:pt idx="1405">
                  <c:v>4.4337934872008708E-8</c:v>
                </c:pt>
                <c:pt idx="1406">
                  <c:v>4.4337934872008708E-8</c:v>
                </c:pt>
                <c:pt idx="1407">
                  <c:v>4.4337934872008708E-8</c:v>
                </c:pt>
                <c:pt idx="1408">
                  <c:v>4.4337934872008708E-8</c:v>
                </c:pt>
                <c:pt idx="1409">
                  <c:v>4.4337934872008708E-8</c:v>
                </c:pt>
                <c:pt idx="1410">
                  <c:v>4.4337934872008708E-8</c:v>
                </c:pt>
                <c:pt idx="1411">
                  <c:v>4.4337934872008708E-8</c:v>
                </c:pt>
                <c:pt idx="1412">
                  <c:v>4.4337934872008708E-8</c:v>
                </c:pt>
                <c:pt idx="1413">
                  <c:v>4.4337934872008708E-8</c:v>
                </c:pt>
                <c:pt idx="1414">
                  <c:v>4.4337934872008708E-8</c:v>
                </c:pt>
                <c:pt idx="1415">
                  <c:v>4.4337934872008708E-8</c:v>
                </c:pt>
                <c:pt idx="1416">
                  <c:v>4.4337934872008708E-8</c:v>
                </c:pt>
                <c:pt idx="1417">
                  <c:v>4.4337934872008708E-8</c:v>
                </c:pt>
                <c:pt idx="1418">
                  <c:v>4.4337934872008708E-8</c:v>
                </c:pt>
                <c:pt idx="1419">
                  <c:v>4.4337934872008708E-8</c:v>
                </c:pt>
                <c:pt idx="1420">
                  <c:v>4.4337934872008708E-8</c:v>
                </c:pt>
                <c:pt idx="1421">
                  <c:v>4.4337934872008708E-8</c:v>
                </c:pt>
                <c:pt idx="1422">
                  <c:v>4.4337934872008708E-8</c:v>
                </c:pt>
                <c:pt idx="1423">
                  <c:v>2.2168967436004132E-8</c:v>
                </c:pt>
                <c:pt idx="1424">
                  <c:v>2.2168967436004132E-8</c:v>
                </c:pt>
                <c:pt idx="1425">
                  <c:v>2.2168967436004132E-8</c:v>
                </c:pt>
                <c:pt idx="1426">
                  <c:v>2.2168967436004132E-8</c:v>
                </c:pt>
                <c:pt idx="1427">
                  <c:v>2.2168967436004132E-8</c:v>
                </c:pt>
                <c:pt idx="1428">
                  <c:v>2.2168967436004132E-8</c:v>
                </c:pt>
                <c:pt idx="1429">
                  <c:v>2.2168967436004132E-8</c:v>
                </c:pt>
                <c:pt idx="1430">
                  <c:v>2.2168967436004132E-8</c:v>
                </c:pt>
                <c:pt idx="1431">
                  <c:v>2.2168967436004132E-8</c:v>
                </c:pt>
                <c:pt idx="1432">
                  <c:v>2.2168967436004132E-8</c:v>
                </c:pt>
                <c:pt idx="1433">
                  <c:v>2.2168967436004132E-8</c:v>
                </c:pt>
                <c:pt idx="1434">
                  <c:v>2.2168967436004132E-8</c:v>
                </c:pt>
                <c:pt idx="1435">
                  <c:v>2.2168967436004132E-8</c:v>
                </c:pt>
                <c:pt idx="1436">
                  <c:v>2.2168967436004132E-8</c:v>
                </c:pt>
                <c:pt idx="1437">
                  <c:v>2.2168967436004132E-8</c:v>
                </c:pt>
                <c:pt idx="1438">
                  <c:v>2.2168967436004132E-8</c:v>
                </c:pt>
                <c:pt idx="1439">
                  <c:v>2.2168967436004132E-8</c:v>
                </c:pt>
                <c:pt idx="1440">
                  <c:v>2.2168967436004132E-8</c:v>
                </c:pt>
                <c:pt idx="1441">
                  <c:v>2.2168967436004132E-8</c:v>
                </c:pt>
                <c:pt idx="1442">
                  <c:v>2.2168967436004132E-8</c:v>
                </c:pt>
                <c:pt idx="1443">
                  <c:v>2.2168967436004132E-8</c:v>
                </c:pt>
                <c:pt idx="1444">
                  <c:v>2.2168967436004132E-8</c:v>
                </c:pt>
                <c:pt idx="1445">
                  <c:v>2.2168967436004132E-8</c:v>
                </c:pt>
                <c:pt idx="1446">
                  <c:v>2.2168967436004132E-8</c:v>
                </c:pt>
                <c:pt idx="1447">
                  <c:v>2.2168967436004132E-8</c:v>
                </c:pt>
                <c:pt idx="1448">
                  <c:v>2.2168967436004132E-8</c:v>
                </c:pt>
                <c:pt idx="1449">
                  <c:v>2.2168967436004132E-8</c:v>
                </c:pt>
                <c:pt idx="1450">
                  <c:v>2.2168967436004132E-8</c:v>
                </c:pt>
                <c:pt idx="1451">
                  <c:v>2.2168967436004132E-8</c:v>
                </c:pt>
                <c:pt idx="1452">
                  <c:v>2.2168967436004132E-8</c:v>
                </c:pt>
                <c:pt idx="1453">
                  <c:v>2.2168967436004132E-8</c:v>
                </c:pt>
                <c:pt idx="1454">
                  <c:v>2.2168967436004132E-8</c:v>
                </c:pt>
                <c:pt idx="1455">
                  <c:v>2.2168967436004132E-8</c:v>
                </c:pt>
                <c:pt idx="1456">
                  <c:v>2.2168967436004132E-8</c:v>
                </c:pt>
                <c:pt idx="1457">
                  <c:v>2.2168967436004132E-8</c:v>
                </c:pt>
                <c:pt idx="1458">
                  <c:v>2.2168967436004132E-8</c:v>
                </c:pt>
                <c:pt idx="1459">
                  <c:v>2.2168967436004132E-8</c:v>
                </c:pt>
                <c:pt idx="1460">
                  <c:v>2.2168967436004132E-8</c:v>
                </c:pt>
                <c:pt idx="1461">
                  <c:v>2.2168967436004132E-8</c:v>
                </c:pt>
                <c:pt idx="1462">
                  <c:v>2.2168967436004132E-8</c:v>
                </c:pt>
                <c:pt idx="1463">
                  <c:v>2.2168967436004132E-8</c:v>
                </c:pt>
                <c:pt idx="1464">
                  <c:v>2.2168967436004132E-8</c:v>
                </c:pt>
                <c:pt idx="1465">
                  <c:v>2.2168967436004132E-8</c:v>
                </c:pt>
                <c:pt idx="1466">
                  <c:v>2.2168967436004132E-8</c:v>
                </c:pt>
                <c:pt idx="1467">
                  <c:v>2.2168967436004132E-8</c:v>
                </c:pt>
                <c:pt idx="1468">
                  <c:v>2.2168967436004132E-8</c:v>
                </c:pt>
                <c:pt idx="1469">
                  <c:v>2.2168967436004132E-8</c:v>
                </c:pt>
                <c:pt idx="1470">
                  <c:v>2.2168967436004132E-8</c:v>
                </c:pt>
                <c:pt idx="1471">
                  <c:v>2.2168967436004132E-8</c:v>
                </c:pt>
                <c:pt idx="1472">
                  <c:v>2.2168967436004132E-8</c:v>
                </c:pt>
                <c:pt idx="1473">
                  <c:v>2.2168967436004132E-8</c:v>
                </c:pt>
                <c:pt idx="1474">
                  <c:v>2.2168967436004132E-8</c:v>
                </c:pt>
                <c:pt idx="1475">
                  <c:v>2.2168967436004132E-8</c:v>
                </c:pt>
                <c:pt idx="1476">
                  <c:v>2.2168967436004132E-8</c:v>
                </c:pt>
                <c:pt idx="1477">
                  <c:v>2.2168967436004132E-8</c:v>
                </c:pt>
                <c:pt idx="1478">
                  <c:v>2.2168967436004132E-8</c:v>
                </c:pt>
                <c:pt idx="1479">
                  <c:v>2.2168967436004132E-8</c:v>
                </c:pt>
                <c:pt idx="1480">
                  <c:v>2.2168967436004132E-8</c:v>
                </c:pt>
                <c:pt idx="1481">
                  <c:v>2.2168967436004132E-8</c:v>
                </c:pt>
                <c:pt idx="1482">
                  <c:v>2.2168967436004132E-8</c:v>
                </c:pt>
                <c:pt idx="1483">
                  <c:v>2.2168967436004132E-8</c:v>
                </c:pt>
                <c:pt idx="1484">
                  <c:v>2.2168967436004132E-8</c:v>
                </c:pt>
              </c:numCache>
            </c:numRef>
          </c:yVal>
        </c:ser>
        <c:axId val="146271616"/>
        <c:axId val="146335232"/>
      </c:scatterChart>
      <c:valAx>
        <c:axId val="146271616"/>
        <c:scaling>
          <c:logBase val="10"/>
          <c:orientation val="minMax"/>
          <c:max val="10"/>
          <c:min val="1.0000000000000005E-2"/>
        </c:scaling>
        <c:axPos val="b"/>
        <c:title>
          <c:tx>
            <c:rich>
              <a:bodyPr/>
              <a:lstStyle/>
              <a:p>
                <a:pPr>
                  <a:defRPr/>
                </a:pPr>
                <a:r>
                  <a:rPr lang="en-US"/>
                  <a:t>Wave Height (m)</a:t>
                </a:r>
              </a:p>
            </c:rich>
          </c:tx>
          <c:layout/>
        </c:title>
        <c:numFmt formatCode="General" sourceLinked="1"/>
        <c:tickLblPos val="nextTo"/>
        <c:crossAx val="146335232"/>
        <c:crossesAt val="1.000000000000022E-9"/>
        <c:crossBetween val="midCat"/>
      </c:valAx>
      <c:valAx>
        <c:axId val="146335232"/>
        <c:scaling>
          <c:orientation val="minMax"/>
          <c:max val="1"/>
          <c:min val="0"/>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1001387295117212E-2"/>
              <c:y val="0.32051927438454636"/>
            </c:manualLayout>
          </c:layout>
        </c:title>
        <c:numFmt formatCode="General" sourceLinked="1"/>
        <c:tickLblPos val="nextTo"/>
        <c:crossAx val="146271616"/>
        <c:crossesAt val="1.0000000000000005E-2"/>
        <c:crossBetween val="midCat"/>
      </c:valAx>
    </c:plotArea>
    <c:legend>
      <c:legendPos val="r"/>
      <c:layout>
        <c:manualLayout>
          <c:xMode val="edge"/>
          <c:yMode val="edge"/>
          <c:x val="0.22617059909711917"/>
          <c:y val="0.35265712102441282"/>
          <c:w val="0.37688672317997768"/>
          <c:h val="0.38488056381167951"/>
        </c:manualLayout>
      </c:layout>
    </c:legend>
    <c:plotVisOnly val="1"/>
  </c:chart>
  <c:spPr>
    <a:effectLst>
      <a:outerShdw blurRad="50800" dist="38100" dir="2700000" algn="tl" rotWithShape="0">
        <a:prstClr val="black">
          <a:alpha val="40000"/>
        </a:prstClr>
      </a:outerShdw>
    </a:effectLst>
  </c:spPr>
  <c:txPr>
    <a:bodyPr/>
    <a:lstStyle/>
    <a:p>
      <a:pPr>
        <a:defRPr sz="800"/>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Atlantic Coast </a:t>
            </a:r>
          </a:p>
        </c:rich>
      </c:tx>
      <c:layout>
        <c:manualLayout>
          <c:xMode val="edge"/>
          <c:yMode val="edge"/>
          <c:x val="0.285526976453223"/>
          <c:y val="0.35189750579069856"/>
        </c:manualLayout>
      </c:layout>
      <c:overlay val="1"/>
    </c:title>
    <c:plotArea>
      <c:layout>
        <c:manualLayout>
          <c:layoutTarget val="inner"/>
          <c:xMode val="edge"/>
          <c:yMode val="edge"/>
          <c:x val="0.21735326477641317"/>
          <c:y val="3.4721169945387348E-2"/>
          <c:w val="0.73001905527539124"/>
          <c:h val="0.72843661502111234"/>
        </c:manualLayout>
      </c:layout>
      <c:scatterChart>
        <c:scatterStyle val="lineMarker"/>
        <c:ser>
          <c:idx val="1"/>
          <c:order val="0"/>
          <c:tx>
            <c:strRef>
              <c:f>east_coast!$C$9</c:f>
              <c:strCache>
                <c:ptCount val="1"/>
                <c:pt idx="0">
                  <c:v>Model</c:v>
                </c:pt>
              </c:strCache>
            </c:strRef>
          </c:tx>
          <c:spPr>
            <a:ln>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east_coast!$C$10:$C$2000</c:f>
              <c:numCache>
                <c:formatCode>General</c:formatCode>
                <c:ptCount val="1991"/>
                <c:pt idx="0">
                  <c:v>0.99984405614250382</c:v>
                </c:pt>
                <c:pt idx="1">
                  <c:v>0.99937806221751935</c:v>
                </c:pt>
                <c:pt idx="2">
                  <c:v>0.99860580390096387</c:v>
                </c:pt>
                <c:pt idx="3">
                  <c:v>0.99753210733994213</c:v>
                </c:pt>
                <c:pt idx="4">
                  <c:v>0.9961625830077766</c:v>
                </c:pt>
                <c:pt idx="5">
                  <c:v>0.99450345412633256</c:v>
                </c:pt>
                <c:pt idx="6">
                  <c:v>0.99256142879070319</c:v>
                </c:pt>
                <c:pt idx="7">
                  <c:v>0.99034359947748296</c:v>
                </c:pt>
                <c:pt idx="8">
                  <c:v>0.98785736150185322</c:v>
                </c:pt>
                <c:pt idx="9">
                  <c:v>0.98511034543099962</c:v>
                </c:pt>
                <c:pt idx="10">
                  <c:v>0.98211036022758158</c:v>
                </c:pt>
                <c:pt idx="11">
                  <c:v>0.97886534490521759</c:v>
                </c:pt>
                <c:pt idx="12">
                  <c:v>0.97538332709815223</c:v>
                </c:pt>
                <c:pt idx="13">
                  <c:v>0.97167238735162653</c:v>
                </c:pt>
                <c:pt idx="14">
                  <c:v>0.96774062821544371</c:v>
                </c:pt>
                <c:pt idx="15">
                  <c:v>0.96359614741836441</c:v>
                </c:pt>
                <c:pt idx="16">
                  <c:v>0.95924701454354777</c:v>
                </c:pt>
                <c:pt idx="17">
                  <c:v>0.95470125073157874</c:v>
                </c:pt>
                <c:pt idx="18">
                  <c:v>0.94996681101965386</c:v>
                </c:pt>
                <c:pt idx="19">
                  <c:v>0.94505156898864817</c:v>
                </c:pt>
                <c:pt idx="20">
                  <c:v>0.93996330344046009</c:v>
                </c:pt>
                <c:pt idx="21">
                  <c:v>0.93470968686860256</c:v>
                </c:pt>
                <c:pt idx="22">
                  <c:v>0.92929827551784761</c:v>
                </c:pt>
                <c:pt idx="23">
                  <c:v>0.92373650085620918</c:v>
                </c:pt>
                <c:pt idx="24">
                  <c:v>0.91803166230490063</c:v>
                </c:pt>
                <c:pt idx="25">
                  <c:v>0.91219092109114253</c:v>
                </c:pt>
                <c:pt idx="26">
                  <c:v>0.90622129510489058</c:v>
                </c:pt>
                <c:pt idx="27">
                  <c:v>0.90012965465388317</c:v>
                </c:pt>
                <c:pt idx="28">
                  <c:v>0.89392271902374332</c:v>
                </c:pt>
                <c:pt idx="29">
                  <c:v>0.8876070537597478</c:v>
                </c:pt>
                <c:pt idx="30">
                  <c:v>0.88118906859569124</c:v>
                </c:pt>
                <c:pt idx="31">
                  <c:v>0.87467501596336472</c:v>
                </c:pt>
                <c:pt idx="32">
                  <c:v>0.86807099002255594</c:v>
                </c:pt>
                <c:pt idx="33">
                  <c:v>0.86138292615781853</c:v>
                </c:pt>
                <c:pt idx="34">
                  <c:v>0.85461660089319647</c:v>
                </c:pt>
                <c:pt idx="35">
                  <c:v>0.84777763218115576</c:v>
                </c:pt>
                <c:pt idx="36">
                  <c:v>0.84087148002592182</c:v>
                </c:pt>
                <c:pt idx="37">
                  <c:v>0.83390344740524824</c:v>
                </c:pt>
                <c:pt idx="38">
                  <c:v>0.82687868145791121</c:v>
                </c:pt>
                <c:pt idx="39">
                  <c:v>0.81980217490742058</c:v>
                </c:pt>
                <c:pt idx="40">
                  <c:v>0.81267876769493164</c:v>
                </c:pt>
                <c:pt idx="41">
                  <c:v>0.80551314879690006</c:v>
                </c:pt>
                <c:pt idx="42">
                  <c:v>0.79830985820528921</c:v>
                </c:pt>
                <c:pt idx="43">
                  <c:v>0.79107328904982543</c:v>
                </c:pt>
                <c:pt idx="44">
                  <c:v>0.78380768984424287</c:v>
                </c:pt>
                <c:pt idx="45">
                  <c:v>0.7765171668392995</c:v>
                </c:pt>
                <c:pt idx="46">
                  <c:v>0.76920568646748533</c:v>
                </c:pt>
                <c:pt idx="47">
                  <c:v>0.76187707786544023</c:v>
                </c:pt>
                <c:pt idx="48">
                  <c:v>0.7545350354614031</c:v>
                </c:pt>
                <c:pt idx="49">
                  <c:v>0.74718312161601852</c:v>
                </c:pt>
                <c:pt idx="50">
                  <c:v>0.73982476930613783</c:v>
                </c:pt>
                <c:pt idx="51">
                  <c:v>0.73246328484190848</c:v>
                </c:pt>
                <c:pt idx="52">
                  <c:v>0.725101850608592</c:v>
                </c:pt>
                <c:pt idx="53">
                  <c:v>0.71774352782496376</c:v>
                </c:pt>
                <c:pt idx="54">
                  <c:v>0.71039125931157221</c:v>
                </c:pt>
                <c:pt idx="55">
                  <c:v>0.7030478722617588</c:v>
                </c:pt>
                <c:pt idx="56">
                  <c:v>0.69571608101011351</c:v>
                </c:pt>
                <c:pt idx="57">
                  <c:v>0.68839848979273488</c:v>
                </c:pt>
                <c:pt idx="58">
                  <c:v>0.68109759549459603</c:v>
                </c:pt>
                <c:pt idx="59">
                  <c:v>0.67381579037968387</c:v>
                </c:pt>
                <c:pt idx="60">
                  <c:v>0.66655536480014776</c:v>
                </c:pt>
                <c:pt idx="61">
                  <c:v>0.65931850988087781</c:v>
                </c:pt>
                <c:pt idx="62">
                  <c:v>0.65210732017645645</c:v>
                </c:pt>
                <c:pt idx="63">
                  <c:v>0.64492379629784313</c:v>
                </c:pt>
                <c:pt idx="64">
                  <c:v>0.63776984750627885</c:v>
                </c:pt>
                <c:pt idx="65">
                  <c:v>0.63064729427239641</c:v>
                </c:pt>
                <c:pt idx="66">
                  <c:v>0.62355787079862623</c:v>
                </c:pt>
                <c:pt idx="67">
                  <c:v>0.61650322750340503</c:v>
                </c:pt>
                <c:pt idx="68">
                  <c:v>0.60948493346573562</c:v>
                </c:pt>
                <c:pt idx="69">
                  <c:v>0.60250447882918978</c:v>
                </c:pt>
                <c:pt idx="70">
                  <c:v>0.59556327716419999</c:v>
                </c:pt>
                <c:pt idx="71">
                  <c:v>0.58866266778819998</c:v>
                </c:pt>
                <c:pt idx="72">
                  <c:v>0.58180391804284048</c:v>
                </c:pt>
                <c:pt idx="73">
                  <c:v>0.5749882255281431</c:v>
                </c:pt>
                <c:pt idx="74">
                  <c:v>0.56821672029327108</c:v>
                </c:pt>
                <c:pt idx="75">
                  <c:v>0.56149046698398575</c:v>
                </c:pt>
                <c:pt idx="76">
                  <c:v>0.55481046694679415</c:v>
                </c:pt>
                <c:pt idx="77">
                  <c:v>0.54817766029016823</c:v>
                </c:pt>
                <c:pt idx="78">
                  <c:v>0.54159292790315317</c:v>
                </c:pt>
                <c:pt idx="79">
                  <c:v>0.53505709343192231</c:v>
                </c:pt>
                <c:pt idx="80">
                  <c:v>0.52857092521492754</c:v>
                </c:pt>
                <c:pt idx="81">
                  <c:v>0.5221351381774485</c:v>
                </c:pt>
                <c:pt idx="82">
                  <c:v>0.51575039568636816</c:v>
                </c:pt>
                <c:pt idx="83">
                  <c:v>0.50941731136631807</c:v>
                </c:pt>
                <c:pt idx="84">
                  <c:v>0.50313643550803067</c:v>
                </c:pt>
                <c:pt idx="85">
                  <c:v>0.49690830912739287</c:v>
                </c:pt>
                <c:pt idx="86">
                  <c:v>0.49073339432448132</c:v>
                </c:pt>
                <c:pt idx="87">
                  <c:v>0.48461212145598442</c:v>
                </c:pt>
                <c:pt idx="88">
                  <c:v>0.47854487916958843</c:v>
                </c:pt>
                <c:pt idx="89">
                  <c:v>0.47253201594057881</c:v>
                </c:pt>
                <c:pt idx="90">
                  <c:v>0.46657384156575832</c:v>
                </c:pt>
                <c:pt idx="91">
                  <c:v>0.46067062861564384</c:v>
                </c:pt>
                <c:pt idx="92">
                  <c:v>0.45482261384602085</c:v>
                </c:pt>
                <c:pt idx="93">
                  <c:v>0.44902999956975564</c:v>
                </c:pt>
                <c:pt idx="94">
                  <c:v>0.44329295498973659</c:v>
                </c:pt>
                <c:pt idx="95">
                  <c:v>0.43761161749385113</c:v>
                </c:pt>
                <c:pt idx="96">
                  <c:v>0.4319860939127676</c:v>
                </c:pt>
                <c:pt idx="97">
                  <c:v>0.42641646174140968</c:v>
                </c:pt>
                <c:pt idx="98">
                  <c:v>0.42090277032487916</c:v>
                </c:pt>
                <c:pt idx="99">
                  <c:v>0.41544504200957533</c:v>
                </c:pt>
                <c:pt idx="100">
                  <c:v>0.41004327326037532</c:v>
                </c:pt>
                <c:pt idx="101">
                  <c:v>0.4046974357444923</c:v>
                </c:pt>
                <c:pt idx="102">
                  <c:v>0.39940747738290683</c:v>
                </c:pt>
                <c:pt idx="103">
                  <c:v>0.39417332336997091</c:v>
                </c:pt>
                <c:pt idx="104">
                  <c:v>0.38899487716204667</c:v>
                </c:pt>
                <c:pt idx="105">
                  <c:v>0.38387202143575005</c:v>
                </c:pt>
                <c:pt idx="106">
                  <c:v>0.37880461901664547</c:v>
                </c:pt>
                <c:pt idx="107">
                  <c:v>0.37379251377898132</c:v>
                </c:pt>
                <c:pt idx="108">
                  <c:v>0.36883553151725984</c:v>
                </c:pt>
                <c:pt idx="109">
                  <c:v>0.36393348079020232</c:v>
                </c:pt>
                <c:pt idx="110">
                  <c:v>0.35908615373792413</c:v>
                </c:pt>
                <c:pt idx="111">
                  <c:v>0.35429332687283976</c:v>
                </c:pt>
                <c:pt idx="112">
                  <c:v>0.34955476184508755</c:v>
                </c:pt>
                <c:pt idx="113">
                  <c:v>0.34487020618298014</c:v>
                </c:pt>
                <c:pt idx="114">
                  <c:v>0.34023939400925418</c:v>
                </c:pt>
                <c:pt idx="115">
                  <c:v>0.33566204673363731</c:v>
                </c:pt>
                <c:pt idx="116">
                  <c:v>0.33113787372238501</c:v>
                </c:pt>
                <c:pt idx="117">
                  <c:v>0.32666657294540002</c:v>
                </c:pt>
                <c:pt idx="118">
                  <c:v>0.32224783160152071</c:v>
                </c:pt>
                <c:pt idx="119">
                  <c:v>0.31788132672256186</c:v>
                </c:pt>
                <c:pt idx="120">
                  <c:v>0.31356672575663913</c:v>
                </c:pt>
                <c:pt idx="121">
                  <c:v>0.30930368713143142</c:v>
                </c:pt>
                <c:pt idx="122">
                  <c:v>0.30509186079782807</c:v>
                </c:pt>
                <c:pt idx="123">
                  <c:v>0.30093088875457108</c:v>
                </c:pt>
                <c:pt idx="124">
                  <c:v>0.29682040555438516</c:v>
                </c:pt>
                <c:pt idx="125">
                  <c:v>0.29276003879212625</c:v>
                </c:pt>
                <c:pt idx="126">
                  <c:v>0.28874940957547152</c:v>
                </c:pt>
                <c:pt idx="127">
                  <c:v>0.28478813297859218</c:v>
                </c:pt>
                <c:pt idx="128">
                  <c:v>0.28087581847936738</c:v>
                </c:pt>
                <c:pt idx="129">
                  <c:v>0.27701207038056458</c:v>
                </c:pt>
                <c:pt idx="130">
                  <c:v>0.27319648821545461</c:v>
                </c:pt>
                <c:pt idx="131">
                  <c:v>0.26942866713835339</c:v>
                </c:pt>
                <c:pt idx="132">
                  <c:v>0.26570819830046488</c:v>
                </c:pt>
                <c:pt idx="133">
                  <c:v>0.26203466921155288</c:v>
                </c:pt>
                <c:pt idx="134">
                  <c:v>0.25840766408775262</c:v>
                </c:pt>
                <c:pt idx="135">
                  <c:v>0.25482676418603095</c:v>
                </c:pt>
                <c:pt idx="136">
                  <c:v>0.25129154812565679</c:v>
                </c:pt>
                <c:pt idx="137">
                  <c:v>0.24780159219707784</c:v>
                </c:pt>
                <c:pt idx="138">
                  <c:v>0.24435647065856764</c:v>
                </c:pt>
                <c:pt idx="139">
                  <c:v>0.24095575602107691</c:v>
                </c:pt>
                <c:pt idx="140">
                  <c:v>0.2375990193215809</c:v>
                </c:pt>
                <c:pt idx="141">
                  <c:v>0.23428583038533443</c:v>
                </c:pt>
                <c:pt idx="142">
                  <c:v>0.23101575807734354</c:v>
                </c:pt>
                <c:pt idx="143">
                  <c:v>0.22778837054342768</c:v>
                </c:pt>
                <c:pt idx="144">
                  <c:v>0.22460323544115746</c:v>
                </c:pt>
                <c:pt idx="145">
                  <c:v>0.22145992016103699</c:v>
                </c:pt>
                <c:pt idx="146">
                  <c:v>0.21835799203819403</c:v>
                </c:pt>
                <c:pt idx="147">
                  <c:v>0.21529701855491973</c:v>
                </c:pt>
                <c:pt idx="148">
                  <c:v>0.21227656753433946</c:v>
                </c:pt>
                <c:pt idx="149">
                  <c:v>0.20929620732550044</c:v>
                </c:pt>
                <c:pt idx="150">
                  <c:v>0.20635550698014835</c:v>
                </c:pt>
                <c:pt idx="151">
                  <c:v>0.20345403642149276</c:v>
                </c:pt>
                <c:pt idx="152">
                  <c:v>0.20059136660518298</c:v>
                </c:pt>
                <c:pt idx="153">
                  <c:v>0.19776706967281421</c:v>
                </c:pt>
                <c:pt idx="154">
                  <c:v>0.19498071909813269</c:v>
                </c:pt>
                <c:pt idx="155">
                  <c:v>0.19223188982625944</c:v>
                </c:pt>
                <c:pt idx="156">
                  <c:v>0.18952015840612582</c:v>
                </c:pt>
                <c:pt idx="157">
                  <c:v>0.18684510311635633</c:v>
                </c:pt>
                <c:pt idx="158">
                  <c:v>0.18420630408484101</c:v>
                </c:pt>
                <c:pt idx="159">
                  <c:v>0.18160334340218975</c:v>
                </c:pt>
                <c:pt idx="160">
                  <c:v>0.17903580522929124</c:v>
                </c:pt>
                <c:pt idx="161">
                  <c:v>0.17650327589918721</c:v>
                </c:pt>
                <c:pt idx="162">
                  <c:v>0.17400534401344275</c:v>
                </c:pt>
                <c:pt idx="163">
                  <c:v>0.17154160053322345</c:v>
                </c:pt>
                <c:pt idx="164">
                  <c:v>0.16911163886525823</c:v>
                </c:pt>
                <c:pt idx="165">
                  <c:v>0.16671505494287425</c:v>
                </c:pt>
                <c:pt idx="166">
                  <c:v>0.1643514473022599</c:v>
                </c:pt>
                <c:pt idx="167">
                  <c:v>0.1620204171541699</c:v>
                </c:pt>
                <c:pt idx="168">
                  <c:v>0.15972156845118721</c:v>
                </c:pt>
                <c:pt idx="169">
                  <c:v>0.15745450795074242</c:v>
                </c:pt>
                <c:pt idx="170">
                  <c:v>0.15521884527402802</c:v>
                </c:pt>
                <c:pt idx="171">
                  <c:v>0.15301419296095528</c:v>
                </c:pt>
                <c:pt idx="172">
                  <c:v>0.15084016652132631</c:v>
                </c:pt>
                <c:pt idx="173">
                  <c:v>0.1486963844823197</c:v>
                </c:pt>
                <c:pt idx="174">
                  <c:v>0.14658246843247608</c:v>
                </c:pt>
                <c:pt idx="175">
                  <c:v>0.1444980430622812</c:v>
                </c:pt>
                <c:pt idx="176">
                  <c:v>0.14244273620148842</c:v>
                </c:pt>
                <c:pt idx="177">
                  <c:v>0.14041617885331711</c:v>
                </c:pt>
                <c:pt idx="178">
                  <c:v>0.138418005225624</c:v>
                </c:pt>
                <c:pt idx="179">
                  <c:v>0.13644785275918794</c:v>
                </c:pt>
                <c:pt idx="180">
                  <c:v>0.13450536215321471</c:v>
                </c:pt>
                <c:pt idx="181">
                  <c:v>0.13259017738815917</c:v>
                </c:pt>
                <c:pt idx="182">
                  <c:v>0.13070194574599844</c:v>
                </c:pt>
                <c:pt idx="183">
                  <c:v>0.12884031782802971</c:v>
                </c:pt>
                <c:pt idx="184">
                  <c:v>0.12700494757031924</c:v>
                </c:pt>
                <c:pt idx="185">
                  <c:v>0.12519549225687945</c:v>
                </c:pt>
                <c:pt idx="186">
                  <c:v>0.12341161253067856</c:v>
                </c:pt>
                <c:pt idx="187">
                  <c:v>0.12165297240257129</c:v>
                </c:pt>
                <c:pt idx="188">
                  <c:v>0.11991923925823662</c:v>
                </c:pt>
                <c:pt idx="189">
                  <c:v>0.11821008386320866</c:v>
                </c:pt>
                <c:pt idx="190">
                  <c:v>0.11652518036608578</c:v>
                </c:pt>
                <c:pt idx="191">
                  <c:v>0.11486420629998419</c:v>
                </c:pt>
                <c:pt idx="192">
                  <c:v>0.11322684258234129</c:v>
                </c:pt>
                <c:pt idx="193">
                  <c:v>0.11161277351310171</c:v>
                </c:pt>
                <c:pt idx="194">
                  <c:v>0.11002168677139669</c:v>
                </c:pt>
                <c:pt idx="195">
                  <c:v>0.10845327341076524</c:v>
                </c:pt>
                <c:pt idx="196">
                  <c:v>0.10690722785298402</c:v>
                </c:pt>
                <c:pt idx="197">
                  <c:v>0.10538324788057869</c:v>
                </c:pt>
                <c:pt idx="198">
                  <c:v>0.10388103462807698</c:v>
                </c:pt>
                <c:pt idx="199">
                  <c:v>0.10240029257205649</c:v>
                </c:pt>
                <c:pt idx="200">
                  <c:v>0.10094072952005557</c:v>
                </c:pt>
                <c:pt idx="201">
                  <c:v>9.9502056598397559E-2</c:v>
                </c:pt>
                <c:pt idx="202">
                  <c:v>9.8083988238978681E-2</c:v>
                </c:pt>
                <c:pt idx="203">
                  <c:v>9.6686242165091779E-2</c:v>
                </c:pt>
                <c:pt idx="204">
                  <c:v>9.5308539376297297E-2</c:v>
                </c:pt>
                <c:pt idx="205">
                  <c:v>9.3950604132443202E-2</c:v>
                </c:pt>
                <c:pt idx="206">
                  <c:v>9.2612163936822367E-2</c:v>
                </c:pt>
                <c:pt idx="207">
                  <c:v>9.1292949518571392E-2</c:v>
                </c:pt>
                <c:pt idx="208">
                  <c:v>8.9992694814300209E-2</c:v>
                </c:pt>
                <c:pt idx="209">
                  <c:v>8.8711136949036248E-2</c:v>
                </c:pt>
                <c:pt idx="210">
                  <c:v>8.744801621649935E-2</c:v>
                </c:pt>
                <c:pt idx="211">
                  <c:v>8.6203076058757933E-2</c:v>
                </c:pt>
                <c:pt idx="212">
                  <c:v>8.4976063045298811E-2</c:v>
                </c:pt>
                <c:pt idx="213">
                  <c:v>8.3766726851544668E-2</c:v>
                </c:pt>
                <c:pt idx="214">
                  <c:v>8.2574820236871321E-2</c:v>
                </c:pt>
                <c:pt idx="215">
                  <c:v>8.1400099022122308E-2</c:v>
                </c:pt>
                <c:pt idx="216">
                  <c:v>8.0242322066701788E-2</c:v>
                </c:pt>
                <c:pt idx="217">
                  <c:v>7.9101251245228821E-2</c:v>
                </c:pt>
                <c:pt idx="218">
                  <c:v>7.7976651423815643E-2</c:v>
                </c:pt>
                <c:pt idx="219">
                  <c:v>7.6868290435988584E-2</c:v>
                </c:pt>
                <c:pt idx="220">
                  <c:v>7.5775939058273914E-2</c:v>
                </c:pt>
                <c:pt idx="221">
                  <c:v>7.4699370985482016E-2</c:v>
                </c:pt>
                <c:pt idx="222">
                  <c:v>7.3638362805714452E-2</c:v>
                </c:pt>
                <c:pt idx="223">
                  <c:v>7.2592693975114905E-2</c:v>
                </c:pt>
                <c:pt idx="224">
                  <c:v>7.1562146792388648E-2</c:v>
                </c:pt>
                <c:pt idx="225">
                  <c:v>7.054650637312386E-2</c:v>
                </c:pt>
                <c:pt idx="226">
                  <c:v>6.9545560623912608E-2</c:v>
                </c:pt>
                <c:pt idx="227">
                  <c:v>6.8559100216317739E-2</c:v>
                </c:pt>
                <c:pt idx="228">
                  <c:v>6.7586918560690379E-2</c:v>
                </c:pt>
                <c:pt idx="229">
                  <c:v>6.6628811779861866E-2</c:v>
                </c:pt>
                <c:pt idx="230">
                  <c:v>6.5684578682729297E-2</c:v>
                </c:pt>
                <c:pt idx="231">
                  <c:v>6.4754020737748955E-2</c:v>
                </c:pt>
                <c:pt idx="232">
                  <c:v>6.3836942046355719E-2</c:v>
                </c:pt>
                <c:pt idx="233">
                  <c:v>6.2933149316333328E-2</c:v>
                </c:pt>
                <c:pt idx="234">
                  <c:v>6.2042451835131428E-2</c:v>
                </c:pt>
                <c:pt idx="235">
                  <c:v>6.1164661443159588E-2</c:v>
                </c:pt>
                <c:pt idx="236">
                  <c:v>6.0299592507078309E-2</c:v>
                </c:pt>
                <c:pt idx="237">
                  <c:v>5.9447061893073944E-2</c:v>
                </c:pt>
                <c:pt idx="238">
                  <c:v>5.8606888940157753E-2</c:v>
                </c:pt>
                <c:pt idx="239">
                  <c:v>5.7778895433491823E-2</c:v>
                </c:pt>
                <c:pt idx="240">
                  <c:v>5.6962905577744222E-2</c:v>
                </c:pt>
                <c:pt idx="241">
                  <c:v>5.6158745970500766E-2</c:v>
                </c:pt>
                <c:pt idx="242">
                  <c:v>5.5366245575731922E-2</c:v>
                </c:pt>
                <c:pt idx="243">
                  <c:v>5.4585235697328413E-2</c:v>
                </c:pt>
                <c:pt idx="244">
                  <c:v>5.3815549952721441E-2</c:v>
                </c:pt>
                <c:pt idx="245">
                  <c:v>5.3057024246582124E-2</c:v>
                </c:pt>
                <c:pt idx="246">
                  <c:v>5.2309496744628557E-2</c:v>
                </c:pt>
                <c:pt idx="247">
                  <c:v>5.1572807847525833E-2</c:v>
                </c:pt>
                <c:pt idx="248">
                  <c:v>5.0846800164911943E-2</c:v>
                </c:pt>
                <c:pt idx="249">
                  <c:v>5.0131318489534296E-2</c:v>
                </c:pt>
                <c:pt idx="250">
                  <c:v>4.9426209771517862E-2</c:v>
                </c:pt>
                <c:pt idx="251">
                  <c:v>4.873132309276746E-2</c:v>
                </c:pt>
                <c:pt idx="252">
                  <c:v>4.8046509641509895E-2</c:v>
                </c:pt>
                <c:pt idx="253">
                  <c:v>4.7371622686982889E-2</c:v>
                </c:pt>
                <c:pt idx="254">
                  <c:v>4.6706517554275434E-2</c:v>
                </c:pt>
                <c:pt idx="255">
                  <c:v>4.6051051599325876E-2</c:v>
                </c:pt>
                <c:pt idx="256">
                  <c:v>4.5405084184083108E-2</c:v>
                </c:pt>
                <c:pt idx="257">
                  <c:v>4.4768476651833429E-2</c:v>
                </c:pt>
                <c:pt idx="258">
                  <c:v>4.4141092302696527E-2</c:v>
                </c:pt>
                <c:pt idx="259">
                  <c:v>4.3522796369305762E-2</c:v>
                </c:pt>
                <c:pt idx="260">
                  <c:v>4.2913455992654864E-2</c:v>
                </c:pt>
                <c:pt idx="261">
                  <c:v>4.2312940198137763E-2</c:v>
                </c:pt>
                <c:pt idx="262">
                  <c:v>4.172111987176727E-2</c:v>
                </c:pt>
                <c:pt idx="263">
                  <c:v>4.113786773659147E-2</c:v>
                </c:pt>
                <c:pt idx="264">
                  <c:v>4.0563058329291593E-2</c:v>
                </c:pt>
                <c:pt idx="265">
                  <c:v>3.9996567976982283E-2</c:v>
                </c:pt>
                <c:pt idx="266">
                  <c:v>3.9438274774205896E-2</c:v>
                </c:pt>
                <c:pt idx="267">
                  <c:v>3.8888058560126205E-2</c:v>
                </c:pt>
                <c:pt idx="268">
                  <c:v>3.8345800895923092E-2</c:v>
                </c:pt>
                <c:pt idx="269">
                  <c:v>3.7811385042391461E-2</c:v>
                </c:pt>
                <c:pt idx="270">
                  <c:v>3.7284695937742161E-2</c:v>
                </c:pt>
                <c:pt idx="271">
                  <c:v>3.6765620175612919E-2</c:v>
                </c:pt>
                <c:pt idx="272">
                  <c:v>3.6254045983281996E-2</c:v>
                </c:pt>
                <c:pt idx="273">
                  <c:v>3.5749863200093955E-2</c:v>
                </c:pt>
                <c:pt idx="274">
                  <c:v>3.5252963256093055E-2</c:v>
                </c:pt>
                <c:pt idx="275">
                  <c:v>3.476323915086757E-2</c:v>
                </c:pt>
                <c:pt idx="276">
                  <c:v>3.4280585432604781E-2</c:v>
                </c:pt>
                <c:pt idx="277">
                  <c:v>3.3804898177357399E-2</c:v>
                </c:pt>
                <c:pt idx="278">
                  <c:v>3.3336074968522311E-2</c:v>
                </c:pt>
                <c:pt idx="279">
                  <c:v>3.2874014876531452E-2</c:v>
                </c:pt>
                <c:pt idx="280">
                  <c:v>3.241861843875439E-2</c:v>
                </c:pt>
                <c:pt idx="281">
                  <c:v>3.1969787639614014E-2</c:v>
                </c:pt>
                <c:pt idx="282">
                  <c:v>3.1527425890915992E-2</c:v>
                </c:pt>
                <c:pt idx="283">
                  <c:v>3.1091438012387292E-2</c:v>
                </c:pt>
                <c:pt idx="284">
                  <c:v>3.0661730212429864E-2</c:v>
                </c:pt>
                <c:pt idx="285">
                  <c:v>3.023821006908382E-2</c:v>
                </c:pt>
                <c:pt idx="286">
                  <c:v>2.9820786511204084E-2</c:v>
                </c:pt>
                <c:pt idx="287">
                  <c:v>2.9409369799846881E-2</c:v>
                </c:pt>
                <c:pt idx="288">
                  <c:v>2.9003871509865341E-2</c:v>
                </c:pt>
                <c:pt idx="289">
                  <c:v>2.8604204511715452E-2</c:v>
                </c:pt>
                <c:pt idx="290">
                  <c:v>2.8210282953473286E-2</c:v>
                </c:pt>
                <c:pt idx="291">
                  <c:v>2.7822022243056101E-2</c:v>
                </c:pt>
                <c:pt idx="292">
                  <c:v>2.7439339030653584E-2</c:v>
                </c:pt>
                <c:pt idx="293">
                  <c:v>2.7062151191363102E-2</c:v>
                </c:pt>
                <c:pt idx="294">
                  <c:v>2.6690377808034738E-2</c:v>
                </c:pt>
                <c:pt idx="295">
                  <c:v>2.6323939154313091E-2</c:v>
                </c:pt>
                <c:pt idx="296">
                  <c:v>2.596275667789074E-2</c:v>
                </c:pt>
                <c:pt idx="297">
                  <c:v>2.5606752983956482E-2</c:v>
                </c:pt>
                <c:pt idx="298">
                  <c:v>2.5255851818848683E-2</c:v>
                </c:pt>
                <c:pt idx="299">
                  <c:v>2.4909978053907052E-2</c:v>
                </c:pt>
                <c:pt idx="300">
                  <c:v>2.4569057669521641E-2</c:v>
                </c:pt>
                <c:pt idx="301">
                  <c:v>2.4233017739381378E-2</c:v>
                </c:pt>
                <c:pt idx="302">
                  <c:v>2.3901786414914611E-2</c:v>
                </c:pt>
                <c:pt idx="303">
                  <c:v>2.3575292909927811E-2</c:v>
                </c:pt>
                <c:pt idx="304">
                  <c:v>2.3253467485434349E-2</c:v>
                </c:pt>
                <c:pt idx="305">
                  <c:v>2.2936241434675073E-2</c:v>
                </c:pt>
                <c:pt idx="306">
                  <c:v>2.2623547068330165E-2</c:v>
                </c:pt>
                <c:pt idx="307">
                  <c:v>2.2315317699918069E-2</c:v>
                </c:pt>
                <c:pt idx="308">
                  <c:v>2.2011487631381478E-2</c:v>
                </c:pt>
                <c:pt idx="309">
                  <c:v>2.1711992138860051E-2</c:v>
                </c:pt>
                <c:pt idx="310">
                  <c:v>2.1416767458644095E-2</c:v>
                </c:pt>
                <c:pt idx="311">
                  <c:v>2.1125750773312572E-2</c:v>
                </c:pt>
                <c:pt idx="312">
                  <c:v>2.0838880198052759E-2</c:v>
                </c:pt>
                <c:pt idx="313">
                  <c:v>2.0556094767155208E-2</c:v>
                </c:pt>
                <c:pt idx="314">
                  <c:v>2.0277334420689682E-2</c:v>
                </c:pt>
                <c:pt idx="315">
                  <c:v>2.0002539991353371E-2</c:v>
                </c:pt>
                <c:pt idx="316">
                  <c:v>1.973165319149818E-2</c:v>
                </c:pt>
                <c:pt idx="317">
                  <c:v>1.9464616600324225E-2</c:v>
                </c:pt>
                <c:pt idx="318">
                  <c:v>1.9201373651248688E-2</c:v>
                </c:pt>
                <c:pt idx="319">
                  <c:v>1.8941868619441249E-2</c:v>
                </c:pt>
                <c:pt idx="320">
                  <c:v>1.86860466095282E-2</c:v>
                </c:pt>
                <c:pt idx="321">
                  <c:v>1.8433853543461921E-2</c:v>
                </c:pt>
                <c:pt idx="322">
                  <c:v>1.8185236148553201E-2</c:v>
                </c:pt>
                <c:pt idx="323">
                  <c:v>1.7940141945667443E-2</c:v>
                </c:pt>
                <c:pt idx="324">
                  <c:v>1.769851923757974E-2</c:v>
                </c:pt>
                <c:pt idx="325">
                  <c:v>1.7460317097491195E-2</c:v>
                </c:pt>
                <c:pt idx="326">
                  <c:v>1.7225485357699542E-2</c:v>
                </c:pt>
                <c:pt idx="327">
                  <c:v>1.6993974598427268E-2</c:v>
                </c:pt>
                <c:pt idx="328">
                  <c:v>1.6765736136802281E-2</c:v>
                </c:pt>
                <c:pt idx="329">
                  <c:v>1.6540722015992292E-2</c:v>
                </c:pt>
                <c:pt idx="330">
                  <c:v>1.6318884994486863E-2</c:v>
                </c:pt>
                <c:pt idx="331">
                  <c:v>1.6100178535531483E-2</c:v>
                </c:pt>
                <c:pt idx="332">
                  <c:v>1.5884556796704981E-2</c:v>
                </c:pt>
                <c:pt idx="333">
                  <c:v>1.5671974619646103E-2</c:v>
                </c:pt>
                <c:pt idx="334">
                  <c:v>1.5462387519920165E-2</c:v>
                </c:pt>
                <c:pt idx="335">
                  <c:v>1.5255751677030261E-2</c:v>
                </c:pt>
                <c:pt idx="336">
                  <c:v>1.5052023924567341E-2</c:v>
                </c:pt>
                <c:pt idx="337">
                  <c:v>1.4851161740499715E-2</c:v>
                </c:pt>
                <c:pt idx="338">
                  <c:v>1.4653123237599109E-2</c:v>
                </c:pt>
                <c:pt idx="339">
                  <c:v>1.4457867154002348E-2</c:v>
                </c:pt>
                <c:pt idx="340">
                  <c:v>1.42653528439067E-2</c:v>
                </c:pt>
                <c:pt idx="341">
                  <c:v>1.4075540268397305E-2</c:v>
                </c:pt>
                <c:pt idx="342">
                  <c:v>1.3888389986405375E-2</c:v>
                </c:pt>
                <c:pt idx="343">
                  <c:v>1.3703863145794621E-2</c:v>
                </c:pt>
                <c:pt idx="344">
                  <c:v>1.352192147457632E-2</c:v>
                </c:pt>
                <c:pt idx="345">
                  <c:v>1.3342527272248626E-2</c:v>
                </c:pt>
                <c:pt idx="346">
                  <c:v>1.316564340126072E-2</c:v>
                </c:pt>
                <c:pt idx="347">
                  <c:v>1.2991233278600319E-2</c:v>
                </c:pt>
                <c:pt idx="348">
                  <c:v>1.281926086750085E-2</c:v>
                </c:pt>
                <c:pt idx="349">
                  <c:v>1.2649690669269105E-2</c:v>
                </c:pt>
                <c:pt idx="350">
                  <c:v>1.2482487715230724E-2</c:v>
                </c:pt>
                <c:pt idx="351">
                  <c:v>1.2317617558791656E-2</c:v>
                </c:pt>
                <c:pt idx="352">
                  <c:v>1.2155046267616631E-2</c:v>
                </c:pt>
                <c:pt idx="353">
                  <c:v>1.1994740415917341E-2</c:v>
                </c:pt>
                <c:pt idx="354">
                  <c:v>1.1836667076856339E-2</c:v>
                </c:pt>
                <c:pt idx="355">
                  <c:v>1.1680793815060602E-2</c:v>
                </c:pt>
                <c:pt idx="356">
                  <c:v>1.1527088679242193E-2</c:v>
                </c:pt>
                <c:pt idx="357">
                  <c:v>1.1375520194929527E-2</c:v>
                </c:pt>
                <c:pt idx="358">
                  <c:v>1.1226057357303141E-2</c:v>
                </c:pt>
                <c:pt idx="359">
                  <c:v>1.107866962413648E-2</c:v>
                </c:pt>
                <c:pt idx="360">
                  <c:v>1.0933326908840866E-2</c:v>
                </c:pt>
                <c:pt idx="361">
                  <c:v>1.0789999573611878E-2</c:v>
                </c:pt>
                <c:pt idx="362">
                  <c:v>1.0648658422676814E-2</c:v>
                </c:pt>
                <c:pt idx="363">
                  <c:v>1.0509274695641373E-2</c:v>
                </c:pt>
                <c:pt idx="364">
                  <c:v>1.0371820060934405E-2</c:v>
                </c:pt>
                <c:pt idx="365">
                  <c:v>1.0236266609349376E-2</c:v>
                </c:pt>
                <c:pt idx="366">
                  <c:v>1.0102586847681241E-2</c:v>
                </c:pt>
                <c:pt idx="367">
                  <c:v>9.9707536924570767E-3</c:v>
                </c:pt>
                <c:pt idx="368">
                  <c:v>9.8407404637601194E-3</c:v>
                </c:pt>
                <c:pt idx="369">
                  <c:v>9.7125208791448737E-3</c:v>
                </c:pt>
                <c:pt idx="370">
                  <c:v>9.5860690476422816E-3</c:v>
                </c:pt>
                <c:pt idx="371">
                  <c:v>9.4613594638544851E-3</c:v>
                </c:pt>
                <c:pt idx="372">
                  <c:v>9.3383670021373426E-3</c:v>
                </c:pt>
                <c:pt idx="373">
                  <c:v>9.2170669108685727E-3</c:v>
                </c:pt>
                <c:pt idx="374">
                  <c:v>9.0974348068025186E-3</c:v>
                </c:pt>
                <c:pt idx="375">
                  <c:v>8.9794466695078488E-3</c:v>
                </c:pt>
                <c:pt idx="376">
                  <c:v>8.8630788358894722E-3</c:v>
                </c:pt>
                <c:pt idx="377">
                  <c:v>8.7483079947914179E-3</c:v>
                </c:pt>
                <c:pt idx="378">
                  <c:v>8.6351111816808639E-3</c:v>
                </c:pt>
                <c:pt idx="379">
                  <c:v>8.5234657734108675E-3</c:v>
                </c:pt>
                <c:pt idx="380">
                  <c:v>8.4133494830625401E-3</c:v>
                </c:pt>
                <c:pt idx="381">
                  <c:v>8.3047403548641239E-3</c:v>
                </c:pt>
                <c:pt idx="382">
                  <c:v>8.1976167591856913E-3</c:v>
                </c:pt>
                <c:pt idx="383">
                  <c:v>8.0919573876100988E-3</c:v>
                </c:pt>
                <c:pt idx="384">
                  <c:v>7.9877412480772111E-3</c:v>
                </c:pt>
                <c:pt idx="385">
                  <c:v>7.8849476601007776E-3</c:v>
                </c:pt>
                <c:pt idx="386">
                  <c:v>7.7835562500581474E-3</c:v>
                </c:pt>
                <c:pt idx="387">
                  <c:v>7.6835469465502838E-3</c:v>
                </c:pt>
                <c:pt idx="388">
                  <c:v>7.5848999758318832E-3</c:v>
                </c:pt>
                <c:pt idx="389">
                  <c:v>7.4875958573100612E-3</c:v>
                </c:pt>
                <c:pt idx="390">
                  <c:v>7.3916153991116992E-3</c:v>
                </c:pt>
                <c:pt idx="391">
                  <c:v>7.2969396937163826E-3</c:v>
                </c:pt>
                <c:pt idx="392">
                  <c:v>7.2035501136566678E-3</c:v>
                </c:pt>
                <c:pt idx="393">
                  <c:v>7.1114283072823371E-3</c:v>
                </c:pt>
                <c:pt idx="394">
                  <c:v>7.0205561945891892E-3</c:v>
                </c:pt>
                <c:pt idx="395">
                  <c:v>6.9309159631104874E-3</c:v>
                </c:pt>
                <c:pt idx="396">
                  <c:v>6.8424900638712404E-3</c:v>
                </c:pt>
                <c:pt idx="397">
                  <c:v>6.7552612074029553E-3</c:v>
                </c:pt>
                <c:pt idx="398">
                  <c:v>6.6692123598192099E-3</c:v>
                </c:pt>
                <c:pt idx="399">
                  <c:v>6.5843267389509184E-3</c:v>
                </c:pt>
                <c:pt idx="400">
                  <c:v>6.5005878105395803E-3</c:v>
                </c:pt>
                <c:pt idx="401">
                  <c:v>6.4179792844887987E-3</c:v>
                </c:pt>
                <c:pt idx="402">
                  <c:v>6.3364851111722834E-3</c:v>
                </c:pt>
                <c:pt idx="403">
                  <c:v>6.2560894777984521E-3</c:v>
                </c:pt>
                <c:pt idx="404">
                  <c:v>6.1767768048297499E-3</c:v>
                </c:pt>
                <c:pt idx="405">
                  <c:v>6.0985317424564001E-3</c:v>
                </c:pt>
                <c:pt idx="406">
                  <c:v>6.0213391671242594E-3</c:v>
                </c:pt>
                <c:pt idx="407">
                  <c:v>5.9451841781148589E-3</c:v>
                </c:pt>
                <c:pt idx="408">
                  <c:v>5.8700520941778996E-3</c:v>
                </c:pt>
                <c:pt idx="409">
                  <c:v>5.7959284502145936E-3</c:v>
                </c:pt>
                <c:pt idx="410">
                  <c:v>5.7227989940121706E-3</c:v>
                </c:pt>
                <c:pt idx="411">
                  <c:v>5.6506496830272604E-3</c:v>
                </c:pt>
                <c:pt idx="412">
                  <c:v>5.5794666812190039E-3</c:v>
                </c:pt>
                <c:pt idx="413">
                  <c:v>5.5092363559299034E-3</c:v>
                </c:pt>
                <c:pt idx="414">
                  <c:v>5.4399452748146691E-3</c:v>
                </c:pt>
                <c:pt idx="415">
                  <c:v>5.3715802028152021E-3</c:v>
                </c:pt>
                <c:pt idx="416">
                  <c:v>5.3041280991828104E-3</c:v>
                </c:pt>
                <c:pt idx="417">
                  <c:v>5.2375761145446844E-3</c:v>
                </c:pt>
                <c:pt idx="418">
                  <c:v>5.1719115880155516E-3</c:v>
                </c:pt>
                <c:pt idx="419">
                  <c:v>5.1071220443542004E-3</c:v>
                </c:pt>
                <c:pt idx="420">
                  <c:v>5.0431951911619078E-3</c:v>
                </c:pt>
                <c:pt idx="421">
                  <c:v>4.9801189161248404E-3</c:v>
                </c:pt>
                <c:pt idx="422">
                  <c:v>4.9178812842982384E-3</c:v>
                </c:pt>
                <c:pt idx="423">
                  <c:v>4.8564705354318324E-3</c:v>
                </c:pt>
                <c:pt idx="424">
                  <c:v>4.7958750813362917E-3</c:v>
                </c:pt>
                <c:pt idx="425">
                  <c:v>4.7360835032901E-3</c:v>
                </c:pt>
                <c:pt idx="426">
                  <c:v>4.6770845494855245E-3</c:v>
                </c:pt>
                <c:pt idx="427">
                  <c:v>4.6188671325145935E-3</c:v>
                </c:pt>
                <c:pt idx="428">
                  <c:v>4.5614203268920473E-3</c:v>
                </c:pt>
                <c:pt idx="429">
                  <c:v>4.5047333666177755E-3</c:v>
                </c:pt>
                <c:pt idx="430">
                  <c:v>4.4487956427752533E-3</c:v>
                </c:pt>
                <c:pt idx="431">
                  <c:v>4.3935967011673504E-3</c:v>
                </c:pt>
                <c:pt idx="432">
                  <c:v>4.3391262399881123E-3</c:v>
                </c:pt>
                <c:pt idx="433">
                  <c:v>4.2853741075302024E-3</c:v>
                </c:pt>
                <c:pt idx="434">
                  <c:v>4.2323302999273124E-3</c:v>
                </c:pt>
                <c:pt idx="435">
                  <c:v>4.1799849589312385E-3</c:v>
                </c:pt>
                <c:pt idx="436">
                  <c:v>4.1283283697228813E-3</c:v>
                </c:pt>
                <c:pt idx="437">
                  <c:v>4.0773509587566995E-3</c:v>
                </c:pt>
                <c:pt idx="438">
                  <c:v>4.0270432916382527E-3</c:v>
                </c:pt>
                <c:pt idx="439">
                  <c:v>3.9773960710341649E-3</c:v>
                </c:pt>
                <c:pt idx="440">
                  <c:v>3.928400134613888E-3</c:v>
                </c:pt>
                <c:pt idx="441">
                  <c:v>3.8800464530234688E-3</c:v>
                </c:pt>
                <c:pt idx="442">
                  <c:v>3.8323261278896451E-3</c:v>
                </c:pt>
                <c:pt idx="443">
                  <c:v>3.7852303898550021E-3</c:v>
                </c:pt>
                <c:pt idx="444">
                  <c:v>3.7387505966428552E-3</c:v>
                </c:pt>
                <c:pt idx="445">
                  <c:v>3.6928782311520802E-3</c:v>
                </c:pt>
                <c:pt idx="446">
                  <c:v>3.6476048995808244E-3</c:v>
                </c:pt>
                <c:pt idx="447">
                  <c:v>3.6029223295788791E-3</c:v>
                </c:pt>
                <c:pt idx="448">
                  <c:v>3.5588223684286852E-3</c:v>
                </c:pt>
                <c:pt idx="449">
                  <c:v>3.5152969812536992E-3</c:v>
                </c:pt>
                <c:pt idx="450">
                  <c:v>3.4723382492546002E-3</c:v>
                </c:pt>
                <c:pt idx="451">
                  <c:v>3.4299383679721098E-3</c:v>
                </c:pt>
                <c:pt idx="452">
                  <c:v>3.3880896455766221E-3</c:v>
                </c:pt>
                <c:pt idx="453">
                  <c:v>3.3467845011839969E-3</c:v>
                </c:pt>
                <c:pt idx="454">
                  <c:v>3.3060154631969112E-3</c:v>
                </c:pt>
                <c:pt idx="455">
                  <c:v>3.265775167671858E-3</c:v>
                </c:pt>
                <c:pt idx="456">
                  <c:v>3.2260563567107492E-3</c:v>
                </c:pt>
                <c:pt idx="457">
                  <c:v>3.1868518768776162E-3</c:v>
                </c:pt>
                <c:pt idx="458">
                  <c:v>3.1481546776389443E-3</c:v>
                </c:pt>
                <c:pt idx="459">
                  <c:v>3.1099578098282956E-3</c:v>
                </c:pt>
                <c:pt idx="460">
                  <c:v>3.0722544241343227E-3</c:v>
                </c:pt>
                <c:pt idx="461">
                  <c:v>3.0350377696116292E-3</c:v>
                </c:pt>
                <c:pt idx="462">
                  <c:v>2.9983011922145612E-3</c:v>
                </c:pt>
                <c:pt idx="463">
                  <c:v>2.9620381333536577E-3</c:v>
                </c:pt>
                <c:pt idx="464">
                  <c:v>2.9262421284736778E-3</c:v>
                </c:pt>
                <c:pt idx="465">
                  <c:v>2.8909068056536293E-3</c:v>
                </c:pt>
                <c:pt idx="466">
                  <c:v>2.8560258842281667E-3</c:v>
                </c:pt>
                <c:pt idx="467">
                  <c:v>2.8215931734300202E-3</c:v>
                </c:pt>
                <c:pt idx="468">
                  <c:v>2.7876025710530886E-3</c:v>
                </c:pt>
                <c:pt idx="469">
                  <c:v>2.7540480621359802E-3</c:v>
                </c:pt>
                <c:pt idx="470">
                  <c:v>2.7209237176658066E-3</c:v>
                </c:pt>
                <c:pt idx="471">
                  <c:v>2.6882236933013386E-3</c:v>
                </c:pt>
                <c:pt idx="472">
                  <c:v>2.6559422281161892E-3</c:v>
                </c:pt>
                <c:pt idx="473">
                  <c:v>2.6240736433607802E-3</c:v>
                </c:pt>
                <c:pt idx="474">
                  <c:v>2.5926123412432674E-3</c:v>
                </c:pt>
                <c:pt idx="475">
                  <c:v>2.5615528037291487E-3</c:v>
                </c:pt>
                <c:pt idx="476">
                  <c:v>2.5308895913591059E-3</c:v>
                </c:pt>
                <c:pt idx="477">
                  <c:v>2.5006173420849252E-3</c:v>
                </c:pt>
                <c:pt idx="478">
                  <c:v>2.470730770122968E-3</c:v>
                </c:pt>
                <c:pt idx="479">
                  <c:v>2.4412246648254092E-3</c:v>
                </c:pt>
                <c:pt idx="480">
                  <c:v>2.4120938895685288E-3</c:v>
                </c:pt>
                <c:pt idx="481">
                  <c:v>2.3833333806578213E-3</c:v>
                </c:pt>
                <c:pt idx="482">
                  <c:v>2.3549381462497861E-3</c:v>
                </c:pt>
                <c:pt idx="483">
                  <c:v>2.3269032652905412E-3</c:v>
                </c:pt>
                <c:pt idx="484">
                  <c:v>2.2992238864699252E-3</c:v>
                </c:pt>
                <c:pt idx="485">
                  <c:v>2.2718952271920212E-3</c:v>
                </c:pt>
                <c:pt idx="486">
                  <c:v>2.2449125725612362E-3</c:v>
                </c:pt>
                <c:pt idx="487">
                  <c:v>2.2182712743834812E-3</c:v>
                </c:pt>
                <c:pt idx="488">
                  <c:v>2.1919667501831392E-3</c:v>
                </c:pt>
                <c:pt idx="489">
                  <c:v>2.165994482234361E-3</c:v>
                </c:pt>
                <c:pt idx="490">
                  <c:v>2.1403500166073857E-3</c:v>
                </c:pt>
                <c:pt idx="491">
                  <c:v>2.1150289622293805E-3</c:v>
                </c:pt>
                <c:pt idx="492">
                  <c:v>2.090026989959525E-3</c:v>
                </c:pt>
                <c:pt idx="493">
                  <c:v>2.0653398316779251E-3</c:v>
                </c:pt>
                <c:pt idx="494">
                  <c:v>2.0409632793884852E-3</c:v>
                </c:pt>
                <c:pt idx="495">
                  <c:v>2.0168931843357169E-3</c:v>
                </c:pt>
                <c:pt idx="496">
                  <c:v>1.9931254561343101E-3</c:v>
                </c:pt>
                <c:pt idx="497">
                  <c:v>1.9696560619124224E-3</c:v>
                </c:pt>
                <c:pt idx="498">
                  <c:v>1.9464810254676958E-3</c:v>
                </c:pt>
                <c:pt idx="499">
                  <c:v>1.9235964264362007E-3</c:v>
                </c:pt>
                <c:pt idx="500">
                  <c:v>1.9009983994738855E-3</c:v>
                </c:pt>
                <c:pt idx="501">
                  <c:v>1.8786831334504457E-3</c:v>
                </c:pt>
                <c:pt idx="502">
                  <c:v>1.8566468706553683E-3</c:v>
                </c:pt>
                <c:pt idx="503">
                  <c:v>1.8348859060161151E-3</c:v>
                </c:pt>
                <c:pt idx="504">
                  <c:v>1.8133965863279221E-3</c:v>
                </c:pt>
                <c:pt idx="505">
                  <c:v>1.7921753094955505E-3</c:v>
                </c:pt>
                <c:pt idx="506">
                  <c:v>1.7712185237860963E-3</c:v>
                </c:pt>
                <c:pt idx="507">
                  <c:v>1.7505227270934861E-3</c:v>
                </c:pt>
                <c:pt idx="508">
                  <c:v>1.7300844662139416E-3</c:v>
                </c:pt>
                <c:pt idx="509">
                  <c:v>1.7099003361321934E-3</c:v>
                </c:pt>
                <c:pt idx="510">
                  <c:v>1.6899669793188799E-3</c:v>
                </c:pt>
                <c:pt idx="511">
                  <c:v>1.6702810850381001E-3</c:v>
                </c:pt>
                <c:pt idx="512">
                  <c:v>1.6508393886657921E-3</c:v>
                </c:pt>
                <c:pt idx="513">
                  <c:v>1.6316386710181865E-3</c:v>
                </c:pt>
                <c:pt idx="514">
                  <c:v>1.6126757576904061E-3</c:v>
                </c:pt>
                <c:pt idx="515">
                  <c:v>1.5939475184051021E-3</c:v>
                </c:pt>
                <c:pt idx="516">
                  <c:v>1.5754508663708324E-3</c:v>
                </c:pt>
                <c:pt idx="517">
                  <c:v>1.5571827576501421E-3</c:v>
                </c:pt>
                <c:pt idx="518">
                  <c:v>1.5391401905372121E-3</c:v>
                </c:pt>
                <c:pt idx="519">
                  <c:v>1.5213202049447203E-3</c:v>
                </c:pt>
                <c:pt idx="520">
                  <c:v>1.5037198818000901E-3</c:v>
                </c:pt>
                <c:pt idx="521">
                  <c:v>1.4863363424506919E-3</c:v>
                </c:pt>
                <c:pt idx="522">
                  <c:v>1.4691667480781091E-3</c:v>
                </c:pt>
                <c:pt idx="523">
                  <c:v>1.4522082991210881E-3</c:v>
                </c:pt>
                <c:pt idx="524">
                  <c:v>1.4354582347072245E-3</c:v>
                </c:pt>
                <c:pt idx="525">
                  <c:v>1.4189138320931541E-3</c:v>
                </c:pt>
                <c:pt idx="526">
                  <c:v>1.4025724061131981E-3</c:v>
                </c:pt>
                <c:pt idx="527">
                  <c:v>1.3864313086361781E-3</c:v>
                </c:pt>
                <c:pt idx="528">
                  <c:v>1.3704879280304952E-3</c:v>
                </c:pt>
                <c:pt idx="529">
                  <c:v>1.3547396886370835E-3</c:v>
                </c:pt>
                <c:pt idx="530">
                  <c:v>1.3391840502504858E-3</c:v>
                </c:pt>
                <c:pt idx="531">
                  <c:v>1.323818507607444E-3</c:v>
                </c:pt>
                <c:pt idx="532">
                  <c:v>1.3086405898833104E-3</c:v>
                </c:pt>
                <c:pt idx="533">
                  <c:v>1.293647860195916E-3</c:v>
                </c:pt>
                <c:pt idx="534">
                  <c:v>1.2788379151169721E-3</c:v>
                </c:pt>
                <c:pt idx="535">
                  <c:v>1.2642083841906421E-3</c:v>
                </c:pt>
                <c:pt idx="536">
                  <c:v>1.2497569294593659E-3</c:v>
                </c:pt>
                <c:pt idx="537">
                  <c:v>1.2354812449967881E-3</c:v>
                </c:pt>
                <c:pt idx="538">
                  <c:v>1.2213790564476296E-3</c:v>
                </c:pt>
                <c:pt idx="539">
                  <c:v>1.2074481205744741E-3</c:v>
                </c:pt>
                <c:pt idx="540">
                  <c:v>1.193686224811251E-3</c:v>
                </c:pt>
                <c:pt idx="541">
                  <c:v>1.1800911868233676E-3</c:v>
                </c:pt>
                <c:pt idx="542">
                  <c:v>1.1666608540745508E-3</c:v>
                </c:pt>
                <c:pt idx="543">
                  <c:v>1.1533931033999446E-3</c:v>
                </c:pt>
                <c:pt idx="544">
                  <c:v>1.1402858405857069E-3</c:v>
                </c:pt>
                <c:pt idx="545">
                  <c:v>1.1273369999547232E-3</c:v>
                </c:pt>
                <c:pt idx="546">
                  <c:v>1.1145445439586965E-3</c:v>
                </c:pt>
                <c:pt idx="547">
                  <c:v>1.1019064627760845E-3</c:v>
                </c:pt>
                <c:pt idx="548">
                  <c:v>1.0894207739161701E-3</c:v>
                </c:pt>
                <c:pt idx="549">
                  <c:v>1.0770855218289255E-3</c:v>
                </c:pt>
                <c:pt idx="550">
                  <c:v>1.064898777520648E-3</c:v>
                </c:pt>
                <c:pt idx="551">
                  <c:v>1.0528586381755227E-3</c:v>
                </c:pt>
                <c:pt idx="552">
                  <c:v>1.0409632267824221E-3</c:v>
                </c:pt>
                <c:pt idx="553">
                  <c:v>1.029210691767613E-3</c:v>
                </c:pt>
                <c:pt idx="554">
                  <c:v>1.0175992066326638E-3</c:v>
                </c:pt>
                <c:pt idx="555">
                  <c:v>1.0061269695978497E-3</c:v>
                </c:pt>
                <c:pt idx="556">
                  <c:v>9.9479220325070206E-4</c:v>
                </c:pt>
                <c:pt idx="557">
                  <c:v>9.8359315419998725E-4</c:v>
                </c:pt>
                <c:pt idx="558">
                  <c:v>9.7252809273454537E-4</c:v>
                </c:pt>
                <c:pt idx="559">
                  <c:v>9.6159531248734306E-4</c:v>
                </c:pt>
                <c:pt idx="560">
                  <c:v>9.5079313010447278E-4</c:v>
                </c:pt>
                <c:pt idx="561">
                  <c:v>9.4011988491897295E-4</c:v>
                </c:pt>
                <c:pt idx="562">
                  <c:v>9.2957393862948246E-4</c:v>
                </c:pt>
                <c:pt idx="563">
                  <c:v>9.1915367498376986E-4</c:v>
                </c:pt>
                <c:pt idx="564">
                  <c:v>9.0885749946668568E-4</c:v>
                </c:pt>
                <c:pt idx="565">
                  <c:v>8.9868383899299536E-4</c:v>
                </c:pt>
                <c:pt idx="566">
                  <c:v>8.8863114160445047E-4</c:v>
                </c:pt>
                <c:pt idx="567">
                  <c:v>8.7869787617162029E-4</c:v>
                </c:pt>
                <c:pt idx="568">
                  <c:v>8.6888253209985416E-4</c:v>
                </c:pt>
                <c:pt idx="569">
                  <c:v>8.5918361903973605E-4</c:v>
                </c:pt>
                <c:pt idx="570">
                  <c:v>8.495996666017066E-4</c:v>
                </c:pt>
                <c:pt idx="571">
                  <c:v>8.401292240749486E-4</c:v>
                </c:pt>
                <c:pt idx="572">
                  <c:v>8.3077086015036748E-4</c:v>
                </c:pt>
                <c:pt idx="573">
                  <c:v>8.2152316264762725E-4</c:v>
                </c:pt>
                <c:pt idx="574">
                  <c:v>8.1238473824622726E-4</c:v>
                </c:pt>
                <c:pt idx="575">
                  <c:v>8.0335421222050218E-4</c:v>
                </c:pt>
                <c:pt idx="576">
                  <c:v>7.9443022817848321E-4</c:v>
                </c:pt>
                <c:pt idx="577">
                  <c:v>7.8561144780466571E-4</c:v>
                </c:pt>
                <c:pt idx="578">
                  <c:v>7.7689655060648424E-4</c:v>
                </c:pt>
                <c:pt idx="579">
                  <c:v>7.6828423366447594E-4</c:v>
                </c:pt>
                <c:pt idx="580">
                  <c:v>7.5977321138617521E-4</c:v>
                </c:pt>
                <c:pt idx="581">
                  <c:v>7.5136221526353572E-4</c:v>
                </c:pt>
                <c:pt idx="582">
                  <c:v>7.4304999363394484E-4</c:v>
                </c:pt>
                <c:pt idx="583">
                  <c:v>7.348353114447324E-4</c:v>
                </c:pt>
                <c:pt idx="584">
                  <c:v>7.2671695002104932E-4</c:v>
                </c:pt>
                <c:pt idx="585">
                  <c:v>7.1869370683725589E-4</c:v>
                </c:pt>
                <c:pt idx="586">
                  <c:v>7.1076439529150592E-4</c:v>
                </c:pt>
                <c:pt idx="587">
                  <c:v>7.0292784448372232E-4</c:v>
                </c:pt>
                <c:pt idx="588">
                  <c:v>6.9518289899675294E-4</c:v>
                </c:pt>
                <c:pt idx="589">
                  <c:v>6.8752841868074813E-4</c:v>
                </c:pt>
                <c:pt idx="590">
                  <c:v>6.799632784406694E-4</c:v>
                </c:pt>
                <c:pt idx="591">
                  <c:v>6.7248636802681499E-4</c:v>
                </c:pt>
                <c:pt idx="592">
                  <c:v>6.6509659182854028E-4</c:v>
                </c:pt>
                <c:pt idx="593">
                  <c:v>6.5779286867084839E-4</c:v>
                </c:pt>
                <c:pt idx="594">
                  <c:v>6.505741316139693E-4</c:v>
                </c:pt>
                <c:pt idx="595">
                  <c:v>6.4343932775586877E-4</c:v>
                </c:pt>
                <c:pt idx="596">
                  <c:v>6.3638741803761524E-4</c:v>
                </c:pt>
                <c:pt idx="597">
                  <c:v>6.2941737705156733E-4</c:v>
                </c:pt>
                <c:pt idx="598">
                  <c:v>6.2252819285231963E-4</c:v>
                </c:pt>
                <c:pt idx="599">
                  <c:v>6.157188667704085E-4</c:v>
                </c:pt>
                <c:pt idx="600">
                  <c:v>6.0898841322873484E-4</c:v>
                </c:pt>
                <c:pt idx="601">
                  <c:v>6.0233585956158539E-4</c:v>
                </c:pt>
                <c:pt idx="602">
                  <c:v>5.95760245836321E-4</c:v>
                </c:pt>
                <c:pt idx="603">
                  <c:v>5.8926062467762059E-4</c:v>
                </c:pt>
                <c:pt idx="604">
                  <c:v>5.8283606109429194E-4</c:v>
                </c:pt>
                <c:pt idx="605">
                  <c:v>5.7648563230850618E-4</c:v>
                </c:pt>
                <c:pt idx="606">
                  <c:v>5.7020842758760226E-4</c:v>
                </c:pt>
                <c:pt idx="607">
                  <c:v>5.6400354807823502E-4</c:v>
                </c:pt>
                <c:pt idx="608">
                  <c:v>5.5787010664292813E-4</c:v>
                </c:pt>
                <c:pt idx="609">
                  <c:v>5.5180722769903462E-4</c:v>
                </c:pt>
                <c:pt idx="610">
                  <c:v>5.4581404705994333E-4</c:v>
                </c:pt>
                <c:pt idx="611">
                  <c:v>5.3988971177860784E-4</c:v>
                </c:pt>
                <c:pt idx="612">
                  <c:v>5.3403337999332495E-4</c:v>
                </c:pt>
                <c:pt idx="613">
                  <c:v>5.2824422077569892E-4</c:v>
                </c:pt>
                <c:pt idx="614">
                  <c:v>5.2252141398086572E-4</c:v>
                </c:pt>
                <c:pt idx="615">
                  <c:v>5.1686415009975892E-4</c:v>
                </c:pt>
                <c:pt idx="616">
                  <c:v>5.1127163011357622E-4</c:v>
                </c:pt>
                <c:pt idx="617">
                  <c:v>5.0574306535030916E-4</c:v>
                </c:pt>
                <c:pt idx="618">
                  <c:v>5.0027767734331765E-4</c:v>
                </c:pt>
                <c:pt idx="619">
                  <c:v>4.9487469769192536E-4</c:v>
                </c:pt>
                <c:pt idx="620">
                  <c:v>4.895333679240711E-4</c:v>
                </c:pt>
                <c:pt idx="621">
                  <c:v>4.8425293936082134E-4</c:v>
                </c:pt>
                <c:pt idx="622">
                  <c:v>4.7903267298289424E-4</c:v>
                </c:pt>
                <c:pt idx="623">
                  <c:v>4.7387183929909534E-4</c:v>
                </c:pt>
                <c:pt idx="624">
                  <c:v>4.6876971821656279E-4</c:v>
                </c:pt>
                <c:pt idx="625">
                  <c:v>4.6372559891294724E-4</c:v>
                </c:pt>
                <c:pt idx="626">
                  <c:v>4.5873877971037134E-4</c:v>
                </c:pt>
                <c:pt idx="627">
                  <c:v>4.5380856795116634E-4</c:v>
                </c:pt>
                <c:pt idx="628">
                  <c:v>4.4893427987543718E-4</c:v>
                </c:pt>
                <c:pt idx="629">
                  <c:v>4.4411524050028611E-4</c:v>
                </c:pt>
                <c:pt idx="630">
                  <c:v>4.3935078350086794E-4</c:v>
                </c:pt>
                <c:pt idx="631">
                  <c:v>4.3464025109305523E-4</c:v>
                </c:pt>
                <c:pt idx="632">
                  <c:v>4.2998299391774832E-4</c:v>
                </c:pt>
                <c:pt idx="633">
                  <c:v>4.2537837092692732E-4</c:v>
                </c:pt>
                <c:pt idx="634">
                  <c:v>4.2082574927122514E-4</c:v>
                </c:pt>
                <c:pt idx="635">
                  <c:v>4.1632450418913834E-4</c:v>
                </c:pt>
                <c:pt idx="636">
                  <c:v>4.1187401889784423E-4</c:v>
                </c:pt>
                <c:pt idx="637">
                  <c:v>4.0747368448547583E-4</c:v>
                </c:pt>
                <c:pt idx="638">
                  <c:v>4.0312289980500184E-4</c:v>
                </c:pt>
                <c:pt idx="639">
                  <c:v>3.9882107136955002E-4</c:v>
                </c:pt>
                <c:pt idx="640">
                  <c:v>3.9456761324928216E-4</c:v>
                </c:pt>
                <c:pt idx="641">
                  <c:v>3.9036194696965329E-4</c:v>
                </c:pt>
                <c:pt idx="642">
                  <c:v>3.8620350141113852E-4</c:v>
                </c:pt>
                <c:pt idx="643">
                  <c:v>3.82091712710396E-4</c:v>
                </c:pt>
                <c:pt idx="644">
                  <c:v>3.7802602416278603E-4</c:v>
                </c:pt>
                <c:pt idx="645">
                  <c:v>3.7400588612628488E-4</c:v>
                </c:pt>
                <c:pt idx="646">
                  <c:v>3.7003075592676734E-4</c:v>
                </c:pt>
                <c:pt idx="647">
                  <c:v>3.6610009776458317E-4</c:v>
                </c:pt>
                <c:pt idx="648">
                  <c:v>3.6221338262249587E-4</c:v>
                </c:pt>
                <c:pt idx="649">
                  <c:v>3.5837008817486883E-4</c:v>
                </c:pt>
                <c:pt idx="650">
                  <c:v>3.5456969869816757E-4</c:v>
                </c:pt>
                <c:pt idx="651">
                  <c:v>3.5081170498270814E-4</c:v>
                </c:pt>
                <c:pt idx="652">
                  <c:v>3.4709560424561482E-4</c:v>
                </c:pt>
                <c:pt idx="653">
                  <c:v>3.4342090004505491E-4</c:v>
                </c:pt>
                <c:pt idx="654">
                  <c:v>3.3978710219563247E-4</c:v>
                </c:pt>
                <c:pt idx="655">
                  <c:v>3.3619372668497065E-4</c:v>
                </c:pt>
                <c:pt idx="656">
                  <c:v>3.3264029559148736E-4</c:v>
                </c:pt>
                <c:pt idx="657">
                  <c:v>3.2912633700331209E-4</c:v>
                </c:pt>
                <c:pt idx="658">
                  <c:v>3.2565138493831412E-4</c:v>
                </c:pt>
                <c:pt idx="659">
                  <c:v>3.2221497926527762E-4</c:v>
                </c:pt>
                <c:pt idx="660">
                  <c:v>3.1881666562616517E-4</c:v>
                </c:pt>
                <c:pt idx="661">
                  <c:v>3.1545599535946756E-4</c:v>
                </c:pt>
                <c:pt idx="662">
                  <c:v>3.1213252542464077E-4</c:v>
                </c:pt>
                <c:pt idx="663">
                  <c:v>3.0884581832754074E-4</c:v>
                </c:pt>
                <c:pt idx="664">
                  <c:v>3.0559544204698883E-4</c:v>
                </c:pt>
                <c:pt idx="665">
                  <c:v>3.0238096996226452E-4</c:v>
                </c:pt>
                <c:pt idx="666">
                  <c:v>2.9920198078167411E-4</c:v>
                </c:pt>
                <c:pt idx="667">
                  <c:v>2.9605805847208614E-4</c:v>
                </c:pt>
                <c:pt idx="668">
                  <c:v>2.9294879218944096E-4</c:v>
                </c:pt>
                <c:pt idx="669">
                  <c:v>2.8987377621025623E-4</c:v>
                </c:pt>
                <c:pt idx="670">
                  <c:v>2.8683260986402928E-4</c:v>
                </c:pt>
                <c:pt idx="671">
                  <c:v>2.8382489746664675E-4</c:v>
                </c:pt>
                <c:pt idx="672">
                  <c:v>2.8085024825466495E-4</c:v>
                </c:pt>
                <c:pt idx="673">
                  <c:v>2.7790827632050602E-4</c:v>
                </c:pt>
                <c:pt idx="674">
                  <c:v>2.7499860054858415E-4</c:v>
                </c:pt>
                <c:pt idx="675">
                  <c:v>2.7212084455227451E-4</c:v>
                </c:pt>
                <c:pt idx="676">
                  <c:v>2.6927463661179991E-4</c:v>
                </c:pt>
                <c:pt idx="677">
                  <c:v>2.6645960961292143E-4</c:v>
                </c:pt>
                <c:pt idx="678">
                  <c:v>2.6367540098652155E-4</c:v>
                </c:pt>
                <c:pt idx="679">
                  <c:v>2.6092165264901296E-4</c:v>
                </c:pt>
                <c:pt idx="680">
                  <c:v>2.5819801094354187E-4</c:v>
                </c:pt>
                <c:pt idx="681">
                  <c:v>2.5550412658202658E-4</c:v>
                </c:pt>
                <c:pt idx="682">
                  <c:v>2.5283965458801024E-4</c:v>
                </c:pt>
                <c:pt idx="683">
                  <c:v>2.5020425424024368E-4</c:v>
                </c:pt>
                <c:pt idx="684">
                  <c:v>2.4759758901711536E-4</c:v>
                </c:pt>
                <c:pt idx="685">
                  <c:v>2.4501932654180197E-4</c:v>
                </c:pt>
                <c:pt idx="686">
                  <c:v>2.4246913852816202E-4</c:v>
                </c:pt>
                <c:pt idx="687">
                  <c:v>2.3994670072742172E-4</c:v>
                </c:pt>
                <c:pt idx="688">
                  <c:v>2.3745169287555412E-4</c:v>
                </c:pt>
                <c:pt idx="689">
                  <c:v>2.3498379864137582E-4</c:v>
                </c:pt>
                <c:pt idx="690">
                  <c:v>2.3254270557539374E-4</c:v>
                </c:pt>
                <c:pt idx="691">
                  <c:v>2.3012810505930616E-4</c:v>
                </c:pt>
                <c:pt idx="692">
                  <c:v>2.277396922562392E-4</c:v>
                </c:pt>
                <c:pt idx="693">
                  <c:v>2.2537716606161489E-4</c:v>
                </c:pt>
                <c:pt idx="694">
                  <c:v>2.2304022905474851E-4</c:v>
                </c:pt>
                <c:pt idx="695">
                  <c:v>2.2072858745106211E-4</c:v>
                </c:pt>
                <c:pt idx="696">
                  <c:v>2.1844195105496502E-4</c:v>
                </c:pt>
                <c:pt idx="697">
                  <c:v>2.1618003321338146E-4</c:v>
                </c:pt>
                <c:pt idx="698">
                  <c:v>2.1394255076991392E-4</c:v>
                </c:pt>
                <c:pt idx="699">
                  <c:v>2.1172922401962286E-4</c:v>
                </c:pt>
                <c:pt idx="700">
                  <c:v>2.0953977666441688E-4</c:v>
                </c:pt>
                <c:pt idx="701">
                  <c:v>2.0737393576907809E-4</c:v>
                </c:pt>
                <c:pt idx="702">
                  <c:v>2.0523143171785011E-4</c:v>
                </c:pt>
                <c:pt idx="703">
                  <c:v>2.0311199817165052E-4</c:v>
                </c:pt>
                <c:pt idx="704">
                  <c:v>2.010153720258267E-4</c:v>
                </c:pt>
                <c:pt idx="705">
                  <c:v>1.9894129336852696E-4</c:v>
                </c:pt>
                <c:pt idx="706">
                  <c:v>1.9688950543959258E-4</c:v>
                </c:pt>
                <c:pt idx="707">
                  <c:v>1.9485975459005621E-4</c:v>
                </c:pt>
                <c:pt idx="708">
                  <c:v>1.9285179024214165E-4</c:v>
                </c:pt>
                <c:pt idx="709">
                  <c:v>1.9086536484983824E-4</c:v>
                </c:pt>
                <c:pt idx="710">
                  <c:v>1.8890023385999478E-4</c:v>
                </c:pt>
                <c:pt idx="711">
                  <c:v>1.8695615567394141E-4</c:v>
                </c:pt>
                <c:pt idx="712">
                  <c:v>1.8503289160963599E-4</c:v>
                </c:pt>
                <c:pt idx="713">
                  <c:v>1.8313020586430351E-4</c:v>
                </c:pt>
                <c:pt idx="714">
                  <c:v>1.8124786547761115E-4</c:v>
                </c:pt>
                <c:pt idx="715">
                  <c:v>1.7938564029531122E-4</c:v>
                </c:pt>
                <c:pt idx="716">
                  <c:v>1.7754330293338883E-4</c:v>
                </c:pt>
                <c:pt idx="717">
                  <c:v>1.7572062874268482E-4</c:v>
                </c:pt>
                <c:pt idx="718">
                  <c:v>1.7391739577400761E-4</c:v>
                </c:pt>
                <c:pt idx="719">
                  <c:v>1.7213338474369804E-4</c:v>
                </c:pt>
                <c:pt idx="720">
                  <c:v>1.7036837899966895E-4</c:v>
                </c:pt>
                <c:pt idx="721">
                  <c:v>1.686221644878952E-4</c:v>
                </c:pt>
                <c:pt idx="722">
                  <c:v>1.6689452971935741E-4</c:v>
                </c:pt>
                <c:pt idx="723">
                  <c:v>1.6518526573743142E-4</c:v>
                </c:pt>
                <c:pt idx="724">
                  <c:v>1.6349416608570601E-4</c:v>
                </c:pt>
                <c:pt idx="725">
                  <c:v>1.6182102677623583E-4</c:v>
                </c:pt>
                <c:pt idx="726">
                  <c:v>1.601656462582269E-4</c:v>
                </c:pt>
                <c:pt idx="727">
                  <c:v>1.585278253871338E-4</c:v>
                </c:pt>
                <c:pt idx="728">
                  <c:v>1.5690736739417099E-4</c:v>
                </c:pt>
                <c:pt idx="729">
                  <c:v>1.553040778562287E-4</c:v>
                </c:pt>
                <c:pt idx="730">
                  <c:v>1.5371776466620204E-4</c:v>
                </c:pt>
                <c:pt idx="731">
                  <c:v>1.5214823800370285E-4</c:v>
                </c:pt>
                <c:pt idx="732">
                  <c:v>1.5059531030617347E-4</c:v>
                </c:pt>
                <c:pt idx="733">
                  <c:v>1.4905879624036984E-4</c:v>
                </c:pt>
                <c:pt idx="734">
                  <c:v>1.4753851267424546E-4</c:v>
                </c:pt>
                <c:pt idx="735">
                  <c:v>1.4603427864919808E-4</c:v>
                </c:pt>
                <c:pt idx="736">
                  <c:v>1.4454591535268007E-4</c:v>
                </c:pt>
                <c:pt idx="737">
                  <c:v>1.4307324609118597E-4</c:v>
                </c:pt>
                <c:pt idx="738">
                  <c:v>1.4161609626358668E-4</c:v>
                </c:pt>
                <c:pt idx="739">
                  <c:v>1.401742933348326E-4</c:v>
                </c:pt>
                <c:pt idx="740">
                  <c:v>1.3874766680998653E-4</c:v>
                </c:pt>
                <c:pt idx="741">
                  <c:v>1.3733604820862134E-4</c:v>
                </c:pt>
                <c:pt idx="742">
                  <c:v>1.3593927103953423E-4</c:v>
                </c:pt>
                <c:pt idx="743">
                  <c:v>1.34557170775824E-4</c:v>
                </c:pt>
                <c:pt idx="744">
                  <c:v>1.3318958483027061E-4</c:v>
                </c:pt>
                <c:pt idx="745">
                  <c:v>1.318363525310563E-4</c:v>
                </c:pt>
                <c:pt idx="746">
                  <c:v>1.3049731509780262E-4</c:v>
                </c:pt>
                <c:pt idx="747">
                  <c:v>1.2917231561792951E-4</c:v>
                </c:pt>
                <c:pt idx="748">
                  <c:v>1.2786119902331885E-4</c:v>
                </c:pt>
                <c:pt idx="749">
                  <c:v>1.2656381206728741E-4</c:v>
                </c:pt>
                <c:pt idx="750">
                  <c:v>1.2528000330186661E-4</c:v>
                </c:pt>
                <c:pt idx="751">
                  <c:v>1.240096230553816E-4</c:v>
                </c:pt>
                <c:pt idx="752">
                  <c:v>1.2275252341032201E-4</c:v>
                </c:pt>
                <c:pt idx="753">
                  <c:v>1.2150855818150712E-4</c:v>
                </c:pt>
                <c:pt idx="754">
                  <c:v>1.2027758289453155E-4</c:v>
                </c:pt>
                <c:pt idx="755">
                  <c:v>1.1905945476450803E-4</c:v>
                </c:pt>
                <c:pt idx="756">
                  <c:v>1.1785403267507886E-4</c:v>
                </c:pt>
                <c:pt idx="757">
                  <c:v>1.1666117715769265E-4</c:v>
                </c:pt>
                <c:pt idx="758">
                  <c:v>1.1548075037118282E-4</c:v>
                </c:pt>
                <c:pt idx="759">
                  <c:v>1.1431261608158036E-4</c:v>
                </c:pt>
                <c:pt idx="760">
                  <c:v>1.1315663964221608E-4</c:v>
                </c:pt>
                <c:pt idx="761">
                  <c:v>1.1201268797407132E-4</c:v>
                </c:pt>
                <c:pt idx="762">
                  <c:v>1.1088062954637781E-4</c:v>
                </c:pt>
                <c:pt idx="763">
                  <c:v>1.0976033435749799E-4</c:v>
                </c:pt>
                <c:pt idx="764">
                  <c:v>1.0865167391602565E-4</c:v>
                </c:pt>
                <c:pt idx="765">
                  <c:v>1.0755452122214313E-4</c:v>
                </c:pt>
                <c:pt idx="766">
                  <c:v>1.064687507492399E-4</c:v>
                </c:pt>
                <c:pt idx="767">
                  <c:v>1.0539423842573501E-4</c:v>
                </c:pt>
                <c:pt idx="768">
                  <c:v>1.0433086161717444E-4</c:v>
                </c:pt>
                <c:pt idx="769">
                  <c:v>1.0327849910852705E-4</c:v>
                </c:pt>
                <c:pt idx="770">
                  <c:v>1.0223703108673841E-4</c:v>
                </c:pt>
                <c:pt idx="771">
                  <c:v>1.0120633912349719E-4</c:v>
                </c:pt>
                <c:pt idx="772">
                  <c:v>1.0018630615822561E-4</c:v>
                </c:pt>
                <c:pt idx="773">
                  <c:v>9.9176816481295972E-5</c:v>
                </c:pt>
                <c:pt idx="774">
                  <c:v>9.8177755717458791E-5</c:v>
                </c:pt>
                <c:pt idx="775">
                  <c:v>9.718901080949499E-5</c:v>
                </c:pt>
                <c:pt idx="776">
                  <c:v>9.6210470002073152E-5</c:v>
                </c:pt>
                <c:pt idx="777">
                  <c:v>9.5242022825808647E-5</c:v>
                </c:pt>
                <c:pt idx="778">
                  <c:v>9.4283560081549747E-5</c:v>
                </c:pt>
                <c:pt idx="779">
                  <c:v>9.3334973824845373E-5</c:v>
                </c:pt>
                <c:pt idx="780">
                  <c:v>9.2396157350623566E-5</c:v>
                </c:pt>
                <c:pt idx="781">
                  <c:v>9.1467005178075102E-5</c:v>
                </c:pt>
                <c:pt idx="782">
                  <c:v>9.0547413035708065E-5</c:v>
                </c:pt>
                <c:pt idx="783">
                  <c:v>8.9637277846630058E-5</c:v>
                </c:pt>
                <c:pt idx="784">
                  <c:v>8.8736497713984663E-5</c:v>
                </c:pt>
                <c:pt idx="785">
                  <c:v>8.7844971906598897E-5</c:v>
                </c:pt>
                <c:pt idx="786">
                  <c:v>8.6962600844812528E-5</c:v>
                </c:pt>
                <c:pt idx="787">
                  <c:v>8.6089286086475915E-5</c:v>
                </c:pt>
                <c:pt idx="788">
                  <c:v>8.5224930313144943E-5</c:v>
                </c:pt>
                <c:pt idx="789">
                  <c:v>8.4369437316438207E-5</c:v>
                </c:pt>
                <c:pt idx="790">
                  <c:v>8.3522711984587218E-5</c:v>
                </c:pt>
                <c:pt idx="791">
                  <c:v>8.2684660289137355E-5</c:v>
                </c:pt>
                <c:pt idx="792">
                  <c:v>8.1855189271838702E-5</c:v>
                </c:pt>
                <c:pt idx="793">
                  <c:v>8.1034207031691565E-5</c:v>
                </c:pt>
                <c:pt idx="794">
                  <c:v>8.0221622712167885E-5</c:v>
                </c:pt>
                <c:pt idx="795">
                  <c:v>7.9417346488583974E-5</c:v>
                </c:pt>
                <c:pt idx="796">
                  <c:v>7.8621289555649279E-5</c:v>
                </c:pt>
                <c:pt idx="797">
                  <c:v>7.7833364115162499E-5</c:v>
                </c:pt>
                <c:pt idx="798">
                  <c:v>7.7053483363868593E-5</c:v>
                </c:pt>
                <c:pt idx="799">
                  <c:v>7.6281561481473902E-5</c:v>
                </c:pt>
                <c:pt idx="800">
                  <c:v>7.5517513618811031E-5</c:v>
                </c:pt>
                <c:pt idx="801">
                  <c:v>7.476125588615032E-5</c:v>
                </c:pt>
                <c:pt idx="802">
                  <c:v>7.4012705341670103E-5</c:v>
                </c:pt>
                <c:pt idx="803">
                  <c:v>7.3271779980064487E-5</c:v>
                </c:pt>
                <c:pt idx="804">
                  <c:v>7.2538398721304524E-5</c:v>
                </c:pt>
                <c:pt idx="805">
                  <c:v>7.1812481399530519E-5</c:v>
                </c:pt>
                <c:pt idx="806">
                  <c:v>7.1093948752094484E-5</c:v>
                </c:pt>
                <c:pt idx="807">
                  <c:v>7.0382722408745879E-5</c:v>
                </c:pt>
                <c:pt idx="808">
                  <c:v>6.9678724880936613E-5</c:v>
                </c:pt>
                <c:pt idx="809">
                  <c:v>6.8981879551281534E-5</c:v>
                </c:pt>
                <c:pt idx="810">
                  <c:v>6.8292110663141983E-5</c:v>
                </c:pt>
                <c:pt idx="811">
                  <c:v>6.760934331033911E-5</c:v>
                </c:pt>
                <c:pt idx="812">
                  <c:v>6.6933503427007524E-5</c:v>
                </c:pt>
                <c:pt idx="813">
                  <c:v>6.62645177775638E-5</c:v>
                </c:pt>
                <c:pt idx="814">
                  <c:v>6.5602313946814685E-5</c:v>
                </c:pt>
                <c:pt idx="815">
                  <c:v>6.4946820330179177E-5</c:v>
                </c:pt>
                <c:pt idx="816">
                  <c:v>6.4297966124043761E-5</c:v>
                </c:pt>
                <c:pt idx="817">
                  <c:v>6.3655681316229087E-5</c:v>
                </c:pt>
                <c:pt idx="818">
                  <c:v>6.3019896676586484E-5</c:v>
                </c:pt>
                <c:pt idx="819">
                  <c:v>6.2390543747707603E-5</c:v>
                </c:pt>
                <c:pt idx="820">
                  <c:v>6.1767554835747516E-5</c:v>
                </c:pt>
                <c:pt idx="821">
                  <c:v>6.1150863001370909E-5</c:v>
                </c:pt>
                <c:pt idx="822">
                  <c:v>6.0540402050810897E-5</c:v>
                </c:pt>
                <c:pt idx="823">
                  <c:v>5.9936106527030974E-5</c:v>
                </c:pt>
                <c:pt idx="824">
                  <c:v>5.9337911701009072E-5</c:v>
                </c:pt>
                <c:pt idx="825">
                  <c:v>5.8745753563124072E-5</c:v>
                </c:pt>
                <c:pt idx="826">
                  <c:v>5.8159568814656804E-5</c:v>
                </c:pt>
                <c:pt idx="827">
                  <c:v>5.7579294859386817E-5</c:v>
                </c:pt>
                <c:pt idx="828">
                  <c:v>5.7004869795301984E-5</c:v>
                </c:pt>
                <c:pt idx="829">
                  <c:v>5.643623240641677E-5</c:v>
                </c:pt>
                <c:pt idx="830">
                  <c:v>5.5873322154674904E-5</c:v>
                </c:pt>
                <c:pt idx="831">
                  <c:v>5.531607917197705E-5</c:v>
                </c:pt>
                <c:pt idx="832">
                  <c:v>5.4764444252284305E-5</c:v>
                </c:pt>
                <c:pt idx="833">
                  <c:v>5.4218358843837845E-5</c:v>
                </c:pt>
                <c:pt idx="834">
                  <c:v>5.3677765041467501E-5</c:v>
                </c:pt>
                <c:pt idx="835">
                  <c:v>5.3142605578997864E-5</c:v>
                </c:pt>
                <c:pt idx="836">
                  <c:v>5.2612823821747674E-5</c:v>
                </c:pt>
                <c:pt idx="837">
                  <c:v>5.2088363759120875E-5</c:v>
                </c:pt>
                <c:pt idx="838">
                  <c:v>5.1569169997298513E-5</c:v>
                </c:pt>
                <c:pt idx="839">
                  <c:v>5.1055187752011534E-5</c:v>
                </c:pt>
                <c:pt idx="840">
                  <c:v>5.0546362841404824E-5</c:v>
                </c:pt>
                <c:pt idx="841">
                  <c:v>5.0042641678995834E-5</c:v>
                </c:pt>
                <c:pt idx="842">
                  <c:v>4.9543971266714093E-5</c:v>
                </c:pt>
                <c:pt idx="843">
                  <c:v>4.9050299188029297E-5</c:v>
                </c:pt>
                <c:pt idx="844">
                  <c:v>4.8561573601164706E-5</c:v>
                </c:pt>
                <c:pt idx="845">
                  <c:v>4.8077743232396933E-5</c:v>
                </c:pt>
                <c:pt idx="846">
                  <c:v>4.7598757369430599E-5</c:v>
                </c:pt>
                <c:pt idx="847">
                  <c:v>4.7124565854863134E-5</c:v>
                </c:pt>
                <c:pt idx="848">
                  <c:v>4.6655119079728899E-5</c:v>
                </c:pt>
                <c:pt idx="849">
                  <c:v>4.6190367977117124E-5</c:v>
                </c:pt>
                <c:pt idx="850">
                  <c:v>4.5730264015875918E-5</c:v>
                </c:pt>
                <c:pt idx="851">
                  <c:v>4.5274759194387207E-5</c:v>
                </c:pt>
                <c:pt idx="852">
                  <c:v>4.4823806034427646E-5</c:v>
                </c:pt>
                <c:pt idx="853">
                  <c:v>4.4377357575090582E-5</c:v>
                </c:pt>
                <c:pt idx="854">
                  <c:v>4.3935367366799448E-5</c:v>
                </c:pt>
                <c:pt idx="855">
                  <c:v>4.3497789465381455E-5</c:v>
                </c:pt>
                <c:pt idx="856">
                  <c:v>4.3064578426219323E-5</c:v>
                </c:pt>
                <c:pt idx="857">
                  <c:v>4.2635689298477184E-5</c:v>
                </c:pt>
                <c:pt idx="858">
                  <c:v>4.2211077619392433E-5</c:v>
                </c:pt>
                <c:pt idx="859">
                  <c:v>4.1790699408640837E-5</c:v>
                </c:pt>
                <c:pt idx="860">
                  <c:v>4.1374511162766412E-5</c:v>
                </c:pt>
                <c:pt idx="861">
                  <c:v>4.0962469849689725E-5</c:v>
                </c:pt>
                <c:pt idx="862">
                  <c:v>4.0554532903265832E-5</c:v>
                </c:pt>
                <c:pt idx="863">
                  <c:v>4.0150658217929733E-5</c:v>
                </c:pt>
                <c:pt idx="864">
                  <c:v>3.9750804143388953E-5</c:v>
                </c:pt>
                <c:pt idx="865">
                  <c:v>3.9354929479391704E-5</c:v>
                </c:pt>
                <c:pt idx="866">
                  <c:v>3.8962993470554572E-5</c:v>
                </c:pt>
                <c:pt idx="867">
                  <c:v>3.8574955801254766E-5</c:v>
                </c:pt>
                <c:pt idx="868">
                  <c:v>3.8190776590584406E-5</c:v>
                </c:pt>
                <c:pt idx="869">
                  <c:v>3.7810416387365931E-5</c:v>
                </c:pt>
                <c:pt idx="870">
                  <c:v>3.7433836165226467E-5</c:v>
                </c:pt>
                <c:pt idx="871">
                  <c:v>3.7060997317735511E-5</c:v>
                </c:pt>
                <c:pt idx="872">
                  <c:v>3.669186165360014E-5</c:v>
                </c:pt>
                <c:pt idx="873">
                  <c:v>3.6326391391916182E-5</c:v>
                </c:pt>
                <c:pt idx="874">
                  <c:v>3.5964549157481631E-5</c:v>
                </c:pt>
                <c:pt idx="875">
                  <c:v>3.5606297976163083E-5</c:v>
                </c:pt>
                <c:pt idx="876">
                  <c:v>3.5251601270317713E-5</c:v>
                </c:pt>
                <c:pt idx="877">
                  <c:v>3.4900422854276416E-5</c:v>
                </c:pt>
                <c:pt idx="878">
                  <c:v>3.4552726929874989E-5</c:v>
                </c:pt>
                <c:pt idx="879">
                  <c:v>3.4208478082042347E-5</c:v>
                </c:pt>
                <c:pt idx="880">
                  <c:v>3.3867641274442212E-5</c:v>
                </c:pt>
                <c:pt idx="881">
                  <c:v>3.3530181845167219E-5</c:v>
                </c:pt>
                <c:pt idx="882">
                  <c:v>3.3196065502483692E-5</c:v>
                </c:pt>
                <c:pt idx="883">
                  <c:v>3.2865258320630021E-5</c:v>
                </c:pt>
                <c:pt idx="884">
                  <c:v>3.253772673566209E-5</c:v>
                </c:pt>
                <c:pt idx="885">
                  <c:v>3.2213437541354362E-5</c:v>
                </c:pt>
                <c:pt idx="886">
                  <c:v>3.1892357885143862E-5</c:v>
                </c:pt>
                <c:pt idx="887">
                  <c:v>3.1574455264127442E-5</c:v>
                </c:pt>
                <c:pt idx="888">
                  <c:v>3.1259697521107287E-5</c:v>
                </c:pt>
                <c:pt idx="889">
                  <c:v>3.0948052840677095E-5</c:v>
                </c:pt>
                <c:pt idx="890">
                  <c:v>3.0639489745367242E-5</c:v>
                </c:pt>
                <c:pt idx="891">
                  <c:v>3.0333977091824543E-5</c:v>
                </c:pt>
                <c:pt idx="892">
                  <c:v>3.0031484067043429E-5</c:v>
                </c:pt>
                <c:pt idx="893">
                  <c:v>2.9731980184643944E-5</c:v>
                </c:pt>
                <c:pt idx="894">
                  <c:v>2.9435435281188703E-5</c:v>
                </c:pt>
                <c:pt idx="895">
                  <c:v>2.9141819512549663E-5</c:v>
                </c:pt>
                <c:pt idx="896">
                  <c:v>2.8851103350312817E-5</c:v>
                </c:pt>
                <c:pt idx="897">
                  <c:v>2.8563257578231951E-5</c:v>
                </c:pt>
                <c:pt idx="898">
                  <c:v>2.8278253288718747E-5</c:v>
                </c:pt>
                <c:pt idx="899">
                  <c:v>2.7996061879378812E-5</c:v>
                </c:pt>
                <c:pt idx="900">
                  <c:v>2.7716655049587591E-5</c:v>
                </c:pt>
                <c:pt idx="901">
                  <c:v>2.7440004797107259E-5</c:v>
                </c:pt>
                <c:pt idx="902">
                  <c:v>2.7166083414742091E-5</c:v>
                </c:pt>
                <c:pt idx="903">
                  <c:v>2.689486348703884E-5</c:v>
                </c:pt>
                <c:pt idx="904">
                  <c:v>2.6626317887018678E-5</c:v>
                </c:pt>
                <c:pt idx="905">
                  <c:v>2.6360419772954652E-5</c:v>
                </c:pt>
                <c:pt idx="906">
                  <c:v>2.6097142585185711E-5</c:v>
                </c:pt>
                <c:pt idx="907">
                  <c:v>2.5836460042963625E-5</c:v>
                </c:pt>
                <c:pt idx="908">
                  <c:v>2.5578346141346144E-5</c:v>
                </c:pt>
                <c:pt idx="909">
                  <c:v>2.5322775148118801E-5</c:v>
                </c:pt>
                <c:pt idx="910">
                  <c:v>2.506972160075809E-5</c:v>
                </c:pt>
                <c:pt idx="911">
                  <c:v>2.4819160303428616E-5</c:v>
                </c:pt>
                <c:pt idx="912">
                  <c:v>2.4571066324016021E-5</c:v>
                </c:pt>
                <c:pt idx="913">
                  <c:v>2.4325414991194449E-5</c:v>
                </c:pt>
                <c:pt idx="914">
                  <c:v>2.4082181891531331E-5</c:v>
                </c:pt>
                <c:pt idx="915">
                  <c:v>2.3841342866622746E-5</c:v>
                </c:pt>
                <c:pt idx="916">
                  <c:v>2.3602874010262823E-5</c:v>
                </c:pt>
                <c:pt idx="917">
                  <c:v>2.3366751665651417E-5</c:v>
                </c:pt>
                <c:pt idx="918">
                  <c:v>2.3132952422628497E-5</c:v>
                </c:pt>
                <c:pt idx="919">
                  <c:v>2.2901453114942881E-5</c:v>
                </c:pt>
                <c:pt idx="920">
                  <c:v>2.267223081755727E-5</c:v>
                </c:pt>
                <c:pt idx="921">
                  <c:v>2.2445262843977309E-5</c:v>
                </c:pt>
                <c:pt idx="922">
                  <c:v>2.2220526743619399E-5</c:v>
                </c:pt>
                <c:pt idx="923">
                  <c:v>2.1998000299205632E-5</c:v>
                </c:pt>
                <c:pt idx="924">
                  <c:v>2.17776615241895E-5</c:v>
                </c:pt>
                <c:pt idx="925">
                  <c:v>2.1559488660211011E-5</c:v>
                </c:pt>
                <c:pt idx="926">
                  <c:v>2.1343460174585692E-5</c:v>
                </c:pt>
                <c:pt idx="927">
                  <c:v>2.1129554757817785E-5</c:v>
                </c:pt>
                <c:pt idx="928">
                  <c:v>2.091775132114579E-5</c:v>
                </c:pt>
                <c:pt idx="929">
                  <c:v>2.0708028994115399E-5</c:v>
                </c:pt>
                <c:pt idx="930">
                  <c:v>2.0500367122181779E-5</c:v>
                </c:pt>
                <c:pt idx="931">
                  <c:v>2.0294745264338014E-5</c:v>
                </c:pt>
                <c:pt idx="932">
                  <c:v>2.0091143190774977E-5</c:v>
                </c:pt>
                <c:pt idx="933">
                  <c:v>1.9889540880562288E-5</c:v>
                </c:pt>
                <c:pt idx="934">
                  <c:v>1.9689918519363454E-5</c:v>
                </c:pt>
                <c:pt idx="935">
                  <c:v>1.9492256497172086E-5</c:v>
                </c:pt>
                <c:pt idx="936">
                  <c:v>1.9296535406077566E-5</c:v>
                </c:pt>
                <c:pt idx="937">
                  <c:v>1.9102736038054586E-5</c:v>
                </c:pt>
                <c:pt idx="938">
                  <c:v>1.8910839382780615E-5</c:v>
                </c:pt>
                <c:pt idx="939">
                  <c:v>1.8720826625476558E-5</c:v>
                </c:pt>
                <c:pt idx="940">
                  <c:v>1.8532679144774206E-5</c:v>
                </c:pt>
                <c:pt idx="941">
                  <c:v>1.8346378510607362E-5</c:v>
                </c:pt>
                <c:pt idx="942">
                  <c:v>1.8161906482127365E-5</c:v>
                </c:pt>
                <c:pt idx="943">
                  <c:v>1.7979245005643982E-5</c:v>
                </c:pt>
                <c:pt idx="944">
                  <c:v>1.7798376212588844E-5</c:v>
                </c:pt>
                <c:pt idx="945">
                  <c:v>1.7619282417501811E-5</c:v>
                </c:pt>
                <c:pt idx="946">
                  <c:v>1.7441946116044001E-5</c:v>
                </c:pt>
                <c:pt idx="947">
                  <c:v>1.7266349983029435E-5</c:v>
                </c:pt>
                <c:pt idx="948">
                  <c:v>1.7092476870482232E-5</c:v>
                </c:pt>
                <c:pt idx="949">
                  <c:v>1.6920309805715269E-5</c:v>
                </c:pt>
                <c:pt idx="950">
                  <c:v>1.6749831989430792E-5</c:v>
                </c:pt>
                <c:pt idx="951">
                  <c:v>1.6581026793844466E-5</c:v>
                </c:pt>
                <c:pt idx="952">
                  <c:v>1.6413877760828547E-5</c:v>
                </c:pt>
                <c:pt idx="953">
                  <c:v>1.6248368600077897E-5</c:v>
                </c:pt>
                <c:pt idx="954">
                  <c:v>1.608448318729735E-5</c:v>
                </c:pt>
                <c:pt idx="955">
                  <c:v>1.5922205562409245E-5</c:v>
                </c:pt>
                <c:pt idx="956">
                  <c:v>1.5761519927781516E-5</c:v>
                </c:pt>
                <c:pt idx="957">
                  <c:v>1.56024106464767E-5</c:v>
                </c:pt>
                <c:pt idx="958">
                  <c:v>1.544486224052019E-5</c:v>
                </c:pt>
                <c:pt idx="959">
                  <c:v>1.5288859389189315E-5</c:v>
                </c:pt>
                <c:pt idx="960">
                  <c:v>1.5134386927320973E-5</c:v>
                </c:pt>
                <c:pt idx="961">
                  <c:v>1.4981429843640378E-5</c:v>
                </c:pt>
                <c:pt idx="962">
                  <c:v>1.4829973279105465E-5</c:v>
                </c:pt>
                <c:pt idx="963">
                  <c:v>1.4680002525274842E-5</c:v>
                </c:pt>
                <c:pt idx="964">
                  <c:v>1.4531503022690787E-5</c:v>
                </c:pt>
                <c:pt idx="965">
                  <c:v>1.4384460359282159E-5</c:v>
                </c:pt>
                <c:pt idx="966">
                  <c:v>1.4238860268784812E-5</c:v>
                </c:pt>
                <c:pt idx="967">
                  <c:v>1.4094688629181685E-5</c:v>
                </c:pt>
                <c:pt idx="968">
                  <c:v>1.3951931461158683E-5</c:v>
                </c:pt>
                <c:pt idx="969">
                  <c:v>1.381057492657857E-5</c:v>
                </c:pt>
                <c:pt idx="970">
                  <c:v>1.3670605326973479E-5</c:v>
                </c:pt>
                <c:pt idx="971">
                  <c:v>1.3532009102053235E-5</c:v>
                </c:pt>
                <c:pt idx="972">
                  <c:v>1.3394772828231161E-5</c:v>
                </c:pt>
                <c:pt idx="973">
                  <c:v>1.3258883217166528E-5</c:v>
                </c:pt>
                <c:pt idx="974">
                  <c:v>1.3124327114323101E-5</c:v>
                </c:pt>
                <c:pt idx="975">
                  <c:v>1.2991091497545536E-5</c:v>
                </c:pt>
                <c:pt idx="976">
                  <c:v>1.2859163475649819E-5</c:v>
                </c:pt>
                <c:pt idx="977">
                  <c:v>1.2728530287031584E-5</c:v>
                </c:pt>
                <c:pt idx="978">
                  <c:v>1.2599179298288091E-5</c:v>
                </c:pt>
                <c:pt idx="979">
                  <c:v>1.2471098002858061E-5</c:v>
                </c:pt>
                <c:pt idx="980">
                  <c:v>1.2344274019676152E-5</c:v>
                </c:pt>
                <c:pt idx="981">
                  <c:v>1.221869509184064E-5</c:v>
                </c:pt>
                <c:pt idx="982">
                  <c:v>1.2094349085299646E-5</c:v>
                </c:pt>
                <c:pt idx="983">
                  <c:v>1.1971223987549145E-5</c:v>
                </c:pt>
                <c:pt idx="984">
                  <c:v>1.1849307906347411E-5</c:v>
                </c:pt>
                <c:pt idx="985">
                  <c:v>1.1728589068443057E-5</c:v>
                </c:pt>
                <c:pt idx="986">
                  <c:v>1.1609055818317789E-5</c:v>
                </c:pt>
                <c:pt idx="987">
                  <c:v>1.1490696616943361E-5</c:v>
                </c:pt>
                <c:pt idx="988">
                  <c:v>1.1373500040553024E-5</c:v>
                </c:pt>
                <c:pt idx="989">
                  <c:v>1.1257454779424181E-5</c:v>
                </c:pt>
                <c:pt idx="990">
                  <c:v>1.1142549636679177E-5</c:v>
                </c:pt>
                <c:pt idx="991">
                  <c:v>1.1028773527094645E-5</c:v>
                </c:pt>
                <c:pt idx="992">
                  <c:v>1.0916115475928749E-5</c:v>
                </c:pt>
                <c:pt idx="993">
                  <c:v>1.0804564617757891E-5</c:v>
                </c:pt>
                <c:pt idx="994">
                  <c:v>1.0694110195327921E-5</c:v>
                </c:pt>
                <c:pt idx="995">
                  <c:v>1.0584741558419761E-5</c:v>
                </c:pt>
                <c:pt idx="996">
                  <c:v>1.0476448162724599E-5</c:v>
                </c:pt>
                <c:pt idx="997">
                  <c:v>1.0369219568734061E-5</c:v>
                </c:pt>
                <c:pt idx="998">
                  <c:v>1.0263045440641621E-5</c:v>
                </c:pt>
                <c:pt idx="999">
                  <c:v>1.0157915545256793E-5</c:v>
                </c:pt>
                <c:pt idx="1000">
                  <c:v>1.0053819750931261E-5</c:v>
                </c:pt>
                <c:pt idx="1001">
                  <c:v>9.950748026497026E-6</c:v>
                </c:pt>
                <c:pt idx="1002">
                  <c:v>9.8486904402156727E-6</c:v>
                </c:pt>
                <c:pt idx="1003">
                  <c:v>9.7476371587415155E-6</c:v>
                </c:pt>
                <c:pt idx="1004">
                  <c:v>9.6475784460929124E-6</c:v>
                </c:pt>
                <c:pt idx="1005">
                  <c:v>9.5485046626383548E-6</c:v>
                </c:pt>
                <c:pt idx="1006">
                  <c:v>9.4504062640913017E-6</c:v>
                </c:pt>
                <c:pt idx="1007">
                  <c:v>9.3532738005175267E-6</c:v>
                </c:pt>
                <c:pt idx="1008">
                  <c:v>9.2570979153537032E-6</c:v>
                </c:pt>
                <c:pt idx="1009">
                  <c:v>9.1618693444352768E-6</c:v>
                </c:pt>
                <c:pt idx="1010">
                  <c:v>9.0675789150370696E-6</c:v>
                </c:pt>
                <c:pt idx="1011">
                  <c:v>8.9742175449228268E-6</c:v>
                </c:pt>
                <c:pt idx="1012">
                  <c:v>8.881776241406829E-6</c:v>
                </c:pt>
                <c:pt idx="1013">
                  <c:v>8.7902461004240248E-6</c:v>
                </c:pt>
                <c:pt idx="1014">
                  <c:v>8.6996183056127228E-6</c:v>
                </c:pt>
                <c:pt idx="1015">
                  <c:v>8.6098841274054137E-6</c:v>
                </c:pt>
                <c:pt idx="1016">
                  <c:v>8.5210349221301225E-6</c:v>
                </c:pt>
                <c:pt idx="1017">
                  <c:v>8.4330621311231566E-6</c:v>
                </c:pt>
                <c:pt idx="1018">
                  <c:v>8.3459572798490996E-6</c:v>
                </c:pt>
                <c:pt idx="1019">
                  <c:v>8.2597119770321792E-6</c:v>
                </c:pt>
                <c:pt idx="1020">
                  <c:v>8.1743179137980142E-6</c:v>
                </c:pt>
                <c:pt idx="1021">
                  <c:v>8.0897668628216062E-6</c:v>
                </c:pt>
                <c:pt idx="1022">
                  <c:v>8.0060506774882569E-6</c:v>
                </c:pt>
                <c:pt idx="1023">
                  <c:v>7.9231612910614345E-6</c:v>
                </c:pt>
                <c:pt idx="1024">
                  <c:v>7.8410907158609485E-6</c:v>
                </c:pt>
                <c:pt idx="1025">
                  <c:v>7.7598310424492641E-6</c:v>
                </c:pt>
                <c:pt idx="1026">
                  <c:v>7.6793744388274025E-6</c:v>
                </c:pt>
                <c:pt idx="1027">
                  <c:v>7.5997131496393934E-6</c:v>
                </c:pt>
                <c:pt idx="1028">
                  <c:v>7.5208394953853219E-6</c:v>
                </c:pt>
                <c:pt idx="1029">
                  <c:v>7.4427458716432232E-6</c:v>
                </c:pt>
                <c:pt idx="1030">
                  <c:v>7.3654247482992824E-6</c:v>
                </c:pt>
                <c:pt idx="1031">
                  <c:v>7.288868668786875E-6</c:v>
                </c:pt>
                <c:pt idx="1032">
                  <c:v>7.2130702493329267E-6</c:v>
                </c:pt>
                <c:pt idx="1033">
                  <c:v>7.1380221782137334E-6</c:v>
                </c:pt>
                <c:pt idx="1034">
                  <c:v>7.0637172150179564E-6</c:v>
                </c:pt>
                <c:pt idx="1035">
                  <c:v>6.9901481899183595E-6</c:v>
                </c:pt>
                <c:pt idx="1036">
                  <c:v>6.9173080029505919E-6</c:v>
                </c:pt>
                <c:pt idx="1037">
                  <c:v>6.8451896233008139E-6</c:v>
                </c:pt>
                <c:pt idx="1038">
                  <c:v>6.7737860886004479E-6</c:v>
                </c:pt>
                <c:pt idx="1039">
                  <c:v>6.7030905042285639E-6</c:v>
                </c:pt>
                <c:pt idx="1040">
                  <c:v>6.6330960426222472E-6</c:v>
                </c:pt>
                <c:pt idx="1041">
                  <c:v>6.5637959425941255E-6</c:v>
                </c:pt>
                <c:pt idx="1042">
                  <c:v>6.4951835086573729E-6</c:v>
                </c:pt>
                <c:pt idx="1043">
                  <c:v>6.4272521103582234E-6</c:v>
                </c:pt>
                <c:pt idx="1044">
                  <c:v>6.3599951816151487E-6</c:v>
                </c:pt>
                <c:pt idx="1045">
                  <c:v>6.2934062200659134E-6</c:v>
                </c:pt>
                <c:pt idx="1046">
                  <c:v>6.2274787864214836E-6</c:v>
                </c:pt>
                <c:pt idx="1047">
                  <c:v>6.1622065038262133E-6</c:v>
                </c:pt>
                <c:pt idx="1048">
                  <c:v>6.0975830572261414E-6</c:v>
                </c:pt>
                <c:pt idx="1049">
                  <c:v>6.033602192743249E-6</c:v>
                </c:pt>
                <c:pt idx="1050">
                  <c:v>5.9702577170561846E-6</c:v>
                </c:pt>
                <c:pt idx="1051">
                  <c:v>5.9075434967893288E-6</c:v>
                </c:pt>
                <c:pt idx="1052">
                  <c:v>5.8454534579062476E-6</c:v>
                </c:pt>
                <c:pt idx="1053">
                  <c:v>5.783981585111287E-6</c:v>
                </c:pt>
                <c:pt idx="1054">
                  <c:v>5.7231219212566405E-6</c:v>
                </c:pt>
                <c:pt idx="1055">
                  <c:v>5.6628685667566064E-6</c:v>
                </c:pt>
                <c:pt idx="1056">
                  <c:v>5.6032156790074461E-6</c:v>
                </c:pt>
                <c:pt idx="1057">
                  <c:v>5.5441574718139002E-6</c:v>
                </c:pt>
                <c:pt idx="1058">
                  <c:v>5.4856882148213251E-6</c:v>
                </c:pt>
                <c:pt idx="1059">
                  <c:v>5.4278022329548225E-6</c:v>
                </c:pt>
                <c:pt idx="1060">
                  <c:v>5.3704939058636482E-6</c:v>
                </c:pt>
                <c:pt idx="1061">
                  <c:v>5.3137576673713923E-6</c:v>
                </c:pt>
                <c:pt idx="1062">
                  <c:v>5.2575880049332198E-6</c:v>
                </c:pt>
                <c:pt idx="1063">
                  <c:v>5.2019794590972102E-6</c:v>
                </c:pt>
                <c:pt idx="1064">
                  <c:v>5.1469266229729732E-6</c:v>
                </c:pt>
                <c:pt idx="1065">
                  <c:v>5.0924241417050414E-6</c:v>
                </c:pt>
                <c:pt idx="1066">
                  <c:v>5.0384667119524769E-6</c:v>
                </c:pt>
                <c:pt idx="1067">
                  <c:v>4.985049081373053E-6</c:v>
                </c:pt>
                <c:pt idx="1068">
                  <c:v>4.9321660481142449E-6</c:v>
                </c:pt>
                <c:pt idx="1069">
                  <c:v>4.879812460308731E-6</c:v>
                </c:pt>
                <c:pt idx="1070">
                  <c:v>4.8279832155754759E-6</c:v>
                </c:pt>
                <c:pt idx="1071">
                  <c:v>4.7766732605263517E-6</c:v>
                </c:pt>
                <c:pt idx="1072">
                  <c:v>4.7258775902772103E-6</c:v>
                </c:pt>
                <c:pt idx="1073">
                  <c:v>4.6755912479656733E-6</c:v>
                </c:pt>
                <c:pt idx="1074">
                  <c:v>4.625809324272389E-6</c:v>
                </c:pt>
                <c:pt idx="1075">
                  <c:v>4.5765269569481933E-6</c:v>
                </c:pt>
                <c:pt idx="1076">
                  <c:v>4.5277393303464797E-6</c:v>
                </c:pt>
                <c:pt idx="1077">
                  <c:v>4.4794416749600534E-6</c:v>
                </c:pt>
                <c:pt idx="1078">
                  <c:v>4.4316292669626505E-6</c:v>
                </c:pt>
                <c:pt idx="1079">
                  <c:v>4.3842974277563401E-6</c:v>
                </c:pt>
                <c:pt idx="1080">
                  <c:v>4.3374415235228973E-6</c:v>
                </c:pt>
                <c:pt idx="1081">
                  <c:v>4.2910569647796545E-6</c:v>
                </c:pt>
                <c:pt idx="1082">
                  <c:v>4.245139205940991E-6</c:v>
                </c:pt>
                <c:pt idx="1083">
                  <c:v>4.1996837448837181E-6</c:v>
                </c:pt>
                <c:pt idx="1084">
                  <c:v>4.1546861225170404E-6</c:v>
                </c:pt>
                <c:pt idx="1085">
                  <c:v>4.1101419223578503E-6</c:v>
                </c:pt>
                <c:pt idx="1086">
                  <c:v>4.0660467701092094E-6</c:v>
                </c:pt>
                <c:pt idx="1087">
                  <c:v>4.022396333244374E-6</c:v>
                </c:pt>
                <c:pt idx="1088">
                  <c:v>3.979186320594581E-6</c:v>
                </c:pt>
                <c:pt idx="1089">
                  <c:v>3.9364124819415296E-6</c:v>
                </c:pt>
                <c:pt idx="1090">
                  <c:v>3.8940706076137892E-6</c:v>
                </c:pt>
                <c:pt idx="1091">
                  <c:v>3.8521565280877653E-6</c:v>
                </c:pt>
                <c:pt idx="1092">
                  <c:v>3.8106661135924288E-6</c:v>
                </c:pt>
                <c:pt idx="1093">
                  <c:v>3.769595273718812E-6</c:v>
                </c:pt>
                <c:pt idx="1094">
                  <c:v>3.7289399570329275E-6</c:v>
                </c:pt>
                <c:pt idx="1095">
                  <c:v>3.6886961506931209E-6</c:v>
                </c:pt>
                <c:pt idx="1096">
                  <c:v>3.6488598800714697E-6</c:v>
                </c:pt>
                <c:pt idx="1097">
                  <c:v>3.6094272083788106E-6</c:v>
                </c:pt>
                <c:pt idx="1098">
                  <c:v>3.5703942362939552E-6</c:v>
                </c:pt>
                <c:pt idx="1099">
                  <c:v>3.5317571015966779E-6</c:v>
                </c:pt>
                <c:pt idx="1100">
                  <c:v>3.4935119788045938E-6</c:v>
                </c:pt>
                <c:pt idx="1101">
                  <c:v>3.4556550788136125E-6</c:v>
                </c:pt>
                <c:pt idx="1102">
                  <c:v>3.418182648542497E-6</c:v>
                </c:pt>
                <c:pt idx="1103">
                  <c:v>3.3810909705806243E-6</c:v>
                </c:pt>
                <c:pt idx="1104">
                  <c:v>3.3443763628400171E-6</c:v>
                </c:pt>
                <c:pt idx="1105">
                  <c:v>3.3080351782103296E-6</c:v>
                </c:pt>
                <c:pt idx="1106">
                  <c:v>3.2720638042179737E-6</c:v>
                </c:pt>
                <c:pt idx="1107">
                  <c:v>3.2364586626884676E-6</c:v>
                </c:pt>
                <c:pt idx="1108">
                  <c:v>3.2012162094123494E-6</c:v>
                </c:pt>
                <c:pt idx="1109">
                  <c:v>3.1663329338144819E-6</c:v>
                </c:pt>
                <c:pt idx="1110">
                  <c:v>3.1318053586271021E-6</c:v>
                </c:pt>
                <c:pt idx="1111">
                  <c:v>3.0976300395657049E-6</c:v>
                </c:pt>
                <c:pt idx="1112">
                  <c:v>3.063803565008845E-6</c:v>
                </c:pt>
                <c:pt idx="1113">
                  <c:v>3.0303225556807513E-6</c:v>
                </c:pt>
                <c:pt idx="1114">
                  <c:v>2.9971836643375925E-6</c:v>
                </c:pt>
                <c:pt idx="1115">
                  <c:v>2.9643835754567669E-6</c:v>
                </c:pt>
                <c:pt idx="1116">
                  <c:v>2.9319190049294791E-6</c:v>
                </c:pt>
                <c:pt idx="1117">
                  <c:v>2.8997866997564609E-6</c:v>
                </c:pt>
                <c:pt idx="1118">
                  <c:v>2.8679834377467344E-6</c:v>
                </c:pt>
                <c:pt idx="1119">
                  <c:v>2.8365060272196291E-6</c:v>
                </c:pt>
                <c:pt idx="1120">
                  <c:v>2.8053513067098653E-6</c:v>
                </c:pt>
                <c:pt idx="1121">
                  <c:v>2.7745161446753652E-6</c:v>
                </c:pt>
                <c:pt idx="1122">
                  <c:v>2.7439974392084112E-6</c:v>
                </c:pt>
                <c:pt idx="1123">
                  <c:v>2.7137921177496926E-6</c:v>
                </c:pt>
                <c:pt idx="1124">
                  <c:v>2.6838971368051353E-6</c:v>
                </c:pt>
                <c:pt idx="1125">
                  <c:v>2.6543094816656863E-6</c:v>
                </c:pt>
                <c:pt idx="1126">
                  <c:v>2.6250261661301222E-6</c:v>
                </c:pt>
                <c:pt idx="1127">
                  <c:v>2.5960442322304058E-6</c:v>
                </c:pt>
                <c:pt idx="1128">
                  <c:v>2.5673607499601589E-6</c:v>
                </c:pt>
                <c:pt idx="1129">
                  <c:v>2.5389728170055465E-6</c:v>
                </c:pt>
                <c:pt idx="1130">
                  <c:v>2.5108775584793966E-6</c:v>
                </c:pt>
                <c:pt idx="1131">
                  <c:v>2.4830721266574601E-6</c:v>
                </c:pt>
                <c:pt idx="1132">
                  <c:v>2.4555537007178287E-6</c:v>
                </c:pt>
                <c:pt idx="1133">
                  <c:v>2.4283194864827544E-6</c:v>
                </c:pt>
                <c:pt idx="1134">
                  <c:v>2.4013667161630796E-6</c:v>
                </c:pt>
                <c:pt idx="1135">
                  <c:v>2.3746926481055118E-6</c:v>
                </c:pt>
                <c:pt idx="1136">
                  <c:v>2.3482945665421104E-6</c:v>
                </c:pt>
                <c:pt idx="1137">
                  <c:v>2.3221697813425659E-6</c:v>
                </c:pt>
                <c:pt idx="1138">
                  <c:v>2.2963156277689721E-6</c:v>
                </c:pt>
                <c:pt idx="1139">
                  <c:v>2.270729466233021E-6</c:v>
                </c:pt>
                <c:pt idx="1140">
                  <c:v>2.2454086820555489E-6</c:v>
                </c:pt>
                <c:pt idx="1141">
                  <c:v>2.2203506852287685E-6</c:v>
                </c:pt>
                <c:pt idx="1142">
                  <c:v>2.1955529101806656E-6</c:v>
                </c:pt>
                <c:pt idx="1143">
                  <c:v>2.1710128155420397E-6</c:v>
                </c:pt>
                <c:pt idx="1144">
                  <c:v>2.1467278839154666E-6</c:v>
                </c:pt>
                <c:pt idx="1145">
                  <c:v>2.1226956216470812E-6</c:v>
                </c:pt>
                <c:pt idx="1146">
                  <c:v>2.0989135586004284E-6</c:v>
                </c:pt>
                <c:pt idx="1147">
                  <c:v>2.0753792479324031E-6</c:v>
                </c:pt>
                <c:pt idx="1148">
                  <c:v>2.0520902658718412E-6</c:v>
                </c:pt>
                <c:pt idx="1149">
                  <c:v>2.0290442115001869E-6</c:v>
                </c:pt>
                <c:pt idx="1150">
                  <c:v>2.0062387065339818E-6</c:v>
                </c:pt>
                <c:pt idx="1151">
                  <c:v>1.9836713951102416E-6</c:v>
                </c:pt>
                <c:pt idx="1152">
                  <c:v>1.9613399435734302E-6</c:v>
                </c:pt>
                <c:pt idx="1153">
                  <c:v>1.9392420402647482E-6</c:v>
                </c:pt>
                <c:pt idx="1154">
                  <c:v>1.9173753953135786E-6</c:v>
                </c:pt>
                <c:pt idx="1155">
                  <c:v>1.8957377404310322E-6</c:v>
                </c:pt>
                <c:pt idx="1156">
                  <c:v>1.8743268287053776E-6</c:v>
                </c:pt>
                <c:pt idx="1157">
                  <c:v>1.853140434399772E-6</c:v>
                </c:pt>
                <c:pt idx="1158">
                  <c:v>1.8321763527517591E-6</c:v>
                </c:pt>
                <c:pt idx="1159">
                  <c:v>1.8114323997750271E-6</c:v>
                </c:pt>
                <c:pt idx="1160">
                  <c:v>1.7909064120629149E-6</c:v>
                </c:pt>
                <c:pt idx="1161">
                  <c:v>1.7705962465939803E-6</c:v>
                </c:pt>
                <c:pt idx="1162">
                  <c:v>1.7504997805395327E-6</c:v>
                </c:pt>
                <c:pt idx="1163">
                  <c:v>1.7306149110730153E-6</c:v>
                </c:pt>
                <c:pt idx="1164">
                  <c:v>1.7109395551812913E-6</c:v>
                </c:pt>
                <c:pt idx="1165">
                  <c:v>1.6914716494778771E-6</c:v>
                </c:pt>
                <c:pt idx="1166">
                  <c:v>1.6722091500179406E-6</c:v>
                </c:pt>
                <c:pt idx="1167">
                  <c:v>1.653150032115149E-6</c:v>
                </c:pt>
                <c:pt idx="1168">
                  <c:v>1.6342922901603994E-6</c:v>
                </c:pt>
                <c:pt idx="1169">
                  <c:v>1.6156339374422704E-6</c:v>
                </c:pt>
                <c:pt idx="1170">
                  <c:v>1.5971730059692689E-6</c:v>
                </c:pt>
                <c:pt idx="1171">
                  <c:v>1.5789075462938917E-6</c:v>
                </c:pt>
                <c:pt idx="1172">
                  <c:v>1.5608356273382765E-6</c:v>
                </c:pt>
                <c:pt idx="1173">
                  <c:v>1.5429553362218293E-6</c:v>
                </c:pt>
                <c:pt idx="1174">
                  <c:v>1.5252647780902102E-6</c:v>
                </c:pt>
                <c:pt idx="1175">
                  <c:v>1.5077620759464009E-6</c:v>
                </c:pt>
                <c:pt idx="1176">
                  <c:v>1.4904453704830485E-6</c:v>
                </c:pt>
                <c:pt idx="1177">
                  <c:v>1.4733128199167327E-6</c:v>
                </c:pt>
                <c:pt idx="1178">
                  <c:v>1.4563625998237373E-6</c:v>
                </c:pt>
                <c:pt idx="1179">
                  <c:v>1.4395929029774921E-6</c:v>
                </c:pt>
                <c:pt idx="1180">
                  <c:v>1.4230019391876313E-6</c:v>
                </c:pt>
                <c:pt idx="1181">
                  <c:v>1.4065879351404598E-6</c:v>
                </c:pt>
                <c:pt idx="1182">
                  <c:v>1.3903491342412108E-6</c:v>
                </c:pt>
                <c:pt idx="1183">
                  <c:v>1.3742837964577159E-6</c:v>
                </c:pt>
                <c:pt idx="1184">
                  <c:v>1.3583901981656782E-6</c:v>
                </c:pt>
                <c:pt idx="1185">
                  <c:v>1.342666631995391E-6</c:v>
                </c:pt>
                <c:pt idx="1186">
                  <c:v>1.3271114066799524E-6</c:v>
                </c:pt>
                <c:pt idx="1187">
                  <c:v>1.3117228469050688E-6</c:v>
                </c:pt>
                <c:pt idx="1188">
                  <c:v>1.2964992931601689E-6</c:v>
                </c:pt>
                <c:pt idx="1189">
                  <c:v>1.2814391015911521E-6</c:v>
                </c:pt>
                <c:pt idx="1190">
                  <c:v>1.2665406438543234E-6</c:v>
                </c:pt>
                <c:pt idx="1191">
                  <c:v>1.251802306972053E-6</c:v>
                </c:pt>
                <c:pt idx="1192">
                  <c:v>1.2372224931895771E-6</c:v>
                </c:pt>
                <c:pt idx="1193">
                  <c:v>1.2227996198333821E-6</c:v>
                </c:pt>
                <c:pt idx="1194">
                  <c:v>1.2085321191707982E-6</c:v>
                </c:pt>
                <c:pt idx="1195">
                  <c:v>1.1944184382710735E-6</c:v>
                </c:pt>
                <c:pt idx="1196">
                  <c:v>1.1804570388677776E-6</c:v>
                </c:pt>
                <c:pt idx="1197">
                  <c:v>1.1666463972224783E-6</c:v>
                </c:pt>
                <c:pt idx="1198">
                  <c:v>1.1529850039899028E-6</c:v>
                </c:pt>
                <c:pt idx="1199">
                  <c:v>1.1394713640840874E-6</c:v>
                </c:pt>
                <c:pt idx="1200">
                  <c:v>1.1261039965461815E-6</c:v>
                </c:pt>
                <c:pt idx="1201">
                  <c:v>1.1128814344132741E-6</c:v>
                </c:pt>
                <c:pt idx="1202">
                  <c:v>1.0998022245886077E-6</c:v>
                </c:pt>
                <c:pt idx="1203">
                  <c:v>1.0868649277130447E-6</c:v>
                </c:pt>
                <c:pt idx="1204">
                  <c:v>1.0740681180376739E-6</c:v>
                </c:pt>
                <c:pt idx="1205">
                  <c:v>1.0614103832977763E-6</c:v>
                </c:pt>
                <c:pt idx="1206">
                  <c:v>1.0488903245878721E-6</c:v>
                </c:pt>
                <c:pt idx="1207">
                  <c:v>1.0365065562380963E-6</c:v>
                </c:pt>
                <c:pt idx="1208">
                  <c:v>1.0242577056916829E-6</c:v>
                </c:pt>
                <c:pt idx="1209">
                  <c:v>1.0121424133836081E-6</c:v>
                </c:pt>
                <c:pt idx="1210">
                  <c:v>1.0001593326204781E-6</c:v>
                </c:pt>
                <c:pt idx="1211">
                  <c:v>9.8830712946154725E-7</c:v>
                </c:pt>
                <c:pt idx="1212">
                  <c:v>9.7658448260076419E-7</c:v>
                </c:pt>
                <c:pt idx="1213">
                  <c:v>9.6499008325008796E-7</c:v>
                </c:pt>
                <c:pt idx="1214">
                  <c:v>9.5352263502390592E-7</c:v>
                </c:pt>
                <c:pt idx="1215">
                  <c:v>9.4218085382444169E-7</c:v>
                </c:pt>
                <c:pt idx="1216">
                  <c:v>9.30963467728392E-7</c:v>
                </c:pt>
                <c:pt idx="1217">
                  <c:v>9.198692168745142E-7</c:v>
                </c:pt>
                <c:pt idx="1218">
                  <c:v>9.0889685335248039E-7</c:v>
                </c:pt>
                <c:pt idx="1219">
                  <c:v>8.9804514109254859E-7</c:v>
                </c:pt>
                <c:pt idx="1220">
                  <c:v>8.8731285575644595E-7</c:v>
                </c:pt>
                <c:pt idx="1221">
                  <c:v>8.7669878462924917E-7</c:v>
                </c:pt>
                <c:pt idx="1222">
                  <c:v>8.6620172651231398E-7</c:v>
                </c:pt>
                <c:pt idx="1223">
                  <c:v>8.5582049161713786E-7</c:v>
                </c:pt>
                <c:pt idx="1224">
                  <c:v>8.4555390146036565E-7</c:v>
                </c:pt>
                <c:pt idx="1225">
                  <c:v>8.3540078875960737E-7</c:v>
                </c:pt>
                <c:pt idx="1226">
                  <c:v>8.2535999733049099E-7</c:v>
                </c:pt>
                <c:pt idx="1227">
                  <c:v>8.1543038198442979E-7</c:v>
                </c:pt>
                <c:pt idx="1228">
                  <c:v>8.0561080842751764E-7</c:v>
                </c:pt>
                <c:pt idx="1229">
                  <c:v>7.9590015316039839E-7</c:v>
                </c:pt>
                <c:pt idx="1230">
                  <c:v>7.8629730337886784E-7</c:v>
                </c:pt>
                <c:pt idx="1231">
                  <c:v>7.7680115687573983E-7</c:v>
                </c:pt>
                <c:pt idx="1232">
                  <c:v>7.6741062194336277E-7</c:v>
                </c:pt>
                <c:pt idx="1233">
                  <c:v>7.5812461727717314E-7</c:v>
                </c:pt>
                <c:pt idx="1234">
                  <c:v>7.4894207188014471E-7</c:v>
                </c:pt>
                <c:pt idx="1235">
                  <c:v>7.3986192496815384E-7</c:v>
                </c:pt>
                <c:pt idx="1236">
                  <c:v>7.30883125876192E-7</c:v>
                </c:pt>
                <c:pt idx="1237">
                  <c:v>7.2200463396548956E-7</c:v>
                </c:pt>
                <c:pt idx="1238">
                  <c:v>7.1322541853147452E-7</c:v>
                </c:pt>
                <c:pt idx="1239">
                  <c:v>7.0454445871264969E-7</c:v>
                </c:pt>
                <c:pt idx="1240">
                  <c:v>6.9596074340033508E-7</c:v>
                </c:pt>
                <c:pt idx="1241">
                  <c:v>6.8747327114909718E-7</c:v>
                </c:pt>
                <c:pt idx="1242">
                  <c:v>6.7908105008827562E-7</c:v>
                </c:pt>
                <c:pt idx="1243">
                  <c:v>6.7078309783411621E-7</c:v>
                </c:pt>
                <c:pt idx="1244">
                  <c:v>6.6257844140281505E-7</c:v>
                </c:pt>
                <c:pt idx="1245">
                  <c:v>6.5446611712438812E-7</c:v>
                </c:pt>
                <c:pt idx="1246">
                  <c:v>6.4644517055728746E-7</c:v>
                </c:pt>
                <c:pt idx="1247">
                  <c:v>6.3851465640389667E-7</c:v>
                </c:pt>
                <c:pt idx="1248">
                  <c:v>6.3067363842673185E-7</c:v>
                </c:pt>
                <c:pt idx="1249">
                  <c:v>6.2292118936544855E-7</c:v>
                </c:pt>
                <c:pt idx="1250">
                  <c:v>6.1525639085464168E-7</c:v>
                </c:pt>
                <c:pt idx="1251">
                  <c:v>6.0767833334242428E-7</c:v>
                </c:pt>
                <c:pt idx="1252">
                  <c:v>6.0018611600965239E-7</c:v>
                </c:pt>
                <c:pt idx="1253">
                  <c:v>5.9277884669007508E-7</c:v>
                </c:pt>
                <c:pt idx="1254">
                  <c:v>5.8545564179107199E-7</c:v>
                </c:pt>
                <c:pt idx="1255">
                  <c:v>5.7821562621520425E-7</c:v>
                </c:pt>
                <c:pt idx="1256">
                  <c:v>5.7105793328245986E-7</c:v>
                </c:pt>
                <c:pt idx="1257">
                  <c:v>5.6398170465322369E-7</c:v>
                </c:pt>
                <c:pt idx="1258">
                  <c:v>5.5698609025200984E-7</c:v>
                </c:pt>
                <c:pt idx="1259">
                  <c:v>5.5007024819179738E-7</c:v>
                </c:pt>
                <c:pt idx="1260">
                  <c:v>5.4323334469915188E-7</c:v>
                </c:pt>
                <c:pt idx="1261">
                  <c:v>5.3647455404001414E-7</c:v>
                </c:pt>
                <c:pt idx="1262">
                  <c:v>5.2979305844615789E-7</c:v>
                </c:pt>
                <c:pt idx="1263">
                  <c:v>5.2318804804232187E-7</c:v>
                </c:pt>
                <c:pt idx="1264">
                  <c:v>5.1665872077401483E-7</c:v>
                </c:pt>
                <c:pt idx="1265">
                  <c:v>5.1020428233607522E-7</c:v>
                </c:pt>
                <c:pt idx="1266">
                  <c:v>5.0382394610168788E-7</c:v>
                </c:pt>
                <c:pt idx="1267">
                  <c:v>4.9751693305224956E-7</c:v>
                </c:pt>
                <c:pt idx="1268">
                  <c:v>4.9128247170777513E-7</c:v>
                </c:pt>
                <c:pt idx="1269">
                  <c:v>4.8511979805799492E-7</c:v>
                </c:pt>
                <c:pt idx="1270">
                  <c:v>4.7902815549399496E-7</c:v>
                </c:pt>
                <c:pt idx="1271">
                  <c:v>4.7300679474061182E-7</c:v>
                </c:pt>
                <c:pt idx="1272">
                  <c:v>4.6705497378933119E-7</c:v>
                </c:pt>
                <c:pt idx="1273">
                  <c:v>4.6117195783186433E-7</c:v>
                </c:pt>
                <c:pt idx="1274">
                  <c:v>4.5535701919433997E-7</c:v>
                </c:pt>
                <c:pt idx="1275">
                  <c:v>4.4960943727200196E-7</c:v>
                </c:pt>
                <c:pt idx="1276">
                  <c:v>4.4392849846466616E-7</c:v>
                </c:pt>
                <c:pt idx="1277">
                  <c:v>4.3831349611257559E-7</c:v>
                </c:pt>
                <c:pt idx="1278">
                  <c:v>4.3276373043303654E-7</c:v>
                </c:pt>
                <c:pt idx="1279">
                  <c:v>4.272785084574477E-7</c:v>
                </c:pt>
                <c:pt idx="1280">
                  <c:v>4.2185714396902592E-7</c:v>
                </c:pt>
                <c:pt idx="1281">
                  <c:v>4.16498957441063E-7</c:v>
                </c:pt>
                <c:pt idx="1282">
                  <c:v>4.1120327597574204E-7</c:v>
                </c:pt>
                <c:pt idx="1283">
                  <c:v>4.0596943324349347E-7</c:v>
                </c:pt>
                <c:pt idx="1284">
                  <c:v>4.0079676942290197E-7</c:v>
                </c:pt>
                <c:pt idx="1285">
                  <c:v>3.9568463114121625E-7</c:v>
                </c:pt>
                <c:pt idx="1286">
                  <c:v>3.9063237141533829E-7</c:v>
                </c:pt>
                <c:pt idx="1287">
                  <c:v>3.8563934959332892E-7</c:v>
                </c:pt>
                <c:pt idx="1288">
                  <c:v>3.8070493129653597E-7</c:v>
                </c:pt>
                <c:pt idx="1289">
                  <c:v>3.7582848836212921E-7</c:v>
                </c:pt>
                <c:pt idx="1290">
                  <c:v>3.7100939878626513E-7</c:v>
                </c:pt>
                <c:pt idx="1291">
                  <c:v>3.6624704666767596E-7</c:v>
                </c:pt>
                <c:pt idx="1292">
                  <c:v>3.6154082215182241E-7</c:v>
                </c:pt>
                <c:pt idx="1293">
                  <c:v>3.5689012137554082E-7</c:v>
                </c:pt>
                <c:pt idx="1294">
                  <c:v>3.5229434641215112E-7</c:v>
                </c:pt>
                <c:pt idx="1295">
                  <c:v>3.4775290521713904E-7</c:v>
                </c:pt>
                <c:pt idx="1296">
                  <c:v>3.4326521157421806E-7</c:v>
                </c:pt>
                <c:pt idx="1297">
                  <c:v>3.3883068504201349E-7</c:v>
                </c:pt>
                <c:pt idx="1298">
                  <c:v>3.3444875090107582E-7</c:v>
                </c:pt>
                <c:pt idx="1299">
                  <c:v>3.3011884010149723E-7</c:v>
                </c:pt>
                <c:pt idx="1300">
                  <c:v>3.2584038921092718E-7</c:v>
                </c:pt>
                <c:pt idx="1301">
                  <c:v>3.2161284036307475E-7</c:v>
                </c:pt>
                <c:pt idx="1302">
                  <c:v>3.1743564120667803E-7</c:v>
                </c:pt>
                <c:pt idx="1303">
                  <c:v>3.133082448549233E-7</c:v>
                </c:pt>
                <c:pt idx="1304">
                  <c:v>3.0923010983532123E-7</c:v>
                </c:pt>
                <c:pt idx="1305">
                  <c:v>3.0520070004003581E-7</c:v>
                </c:pt>
                <c:pt idx="1306">
                  <c:v>3.0121948467665494E-7</c:v>
                </c:pt>
                <c:pt idx="1307">
                  <c:v>2.9728593821938018E-7</c:v>
                </c:pt>
                <c:pt idx="1308">
                  <c:v>2.933995403607175E-7</c:v>
                </c:pt>
                <c:pt idx="1309">
                  <c:v>2.8955977596350457E-7</c:v>
                </c:pt>
                <c:pt idx="1310">
                  <c:v>2.8576613501345163E-7</c:v>
                </c:pt>
                <c:pt idx="1311">
                  <c:v>2.8201811257206748E-7</c:v>
                </c:pt>
                <c:pt idx="1312">
                  <c:v>2.78315208730001E-7</c:v>
                </c:pt>
                <c:pt idx="1313">
                  <c:v>2.7465692856081249E-7</c:v>
                </c:pt>
                <c:pt idx="1314">
                  <c:v>2.7104278207516666E-7</c:v>
                </c:pt>
                <c:pt idx="1315">
                  <c:v>2.6747228417540038E-7</c:v>
                </c:pt>
                <c:pt idx="1316">
                  <c:v>2.6394495461052085E-7</c:v>
                </c:pt>
                <c:pt idx="1317">
                  <c:v>2.6046031793161345E-7</c:v>
                </c:pt>
                <c:pt idx="1318">
                  <c:v>2.5701790344761236E-7</c:v>
                </c:pt>
                <c:pt idx="1319">
                  <c:v>2.536172451814861E-7</c:v>
                </c:pt>
                <c:pt idx="1320">
                  <c:v>2.5025788182682852E-7</c:v>
                </c:pt>
                <c:pt idx="1321">
                  <c:v>2.469393567047987E-7</c:v>
                </c:pt>
                <c:pt idx="1322">
                  <c:v>2.4366121772144996E-7</c:v>
                </c:pt>
                <c:pt idx="1323">
                  <c:v>2.4042301732549667E-7</c:v>
                </c:pt>
                <c:pt idx="1324">
                  <c:v>2.3722431246634987E-7</c:v>
                </c:pt>
                <c:pt idx="1325">
                  <c:v>2.3406466455263367E-7</c:v>
                </c:pt>
                <c:pt idx="1326">
                  <c:v>2.309436394109709E-7</c:v>
                </c:pt>
                <c:pt idx="1327">
                  <c:v>2.278608072452371E-7</c:v>
                </c:pt>
                <c:pt idx="1328">
                  <c:v>2.2481574259606183E-7</c:v>
                </c:pt>
                <c:pt idx="1329">
                  <c:v>2.2180802430079459E-7</c:v>
                </c:pt>
                <c:pt idx="1330">
                  <c:v>2.1883723545375128E-7</c:v>
                </c:pt>
                <c:pt idx="1331">
                  <c:v>2.1590296336684441E-7</c:v>
                </c:pt>
                <c:pt idx="1332">
                  <c:v>2.1300479953056612E-7</c:v>
                </c:pt>
                <c:pt idx="1333">
                  <c:v>2.1014233957528767E-7</c:v>
                </c:pt>
                <c:pt idx="1334">
                  <c:v>2.0731518323292186E-7</c:v>
                </c:pt>
                <c:pt idx="1335">
                  <c:v>2.0452293429893001E-7</c:v>
                </c:pt>
                <c:pt idx="1336">
                  <c:v>2.0176520059464624E-7</c:v>
                </c:pt>
                <c:pt idx="1337">
                  <c:v>1.9904159392995053E-7</c:v>
                </c:pt>
                <c:pt idx="1338">
                  <c:v>1.9635173006625188E-7</c:v>
                </c:pt>
                <c:pt idx="1339">
                  <c:v>1.936952286798171E-7</c:v>
                </c:pt>
                <c:pt idx="1340">
                  <c:v>1.9107171332541399E-7</c:v>
                </c:pt>
                <c:pt idx="1341">
                  <c:v>1.884808114002721E-7</c:v>
                </c:pt>
                <c:pt idx="1342">
                  <c:v>1.85922154108367E-7</c:v>
                </c:pt>
                <c:pt idx="1343">
                  <c:v>1.8339537642501768E-7</c:v>
                </c:pt>
                <c:pt idx="1344">
                  <c:v>1.8090011706178948E-7</c:v>
                </c:pt>
                <c:pt idx="1345">
                  <c:v>1.784360184317178E-7</c:v>
                </c:pt>
                <c:pt idx="1346">
                  <c:v>1.7600272661482297E-7</c:v>
                </c:pt>
                <c:pt idx="1347">
                  <c:v>1.735998913239401E-7</c:v>
                </c:pt>
                <c:pt idx="1348">
                  <c:v>1.7122716587084984E-7</c:v>
                </c:pt>
                <c:pt idx="1349">
                  <c:v>1.6888420713269528E-7</c:v>
                </c:pt>
                <c:pt idx="1350">
                  <c:v>1.6657067551869423E-7</c:v>
                </c:pt>
                <c:pt idx="1351">
                  <c:v>1.6428623493717429E-7</c:v>
                </c:pt>
                <c:pt idx="1352">
                  <c:v>1.6203055276284628E-7</c:v>
                </c:pt>
                <c:pt idx="1353">
                  <c:v>1.5980329980441178E-7</c:v>
                </c:pt>
                <c:pt idx="1354">
                  <c:v>1.5760415027242946E-7</c:v>
                </c:pt>
                <c:pt idx="1355">
                  <c:v>1.5543278174746326E-7</c:v>
                </c:pt>
                <c:pt idx="1356">
                  <c:v>1.5328887514853111E-7</c:v>
                </c:pt>
                <c:pt idx="1357">
                  <c:v>1.5117211470179609E-7</c:v>
                </c:pt>
                <c:pt idx="1358">
                  <c:v>1.4908218790957458E-7</c:v>
                </c:pt>
                <c:pt idx="1359">
                  <c:v>1.4701878551957188E-7</c:v>
                </c:pt>
                <c:pt idx="1360">
                  <c:v>1.4498160149441901E-7</c:v>
                </c:pt>
                <c:pt idx="1361">
                  <c:v>1.4297033298147473E-7</c:v>
                </c:pt>
                <c:pt idx="1362">
                  <c:v>1.4098468028286455E-7</c:v>
                </c:pt>
                <c:pt idx="1363">
                  <c:v>1.3902434682582255E-7</c:v>
                </c:pt>
                <c:pt idx="1364">
                  <c:v>1.3708903913325165E-7</c:v>
                </c:pt>
                <c:pt idx="1365">
                  <c:v>1.3517846679458156E-7</c:v>
                </c:pt>
                <c:pt idx="1366">
                  <c:v>1.332923424368539E-7</c:v>
                </c:pt>
                <c:pt idx="1367">
                  <c:v>1.3143038169606186E-7</c:v>
                </c:pt>
                <c:pt idx="1368">
                  <c:v>1.2959230318876227E-7</c:v>
                </c:pt>
                <c:pt idx="1369">
                  <c:v>1.2777782848391681E-7</c:v>
                </c:pt>
                <c:pt idx="1370">
                  <c:v>1.2598668207498403E-7</c:v>
                </c:pt>
                <c:pt idx="1371">
                  <c:v>1.2421859135225618E-7</c:v>
                </c:pt>
                <c:pt idx="1372">
                  <c:v>1.2247328657543794E-7</c:v>
                </c:pt>
                <c:pt idx="1373">
                  <c:v>1.2075050084647449E-7</c:v>
                </c:pt>
                <c:pt idx="1374">
                  <c:v>1.1904997008259868E-7</c:v>
                </c:pt>
                <c:pt idx="1375">
                  <c:v>1.173714329896316E-7</c:v>
                </c:pt>
                <c:pt idx="1376">
                  <c:v>1.1571463103550207E-7</c:v>
                </c:pt>
                <c:pt idx="1377">
                  <c:v>1.1407930842401543E-7</c:v>
                </c:pt>
                <c:pt idx="1378">
                  <c:v>1.1246521206883828E-7</c:v>
                </c:pt>
                <c:pt idx="1379">
                  <c:v>1.1087209156770364E-7</c:v>
                </c:pt>
                <c:pt idx="1380">
                  <c:v>1.0929969917687399E-7</c:v>
                </c:pt>
                <c:pt idx="1381">
                  <c:v>1.0774778978578607E-7</c:v>
                </c:pt>
                <c:pt idx="1382">
                  <c:v>1.0621612089195187E-7</c:v>
                </c:pt>
                <c:pt idx="1383">
                  <c:v>1.0470445257605785E-7</c:v>
                </c:pt>
                <c:pt idx="1384">
                  <c:v>1.0321254747729114E-7</c:v>
                </c:pt>
                <c:pt idx="1385">
                  <c:v>1.0174017076888181E-7</c:v>
                </c:pt>
                <c:pt idx="1386">
                  <c:v>1.0028709013386405E-7</c:v>
                </c:pt>
                <c:pt idx="1387">
                  <c:v>9.8853075741024682E-8</c:v>
                </c:pt>
                <c:pt idx="1388">
                  <c:v>9.7437900221098175E-8</c:v>
                </c:pt>
                <c:pt idx="1389">
                  <c:v>9.6041338643148174E-8</c:v>
                </c:pt>
                <c:pt idx="1390">
                  <c:v>9.4663168491157804E-8</c:v>
                </c:pt>
                <c:pt idx="1391">
                  <c:v>9.3303169640825651E-8</c:v>
                </c:pt>
                <c:pt idx="1392">
                  <c:v>9.196112433657263E-8</c:v>
                </c:pt>
                <c:pt idx="1393">
                  <c:v>9.063681716874064E-8</c:v>
                </c:pt>
                <c:pt idx="1394">
                  <c:v>8.9330035050994733E-8</c:v>
                </c:pt>
                <c:pt idx="1395">
                  <c:v>8.8040567197925611E-8</c:v>
                </c:pt>
                <c:pt idx="1396">
                  <c:v>8.676820510284399E-8</c:v>
                </c:pt>
                <c:pt idx="1397">
                  <c:v>8.5512742515770799E-8</c:v>
                </c:pt>
                <c:pt idx="1398">
                  <c:v>8.4273975421624737E-8</c:v>
                </c:pt>
                <c:pt idx="1399">
                  <c:v>8.3051702018595271E-8</c:v>
                </c:pt>
                <c:pt idx="1400">
                  <c:v>8.1845722696707669E-8</c:v>
                </c:pt>
                <c:pt idx="1401">
                  <c:v>8.065584001657705E-8</c:v>
                </c:pt>
                <c:pt idx="1402">
                  <c:v>7.9481858688344525E-8</c:v>
                </c:pt>
                <c:pt idx="1403">
                  <c:v>7.8323585550810197E-8</c:v>
                </c:pt>
                <c:pt idx="1404">
                  <c:v>7.7180829550730204E-8</c:v>
                </c:pt>
                <c:pt idx="1405">
                  <c:v>7.6053401722311248E-8</c:v>
                </c:pt>
                <c:pt idx="1406">
                  <c:v>7.4941115166879933E-8</c:v>
                </c:pt>
                <c:pt idx="1407">
                  <c:v>7.384378503273295E-8</c:v>
                </c:pt>
                <c:pt idx="1408">
                  <c:v>7.2761228495156143E-8</c:v>
                </c:pt>
                <c:pt idx="1409">
                  <c:v>7.1693264736629836E-8</c:v>
                </c:pt>
                <c:pt idx="1410">
                  <c:v>7.063971492720456E-8</c:v>
                </c:pt>
                <c:pt idx="1411">
                  <c:v>6.9600402205045981E-8</c:v>
                </c:pt>
                <c:pt idx="1412">
                  <c:v>6.8575151657154123E-8</c:v>
                </c:pt>
                <c:pt idx="1413">
                  <c:v>6.7563790300255142E-8</c:v>
                </c:pt>
                <c:pt idx="1414">
                  <c:v>6.6566147061850669E-8</c:v>
                </c:pt>
                <c:pt idx="1415">
                  <c:v>6.5582052761450764E-8</c:v>
                </c:pt>
                <c:pt idx="1416">
                  <c:v>6.4611340091956872E-8</c:v>
                </c:pt>
                <c:pt idx="1417">
                  <c:v>6.3653843601215524E-8</c:v>
                </c:pt>
                <c:pt idx="1418">
                  <c:v>6.2709399673738874E-8</c:v>
                </c:pt>
                <c:pt idx="1419">
                  <c:v>6.1777846512574573E-8</c:v>
                </c:pt>
                <c:pt idx="1420">
                  <c:v>6.085902412135266E-8</c:v>
                </c:pt>
                <c:pt idx="1421">
                  <c:v>5.9952774286470177E-8</c:v>
                </c:pt>
                <c:pt idx="1422">
                  <c:v>5.9058940559453933E-8</c:v>
                </c:pt>
                <c:pt idx="1423">
                  <c:v>5.8177368239464992E-8</c:v>
                </c:pt>
                <c:pt idx="1424">
                  <c:v>5.7307904355965737E-8</c:v>
                </c:pt>
                <c:pt idx="1425">
                  <c:v>5.6450397651530666E-8</c:v>
                </c:pt>
                <c:pt idx="1426">
                  <c:v>5.5604698564825151E-8</c:v>
                </c:pt>
                <c:pt idx="1427">
                  <c:v>5.4770659213719021E-8</c:v>
                </c:pt>
                <c:pt idx="1428">
                  <c:v>5.3948133378556124E-8</c:v>
                </c:pt>
                <c:pt idx="1429">
                  <c:v>5.3136976485579868E-8</c:v>
                </c:pt>
                <c:pt idx="1430">
                  <c:v>5.2337045590488643E-8</c:v>
                </c:pt>
                <c:pt idx="1431">
                  <c:v>5.1548199362152166E-8</c:v>
                </c:pt>
                <c:pt idx="1432">
                  <c:v>5.0770298066470818E-8</c:v>
                </c:pt>
                <c:pt idx="1433">
                  <c:v>5.0003203550366007E-8</c:v>
                </c:pt>
                <c:pt idx="1434">
                  <c:v>4.9246779225929756E-8</c:v>
                </c:pt>
                <c:pt idx="1435">
                  <c:v>4.8500890054703495E-8</c:v>
                </c:pt>
                <c:pt idx="1436">
                  <c:v>4.7765402532101446E-8</c:v>
                </c:pt>
                <c:pt idx="1437">
                  <c:v>4.7040184671971403E-8</c:v>
                </c:pt>
                <c:pt idx="1438">
                  <c:v>4.6325105991295433E-8</c:v>
                </c:pt>
                <c:pt idx="1439">
                  <c:v>4.562003749502446E-8</c:v>
                </c:pt>
                <c:pt idx="1440">
                  <c:v>4.492485166104612E-8</c:v>
                </c:pt>
                <c:pt idx="1441">
                  <c:v>4.4239422425294414E-8</c:v>
                </c:pt>
                <c:pt idx="1442">
                  <c:v>4.3563625166985374E-8</c:v>
                </c:pt>
                <c:pt idx="1443">
                  <c:v>4.2897336693987446E-8</c:v>
                </c:pt>
                <c:pt idx="1444">
                  <c:v>4.2240435228321823E-8</c:v>
                </c:pt>
                <c:pt idx="1445">
                  <c:v>4.1592800391794113E-8</c:v>
                </c:pt>
                <c:pt idx="1446">
                  <c:v>4.0954313191756514E-8</c:v>
                </c:pt>
                <c:pt idx="1447">
                  <c:v>4.0324856006988828E-8</c:v>
                </c:pt>
                <c:pt idx="1448">
                  <c:v>3.9704312573718553E-8</c:v>
                </c:pt>
                <c:pt idx="1449">
                  <c:v>3.9092567971756897E-8</c:v>
                </c:pt>
                <c:pt idx="1450">
                  <c:v>3.8489508610766128E-8</c:v>
                </c:pt>
                <c:pt idx="1451">
                  <c:v>3.789502221664423E-8</c:v>
                </c:pt>
                <c:pt idx="1452">
                  <c:v>3.7308997818036729E-8</c:v>
                </c:pt>
                <c:pt idx="1453">
                  <c:v>3.6731325732969374E-8</c:v>
                </c:pt>
                <c:pt idx="1454">
                  <c:v>3.6161897555598848E-8</c:v>
                </c:pt>
                <c:pt idx="1455">
                  <c:v>3.5600606143086194E-8</c:v>
                </c:pt>
                <c:pt idx="1456">
                  <c:v>3.5047345602586416E-8</c:v>
                </c:pt>
                <c:pt idx="1457">
                  <c:v>3.450201127835652E-8</c:v>
                </c:pt>
                <c:pt idx="1458">
                  <c:v>3.396449973898143E-8</c:v>
                </c:pt>
                <c:pt idx="1459">
                  <c:v>3.3434708764715467E-8</c:v>
                </c:pt>
                <c:pt idx="1460">
                  <c:v>3.2912537334931862E-8</c:v>
                </c:pt>
                <c:pt idx="1461">
                  <c:v>3.23978856157001E-8</c:v>
                </c:pt>
                <c:pt idx="1462">
                  <c:v>3.189065494746023E-8</c:v>
                </c:pt>
                <c:pt idx="1463">
                  <c:v>3.1390747832822145E-8</c:v>
                </c:pt>
                <c:pt idx="1464">
                  <c:v>3.0898067924466987E-8</c:v>
                </c:pt>
                <c:pt idx="1465">
                  <c:v>3.0412520013163727E-8</c:v>
                </c:pt>
                <c:pt idx="1466">
                  <c:v>2.9934010015893301E-8</c:v>
                </c:pt>
                <c:pt idx="1467">
                  <c:v>2.9462444964079896E-8</c:v>
                </c:pt>
                <c:pt idx="1468">
                  <c:v>2.8997732991931955E-8</c:v>
                </c:pt>
                <c:pt idx="1469">
                  <c:v>2.8539783324889175E-8</c:v>
                </c:pt>
                <c:pt idx="1470">
                  <c:v>2.8088506268172274E-8</c:v>
                </c:pt>
                <c:pt idx="1471">
                  <c:v>2.764381319544321E-8</c:v>
                </c:pt>
                <c:pt idx="1472">
                  <c:v>2.7205616537562755E-8</c:v>
                </c:pt>
                <c:pt idx="1473">
                  <c:v>2.6773829771457399E-8</c:v>
                </c:pt>
                <c:pt idx="1474">
                  <c:v>2.6348367409084511E-8</c:v>
                </c:pt>
                <c:pt idx="1475">
                  <c:v>2.5929144986499757E-8</c:v>
                </c:pt>
                <c:pt idx="1476">
                  <c:v>2.5516079053026083E-8</c:v>
                </c:pt>
                <c:pt idx="1477">
                  <c:v>2.5109087160522099E-8</c:v>
                </c:pt>
                <c:pt idx="1478">
                  <c:v>2.4708087852748084E-8</c:v>
                </c:pt>
                <c:pt idx="1479">
                  <c:v>2.4313000654832907E-8</c:v>
                </c:pt>
                <c:pt idx="1480">
                  <c:v>2.3923746062835483E-8</c:v>
                </c:pt>
                <c:pt idx="1481">
                  <c:v>2.3540245533404552E-8</c:v>
                </c:pt>
                <c:pt idx="1482">
                  <c:v>2.3162421473533456E-8</c:v>
                </c:pt>
                <c:pt idx="1483">
                  <c:v>2.2790197230411948E-8</c:v>
                </c:pt>
                <c:pt idx="1484">
                  <c:v>2.242349708136679E-8</c:v>
                </c:pt>
                <c:pt idx="1485">
                  <c:v>2.20622462239026E-8</c:v>
                </c:pt>
                <c:pt idx="1486">
                  <c:v>2.1706370765831973E-8</c:v>
                </c:pt>
                <c:pt idx="1487">
                  <c:v>2.1355797715496881E-8</c:v>
                </c:pt>
                <c:pt idx="1488">
                  <c:v>2.1010454972081894E-8</c:v>
                </c:pt>
                <c:pt idx="1489">
                  <c:v>2.0670271316020763E-8</c:v>
                </c:pt>
                <c:pt idx="1490">
                  <c:v>2.0335176399485765E-8</c:v>
                </c:pt>
                <c:pt idx="1491">
                  <c:v>2.0005100736975397E-8</c:v>
                </c:pt>
                <c:pt idx="1492">
                  <c:v>1.9679975695981059E-8</c:v>
                </c:pt>
                <c:pt idx="1493">
                  <c:v>1.9359733487748038E-8</c:v>
                </c:pt>
                <c:pt idx="1494">
                  <c:v>1.9044307158120226E-8</c:v>
                </c:pt>
              </c:numCache>
            </c:numRef>
          </c:yVal>
        </c:ser>
        <c:ser>
          <c:idx val="2"/>
          <c:order val="1"/>
          <c:tx>
            <c:strRef>
              <c:f>east_coast!$H$9</c:f>
              <c:strCache>
                <c:ptCount val="1"/>
                <c:pt idx="0">
                  <c:v>RMS</c:v>
                </c:pt>
              </c:strCache>
            </c:strRef>
          </c:tx>
          <c:spPr>
            <a:ln>
              <a:prstDash val="dash"/>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0.31000000000000189</c:v>
                </c:pt>
                <c:pt idx="31">
                  <c:v>0.32000000000000212</c:v>
                </c:pt>
                <c:pt idx="32">
                  <c:v>0.3300000000000024</c:v>
                </c:pt>
                <c:pt idx="33">
                  <c:v>0.3400000000000003</c:v>
                </c:pt>
                <c:pt idx="34">
                  <c:v>0.35000000000000031</c:v>
                </c:pt>
                <c:pt idx="35">
                  <c:v>0.36000000000000032</c:v>
                </c:pt>
                <c:pt idx="36">
                  <c:v>0.37000000000000038</c:v>
                </c:pt>
                <c:pt idx="37">
                  <c:v>0.38000000000000217</c:v>
                </c:pt>
                <c:pt idx="38">
                  <c:v>0.39000000000000218</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0.62000000000000388</c:v>
                </c:pt>
                <c:pt idx="62">
                  <c:v>0.63000000000000433</c:v>
                </c:pt>
                <c:pt idx="63">
                  <c:v>0.64000000000000434</c:v>
                </c:pt>
                <c:pt idx="64">
                  <c:v>0.65000000000000446</c:v>
                </c:pt>
                <c:pt idx="65">
                  <c:v>0.66000000000000503</c:v>
                </c:pt>
                <c:pt idx="66">
                  <c:v>0.67000000000000492</c:v>
                </c:pt>
                <c:pt idx="67">
                  <c:v>0.6800000000000006</c:v>
                </c:pt>
                <c:pt idx="68">
                  <c:v>0.69000000000000061</c:v>
                </c:pt>
                <c:pt idx="69">
                  <c:v>0.70000000000000062</c:v>
                </c:pt>
                <c:pt idx="70">
                  <c:v>0.71000000000000063</c:v>
                </c:pt>
                <c:pt idx="71">
                  <c:v>0.72000000000000064</c:v>
                </c:pt>
                <c:pt idx="72">
                  <c:v>0.73000000000000065</c:v>
                </c:pt>
                <c:pt idx="73">
                  <c:v>0.74000000000000365</c:v>
                </c:pt>
                <c:pt idx="74">
                  <c:v>0.75000000000000411</c:v>
                </c:pt>
                <c:pt idx="75">
                  <c:v>0.76000000000000445</c:v>
                </c:pt>
                <c:pt idx="76">
                  <c:v>0.77000000000000446</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0.8700000000000041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1.1800000000000079</c:v>
                </c:pt>
                <c:pt idx="118">
                  <c:v>1.1900000000000079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1.6800000000000084</c:v>
                </c:pt>
                <c:pt idx="168">
                  <c:v>1.6900000000000084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1.9300000000000086</c:v>
                </c:pt>
                <c:pt idx="193">
                  <c:v>1.9400000000000086</c:v>
                </c:pt>
                <c:pt idx="194">
                  <c:v>1.9500000000000086</c:v>
                </c:pt>
                <c:pt idx="195">
                  <c:v>1.9600000000000086</c:v>
                </c:pt>
                <c:pt idx="196">
                  <c:v>1.9700000000000086</c:v>
                </c:pt>
                <c:pt idx="197">
                  <c:v>1.9800000000000095</c:v>
                </c:pt>
                <c:pt idx="198">
                  <c:v>1.9900000000000095</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2.4599999999999778</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2.8199999999999767</c:v>
                </c:pt>
                <c:pt idx="282">
                  <c:v>2.8299999999999828</c:v>
                </c:pt>
                <c:pt idx="283">
                  <c:v>2.8399999999999777</c:v>
                </c:pt>
                <c:pt idx="284">
                  <c:v>2.8499999999999828</c:v>
                </c:pt>
                <c:pt idx="285">
                  <c:v>2.8599999999999777</c:v>
                </c:pt>
                <c:pt idx="286">
                  <c:v>2.8699999999999828</c:v>
                </c:pt>
                <c:pt idx="287">
                  <c:v>2.8799999999999777</c:v>
                </c:pt>
                <c:pt idx="288">
                  <c:v>2.8899999999999824</c:v>
                </c:pt>
                <c:pt idx="289">
                  <c:v>2.8999999999999777</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3.3799999999999577</c:v>
                </c:pt>
                <c:pt idx="338">
                  <c:v>3.3899999999999717</c:v>
                </c:pt>
                <c:pt idx="339">
                  <c:v>3.3999999999999577</c:v>
                </c:pt>
                <c:pt idx="340">
                  <c:v>3.4099999999999713</c:v>
                </c:pt>
                <c:pt idx="341">
                  <c:v>3.4199999999999577</c:v>
                </c:pt>
                <c:pt idx="342">
                  <c:v>3.4299999999999708</c:v>
                </c:pt>
                <c:pt idx="343">
                  <c:v>3.4399999999999578</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3.8199999999999577</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4.9399999999999524</c:v>
                </c:pt>
                <c:pt idx="494">
                  <c:v>4.9499999999999424</c:v>
                </c:pt>
                <c:pt idx="495">
                  <c:v>4.9599999999999413</c:v>
                </c:pt>
                <c:pt idx="496">
                  <c:v>4.9699999999999394</c:v>
                </c:pt>
                <c:pt idx="497">
                  <c:v>4.9799999999999534</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5.2399999999999434</c:v>
                </c:pt>
                <c:pt idx="524">
                  <c:v>5.2499999999999334</c:v>
                </c:pt>
                <c:pt idx="525">
                  <c:v>5.2599999999999323</c:v>
                </c:pt>
                <c:pt idx="526">
                  <c:v>5.2699999999999321</c:v>
                </c:pt>
                <c:pt idx="527">
                  <c:v>5.2799999999999434</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5.4099999999999424</c:v>
                </c:pt>
                <c:pt idx="541">
                  <c:v>5.4199999999999324</c:v>
                </c:pt>
                <c:pt idx="542">
                  <c:v>5.4299999999999304</c:v>
                </c:pt>
                <c:pt idx="543">
                  <c:v>5.4399999999999524</c:v>
                </c:pt>
                <c:pt idx="544">
                  <c:v>5.4499999999999424</c:v>
                </c:pt>
                <c:pt idx="545">
                  <c:v>5.4599999999999334</c:v>
                </c:pt>
                <c:pt idx="546">
                  <c:v>5.4699999999999314</c:v>
                </c:pt>
                <c:pt idx="547">
                  <c:v>5.4799999999999534</c:v>
                </c:pt>
                <c:pt idx="548">
                  <c:v>5.4899999999999434</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5.5799999999999423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5.7099999999999334</c:v>
                </c:pt>
                <c:pt idx="571">
                  <c:v>5.7199999999999234</c:v>
                </c:pt>
                <c:pt idx="572">
                  <c:v>5.7299999999999223</c:v>
                </c:pt>
                <c:pt idx="573">
                  <c:v>5.7399999999999434</c:v>
                </c:pt>
                <c:pt idx="574">
                  <c:v>5.7499999999999334</c:v>
                </c:pt>
                <c:pt idx="575">
                  <c:v>5.7599999999999234</c:v>
                </c:pt>
                <c:pt idx="576">
                  <c:v>5.7699999999999214</c:v>
                </c:pt>
                <c:pt idx="577">
                  <c:v>5.7799999999999434</c:v>
                </c:pt>
                <c:pt idx="578">
                  <c:v>5.7899999999999334</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5.9399999999999507</c:v>
                </c:pt>
                <c:pt idx="594">
                  <c:v>5.9499999999999194</c:v>
                </c:pt>
                <c:pt idx="595">
                  <c:v>5.9599999999999174</c:v>
                </c:pt>
                <c:pt idx="596">
                  <c:v>5.9699999999999172</c:v>
                </c:pt>
                <c:pt idx="597">
                  <c:v>5.9799999999999516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6.9399999999999133</c:v>
                </c:pt>
                <c:pt idx="694">
                  <c:v>6.9499999999999034</c:v>
                </c:pt>
                <c:pt idx="695">
                  <c:v>6.9599999999999014</c:v>
                </c:pt>
                <c:pt idx="696">
                  <c:v>6.9699999999998994</c:v>
                </c:pt>
                <c:pt idx="697">
                  <c:v>6.9799999999999134</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7.0799999999999024</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7.2399999999999034</c:v>
                </c:pt>
                <c:pt idx="724">
                  <c:v>7.2499999999998934</c:v>
                </c:pt>
                <c:pt idx="725">
                  <c:v>7.2599999999998914</c:v>
                </c:pt>
                <c:pt idx="726">
                  <c:v>7.2699999999998894</c:v>
                </c:pt>
                <c:pt idx="727">
                  <c:v>7.2799999999999034</c:v>
                </c:pt>
                <c:pt idx="728">
                  <c:v>7.2899999999999014</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7.4099999999999024</c:v>
                </c:pt>
                <c:pt idx="741">
                  <c:v>7.4199999999998933</c:v>
                </c:pt>
                <c:pt idx="742">
                  <c:v>7.4299999999998914</c:v>
                </c:pt>
                <c:pt idx="743">
                  <c:v>7.4399999999999133</c:v>
                </c:pt>
                <c:pt idx="744">
                  <c:v>7.4499999999999034</c:v>
                </c:pt>
                <c:pt idx="745">
                  <c:v>7.4599999999998934</c:v>
                </c:pt>
                <c:pt idx="746">
                  <c:v>7.4699999999998914</c:v>
                </c:pt>
                <c:pt idx="747">
                  <c:v>7.4799999999999134</c:v>
                </c:pt>
                <c:pt idx="748">
                  <c:v>7.4899999999999034</c:v>
                </c:pt>
                <c:pt idx="749">
                  <c:v>7.4999999999998934</c:v>
                </c:pt>
                <c:pt idx="750">
                  <c:v>7.5099999999998914</c:v>
                </c:pt>
                <c:pt idx="751">
                  <c:v>7.5199999999998894</c:v>
                </c:pt>
                <c:pt idx="752">
                  <c:v>7.5299999999998839</c:v>
                </c:pt>
                <c:pt idx="753">
                  <c:v>7.5399999999999014</c:v>
                </c:pt>
                <c:pt idx="754">
                  <c:v>7.5499999999998924</c:v>
                </c:pt>
                <c:pt idx="755">
                  <c:v>7.5599999999998833</c:v>
                </c:pt>
                <c:pt idx="756">
                  <c:v>7.569999999999883</c:v>
                </c:pt>
                <c:pt idx="757">
                  <c:v>7.5799999999999024</c:v>
                </c:pt>
                <c:pt idx="758">
                  <c:v>7.5899999999998924</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7.7099999999998934</c:v>
                </c:pt>
                <c:pt idx="771">
                  <c:v>7.7199999999998834</c:v>
                </c:pt>
                <c:pt idx="772">
                  <c:v>7.7299999999998814</c:v>
                </c:pt>
                <c:pt idx="773">
                  <c:v>7.7399999999999034</c:v>
                </c:pt>
                <c:pt idx="774">
                  <c:v>7.7499999999998934</c:v>
                </c:pt>
                <c:pt idx="775">
                  <c:v>7.7599999999998834</c:v>
                </c:pt>
                <c:pt idx="776">
                  <c:v>7.7699999999998814</c:v>
                </c:pt>
                <c:pt idx="777">
                  <c:v>7.7799999999999034</c:v>
                </c:pt>
                <c:pt idx="778">
                  <c:v>7.7899999999999014</c:v>
                </c:pt>
                <c:pt idx="779">
                  <c:v>7.7999999999998924</c:v>
                </c:pt>
                <c:pt idx="780">
                  <c:v>7.8099999999998824</c:v>
                </c:pt>
                <c:pt idx="781">
                  <c:v>7.8199999999998804</c:v>
                </c:pt>
                <c:pt idx="782">
                  <c:v>7.8299999999998784</c:v>
                </c:pt>
                <c:pt idx="783">
                  <c:v>7.8399999999998924</c:v>
                </c:pt>
                <c:pt idx="784">
                  <c:v>7.8499999999998824</c:v>
                </c:pt>
                <c:pt idx="785">
                  <c:v>7.8599999999998804</c:v>
                </c:pt>
                <c:pt idx="786">
                  <c:v>7.8699999999998784</c:v>
                </c:pt>
                <c:pt idx="787">
                  <c:v>7.8799999999998924</c:v>
                </c:pt>
                <c:pt idx="788">
                  <c:v>7.8899999999998824</c:v>
                </c:pt>
                <c:pt idx="789">
                  <c:v>7.8999999999998813</c:v>
                </c:pt>
                <c:pt idx="790">
                  <c:v>7.9099999999999024</c:v>
                </c:pt>
                <c:pt idx="791">
                  <c:v>7.9199999999998933</c:v>
                </c:pt>
                <c:pt idx="792">
                  <c:v>7.9299999999998834</c:v>
                </c:pt>
                <c:pt idx="793">
                  <c:v>7.9399999999999125</c:v>
                </c:pt>
                <c:pt idx="794">
                  <c:v>7.9499999999999034</c:v>
                </c:pt>
                <c:pt idx="795">
                  <c:v>7.9599999999998934</c:v>
                </c:pt>
                <c:pt idx="796">
                  <c:v>7.9699999999998834</c:v>
                </c:pt>
                <c:pt idx="797">
                  <c:v>7.9799999999999116</c:v>
                </c:pt>
                <c:pt idx="798">
                  <c:v>7.9899999999999034</c:v>
                </c:pt>
                <c:pt idx="799">
                  <c:v>7.9999999999998934</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8.1499999999998707</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8.3599999999999568</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8.8599999999999373</c:v>
                </c:pt>
                <c:pt idx="886">
                  <c:v>8.8699999999998766</c:v>
                </c:pt>
                <c:pt idx="887">
                  <c:v>8.8799999999998747</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8.9599999999998747</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9.3599999999999248</c:v>
                </c:pt>
                <c:pt idx="936">
                  <c:v>9.3699999999998766</c:v>
                </c:pt>
                <c:pt idx="937">
                  <c:v>9.3799999999998747</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9.4599999999998747</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9.8099999999998548</c:v>
                </c:pt>
                <c:pt idx="981">
                  <c:v>9.8199999999998528</c:v>
                </c:pt>
                <c:pt idx="982">
                  <c:v>9.8299999999998366</c:v>
                </c:pt>
                <c:pt idx="983">
                  <c:v>9.8399999999998347</c:v>
                </c:pt>
                <c:pt idx="984">
                  <c:v>9.8499999999998344</c:v>
                </c:pt>
                <c:pt idx="985">
                  <c:v>9.8599999999999053</c:v>
                </c:pt>
                <c:pt idx="986">
                  <c:v>9.8699999999998766</c:v>
                </c:pt>
                <c:pt idx="987">
                  <c:v>9.8799999999998747</c:v>
                </c:pt>
                <c:pt idx="988">
                  <c:v>9.8899999999998567</c:v>
                </c:pt>
                <c:pt idx="989">
                  <c:v>9.8999999999998547</c:v>
                </c:pt>
                <c:pt idx="990">
                  <c:v>9.9099999999998367</c:v>
                </c:pt>
                <c:pt idx="991">
                  <c:v>9.9199999999998347</c:v>
                </c:pt>
                <c:pt idx="992">
                  <c:v>9.9299999999998327</c:v>
                </c:pt>
                <c:pt idx="993">
                  <c:v>9.9399999999998325</c:v>
                </c:pt>
                <c:pt idx="994">
                  <c:v>9.9499999999998323</c:v>
                </c:pt>
                <c:pt idx="995">
                  <c:v>9.9599999999998747</c:v>
                </c:pt>
                <c:pt idx="996">
                  <c:v>9.9699999999998568</c:v>
                </c:pt>
                <c:pt idx="997">
                  <c:v>9.9799999999998548</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10.059999999999874</c:v>
                </c:pt>
                <c:pt idx="1006">
                  <c:v>10.069999999999856</c:v>
                </c:pt>
                <c:pt idx="1007">
                  <c:v>10.079999999999854</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10.159999999999854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10.359999999999898</c:v>
                </c:pt>
                <c:pt idx="1036">
                  <c:v>10.369999999999891</c:v>
                </c:pt>
                <c:pt idx="1037">
                  <c:v>10.379999999999876</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10.459999999999887</c:v>
                </c:pt>
                <c:pt idx="1046">
                  <c:v>10.469999999999876</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10.859999999999886</c:v>
                </c:pt>
                <c:pt idx="1086">
                  <c:v>10.869999999999884</c:v>
                </c:pt>
                <c:pt idx="1087">
                  <c:v>10.879999999999876</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10.95999999999988</c:v>
                </c:pt>
                <c:pt idx="1096">
                  <c:v>10.969999999999875</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11.159999999999824</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11.309999999999826</c:v>
                </c:pt>
                <c:pt idx="1131">
                  <c:v>11.319999999999824</c:v>
                </c:pt>
                <c:pt idx="1132">
                  <c:v>11.329999999999806</c:v>
                </c:pt>
                <c:pt idx="1133">
                  <c:v>11.339999999999804</c:v>
                </c:pt>
                <c:pt idx="1134">
                  <c:v>11.349999999999802</c:v>
                </c:pt>
                <c:pt idx="1135">
                  <c:v>11.359999999999879</c:v>
                </c:pt>
                <c:pt idx="1136">
                  <c:v>11.369999999999873</c:v>
                </c:pt>
                <c:pt idx="1137">
                  <c:v>11.379999999999866</c:v>
                </c:pt>
                <c:pt idx="1138">
                  <c:v>11.389999999999826</c:v>
                </c:pt>
                <c:pt idx="1139">
                  <c:v>11.399999999999824</c:v>
                </c:pt>
                <c:pt idx="1140">
                  <c:v>11.409999999999824</c:v>
                </c:pt>
                <c:pt idx="1141">
                  <c:v>11.419999999999806</c:v>
                </c:pt>
                <c:pt idx="1142">
                  <c:v>11.429999999999804</c:v>
                </c:pt>
                <c:pt idx="1143">
                  <c:v>11.439999999999802</c:v>
                </c:pt>
                <c:pt idx="1144">
                  <c:v>11.4499999999998</c:v>
                </c:pt>
                <c:pt idx="1145">
                  <c:v>11.459999999999868</c:v>
                </c:pt>
                <c:pt idx="1146">
                  <c:v>11.469999999999864</c:v>
                </c:pt>
                <c:pt idx="1147">
                  <c:v>11.479999999999826</c:v>
                </c:pt>
                <c:pt idx="1148">
                  <c:v>11.489999999999824</c:v>
                </c:pt>
                <c:pt idx="1149">
                  <c:v>11.499999999999806</c:v>
                </c:pt>
                <c:pt idx="1150">
                  <c:v>11.509999999999804</c:v>
                </c:pt>
                <c:pt idx="1151">
                  <c:v>11.519999999999802</c:v>
                </c:pt>
                <c:pt idx="1152">
                  <c:v>11.5299999999998</c:v>
                </c:pt>
                <c:pt idx="1153">
                  <c:v>11.5399999999998</c:v>
                </c:pt>
                <c:pt idx="1154">
                  <c:v>11.5499999999998</c:v>
                </c:pt>
                <c:pt idx="1155">
                  <c:v>11.559999999999826</c:v>
                </c:pt>
                <c:pt idx="1156">
                  <c:v>11.569999999999824</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11.659999999999824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11.809999999999826</c:v>
                </c:pt>
                <c:pt idx="1181">
                  <c:v>11.819999999999824</c:v>
                </c:pt>
                <c:pt idx="1182">
                  <c:v>11.829999999999806</c:v>
                </c:pt>
                <c:pt idx="1183">
                  <c:v>11.839999999999804</c:v>
                </c:pt>
                <c:pt idx="1184">
                  <c:v>11.849999999999802</c:v>
                </c:pt>
                <c:pt idx="1185">
                  <c:v>11.859999999999873</c:v>
                </c:pt>
                <c:pt idx="1186">
                  <c:v>11.869999999999866</c:v>
                </c:pt>
                <c:pt idx="1187">
                  <c:v>11.87999999999986</c:v>
                </c:pt>
                <c:pt idx="1188">
                  <c:v>11.889999999999826</c:v>
                </c:pt>
                <c:pt idx="1189">
                  <c:v>11.899999999999824</c:v>
                </c:pt>
                <c:pt idx="1190">
                  <c:v>11.909999999999824</c:v>
                </c:pt>
                <c:pt idx="1191">
                  <c:v>11.919999999999806</c:v>
                </c:pt>
                <c:pt idx="1192">
                  <c:v>11.929999999999804</c:v>
                </c:pt>
                <c:pt idx="1193">
                  <c:v>11.939999999999802</c:v>
                </c:pt>
                <c:pt idx="1194">
                  <c:v>11.9499999999998</c:v>
                </c:pt>
                <c:pt idx="1195">
                  <c:v>11.959999999999861</c:v>
                </c:pt>
                <c:pt idx="1196">
                  <c:v>11.969999999999859</c:v>
                </c:pt>
                <c:pt idx="1197">
                  <c:v>11.979999999999826</c:v>
                </c:pt>
                <c:pt idx="1198">
                  <c:v>11.989999999999824</c:v>
                </c:pt>
                <c:pt idx="1199">
                  <c:v>11.999999999999806</c:v>
                </c:pt>
                <c:pt idx="1200">
                  <c:v>12.009999999999804</c:v>
                </c:pt>
                <c:pt idx="1201">
                  <c:v>12.019999999999802</c:v>
                </c:pt>
                <c:pt idx="1202">
                  <c:v>12.0299999999998</c:v>
                </c:pt>
                <c:pt idx="1203">
                  <c:v>12.0399999999998</c:v>
                </c:pt>
                <c:pt idx="1204">
                  <c:v>12.049999999999789</c:v>
                </c:pt>
                <c:pt idx="1205">
                  <c:v>12.059999999999826</c:v>
                </c:pt>
                <c:pt idx="1206">
                  <c:v>12.069999999999824</c:v>
                </c:pt>
                <c:pt idx="1207">
                  <c:v>12.079999999999806</c:v>
                </c:pt>
                <c:pt idx="1208">
                  <c:v>12.089999999999804</c:v>
                </c:pt>
                <c:pt idx="1209">
                  <c:v>12.099999999999786</c:v>
                </c:pt>
                <c:pt idx="1210">
                  <c:v>12.109999999999786</c:v>
                </c:pt>
                <c:pt idx="1211">
                  <c:v>12.119999999999786</c:v>
                </c:pt>
                <c:pt idx="1212">
                  <c:v>12.129999999999786</c:v>
                </c:pt>
                <c:pt idx="1213">
                  <c:v>12.139999999999786</c:v>
                </c:pt>
                <c:pt idx="1214">
                  <c:v>12.149999999999785</c:v>
                </c:pt>
                <c:pt idx="1215">
                  <c:v>12.159999999999824</c:v>
                </c:pt>
                <c:pt idx="1216">
                  <c:v>12.169999999999806</c:v>
                </c:pt>
                <c:pt idx="1217">
                  <c:v>12.179999999999804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12.259999999999804</c:v>
                </c:pt>
                <c:pt idx="1226">
                  <c:v>12.269999999999786</c:v>
                </c:pt>
                <c:pt idx="1227">
                  <c:v>12.279999999999784</c:v>
                </c:pt>
                <c:pt idx="1228">
                  <c:v>12.289999999999782</c:v>
                </c:pt>
                <c:pt idx="1229">
                  <c:v>12.299999999999782</c:v>
                </c:pt>
                <c:pt idx="1230">
                  <c:v>12.309999999999826</c:v>
                </c:pt>
                <c:pt idx="1231">
                  <c:v>12.319999999999824</c:v>
                </c:pt>
                <c:pt idx="1232">
                  <c:v>12.329999999999806</c:v>
                </c:pt>
                <c:pt idx="1233">
                  <c:v>12.339999999999804</c:v>
                </c:pt>
                <c:pt idx="1234">
                  <c:v>12.349999999999786</c:v>
                </c:pt>
                <c:pt idx="1235">
                  <c:v>12.359999999999864</c:v>
                </c:pt>
                <c:pt idx="1236">
                  <c:v>12.369999999999857</c:v>
                </c:pt>
                <c:pt idx="1237">
                  <c:v>12.379999999999853</c:v>
                </c:pt>
                <c:pt idx="1238">
                  <c:v>12.389999999999826</c:v>
                </c:pt>
                <c:pt idx="1239">
                  <c:v>12.399999999999824</c:v>
                </c:pt>
                <c:pt idx="1240">
                  <c:v>12.409999999999824</c:v>
                </c:pt>
                <c:pt idx="1241">
                  <c:v>12.419999999999806</c:v>
                </c:pt>
                <c:pt idx="1242">
                  <c:v>12.429999999999779</c:v>
                </c:pt>
                <c:pt idx="1243">
                  <c:v>12.439999999999779</c:v>
                </c:pt>
                <c:pt idx="1244">
                  <c:v>12.449999999999779</c:v>
                </c:pt>
                <c:pt idx="1245">
                  <c:v>12.459999999999853</c:v>
                </c:pt>
                <c:pt idx="1246">
                  <c:v>12.469999999999846</c:v>
                </c:pt>
                <c:pt idx="1247">
                  <c:v>12.479999999999826</c:v>
                </c:pt>
                <c:pt idx="1248">
                  <c:v>12.489999999999824</c:v>
                </c:pt>
                <c:pt idx="1249">
                  <c:v>12.499999999999806</c:v>
                </c:pt>
                <c:pt idx="1250">
                  <c:v>12.509999999999804</c:v>
                </c:pt>
                <c:pt idx="1251">
                  <c:v>12.519999999999779</c:v>
                </c:pt>
                <c:pt idx="1252">
                  <c:v>12.529999999999777</c:v>
                </c:pt>
                <c:pt idx="1253">
                  <c:v>12.539999999999777</c:v>
                </c:pt>
                <c:pt idx="1254">
                  <c:v>12.549999999999777</c:v>
                </c:pt>
                <c:pt idx="1255">
                  <c:v>12.559999999999826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12.809999999999826</c:v>
                </c:pt>
                <c:pt idx="1281">
                  <c:v>12.819999999999776</c:v>
                </c:pt>
                <c:pt idx="1282">
                  <c:v>12.829999999999774</c:v>
                </c:pt>
                <c:pt idx="1283">
                  <c:v>12.839999999999772</c:v>
                </c:pt>
                <c:pt idx="1284">
                  <c:v>12.84999999999977</c:v>
                </c:pt>
                <c:pt idx="1285">
                  <c:v>12.859999999999852</c:v>
                </c:pt>
                <c:pt idx="1286">
                  <c:v>12.869999999999841</c:v>
                </c:pt>
                <c:pt idx="1287">
                  <c:v>12.879999999999839</c:v>
                </c:pt>
                <c:pt idx="1288">
                  <c:v>12.889999999999826</c:v>
                </c:pt>
                <c:pt idx="1289">
                  <c:v>12.899999999999824</c:v>
                </c:pt>
                <c:pt idx="1290">
                  <c:v>12.909999999999776</c:v>
                </c:pt>
                <c:pt idx="1291">
                  <c:v>12.919999999999774</c:v>
                </c:pt>
                <c:pt idx="1292">
                  <c:v>12.929999999999772</c:v>
                </c:pt>
                <c:pt idx="1293">
                  <c:v>12.93999999999977</c:v>
                </c:pt>
                <c:pt idx="1294">
                  <c:v>12.94999999999977</c:v>
                </c:pt>
                <c:pt idx="1295">
                  <c:v>12.959999999999839</c:v>
                </c:pt>
                <c:pt idx="1296">
                  <c:v>12.969999999999835</c:v>
                </c:pt>
                <c:pt idx="1297">
                  <c:v>12.979999999999826</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13.059999999999826</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13.309999999999826</c:v>
                </c:pt>
                <c:pt idx="1331">
                  <c:v>13.319999999999776</c:v>
                </c:pt>
                <c:pt idx="1332">
                  <c:v>13.329999999999774</c:v>
                </c:pt>
                <c:pt idx="1333">
                  <c:v>13.339999999999772</c:v>
                </c:pt>
                <c:pt idx="1334">
                  <c:v>13.34999999999977</c:v>
                </c:pt>
                <c:pt idx="1335">
                  <c:v>13.359999999999841</c:v>
                </c:pt>
                <c:pt idx="1336">
                  <c:v>13.369999999999834</c:v>
                </c:pt>
                <c:pt idx="1337">
                  <c:v>13.379999999999834</c:v>
                </c:pt>
                <c:pt idx="1338">
                  <c:v>13.389999999999826</c:v>
                </c:pt>
                <c:pt idx="1339">
                  <c:v>13.399999999999823</c:v>
                </c:pt>
                <c:pt idx="1340">
                  <c:v>13.409999999999776</c:v>
                </c:pt>
                <c:pt idx="1341">
                  <c:v>13.419999999999774</c:v>
                </c:pt>
                <c:pt idx="1342">
                  <c:v>13.429999999999772</c:v>
                </c:pt>
                <c:pt idx="1343">
                  <c:v>13.43999999999977</c:v>
                </c:pt>
                <c:pt idx="1344">
                  <c:v>13.449999999999759</c:v>
                </c:pt>
                <c:pt idx="1345">
                  <c:v>13.459999999999832</c:v>
                </c:pt>
                <c:pt idx="1346">
                  <c:v>13.469999999999827</c:v>
                </c:pt>
                <c:pt idx="1347">
                  <c:v>13.479999999999821</c:v>
                </c:pt>
                <c:pt idx="1348">
                  <c:v>13.489999999999776</c:v>
                </c:pt>
                <c:pt idx="1349">
                  <c:v>13.499999999999774</c:v>
                </c:pt>
                <c:pt idx="1350">
                  <c:v>13.509999999999756</c:v>
                </c:pt>
                <c:pt idx="1351">
                  <c:v>13.519999999999756</c:v>
                </c:pt>
                <c:pt idx="1352">
                  <c:v>13.529999999999756</c:v>
                </c:pt>
                <c:pt idx="1353">
                  <c:v>13.539999999999756</c:v>
                </c:pt>
                <c:pt idx="1354">
                  <c:v>13.549999999999756</c:v>
                </c:pt>
                <c:pt idx="1355">
                  <c:v>13.559999999999821</c:v>
                </c:pt>
                <c:pt idx="1356">
                  <c:v>13.569999999999776</c:v>
                </c:pt>
                <c:pt idx="1357">
                  <c:v>13.579999999999774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13.659999999999776</c:v>
                </c:pt>
                <c:pt idx="1366">
                  <c:v>13.669999999999774</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13.809999999999814</c:v>
                </c:pt>
                <c:pt idx="1381">
                  <c:v>13.819999999999776</c:v>
                </c:pt>
                <c:pt idx="1382">
                  <c:v>13.829999999999774</c:v>
                </c:pt>
                <c:pt idx="1383">
                  <c:v>13.839999999999756</c:v>
                </c:pt>
                <c:pt idx="1384">
                  <c:v>13.849999999999756</c:v>
                </c:pt>
                <c:pt idx="1385">
                  <c:v>13.859999999999834</c:v>
                </c:pt>
                <c:pt idx="1386">
                  <c:v>13.869999999999827</c:v>
                </c:pt>
                <c:pt idx="1387">
                  <c:v>13.879999999999825</c:v>
                </c:pt>
                <c:pt idx="1388">
                  <c:v>13.889999999999816</c:v>
                </c:pt>
                <c:pt idx="1389">
                  <c:v>13.899999999999814</c:v>
                </c:pt>
                <c:pt idx="1390">
                  <c:v>13.909999999999776</c:v>
                </c:pt>
                <c:pt idx="1391">
                  <c:v>13.919999999999774</c:v>
                </c:pt>
                <c:pt idx="1392">
                  <c:v>13.929999999999756</c:v>
                </c:pt>
                <c:pt idx="1393">
                  <c:v>13.939999999999754</c:v>
                </c:pt>
                <c:pt idx="1394">
                  <c:v>13.949999999999752</c:v>
                </c:pt>
                <c:pt idx="1395">
                  <c:v>13.959999999999823</c:v>
                </c:pt>
                <c:pt idx="1396">
                  <c:v>13.969999999999816</c:v>
                </c:pt>
                <c:pt idx="1397">
                  <c:v>13.979999999999812</c:v>
                </c:pt>
                <c:pt idx="1398">
                  <c:v>13.989999999999776</c:v>
                </c:pt>
                <c:pt idx="1399">
                  <c:v>13.999999999999774</c:v>
                </c:pt>
                <c:pt idx="1400">
                  <c:v>14.009999999999756</c:v>
                </c:pt>
                <c:pt idx="1401">
                  <c:v>14.019999999999754</c:v>
                </c:pt>
                <c:pt idx="1402">
                  <c:v>14.029999999999752</c:v>
                </c:pt>
                <c:pt idx="1403">
                  <c:v>14.03999999999975</c:v>
                </c:pt>
                <c:pt idx="1404">
                  <c:v>14.04999999999975</c:v>
                </c:pt>
                <c:pt idx="1405">
                  <c:v>14.059999999999812</c:v>
                </c:pt>
                <c:pt idx="1406">
                  <c:v>14.069999999999776</c:v>
                </c:pt>
                <c:pt idx="1407">
                  <c:v>14.079999999999774</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14.159999999999776</c:v>
                </c:pt>
                <c:pt idx="1416">
                  <c:v>14.169999999999774</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14.309999999999809</c:v>
                </c:pt>
                <c:pt idx="1431">
                  <c:v>14.319999999999776</c:v>
                </c:pt>
                <c:pt idx="1432">
                  <c:v>14.329999999999774</c:v>
                </c:pt>
                <c:pt idx="1433">
                  <c:v>14.339999999999756</c:v>
                </c:pt>
                <c:pt idx="1434">
                  <c:v>14.349999999999756</c:v>
                </c:pt>
                <c:pt idx="1435">
                  <c:v>14.359999999999827</c:v>
                </c:pt>
                <c:pt idx="1436">
                  <c:v>14.369999999999822</c:v>
                </c:pt>
                <c:pt idx="1437">
                  <c:v>14.379999999999818</c:v>
                </c:pt>
                <c:pt idx="1438">
                  <c:v>14.38999999999981</c:v>
                </c:pt>
                <c:pt idx="1439">
                  <c:v>14.399999999999807</c:v>
                </c:pt>
                <c:pt idx="1440">
                  <c:v>14.409999999999776</c:v>
                </c:pt>
                <c:pt idx="1441">
                  <c:v>14.419999999999774</c:v>
                </c:pt>
                <c:pt idx="1442">
                  <c:v>14.429999999999756</c:v>
                </c:pt>
                <c:pt idx="1443">
                  <c:v>14.439999999999754</c:v>
                </c:pt>
                <c:pt idx="1444">
                  <c:v>14.449999999999736</c:v>
                </c:pt>
                <c:pt idx="1445">
                  <c:v>14.459999999999816</c:v>
                </c:pt>
                <c:pt idx="1446">
                  <c:v>14.469999999999809</c:v>
                </c:pt>
                <c:pt idx="1447">
                  <c:v>14.479999999999807</c:v>
                </c:pt>
                <c:pt idx="1448">
                  <c:v>14.489999999999776</c:v>
                </c:pt>
                <c:pt idx="1449">
                  <c:v>14.499999999999774</c:v>
                </c:pt>
                <c:pt idx="1450">
                  <c:v>14.509999999999756</c:v>
                </c:pt>
                <c:pt idx="1451">
                  <c:v>14.519999999999754</c:v>
                </c:pt>
                <c:pt idx="1452">
                  <c:v>14.529999999999736</c:v>
                </c:pt>
                <c:pt idx="1453">
                  <c:v>14.539999999999734</c:v>
                </c:pt>
                <c:pt idx="1454">
                  <c:v>14.549999999999734</c:v>
                </c:pt>
                <c:pt idx="1455">
                  <c:v>14.559999999999805</c:v>
                </c:pt>
                <c:pt idx="1456">
                  <c:v>14.569999999999776</c:v>
                </c:pt>
                <c:pt idx="1457">
                  <c:v>14.579999999999774</c:v>
                </c:pt>
                <c:pt idx="1458">
                  <c:v>14.589999999999756</c:v>
                </c:pt>
                <c:pt idx="1459">
                  <c:v>14.599999999999756</c:v>
                </c:pt>
                <c:pt idx="1460">
                  <c:v>14.609999999999754</c:v>
                </c:pt>
                <c:pt idx="1461">
                  <c:v>14.619999999999736</c:v>
                </c:pt>
                <c:pt idx="1462">
                  <c:v>14.629999999999734</c:v>
                </c:pt>
                <c:pt idx="1463">
                  <c:v>14.639999999999732</c:v>
                </c:pt>
                <c:pt idx="1464">
                  <c:v>14.649999999999732</c:v>
                </c:pt>
                <c:pt idx="1465">
                  <c:v>14.659999999999776</c:v>
                </c:pt>
                <c:pt idx="1466">
                  <c:v>14.669999999999774</c:v>
                </c:pt>
                <c:pt idx="1467">
                  <c:v>14.679999999999756</c:v>
                </c:pt>
                <c:pt idx="1468">
                  <c:v>14.689999999999754</c:v>
                </c:pt>
                <c:pt idx="1469">
                  <c:v>14.699999999999736</c:v>
                </c:pt>
                <c:pt idx="1470">
                  <c:v>14.709999999999734</c:v>
                </c:pt>
                <c:pt idx="1471">
                  <c:v>14.719999999999732</c:v>
                </c:pt>
                <c:pt idx="1472">
                  <c:v>14.72999999999973</c:v>
                </c:pt>
                <c:pt idx="1473">
                  <c:v>14.73999999999973</c:v>
                </c:pt>
                <c:pt idx="1474">
                  <c:v>14.74999999999973</c:v>
                </c:pt>
                <c:pt idx="1475">
                  <c:v>14.759999999999756</c:v>
                </c:pt>
                <c:pt idx="1476">
                  <c:v>14.769999999999754</c:v>
                </c:pt>
                <c:pt idx="1477">
                  <c:v>14.779999999999729</c:v>
                </c:pt>
                <c:pt idx="1478">
                  <c:v>14.789999999999729</c:v>
                </c:pt>
                <c:pt idx="1479">
                  <c:v>14.799999999999729</c:v>
                </c:pt>
                <c:pt idx="1480">
                  <c:v>14.809999999999798</c:v>
                </c:pt>
                <c:pt idx="1481">
                  <c:v>14.819999999999776</c:v>
                </c:pt>
                <c:pt idx="1482">
                  <c:v>14.829999999999774</c:v>
                </c:pt>
                <c:pt idx="1483">
                  <c:v>14.839999999999756</c:v>
                </c:pt>
                <c:pt idx="1484">
                  <c:v>14.849999999999756</c:v>
                </c:pt>
                <c:pt idx="1485">
                  <c:v>14.859999999999822</c:v>
                </c:pt>
                <c:pt idx="1486">
                  <c:v>14.869999999999811</c:v>
                </c:pt>
                <c:pt idx="1487">
                  <c:v>14.879999999999807</c:v>
                </c:pt>
                <c:pt idx="1488">
                  <c:v>14.889999999999802</c:v>
                </c:pt>
                <c:pt idx="1489">
                  <c:v>14.899999999999794</c:v>
                </c:pt>
                <c:pt idx="1490">
                  <c:v>14.909999999999776</c:v>
                </c:pt>
                <c:pt idx="1491">
                  <c:v>14.919999999999726</c:v>
                </c:pt>
                <c:pt idx="1492">
                  <c:v>14.929999999999726</c:v>
                </c:pt>
                <c:pt idx="1493">
                  <c:v>14.939999999999726</c:v>
                </c:pt>
                <c:pt idx="1494">
                  <c:v>14.949999999999726</c:v>
                </c:pt>
              </c:numCache>
            </c:numRef>
          </c:xVal>
          <c:yVal>
            <c:numRef>
              <c:f>east_coast!$H$10:$H$2000</c:f>
              <c:numCache>
                <c:formatCode>General</c:formatCode>
                <c:ptCount val="1991"/>
                <c:pt idx="0">
                  <c:v>0.99988021819893869</c:v>
                </c:pt>
                <c:pt idx="1">
                  <c:v>0.9995494567141151</c:v>
                </c:pt>
                <c:pt idx="2">
                  <c:v>0.99898718529468611</c:v>
                </c:pt>
                <c:pt idx="3">
                  <c:v>0.99826677813293785</c:v>
                </c:pt>
                <c:pt idx="4">
                  <c:v>0.99737258998949807</c:v>
                </c:pt>
                <c:pt idx="5">
                  <c:v>0.99631713045449488</c:v>
                </c:pt>
                <c:pt idx="6">
                  <c:v>0.99510492146419904</c:v>
                </c:pt>
                <c:pt idx="7">
                  <c:v>0.9937350718340936</c:v>
                </c:pt>
                <c:pt idx="8">
                  <c:v>0.99219553406972061</c:v>
                </c:pt>
                <c:pt idx="9">
                  <c:v>0.99050713548341607</c:v>
                </c:pt>
                <c:pt idx="10">
                  <c:v>0.98865650830735341</c:v>
                </c:pt>
                <c:pt idx="11">
                  <c:v>0.9866903902186791</c:v>
                </c:pt>
                <c:pt idx="12">
                  <c:v>0.98453217235534607</c:v>
                </c:pt>
                <c:pt idx="13">
                  <c:v>0.98227516503747137</c:v>
                </c:pt>
                <c:pt idx="14">
                  <c:v>0.97986969297967697</c:v>
                </c:pt>
                <c:pt idx="15">
                  <c:v>0.9772815941086237</c:v>
                </c:pt>
                <c:pt idx="16">
                  <c:v>0.9745951678786996</c:v>
                </c:pt>
                <c:pt idx="17">
                  <c:v>0.97179404290017857</c:v>
                </c:pt>
                <c:pt idx="18">
                  <c:v>0.96890353541481822</c:v>
                </c:pt>
                <c:pt idx="19">
                  <c:v>0.96590780214224914</c:v>
                </c:pt>
                <c:pt idx="20">
                  <c:v>0.96280278324187585</c:v>
                </c:pt>
                <c:pt idx="21">
                  <c:v>0.95955672613926057</c:v>
                </c:pt>
                <c:pt idx="22">
                  <c:v>0.95624818709963533</c:v>
                </c:pt>
                <c:pt idx="23">
                  <c:v>0.95281600445935533</c:v>
                </c:pt>
                <c:pt idx="24">
                  <c:v>0.94928252384512657</c:v>
                </c:pt>
                <c:pt idx="25">
                  <c:v>0.94563322224993362</c:v>
                </c:pt>
                <c:pt idx="26">
                  <c:v>0.94194130883187865</c:v>
                </c:pt>
                <c:pt idx="27">
                  <c:v>0.93422645645626223</c:v>
                </c:pt>
                <c:pt idx="28">
                  <c:v>0.93422645645626223</c:v>
                </c:pt>
                <c:pt idx="29">
                  <c:v>0.93023695342167989</c:v>
                </c:pt>
                <c:pt idx="30">
                  <c:v>0.92615625250439804</c:v>
                </c:pt>
                <c:pt idx="31">
                  <c:v>0.9219839576223936</c:v>
                </c:pt>
                <c:pt idx="32">
                  <c:v>0.91765435216892888</c:v>
                </c:pt>
                <c:pt idx="33">
                  <c:v>0.91325582844579534</c:v>
                </c:pt>
                <c:pt idx="34">
                  <c:v>0.90879406362846693</c:v>
                </c:pt>
                <c:pt idx="35">
                  <c:v>0.90424106792159564</c:v>
                </c:pt>
                <c:pt idx="36">
                  <c:v>0.89953990453631349</c:v>
                </c:pt>
                <c:pt idx="37">
                  <c:v>0.89473219509045387</c:v>
                </c:pt>
                <c:pt idx="38">
                  <c:v>0.88991719113425338</c:v>
                </c:pt>
                <c:pt idx="39">
                  <c:v>0.88502587537754862</c:v>
                </c:pt>
                <c:pt idx="40">
                  <c:v>0.880016791236652</c:v>
                </c:pt>
                <c:pt idx="41">
                  <c:v>0.87489132499862365</c:v>
                </c:pt>
                <c:pt idx="42">
                  <c:v>0.86972410511541265</c:v>
                </c:pt>
                <c:pt idx="43">
                  <c:v>0.86452216204269527</c:v>
                </c:pt>
                <c:pt idx="44">
                  <c:v>0.8592043979890126</c:v>
                </c:pt>
                <c:pt idx="45">
                  <c:v>0.85375024969670377</c:v>
                </c:pt>
                <c:pt idx="46">
                  <c:v>0.84818866415929162</c:v>
                </c:pt>
                <c:pt idx="47">
                  <c:v>0.84261047618432028</c:v>
                </c:pt>
                <c:pt idx="48">
                  <c:v>0.83699122770767964</c:v>
                </c:pt>
                <c:pt idx="49">
                  <c:v>0.83129682266973193</c:v>
                </c:pt>
                <c:pt idx="50">
                  <c:v>0.82545933300581764</c:v>
                </c:pt>
                <c:pt idx="51">
                  <c:v>0.81953487033397265</c:v>
                </c:pt>
                <c:pt idx="52">
                  <c:v>0.81358690679622048</c:v>
                </c:pt>
                <c:pt idx="53">
                  <c:v>0.80755850560370224</c:v>
                </c:pt>
                <c:pt idx="54">
                  <c:v>0.80127542367902804</c:v>
                </c:pt>
                <c:pt idx="55">
                  <c:v>0.78804753881900769</c:v>
                </c:pt>
                <c:pt idx="56">
                  <c:v>0.7811783215338306</c:v>
                </c:pt>
                <c:pt idx="57">
                  <c:v>0.7811783215338306</c:v>
                </c:pt>
                <c:pt idx="58">
                  <c:v>0.77421856650263154</c:v>
                </c:pt>
                <c:pt idx="59">
                  <c:v>0.76704505921360755</c:v>
                </c:pt>
                <c:pt idx="60">
                  <c:v>0.75982623354131262</c:v>
                </c:pt>
                <c:pt idx="61">
                  <c:v>0.75245432217231445</c:v>
                </c:pt>
                <c:pt idx="62">
                  <c:v>0.7450833349946776</c:v>
                </c:pt>
                <c:pt idx="63">
                  <c:v>0.73752820268942965</c:v>
                </c:pt>
                <c:pt idx="64">
                  <c:v>0.73005991136477288</c:v>
                </c:pt>
                <c:pt idx="65">
                  <c:v>0.72251854290934647</c:v>
                </c:pt>
                <c:pt idx="66">
                  <c:v>0.71488086051193067</c:v>
                </c:pt>
                <c:pt idx="67">
                  <c:v>0.70725242002807165</c:v>
                </c:pt>
                <c:pt idx="68">
                  <c:v>0.69944039553277582</c:v>
                </c:pt>
                <c:pt idx="69">
                  <c:v>0.69151591675360002</c:v>
                </c:pt>
                <c:pt idx="70">
                  <c:v>0.68353129952262859</c:v>
                </c:pt>
                <c:pt idx="71">
                  <c:v>0.67550509368066125</c:v>
                </c:pt>
                <c:pt idx="72">
                  <c:v>0.66727176995451265</c:v>
                </c:pt>
                <c:pt idx="73">
                  <c:v>0.65902900627381766</c:v>
                </c:pt>
                <c:pt idx="74">
                  <c:v>0.65065236687386663</c:v>
                </c:pt>
                <c:pt idx="75">
                  <c:v>0.6421353494083657</c:v>
                </c:pt>
                <c:pt idx="76">
                  <c:v>0.63337193592607965</c:v>
                </c:pt>
                <c:pt idx="77">
                  <c:v>0.62474097886916125</c:v>
                </c:pt>
                <c:pt idx="78">
                  <c:v>0.61591868119478232</c:v>
                </c:pt>
                <c:pt idx="79">
                  <c:v>0.60721986208688938</c:v>
                </c:pt>
                <c:pt idx="80">
                  <c:v>0.59848163281903843</c:v>
                </c:pt>
                <c:pt idx="81">
                  <c:v>0.58992754867880903</c:v>
                </c:pt>
                <c:pt idx="82">
                  <c:v>0.58123021487845106</c:v>
                </c:pt>
                <c:pt idx="83">
                  <c:v>0.57280439529565452</c:v>
                </c:pt>
                <c:pt idx="84">
                  <c:v>0.56437791557617989</c:v>
                </c:pt>
                <c:pt idx="85">
                  <c:v>0.55607970041413413</c:v>
                </c:pt>
                <c:pt idx="86">
                  <c:v>0.5479557613362962</c:v>
                </c:pt>
                <c:pt idx="87">
                  <c:v>0.53986373986706149</c:v>
                </c:pt>
                <c:pt idx="88">
                  <c:v>0.53181403315919884</c:v>
                </c:pt>
                <c:pt idx="89">
                  <c:v>0.5239475803944158</c:v>
                </c:pt>
                <c:pt idx="90">
                  <c:v>0.51623411430583521</c:v>
                </c:pt>
                <c:pt idx="91">
                  <c:v>0.50845978361511712</c:v>
                </c:pt>
                <c:pt idx="92">
                  <c:v>0.50084474390591516</c:v>
                </c:pt>
                <c:pt idx="93">
                  <c:v>0.49340592768413888</c:v>
                </c:pt>
                <c:pt idx="94">
                  <c:v>0.48608897269397755</c:v>
                </c:pt>
                <c:pt idx="95">
                  <c:v>0.47870507984419192</c:v>
                </c:pt>
                <c:pt idx="96">
                  <c:v>0.47151048118815364</c:v>
                </c:pt>
                <c:pt idx="97">
                  <c:v>0.46448141180527946</c:v>
                </c:pt>
                <c:pt idx="98">
                  <c:v>0.45761077522623395</c:v>
                </c:pt>
                <c:pt idx="99">
                  <c:v>0.45070478832783484</c:v>
                </c:pt>
                <c:pt idx="100">
                  <c:v>0.44395188712613326</c:v>
                </c:pt>
                <c:pt idx="101">
                  <c:v>0.43739273604078288</c:v>
                </c:pt>
                <c:pt idx="102">
                  <c:v>0.43094399281560314</c:v>
                </c:pt>
                <c:pt idx="103">
                  <c:v>0.42458242063936075</c:v>
                </c:pt>
                <c:pt idx="104">
                  <c:v>0.41822824199396358</c:v>
                </c:pt>
                <c:pt idx="105">
                  <c:v>0.41202632387441479</c:v>
                </c:pt>
                <c:pt idx="106">
                  <c:v>0.40602604450456681</c:v>
                </c:pt>
                <c:pt idx="107">
                  <c:v>0.40014373155990696</c:v>
                </c:pt>
                <c:pt idx="108">
                  <c:v>0.39435954793312061</c:v>
                </c:pt>
                <c:pt idx="109">
                  <c:v>0.38852836257453105</c:v>
                </c:pt>
                <c:pt idx="110">
                  <c:v>0.38282349437015989</c:v>
                </c:pt>
                <c:pt idx="111">
                  <c:v>0.37187162876448215</c:v>
                </c:pt>
                <c:pt idx="112">
                  <c:v>0.3665698400185155</c:v>
                </c:pt>
                <c:pt idx="113">
                  <c:v>0.36123563856143309</c:v>
                </c:pt>
                <c:pt idx="114">
                  <c:v>0.35593408086331091</c:v>
                </c:pt>
                <c:pt idx="115">
                  <c:v>0.35593408086331091</c:v>
                </c:pt>
                <c:pt idx="116">
                  <c:v>0.35079567594629602</c:v>
                </c:pt>
                <c:pt idx="117">
                  <c:v>0.34584574005216928</c:v>
                </c:pt>
                <c:pt idx="118">
                  <c:v>0.34095729589002882</c:v>
                </c:pt>
                <c:pt idx="119">
                  <c:v>0.33614816715030793</c:v>
                </c:pt>
                <c:pt idx="120">
                  <c:v>0.33132276604135841</c:v>
                </c:pt>
                <c:pt idx="121">
                  <c:v>0.32654439967104387</c:v>
                </c:pt>
                <c:pt idx="122">
                  <c:v>0.3218936047146474</c:v>
                </c:pt>
                <c:pt idx="123">
                  <c:v>0.31736985306282023</c:v>
                </c:pt>
                <c:pt idx="124">
                  <c:v>0.31289485250500088</c:v>
                </c:pt>
                <c:pt idx="125">
                  <c:v>0.30831835593223605</c:v>
                </c:pt>
                <c:pt idx="126">
                  <c:v>0.30382817223072073</c:v>
                </c:pt>
                <c:pt idx="127">
                  <c:v>0.29943331226617126</c:v>
                </c:pt>
                <c:pt idx="128">
                  <c:v>0.29490665601294336</c:v>
                </c:pt>
                <c:pt idx="129">
                  <c:v>0.29060659167601982</c:v>
                </c:pt>
                <c:pt idx="130">
                  <c:v>0.28631603330733058</c:v>
                </c:pt>
                <c:pt idx="131">
                  <c:v>0.28199094979013595</c:v>
                </c:pt>
                <c:pt idx="132">
                  <c:v>0.27787334723229312</c:v>
                </c:pt>
                <c:pt idx="133">
                  <c:v>0.27373376212291506</c:v>
                </c:pt>
                <c:pt idx="134">
                  <c:v>0.26961955926898584</c:v>
                </c:pt>
                <c:pt idx="135">
                  <c:v>0.26566068657647701</c:v>
                </c:pt>
                <c:pt idx="136">
                  <c:v>0.26172059477258885</c:v>
                </c:pt>
                <c:pt idx="137">
                  <c:v>0.25777888563383006</c:v>
                </c:pt>
                <c:pt idx="138">
                  <c:v>0.25402567852478991</c:v>
                </c:pt>
                <c:pt idx="139">
                  <c:v>0.25030392692867842</c:v>
                </c:pt>
                <c:pt idx="140">
                  <c:v>0.24652946341845974</c:v>
                </c:pt>
                <c:pt idx="141">
                  <c:v>0.24292887991044321</c:v>
                </c:pt>
                <c:pt idx="142">
                  <c:v>0.239420055401312</c:v>
                </c:pt>
                <c:pt idx="143">
                  <c:v>0.23591509269177358</c:v>
                </c:pt>
                <c:pt idx="144">
                  <c:v>0.2324001949251597</c:v>
                </c:pt>
                <c:pt idx="145">
                  <c:v>0.22904911007634099</c:v>
                </c:pt>
                <c:pt idx="146">
                  <c:v>0.22573565301842879</c:v>
                </c:pt>
                <c:pt idx="147">
                  <c:v>0.22246286038016744</c:v>
                </c:pt>
                <c:pt idx="148">
                  <c:v>0.21917125384645236</c:v>
                </c:pt>
                <c:pt idx="149">
                  <c:v>0.21593331642503402</c:v>
                </c:pt>
                <c:pt idx="150">
                  <c:v>0.21276812606603937</c:v>
                </c:pt>
                <c:pt idx="151">
                  <c:v>0.20956530791613573</c:v>
                </c:pt>
                <c:pt idx="152">
                  <c:v>0.20643513780815451</c:v>
                </c:pt>
                <c:pt idx="153">
                  <c:v>0.20339029036640252</c:v>
                </c:pt>
                <c:pt idx="154">
                  <c:v>0.20031306322036591</c:v>
                </c:pt>
                <c:pt idx="155">
                  <c:v>0.19734822434454688</c:v>
                </c:pt>
                <c:pt idx="156">
                  <c:v>0.19446415319184793</c:v>
                </c:pt>
                <c:pt idx="157">
                  <c:v>0.19150703791521442</c:v>
                </c:pt>
                <c:pt idx="158">
                  <c:v>0.18864263883565621</c:v>
                </c:pt>
                <c:pt idx="159">
                  <c:v>0.18587145105568398</c:v>
                </c:pt>
                <c:pt idx="160">
                  <c:v>0.18308567425502589</c:v>
                </c:pt>
                <c:pt idx="161">
                  <c:v>0.18033452162337116</c:v>
                </c:pt>
                <c:pt idx="162">
                  <c:v>0.17765591801313638</c:v>
                </c:pt>
                <c:pt idx="163">
                  <c:v>0.17502349096385106</c:v>
                </c:pt>
                <c:pt idx="164">
                  <c:v>0.17236026853832245</c:v>
                </c:pt>
                <c:pt idx="165">
                  <c:v>0.16976177251452271</c:v>
                </c:pt>
                <c:pt idx="166">
                  <c:v>0.16722569241406571</c:v>
                </c:pt>
                <c:pt idx="167">
                  <c:v>0.16473582188139363</c:v>
                </c:pt>
                <c:pt idx="168">
                  <c:v>0.16221578310232501</c:v>
                </c:pt>
                <c:pt idx="169">
                  <c:v>0.15976951459753799</c:v>
                </c:pt>
                <c:pt idx="170">
                  <c:v>0.15735780424808518</c:v>
                </c:pt>
                <c:pt idx="171">
                  <c:v>0.1549920724185784</c:v>
                </c:pt>
                <c:pt idx="172">
                  <c:v>0.15261690063451019</c:v>
                </c:pt>
                <c:pt idx="173">
                  <c:v>0.15028519885099451</c:v>
                </c:pt>
                <c:pt idx="174">
                  <c:v>0.14802132611161406</c:v>
                </c:pt>
                <c:pt idx="175">
                  <c:v>0.14579039419270051</c:v>
                </c:pt>
                <c:pt idx="176">
                  <c:v>0.14358926744500344</c:v>
                </c:pt>
                <c:pt idx="177">
                  <c:v>0.14138850377248321</c:v>
                </c:pt>
                <c:pt idx="178">
                  <c:v>0.13922705123941323</c:v>
                </c:pt>
                <c:pt idx="179">
                  <c:v>0.13711398672517941</c:v>
                </c:pt>
                <c:pt idx="180">
                  <c:v>0.135038550001855</c:v>
                </c:pt>
                <c:pt idx="181">
                  <c:v>0.13299430473678531</c:v>
                </c:pt>
                <c:pt idx="182">
                  <c:v>0.13093834204559845</c:v>
                </c:pt>
                <c:pt idx="183">
                  <c:v>0.12889954290815817</c:v>
                </c:pt>
                <c:pt idx="184">
                  <c:v>0.12692870484219623</c:v>
                </c:pt>
                <c:pt idx="185">
                  <c:v>0.12500321816632884</c:v>
                </c:pt>
                <c:pt idx="186">
                  <c:v>0.12308060308503062</c:v>
                </c:pt>
                <c:pt idx="187">
                  <c:v>0.12112491515593322</c:v>
                </c:pt>
                <c:pt idx="188">
                  <c:v>0.11923438271741105</c:v>
                </c:pt>
                <c:pt idx="189">
                  <c:v>0.11738824447079417</c:v>
                </c:pt>
                <c:pt idx="190">
                  <c:v>0.11552114688450472</c:v>
                </c:pt>
                <c:pt idx="191">
                  <c:v>0.11368748522119002</c:v>
                </c:pt>
                <c:pt idx="192">
                  <c:v>0.11191158551760458</c:v>
                </c:pt>
                <c:pt idx="193">
                  <c:v>0.1101569422152001</c:v>
                </c:pt>
                <c:pt idx="194">
                  <c:v>0.10836995221534608</c:v>
                </c:pt>
                <c:pt idx="195">
                  <c:v>0.10666887900473568</c:v>
                </c:pt>
                <c:pt idx="196">
                  <c:v>0.10500216590845569</c:v>
                </c:pt>
                <c:pt idx="197">
                  <c:v>0.10333439659348348</c:v>
                </c:pt>
                <c:pt idx="198">
                  <c:v>0.1016814473470361</c:v>
                </c:pt>
                <c:pt idx="199">
                  <c:v>9.8529030632851247E-2</c:v>
                </c:pt>
                <c:pt idx="200">
                  <c:v>9.8529030632851247E-2</c:v>
                </c:pt>
                <c:pt idx="201">
                  <c:v>9.5423153554789822E-2</c:v>
                </c:pt>
                <c:pt idx="202">
                  <c:v>9.5423153554789822E-2</c:v>
                </c:pt>
                <c:pt idx="203">
                  <c:v>9.24509541549597E-2</c:v>
                </c:pt>
                <c:pt idx="204">
                  <c:v>9.24509541549597E-2</c:v>
                </c:pt>
                <c:pt idx="205">
                  <c:v>8.9544999471231512E-2</c:v>
                </c:pt>
                <c:pt idx="206">
                  <c:v>8.9544999471231512E-2</c:v>
                </c:pt>
                <c:pt idx="207">
                  <c:v>8.8134320387305828E-2</c:v>
                </c:pt>
                <c:pt idx="208">
                  <c:v>8.6743841485867348E-2</c:v>
                </c:pt>
                <c:pt idx="209">
                  <c:v>8.5353131536590923E-2</c:v>
                </c:pt>
                <c:pt idx="210">
                  <c:v>8.3989454184467863E-2</c:v>
                </c:pt>
                <c:pt idx="211">
                  <c:v>8.2681129293182498E-2</c:v>
                </c:pt>
                <c:pt idx="212">
                  <c:v>8.139746050699366E-2</c:v>
                </c:pt>
                <c:pt idx="213">
                  <c:v>8.0113494659296208E-2</c:v>
                </c:pt>
                <c:pt idx="214">
                  <c:v>7.8838341636312481E-2</c:v>
                </c:pt>
                <c:pt idx="215">
                  <c:v>7.7613193967037433E-2</c:v>
                </c:pt>
                <c:pt idx="216">
                  <c:v>7.6424452835808593E-2</c:v>
                </c:pt>
                <c:pt idx="217">
                  <c:v>7.5197324756485523E-2</c:v>
                </c:pt>
                <c:pt idx="218">
                  <c:v>7.4024822987649314E-2</c:v>
                </c:pt>
                <c:pt idx="219">
                  <c:v>7.2896220308207915E-2</c:v>
                </c:pt>
                <c:pt idx="220">
                  <c:v>7.1777585692672841E-2</c:v>
                </c:pt>
                <c:pt idx="221">
                  <c:v>7.0646969596348863E-2</c:v>
                </c:pt>
                <c:pt idx="222">
                  <c:v>6.9536784730352033E-2</c:v>
                </c:pt>
                <c:pt idx="223">
                  <c:v>6.8466010024307924E-2</c:v>
                </c:pt>
                <c:pt idx="224">
                  <c:v>6.6349413778821739E-2</c:v>
                </c:pt>
                <c:pt idx="225">
                  <c:v>6.6349413778821739E-2</c:v>
                </c:pt>
                <c:pt idx="226">
                  <c:v>6.4323421293026289E-2</c:v>
                </c:pt>
                <c:pt idx="227">
                  <c:v>6.4323421293026289E-2</c:v>
                </c:pt>
                <c:pt idx="228">
                  <c:v>6.2377569400499509E-2</c:v>
                </c:pt>
                <c:pt idx="229">
                  <c:v>6.2377569400499509E-2</c:v>
                </c:pt>
                <c:pt idx="230">
                  <c:v>6.0448121904537015E-2</c:v>
                </c:pt>
                <c:pt idx="231">
                  <c:v>6.0448121904537015E-2</c:v>
                </c:pt>
                <c:pt idx="232">
                  <c:v>5.9527858362129545E-2</c:v>
                </c:pt>
                <c:pt idx="233">
                  <c:v>5.8625946619499346E-2</c:v>
                </c:pt>
                <c:pt idx="234">
                  <c:v>5.7717103441702132E-2</c:v>
                </c:pt>
                <c:pt idx="235">
                  <c:v>5.6805751744510212E-2</c:v>
                </c:pt>
                <c:pt idx="236">
                  <c:v>5.5940675628770288E-2</c:v>
                </c:pt>
                <c:pt idx="237">
                  <c:v>5.5092432998437912E-2</c:v>
                </c:pt>
                <c:pt idx="238">
                  <c:v>5.4232076859978648E-2</c:v>
                </c:pt>
                <c:pt idx="239">
                  <c:v>5.3391128739987866E-2</c:v>
                </c:pt>
                <c:pt idx="240">
                  <c:v>5.2580843968905451E-2</c:v>
                </c:pt>
                <c:pt idx="241">
                  <c:v>5.1788481908756685E-2</c:v>
                </c:pt>
                <c:pt idx="242">
                  <c:v>5.0979286363200066E-2</c:v>
                </c:pt>
                <c:pt idx="243">
                  <c:v>5.0185174940842014E-2</c:v>
                </c:pt>
                <c:pt idx="244">
                  <c:v>4.9423641263770954E-2</c:v>
                </c:pt>
                <c:pt idx="245">
                  <c:v>4.8672009636939351E-2</c:v>
                </c:pt>
                <c:pt idx="246">
                  <c:v>4.7918595641064682E-2</c:v>
                </c:pt>
                <c:pt idx="247">
                  <c:v>4.7171254902670108E-2</c:v>
                </c:pt>
                <c:pt idx="248">
                  <c:v>4.6452960178310854E-2</c:v>
                </c:pt>
                <c:pt idx="249">
                  <c:v>4.5043832415589305E-2</c:v>
                </c:pt>
                <c:pt idx="250">
                  <c:v>4.5043832415589305E-2</c:v>
                </c:pt>
                <c:pt idx="251">
                  <c:v>4.3659327751129497E-2</c:v>
                </c:pt>
                <c:pt idx="252">
                  <c:v>4.3659327751129497E-2</c:v>
                </c:pt>
                <c:pt idx="253">
                  <c:v>4.2344137438344913E-2</c:v>
                </c:pt>
                <c:pt idx="254">
                  <c:v>4.2344137438344913E-2</c:v>
                </c:pt>
                <c:pt idx="255">
                  <c:v>4.1679412805780261E-2</c:v>
                </c:pt>
                <c:pt idx="256">
                  <c:v>4.1029244187067347E-2</c:v>
                </c:pt>
                <c:pt idx="257">
                  <c:v>4.0405051946816074E-2</c:v>
                </c:pt>
                <c:pt idx="258">
                  <c:v>3.9802182121412601E-2</c:v>
                </c:pt>
                <c:pt idx="259">
                  <c:v>3.9192149813003091E-2</c:v>
                </c:pt>
                <c:pt idx="260">
                  <c:v>3.8605222288485452E-2</c:v>
                </c:pt>
                <c:pt idx="261">
                  <c:v>3.8008425720562296E-2</c:v>
                </c:pt>
                <c:pt idx="262">
                  <c:v>3.7420640018357092E-2</c:v>
                </c:pt>
                <c:pt idx="263">
                  <c:v>3.6850876047587404E-2</c:v>
                </c:pt>
                <c:pt idx="264">
                  <c:v>3.6295602077001519E-2</c:v>
                </c:pt>
                <c:pt idx="265">
                  <c:v>3.5745015076861973E-2</c:v>
                </c:pt>
                <c:pt idx="266">
                  <c:v>3.5184823087990015E-2</c:v>
                </c:pt>
                <c:pt idx="267">
                  <c:v>3.4657373878576647E-2</c:v>
                </c:pt>
                <c:pt idx="268">
                  <c:v>3.4132367174888295E-2</c:v>
                </c:pt>
                <c:pt idx="269">
                  <c:v>3.3606997396024851E-2</c:v>
                </c:pt>
                <c:pt idx="270">
                  <c:v>3.3088889120670213E-2</c:v>
                </c:pt>
                <c:pt idx="271">
                  <c:v>3.2593786608704912E-2</c:v>
                </c:pt>
                <c:pt idx="272">
                  <c:v>3.2102677923669748E-2</c:v>
                </c:pt>
                <c:pt idx="273">
                  <c:v>3.1621438282039192E-2</c:v>
                </c:pt>
                <c:pt idx="274">
                  <c:v>3.1126665838415175E-2</c:v>
                </c:pt>
                <c:pt idx="275">
                  <c:v>3.0655592301697249E-2</c:v>
                </c:pt>
                <c:pt idx="276">
                  <c:v>3.0194684869891568E-2</c:v>
                </c:pt>
                <c:pt idx="277">
                  <c:v>2.9737111128333556E-2</c:v>
                </c:pt>
                <c:pt idx="278">
                  <c:v>2.9280032489287178E-2</c:v>
                </c:pt>
                <c:pt idx="279">
                  <c:v>2.8827706834355468E-2</c:v>
                </c:pt>
                <c:pt idx="280">
                  <c:v>2.8387560701218308E-2</c:v>
                </c:pt>
                <c:pt idx="281">
                  <c:v>2.7960089192387367E-2</c:v>
                </c:pt>
                <c:pt idx="282">
                  <c:v>2.753195754687441E-2</c:v>
                </c:pt>
                <c:pt idx="283">
                  <c:v>2.7108743919646051E-2</c:v>
                </c:pt>
                <c:pt idx="284">
                  <c:v>2.6694508151301751E-2</c:v>
                </c:pt>
                <c:pt idx="285">
                  <c:v>2.6292088829576402E-2</c:v>
                </c:pt>
                <c:pt idx="286">
                  <c:v>2.5895313676487602E-2</c:v>
                </c:pt>
                <c:pt idx="287">
                  <c:v>2.5491343033557802E-2</c:v>
                </c:pt>
                <c:pt idx="288">
                  <c:v>2.5101532322470452E-2</c:v>
                </c:pt>
                <c:pt idx="289">
                  <c:v>2.472568350222051E-2</c:v>
                </c:pt>
                <c:pt idx="290">
                  <c:v>2.4349273565790412E-2</c:v>
                </c:pt>
                <c:pt idx="291">
                  <c:v>2.3981610440405011E-2</c:v>
                </c:pt>
                <c:pt idx="292">
                  <c:v>2.3611240754620965E-2</c:v>
                </c:pt>
                <c:pt idx="293">
                  <c:v>2.3249716900383681E-2</c:v>
                </c:pt>
                <c:pt idx="294">
                  <c:v>2.2895091474480191E-2</c:v>
                </c:pt>
                <c:pt idx="295">
                  <c:v>2.2552282495195201E-2</c:v>
                </c:pt>
                <c:pt idx="296">
                  <c:v>2.2216867046755812E-2</c:v>
                </c:pt>
                <c:pt idx="297">
                  <c:v>2.188006531128283E-2</c:v>
                </c:pt>
                <c:pt idx="298">
                  <c:v>2.154101911108899E-2</c:v>
                </c:pt>
                <c:pt idx="299">
                  <c:v>2.1219763594491781E-2</c:v>
                </c:pt>
                <c:pt idx="300">
                  <c:v>2.0898343043724118E-2</c:v>
                </c:pt>
                <c:pt idx="301">
                  <c:v>2.0584283016967232E-2</c:v>
                </c:pt>
                <c:pt idx="302">
                  <c:v>2.0275141008496252E-2</c:v>
                </c:pt>
                <c:pt idx="303">
                  <c:v>1.9969068635599253E-2</c:v>
                </c:pt>
                <c:pt idx="304">
                  <c:v>1.9663392344711872E-2</c:v>
                </c:pt>
                <c:pt idx="305">
                  <c:v>1.9367651110897929E-2</c:v>
                </c:pt>
                <c:pt idx="306">
                  <c:v>1.9076167758686771E-2</c:v>
                </c:pt>
                <c:pt idx="307">
                  <c:v>1.8789470397424849E-2</c:v>
                </c:pt>
                <c:pt idx="308">
                  <c:v>1.8507030917765701E-2</c:v>
                </c:pt>
                <c:pt idx="309">
                  <c:v>1.8221719843537237E-2</c:v>
                </c:pt>
                <c:pt idx="310">
                  <c:v>1.7947069976732823E-2</c:v>
                </c:pt>
                <c:pt idx="311">
                  <c:v>1.7677338128214124E-2</c:v>
                </c:pt>
                <c:pt idx="312">
                  <c:v>1.7411138010947447E-2</c:v>
                </c:pt>
                <c:pt idx="313">
                  <c:v>1.7150879123824347E-2</c:v>
                </c:pt>
                <c:pt idx="314">
                  <c:v>1.6897320624029849E-2</c:v>
                </c:pt>
                <c:pt idx="315">
                  <c:v>1.6646468684634212E-2</c:v>
                </c:pt>
                <c:pt idx="316">
                  <c:v>1.6400831825031152E-2</c:v>
                </c:pt>
                <c:pt idx="317">
                  <c:v>1.6154831890252581E-2</c:v>
                </c:pt>
                <c:pt idx="318">
                  <c:v>1.5911670543209321E-2</c:v>
                </c:pt>
                <c:pt idx="319">
                  <c:v>1.5674417419475537E-2</c:v>
                </c:pt>
                <c:pt idx="320">
                  <c:v>1.5442742450709899E-2</c:v>
                </c:pt>
                <c:pt idx="321">
                  <c:v>1.5216183541234579E-2</c:v>
                </c:pt>
                <c:pt idx="322">
                  <c:v>1.4986455975682681E-2</c:v>
                </c:pt>
                <c:pt idx="323">
                  <c:v>1.476798374056946E-2</c:v>
                </c:pt>
                <c:pt idx="324">
                  <c:v>1.4552878202537733E-2</c:v>
                </c:pt>
                <c:pt idx="325">
                  <c:v>1.4341337402591876E-2</c:v>
                </c:pt>
                <c:pt idx="326">
                  <c:v>1.4130258698324009E-2</c:v>
                </c:pt>
                <c:pt idx="327">
                  <c:v>1.3921655506616077E-2</c:v>
                </c:pt>
                <c:pt idx="328">
                  <c:v>1.3719257599724538E-2</c:v>
                </c:pt>
                <c:pt idx="329">
                  <c:v>1.3518047938861836E-2</c:v>
                </c:pt>
                <c:pt idx="330">
                  <c:v>1.3325453061707453E-2</c:v>
                </c:pt>
                <c:pt idx="331">
                  <c:v>1.3131570918021723E-2</c:v>
                </c:pt>
                <c:pt idx="332">
                  <c:v>1.2935378295946941E-2</c:v>
                </c:pt>
                <c:pt idx="333">
                  <c:v>1.2743080480299608E-2</c:v>
                </c:pt>
                <c:pt idx="334">
                  <c:v>1.2559793530370036E-2</c:v>
                </c:pt>
                <c:pt idx="335">
                  <c:v>1.2379510202346414E-2</c:v>
                </c:pt>
                <c:pt idx="336">
                  <c:v>1.2205894254817381E-2</c:v>
                </c:pt>
                <c:pt idx="337">
                  <c:v>1.2021848147702683E-2</c:v>
                </c:pt>
                <c:pt idx="338">
                  <c:v>1.1846944933642399E-2</c:v>
                </c:pt>
                <c:pt idx="339">
                  <c:v>1.16791381889203E-2</c:v>
                </c:pt>
                <c:pt idx="340">
                  <c:v>1.1509615088823371E-2</c:v>
                </c:pt>
                <c:pt idx="341">
                  <c:v>1.1344844972841316E-2</c:v>
                </c:pt>
                <c:pt idx="342">
                  <c:v>1.1179744788517961E-2</c:v>
                </c:pt>
                <c:pt idx="343">
                  <c:v>1.1019232554138798E-2</c:v>
                </c:pt>
                <c:pt idx="344">
                  <c:v>1.0863638338045201E-2</c:v>
                </c:pt>
                <c:pt idx="345">
                  <c:v>1.0706921889591084E-2</c:v>
                </c:pt>
                <c:pt idx="346">
                  <c:v>1.055383619289141E-2</c:v>
                </c:pt>
                <c:pt idx="347">
                  <c:v>1.0405470473472483E-2</c:v>
                </c:pt>
                <c:pt idx="348">
                  <c:v>1.0256312590034303E-2</c:v>
                </c:pt>
                <c:pt idx="349">
                  <c:v>1.0111148533526159E-2</c:v>
                </c:pt>
                <c:pt idx="350">
                  <c:v>9.9669416752078289E-3</c:v>
                </c:pt>
                <c:pt idx="351">
                  <c:v>9.8253753636197878E-3</c:v>
                </c:pt>
                <c:pt idx="352">
                  <c:v>9.6878028789617789E-3</c:v>
                </c:pt>
                <c:pt idx="353">
                  <c:v>9.5485800525970527E-3</c:v>
                </c:pt>
                <c:pt idx="354">
                  <c:v>9.4101163834174207E-3</c:v>
                </c:pt>
                <c:pt idx="355">
                  <c:v>9.2736991379540057E-3</c:v>
                </c:pt>
                <c:pt idx="356">
                  <c:v>9.1419028492687546E-3</c:v>
                </c:pt>
                <c:pt idx="357">
                  <c:v>9.0093474033985689E-3</c:v>
                </c:pt>
                <c:pt idx="358">
                  <c:v>8.8831292696815566E-3</c:v>
                </c:pt>
                <c:pt idx="359">
                  <c:v>8.7540065345611002E-3</c:v>
                </c:pt>
                <c:pt idx="360">
                  <c:v>8.6293067152140024E-3</c:v>
                </c:pt>
                <c:pt idx="361">
                  <c:v>8.5054980803885728E-3</c:v>
                </c:pt>
                <c:pt idx="362">
                  <c:v>8.3860463476685132E-3</c:v>
                </c:pt>
                <c:pt idx="363">
                  <c:v>8.2684429976595548E-3</c:v>
                </c:pt>
                <c:pt idx="364">
                  <c:v>8.152655023528051E-3</c:v>
                </c:pt>
                <c:pt idx="365">
                  <c:v>8.0362069127137246E-3</c:v>
                </c:pt>
                <c:pt idx="366">
                  <c:v>7.9246438133508991E-3</c:v>
                </c:pt>
                <c:pt idx="367">
                  <c:v>7.811991488461725E-3</c:v>
                </c:pt>
                <c:pt idx="368">
                  <c:v>7.7002633549282532E-3</c:v>
                </c:pt>
                <c:pt idx="369">
                  <c:v>7.5890963375749134E-3</c:v>
                </c:pt>
                <c:pt idx="370">
                  <c:v>7.4854548784034835E-3</c:v>
                </c:pt>
                <c:pt idx="371">
                  <c:v>7.3784137153166405E-3</c:v>
                </c:pt>
                <c:pt idx="372">
                  <c:v>7.2757294543350495E-3</c:v>
                </c:pt>
                <c:pt idx="373">
                  <c:v>7.1745635077234034E-3</c:v>
                </c:pt>
                <c:pt idx="374">
                  <c:v>7.0695027546844192E-3</c:v>
                </c:pt>
                <c:pt idx="375">
                  <c:v>6.9677426850584855E-3</c:v>
                </c:pt>
                <c:pt idx="376">
                  <c:v>6.8707025927132901E-3</c:v>
                </c:pt>
                <c:pt idx="377">
                  <c:v>6.7744546643871834E-3</c:v>
                </c:pt>
                <c:pt idx="378">
                  <c:v>6.6789658932461622E-3</c:v>
                </c:pt>
                <c:pt idx="379">
                  <c:v>6.5814967120572717E-3</c:v>
                </c:pt>
                <c:pt idx="380">
                  <c:v>6.4865030434282083E-3</c:v>
                </c:pt>
                <c:pt idx="381">
                  <c:v>6.3948760718804364E-3</c:v>
                </c:pt>
                <c:pt idx="382">
                  <c:v>6.3073419477649734E-3</c:v>
                </c:pt>
                <c:pt idx="383">
                  <c:v>6.2162430855634606E-3</c:v>
                </c:pt>
                <c:pt idx="384">
                  <c:v>6.1277187564239555E-3</c:v>
                </c:pt>
                <c:pt idx="385">
                  <c:v>6.0409437894935721E-3</c:v>
                </c:pt>
                <c:pt idx="386">
                  <c:v>5.9577335606492013E-3</c:v>
                </c:pt>
                <c:pt idx="387">
                  <c:v>5.8763387076821638E-3</c:v>
                </c:pt>
                <c:pt idx="388">
                  <c:v>5.7959010529048133E-3</c:v>
                </c:pt>
                <c:pt idx="389">
                  <c:v>5.7160905279759946E-3</c:v>
                </c:pt>
                <c:pt idx="390">
                  <c:v>5.6363130098813731E-3</c:v>
                </c:pt>
                <c:pt idx="391">
                  <c:v>5.5561064029429523E-3</c:v>
                </c:pt>
                <c:pt idx="392">
                  <c:v>5.4786723700716326E-3</c:v>
                </c:pt>
                <c:pt idx="393">
                  <c:v>5.4019644875511388E-3</c:v>
                </c:pt>
                <c:pt idx="394">
                  <c:v>5.3283922542730414E-3</c:v>
                </c:pt>
                <c:pt idx="395">
                  <c:v>5.2533677202932843E-3</c:v>
                </c:pt>
                <c:pt idx="396">
                  <c:v>5.1843504301252565E-3</c:v>
                </c:pt>
                <c:pt idx="397">
                  <c:v>5.1137488119190064E-3</c:v>
                </c:pt>
                <c:pt idx="398">
                  <c:v>5.0454246652677929E-3</c:v>
                </c:pt>
                <c:pt idx="399">
                  <c:v>4.9782887646453522E-3</c:v>
                </c:pt>
                <c:pt idx="400">
                  <c:v>4.8439509497320435E-3</c:v>
                </c:pt>
                <c:pt idx="401">
                  <c:v>4.8439509497320435E-3</c:v>
                </c:pt>
                <c:pt idx="402">
                  <c:v>4.7765840012706524E-3</c:v>
                </c:pt>
                <c:pt idx="403">
                  <c:v>4.7118575995397033E-3</c:v>
                </c:pt>
                <c:pt idx="404">
                  <c:v>4.5905904909423817E-3</c:v>
                </c:pt>
                <c:pt idx="405">
                  <c:v>4.5905904909423817E-3</c:v>
                </c:pt>
                <c:pt idx="406">
                  <c:v>4.5279435197616525E-3</c:v>
                </c:pt>
                <c:pt idx="407">
                  <c:v>4.4677390543066834E-3</c:v>
                </c:pt>
                <c:pt idx="408">
                  <c:v>4.3498056359565374E-3</c:v>
                </c:pt>
                <c:pt idx="409">
                  <c:v>4.3498056359565374E-3</c:v>
                </c:pt>
                <c:pt idx="410">
                  <c:v>4.2910864780374485E-3</c:v>
                </c:pt>
                <c:pt idx="411">
                  <c:v>4.2349418531805894E-3</c:v>
                </c:pt>
                <c:pt idx="412">
                  <c:v>4.1238408494955695E-3</c:v>
                </c:pt>
                <c:pt idx="413">
                  <c:v>4.1238408494955695E-3</c:v>
                </c:pt>
                <c:pt idx="414">
                  <c:v>4.0683563613213274E-3</c:v>
                </c:pt>
                <c:pt idx="415">
                  <c:v>4.0168657000769414E-3</c:v>
                </c:pt>
                <c:pt idx="416">
                  <c:v>3.9623384100924896E-3</c:v>
                </c:pt>
                <c:pt idx="417">
                  <c:v>3.9078771337763092E-3</c:v>
                </c:pt>
                <c:pt idx="418">
                  <c:v>3.856551506702588E-3</c:v>
                </c:pt>
                <c:pt idx="419">
                  <c:v>3.8059520299797115E-3</c:v>
                </c:pt>
                <c:pt idx="420">
                  <c:v>3.7560456967736084E-3</c:v>
                </c:pt>
                <c:pt idx="421">
                  <c:v>3.7079547394447379E-3</c:v>
                </c:pt>
                <c:pt idx="422">
                  <c:v>3.6593686796038477E-3</c:v>
                </c:pt>
                <c:pt idx="423">
                  <c:v>3.6133571528252362E-3</c:v>
                </c:pt>
                <c:pt idx="424">
                  <c:v>3.5670485645394046E-3</c:v>
                </c:pt>
                <c:pt idx="425">
                  <c:v>3.4758506818353802E-3</c:v>
                </c:pt>
                <c:pt idx="426">
                  <c:v>3.4758506818353802E-3</c:v>
                </c:pt>
                <c:pt idx="427">
                  <c:v>3.4309943942513427E-3</c:v>
                </c:pt>
                <c:pt idx="428">
                  <c:v>3.3866992228475134E-3</c:v>
                </c:pt>
                <c:pt idx="429">
                  <c:v>3.3003863515948884E-3</c:v>
                </c:pt>
                <c:pt idx="430">
                  <c:v>3.3003863515948884E-3</c:v>
                </c:pt>
                <c:pt idx="431">
                  <c:v>3.2578735492341292E-3</c:v>
                </c:pt>
                <c:pt idx="432">
                  <c:v>3.217275143252981E-3</c:v>
                </c:pt>
                <c:pt idx="433">
                  <c:v>3.1330086957164801E-3</c:v>
                </c:pt>
                <c:pt idx="434">
                  <c:v>3.1330086957164801E-3</c:v>
                </c:pt>
                <c:pt idx="435">
                  <c:v>3.0955129321436261E-3</c:v>
                </c:pt>
                <c:pt idx="436">
                  <c:v>3.0558387175181395E-3</c:v>
                </c:pt>
                <c:pt idx="437">
                  <c:v>2.9786687393198127E-3</c:v>
                </c:pt>
                <c:pt idx="438">
                  <c:v>2.9786687393198127E-3</c:v>
                </c:pt>
                <c:pt idx="439">
                  <c:v>2.9392255725332441E-3</c:v>
                </c:pt>
                <c:pt idx="440">
                  <c:v>2.902587986647828E-3</c:v>
                </c:pt>
                <c:pt idx="441">
                  <c:v>2.8654222914162842E-3</c:v>
                </c:pt>
                <c:pt idx="442">
                  <c:v>2.8290817670380526E-3</c:v>
                </c:pt>
                <c:pt idx="443">
                  <c:v>2.7926092153232511E-3</c:v>
                </c:pt>
                <c:pt idx="444">
                  <c:v>2.7562356841108666E-3</c:v>
                </c:pt>
                <c:pt idx="445">
                  <c:v>2.7215124946050402E-3</c:v>
                </c:pt>
                <c:pt idx="446">
                  <c:v>2.6855680522363881E-3</c:v>
                </c:pt>
                <c:pt idx="447">
                  <c:v>2.6520661155933637E-3</c:v>
                </c:pt>
                <c:pt idx="448">
                  <c:v>2.6183661379456011E-3</c:v>
                </c:pt>
                <c:pt idx="449">
                  <c:v>2.5859864336630631E-3</c:v>
                </c:pt>
                <c:pt idx="450">
                  <c:v>2.5211940182638852E-3</c:v>
                </c:pt>
                <c:pt idx="451">
                  <c:v>2.5211940182638852E-3</c:v>
                </c:pt>
                <c:pt idx="452">
                  <c:v>2.4924450657357387E-3</c:v>
                </c:pt>
                <c:pt idx="453">
                  <c:v>2.4611215801454457E-3</c:v>
                </c:pt>
                <c:pt idx="454">
                  <c:v>2.4025344495628652E-3</c:v>
                </c:pt>
                <c:pt idx="455">
                  <c:v>2.4025344495628652E-3</c:v>
                </c:pt>
                <c:pt idx="456">
                  <c:v>2.3727952920108014E-3</c:v>
                </c:pt>
                <c:pt idx="457">
                  <c:v>2.3446734693311718E-3</c:v>
                </c:pt>
                <c:pt idx="458">
                  <c:v>2.2885618513084757E-3</c:v>
                </c:pt>
                <c:pt idx="459">
                  <c:v>2.2885618513084757E-3</c:v>
                </c:pt>
                <c:pt idx="460">
                  <c:v>2.2602089807898904E-3</c:v>
                </c:pt>
                <c:pt idx="461">
                  <c:v>2.2341335818264248E-3</c:v>
                </c:pt>
                <c:pt idx="462">
                  <c:v>2.1814876813874362E-3</c:v>
                </c:pt>
                <c:pt idx="463">
                  <c:v>2.1814876813874362E-3</c:v>
                </c:pt>
                <c:pt idx="464">
                  <c:v>2.1554452892580227E-3</c:v>
                </c:pt>
                <c:pt idx="465">
                  <c:v>2.1286107331095192E-3</c:v>
                </c:pt>
                <c:pt idx="466">
                  <c:v>2.1015451291220748E-3</c:v>
                </c:pt>
                <c:pt idx="467">
                  <c:v>2.0753707096561802E-3</c:v>
                </c:pt>
                <c:pt idx="468">
                  <c:v>2.0508796387309612E-3</c:v>
                </c:pt>
                <c:pt idx="469">
                  <c:v>2.0269826908200996E-3</c:v>
                </c:pt>
                <c:pt idx="470">
                  <c:v>2.0021945583877433E-3</c:v>
                </c:pt>
                <c:pt idx="471">
                  <c:v>1.9780665626379416E-3</c:v>
                </c:pt>
                <c:pt idx="472">
                  <c:v>1.954862758243834E-3</c:v>
                </c:pt>
                <c:pt idx="473">
                  <c:v>1.932253076864089E-3</c:v>
                </c:pt>
                <c:pt idx="474">
                  <c:v>1.9091812998064941E-3</c:v>
                </c:pt>
                <c:pt idx="475">
                  <c:v>1.863202779861991E-3</c:v>
                </c:pt>
                <c:pt idx="476">
                  <c:v>1.863202779861991E-3</c:v>
                </c:pt>
                <c:pt idx="477">
                  <c:v>1.8419133718474681E-3</c:v>
                </c:pt>
                <c:pt idx="478">
                  <c:v>1.8202608886575286E-3</c:v>
                </c:pt>
                <c:pt idx="479">
                  <c:v>1.7762297719267526E-3</c:v>
                </c:pt>
                <c:pt idx="480">
                  <c:v>1.7762297719267526E-3</c:v>
                </c:pt>
                <c:pt idx="481">
                  <c:v>1.7563266509457321E-3</c:v>
                </c:pt>
                <c:pt idx="482">
                  <c:v>1.735367311272534E-3</c:v>
                </c:pt>
                <c:pt idx="483">
                  <c:v>1.6940097481063766E-3</c:v>
                </c:pt>
                <c:pt idx="484">
                  <c:v>1.6940097481063766E-3</c:v>
                </c:pt>
                <c:pt idx="485">
                  <c:v>1.6756579483295337E-3</c:v>
                </c:pt>
                <c:pt idx="486">
                  <c:v>1.6552267180024159E-3</c:v>
                </c:pt>
                <c:pt idx="487">
                  <c:v>1.6150243940308341E-3</c:v>
                </c:pt>
                <c:pt idx="488">
                  <c:v>1.6150243940308341E-3</c:v>
                </c:pt>
                <c:pt idx="489">
                  <c:v>1.5963095190785577E-3</c:v>
                </c:pt>
                <c:pt idx="490">
                  <c:v>1.5777926851310417E-3</c:v>
                </c:pt>
                <c:pt idx="491">
                  <c:v>1.558813755505714E-3</c:v>
                </c:pt>
                <c:pt idx="492">
                  <c:v>1.5406599967336555E-3</c:v>
                </c:pt>
                <c:pt idx="493">
                  <c:v>1.524057559165762E-3</c:v>
                </c:pt>
                <c:pt idx="494">
                  <c:v>1.5059038003936791E-3</c:v>
                </c:pt>
                <c:pt idx="495">
                  <c:v>1.4884101783042482E-3</c:v>
                </c:pt>
                <c:pt idx="496">
                  <c:v>1.4714776723950261E-3</c:v>
                </c:pt>
                <c:pt idx="497">
                  <c:v>1.4550072621636481E-3</c:v>
                </c:pt>
                <c:pt idx="498">
                  <c:v>1.438206783590956E-3</c:v>
                </c:pt>
                <c:pt idx="499">
                  <c:v>1.4223965100421958E-3</c:v>
                </c:pt>
                <c:pt idx="500">
                  <c:v>1.3883664640531278E-3</c:v>
                </c:pt>
                <c:pt idx="501">
                  <c:v>1.3883664640531278E-3</c:v>
                </c:pt>
                <c:pt idx="502">
                  <c:v>1.3722591289971903E-3</c:v>
                </c:pt>
                <c:pt idx="503">
                  <c:v>1.3567789237897464E-3</c:v>
                </c:pt>
                <c:pt idx="504">
                  <c:v>1.3259175338772395E-3</c:v>
                </c:pt>
                <c:pt idx="505">
                  <c:v>1.3259175338772395E-3</c:v>
                </c:pt>
                <c:pt idx="506">
                  <c:v>1.3105693560063001E-3</c:v>
                </c:pt>
                <c:pt idx="507">
                  <c:v>1.2946270551210221E-3</c:v>
                </c:pt>
                <c:pt idx="508">
                  <c:v>1.2657130684222441E-3</c:v>
                </c:pt>
                <c:pt idx="509">
                  <c:v>1.2657130684222441E-3</c:v>
                </c:pt>
                <c:pt idx="510">
                  <c:v>1.2519492185895998E-3</c:v>
                </c:pt>
                <c:pt idx="511">
                  <c:v>1.2370631363965276E-3</c:v>
                </c:pt>
                <c:pt idx="512">
                  <c:v>1.22356334123693E-3</c:v>
                </c:pt>
                <c:pt idx="513">
                  <c:v>1.2094034093947221E-3</c:v>
                </c:pt>
                <c:pt idx="514">
                  <c:v>1.1967287850884101E-3</c:v>
                </c:pt>
                <c:pt idx="515">
                  <c:v>1.1830639557581701E-3</c:v>
                </c:pt>
                <c:pt idx="516">
                  <c:v>1.1704883519542612E-3</c:v>
                </c:pt>
                <c:pt idx="517">
                  <c:v>1.1571205841311861E-3</c:v>
                </c:pt>
                <c:pt idx="518">
                  <c:v>1.1436537958057341E-3</c:v>
                </c:pt>
                <c:pt idx="519">
                  <c:v>1.1314742740113825E-3</c:v>
                </c:pt>
                <c:pt idx="520">
                  <c:v>1.1191627248805273E-3</c:v>
                </c:pt>
                <c:pt idx="521">
                  <c:v>1.1066201279107354E-3</c:v>
                </c:pt>
                <c:pt idx="522">
                  <c:v>1.0934834079265841E-3</c:v>
                </c:pt>
                <c:pt idx="523">
                  <c:v>1.0803136811083094E-3</c:v>
                </c:pt>
                <c:pt idx="524">
                  <c:v>1.0683322003187494E-3</c:v>
                </c:pt>
                <c:pt idx="525">
                  <c:v>1.0553275076711183E-3</c:v>
                </c:pt>
                <c:pt idx="526">
                  <c:v>1.0429169380378601E-3</c:v>
                </c:pt>
                <c:pt idx="527">
                  <c:v>1.0306053889069841E-3</c:v>
                </c:pt>
                <c:pt idx="528">
                  <c:v>1.020175229321595E-3</c:v>
                </c:pt>
                <c:pt idx="529">
                  <c:v>1.0093489877266101E-3</c:v>
                </c:pt>
                <c:pt idx="530">
                  <c:v>9.9905085547774075E-4</c:v>
                </c:pt>
                <c:pt idx="531">
                  <c:v>9.8819160704863599E-4</c:v>
                </c:pt>
                <c:pt idx="532">
                  <c:v>9.7845459097997776E-4</c:v>
                </c:pt>
                <c:pt idx="533">
                  <c:v>9.6832149290174846E-4</c:v>
                </c:pt>
                <c:pt idx="534">
                  <c:v>9.5822140165766664E-4</c:v>
                </c:pt>
                <c:pt idx="535">
                  <c:v>9.4871543342793464E-4</c:v>
                </c:pt>
                <c:pt idx="536">
                  <c:v>9.3878037635448507E-4</c:v>
                </c:pt>
                <c:pt idx="537">
                  <c:v>9.284162304373446E-4</c:v>
                </c:pt>
                <c:pt idx="538">
                  <c:v>9.1831613919325184E-4</c:v>
                </c:pt>
                <c:pt idx="539">
                  <c:v>9.0966834865093416E-4</c:v>
                </c:pt>
                <c:pt idx="540">
                  <c:v>9.0032741459184623E-4</c:v>
                </c:pt>
                <c:pt idx="541">
                  <c:v>8.8960019349927232E-4</c:v>
                </c:pt>
                <c:pt idx="542">
                  <c:v>8.7926905441625765E-4</c:v>
                </c:pt>
                <c:pt idx="543">
                  <c:v>8.6897092216737767E-4</c:v>
                </c:pt>
                <c:pt idx="544">
                  <c:v>8.5870579675263736E-4</c:v>
                </c:pt>
                <c:pt idx="545">
                  <c:v>8.5002499937617839E-4</c:v>
                </c:pt>
                <c:pt idx="546">
                  <c:v>8.4078308581949594E-4</c:v>
                </c:pt>
                <c:pt idx="547">
                  <c:v>8.3068299457540035E-4</c:v>
                </c:pt>
                <c:pt idx="548">
                  <c:v>8.2084695800434867E-4</c:v>
                </c:pt>
                <c:pt idx="549">
                  <c:v>8.118360922865801E-4</c:v>
                </c:pt>
                <c:pt idx="550">
                  <c:v>8.0325431541252302E-4</c:v>
                </c:pt>
                <c:pt idx="551">
                  <c:v>7.9529966838694493E-4</c:v>
                </c:pt>
                <c:pt idx="552">
                  <c:v>7.869159325176652E-4</c:v>
                </c:pt>
                <c:pt idx="553">
                  <c:v>7.7869723081904147E-4</c:v>
                </c:pt>
                <c:pt idx="554">
                  <c:v>7.7018146761323404E-4</c:v>
                </c:pt>
                <c:pt idx="555">
                  <c:v>7.6159969073916732E-4</c:v>
                </c:pt>
                <c:pt idx="556">
                  <c:v>7.5361203687946733E-4</c:v>
                </c:pt>
                <c:pt idx="557">
                  <c:v>7.4575641035628344E-4</c:v>
                </c:pt>
                <c:pt idx="558">
                  <c:v>7.3862693418398552E-4</c:v>
                </c:pt>
                <c:pt idx="559">
                  <c:v>7.3120039650450023E-4</c:v>
                </c:pt>
                <c:pt idx="560">
                  <c:v>7.2387287932742345E-4</c:v>
                </c:pt>
                <c:pt idx="561">
                  <c:v>7.1720549883294463E-4</c:v>
                </c:pt>
                <c:pt idx="562">
                  <c:v>7.0925085180736913E-4</c:v>
                </c:pt>
                <c:pt idx="563">
                  <c:v>7.0258347131290234E-4</c:v>
                </c:pt>
                <c:pt idx="564">
                  <c:v>6.9532196780407933E-4</c:v>
                </c:pt>
                <c:pt idx="565">
                  <c:v>6.8713627293959223E-4</c:v>
                </c:pt>
                <c:pt idx="566">
                  <c:v>6.7944568058705902E-4</c:v>
                </c:pt>
                <c:pt idx="567">
                  <c:v>6.7145802672734895E-4</c:v>
                </c:pt>
                <c:pt idx="568">
                  <c:v>6.6347037286764322E-4</c:v>
                </c:pt>
                <c:pt idx="569">
                  <c:v>6.5637390352947945E-4</c:v>
                </c:pt>
                <c:pt idx="570">
                  <c:v>6.495744956984881E-4</c:v>
                </c:pt>
                <c:pt idx="571">
                  <c:v>6.4303914254054922E-4</c:v>
                </c:pt>
                <c:pt idx="572">
                  <c:v>6.3726294656762071E-4</c:v>
                </c:pt>
                <c:pt idx="573">
                  <c:v>6.3105766175098092E-4</c:v>
                </c:pt>
                <c:pt idx="574">
                  <c:v>6.2448930175890984E-4</c:v>
                </c:pt>
                <c:pt idx="575">
                  <c:v>6.1844905111293103E-4</c:v>
                </c:pt>
                <c:pt idx="576">
                  <c:v>6.1247481413522072E-4</c:v>
                </c:pt>
                <c:pt idx="577">
                  <c:v>6.0620351565032239E-4</c:v>
                </c:pt>
                <c:pt idx="578">
                  <c:v>5.9986620349717636E-4</c:v>
                </c:pt>
                <c:pt idx="579">
                  <c:v>5.9273672732486923E-4</c:v>
                </c:pt>
                <c:pt idx="580">
                  <c:v>5.8672948351302034E-4</c:v>
                </c:pt>
                <c:pt idx="581">
                  <c:v>5.807552465353096E-4</c:v>
                </c:pt>
                <c:pt idx="582">
                  <c:v>5.7454996171867414E-4</c:v>
                </c:pt>
                <c:pt idx="583">
                  <c:v>5.6887278624813832E-4</c:v>
                </c:pt>
                <c:pt idx="584">
                  <c:v>5.6365770645544174E-4</c:v>
                </c:pt>
                <c:pt idx="585">
                  <c:v>5.57848503648378E-4</c:v>
                </c:pt>
                <c:pt idx="586">
                  <c:v>5.5210531450958537E-4</c:v>
                </c:pt>
                <c:pt idx="587">
                  <c:v>5.4603205702947414E-4</c:v>
                </c:pt>
                <c:pt idx="588">
                  <c:v>5.392986628667435E-4</c:v>
                </c:pt>
                <c:pt idx="589">
                  <c:v>5.3398456257165413E-4</c:v>
                </c:pt>
                <c:pt idx="590">
                  <c:v>5.285384349400312E-4</c:v>
                </c:pt>
                <c:pt idx="591">
                  <c:v>5.2322433464494194E-4</c:v>
                </c:pt>
                <c:pt idx="592">
                  <c:v>5.1876841203724912E-4</c:v>
                </c:pt>
                <c:pt idx="593">
                  <c:v>5.1338829807389492E-4</c:v>
                </c:pt>
                <c:pt idx="594">
                  <c:v>5.0751308159857113E-4</c:v>
                </c:pt>
                <c:pt idx="595">
                  <c:v>5.018028992939095E-4</c:v>
                </c:pt>
                <c:pt idx="596">
                  <c:v>4.9688488100838534E-4</c:v>
                </c:pt>
                <c:pt idx="597">
                  <c:v>4.9232993789830742E-4</c:v>
                </c:pt>
                <c:pt idx="598">
                  <c:v>4.8764296745170007E-4</c:v>
                </c:pt>
                <c:pt idx="599">
                  <c:v>4.8259292182965065E-4</c:v>
                </c:pt>
                <c:pt idx="600">
                  <c:v>4.7817000605609533E-4</c:v>
                </c:pt>
                <c:pt idx="601">
                  <c:v>4.7338401510710115E-4</c:v>
                </c:pt>
                <c:pt idx="602">
                  <c:v>4.6896109933354014E-4</c:v>
                </c:pt>
                <c:pt idx="603">
                  <c:v>4.6427412888693534E-4</c:v>
                </c:pt>
                <c:pt idx="604">
                  <c:v>4.5978519944512019E-4</c:v>
                </c:pt>
                <c:pt idx="605">
                  <c:v>4.5470214698893922E-4</c:v>
                </c:pt>
                <c:pt idx="606">
                  <c:v>4.500811902105955E-4</c:v>
                </c:pt>
                <c:pt idx="607">
                  <c:v>4.4579030177356333E-4</c:v>
                </c:pt>
                <c:pt idx="608">
                  <c:v>4.4192850218023914E-4</c:v>
                </c:pt>
                <c:pt idx="609">
                  <c:v>4.3757160007493922E-4</c:v>
                </c:pt>
                <c:pt idx="610">
                  <c:v>4.3328071163790634E-4</c:v>
                </c:pt>
                <c:pt idx="611">
                  <c:v>4.288247890302249E-4</c:v>
                </c:pt>
                <c:pt idx="612">
                  <c:v>4.2337866139859992E-4</c:v>
                </c:pt>
                <c:pt idx="613">
                  <c:v>4.1928581396635334E-4</c:v>
                </c:pt>
                <c:pt idx="614">
                  <c:v>4.1492891186106383E-4</c:v>
                </c:pt>
                <c:pt idx="615">
                  <c:v>4.1110011910186597E-4</c:v>
                </c:pt>
                <c:pt idx="616">
                  <c:v>4.0730433317679739E-4</c:v>
                </c:pt>
                <c:pt idx="617">
                  <c:v>4.0360756775411922E-4</c:v>
                </c:pt>
                <c:pt idx="618">
                  <c:v>3.9974576816079259E-4</c:v>
                </c:pt>
                <c:pt idx="619">
                  <c:v>3.9575194123093896E-4</c:v>
                </c:pt>
                <c:pt idx="620">
                  <c:v>3.918901416376088E-4</c:v>
                </c:pt>
                <c:pt idx="621">
                  <c:v>3.8842442405385248E-4</c:v>
                </c:pt>
                <c:pt idx="622">
                  <c:v>3.8439759028986693E-4</c:v>
                </c:pt>
                <c:pt idx="623">
                  <c:v>3.8063481119892837E-4</c:v>
                </c:pt>
                <c:pt idx="624">
                  <c:v>3.7670699793733968E-4</c:v>
                </c:pt>
                <c:pt idx="625">
                  <c:v>3.7350533502662997E-4</c:v>
                </c:pt>
                <c:pt idx="626">
                  <c:v>3.7000661060874362E-4</c:v>
                </c:pt>
                <c:pt idx="627">
                  <c:v>3.6588075634236256E-4</c:v>
                </c:pt>
                <c:pt idx="628">
                  <c:v>3.6287713443644402E-4</c:v>
                </c:pt>
                <c:pt idx="629">
                  <c:v>3.5927938951616048E-4</c:v>
                </c:pt>
                <c:pt idx="630">
                  <c:v>3.5561563092761494E-4</c:v>
                </c:pt>
                <c:pt idx="631">
                  <c:v>3.5195187233907156E-4</c:v>
                </c:pt>
                <c:pt idx="632">
                  <c:v>3.48519161589449E-4</c:v>
                </c:pt>
                <c:pt idx="633">
                  <c:v>3.4508645083982016E-4</c:v>
                </c:pt>
                <c:pt idx="634">
                  <c:v>3.4185178109498096E-4</c:v>
                </c:pt>
                <c:pt idx="635">
                  <c:v>3.3865011818427304E-4</c:v>
                </c:pt>
                <c:pt idx="636">
                  <c:v>3.3541544843943032E-4</c:v>
                </c:pt>
                <c:pt idx="637">
                  <c:v>3.3198273768980413E-4</c:v>
                </c:pt>
                <c:pt idx="638">
                  <c:v>3.2871506111083708E-4</c:v>
                </c:pt>
                <c:pt idx="639">
                  <c:v>3.26140528048616E-4</c:v>
                </c:pt>
                <c:pt idx="640">
                  <c:v>3.2323592664508456E-4</c:v>
                </c:pt>
                <c:pt idx="641">
                  <c:v>3.2102446875830642E-4</c:v>
                </c:pt>
                <c:pt idx="642">
                  <c:v>3.1821888785717205E-4</c:v>
                </c:pt>
                <c:pt idx="643">
                  <c:v>3.1521526595124652E-4</c:v>
                </c:pt>
                <c:pt idx="644">
                  <c:v>3.122776577135875E-4</c:v>
                </c:pt>
                <c:pt idx="645">
                  <c:v>3.0970312465136956E-4</c:v>
                </c:pt>
                <c:pt idx="646">
                  <c:v>3.071285915891461E-4</c:v>
                </c:pt>
                <c:pt idx="647">
                  <c:v>3.045540585269261E-4</c:v>
                </c:pt>
                <c:pt idx="648">
                  <c:v>3.0174847762579385E-4</c:v>
                </c:pt>
                <c:pt idx="649">
                  <c:v>2.9927296506596286E-4</c:v>
                </c:pt>
                <c:pt idx="650">
                  <c:v>2.9666542516961468E-4</c:v>
                </c:pt>
                <c:pt idx="651">
                  <c:v>2.9425592627805067E-4</c:v>
                </c:pt>
                <c:pt idx="652">
                  <c:v>2.9121929753799392E-4</c:v>
                </c:pt>
                <c:pt idx="653">
                  <c:v>2.8841371663686016E-4</c:v>
                </c:pt>
                <c:pt idx="654">
                  <c:v>2.8603722457942596E-4</c:v>
                </c:pt>
                <c:pt idx="655">
                  <c:v>2.8333066418068234E-4</c:v>
                </c:pt>
                <c:pt idx="656">
                  <c:v>2.8055809011367442E-4</c:v>
                </c:pt>
                <c:pt idx="657">
                  <c:v>2.7834663222689872E-4</c:v>
                </c:pt>
                <c:pt idx="658">
                  <c:v>2.7564007182815514E-4</c:v>
                </c:pt>
                <c:pt idx="659">
                  <c:v>2.734286139413738E-4</c:v>
                </c:pt>
                <c:pt idx="660">
                  <c:v>2.7144820389351452E-4</c:v>
                </c:pt>
                <c:pt idx="661">
                  <c:v>2.6943478701152212E-4</c:v>
                </c:pt>
                <c:pt idx="662">
                  <c:v>2.6682724711517042E-4</c:v>
                </c:pt>
                <c:pt idx="663">
                  <c:v>2.6461578922839412E-4</c:v>
                </c:pt>
                <c:pt idx="664">
                  <c:v>2.6220629033682665E-4</c:v>
                </c:pt>
                <c:pt idx="665">
                  <c:v>2.5959875044047619E-4</c:v>
                </c:pt>
                <c:pt idx="666">
                  <c:v>2.5791540189979789E-4</c:v>
                </c:pt>
                <c:pt idx="667">
                  <c:v>2.5543988933996776E-4</c:v>
                </c:pt>
                <c:pt idx="668">
                  <c:v>2.5266731527296196E-4</c:v>
                </c:pt>
                <c:pt idx="669">
                  <c:v>2.5009278221074679E-4</c:v>
                </c:pt>
                <c:pt idx="670">
                  <c:v>2.4774929698743992E-4</c:v>
                </c:pt>
                <c:pt idx="671">
                  <c:v>2.455378391006615E-4</c:v>
                </c:pt>
                <c:pt idx="672">
                  <c:v>2.4309533337496593E-4</c:v>
                </c:pt>
                <c:pt idx="673">
                  <c:v>2.411149233271047E-4</c:v>
                </c:pt>
                <c:pt idx="674">
                  <c:v>2.3920052694750553E-4</c:v>
                </c:pt>
                <c:pt idx="675">
                  <c:v>2.3689004855833416E-4</c:v>
                </c:pt>
                <c:pt idx="676">
                  <c:v>2.3507467268112802E-4</c:v>
                </c:pt>
                <c:pt idx="677">
                  <c:v>2.3283020796021882E-4</c:v>
                </c:pt>
                <c:pt idx="678">
                  <c:v>2.3035469540039211E-4</c:v>
                </c:pt>
                <c:pt idx="679">
                  <c:v>2.2781316917230648E-4</c:v>
                </c:pt>
                <c:pt idx="680">
                  <c:v>2.2583275912444587E-4</c:v>
                </c:pt>
                <c:pt idx="681">
                  <c:v>2.2362130123766561E-4</c:v>
                </c:pt>
                <c:pt idx="682">
                  <c:v>2.2164089118980264E-4</c:v>
                </c:pt>
                <c:pt idx="683">
                  <c:v>2.1916537862997609E-4</c:v>
                </c:pt>
                <c:pt idx="684">
                  <c:v>2.172509822503769E-4</c:v>
                </c:pt>
                <c:pt idx="685">
                  <c:v>2.1576567471448294E-4</c:v>
                </c:pt>
                <c:pt idx="686">
                  <c:v>2.1395029883727496E-4</c:v>
                </c:pt>
                <c:pt idx="687">
                  <c:v>2.1200289562354704E-4</c:v>
                </c:pt>
                <c:pt idx="688">
                  <c:v>2.0982444457089792E-4</c:v>
                </c:pt>
                <c:pt idx="689">
                  <c:v>2.0797606185956016E-4</c:v>
                </c:pt>
                <c:pt idx="690">
                  <c:v>2.0635872698714471E-4</c:v>
                </c:pt>
                <c:pt idx="691">
                  <c:v>2.0447733744167383E-4</c:v>
                </c:pt>
                <c:pt idx="692">
                  <c:v>2.0266196156446586E-4</c:v>
                </c:pt>
                <c:pt idx="693">
                  <c:v>2.0091259935552176E-4</c:v>
                </c:pt>
                <c:pt idx="694">
                  <c:v>1.9952631232202095E-4</c:v>
                </c:pt>
                <c:pt idx="695">
                  <c:v>1.9767792961068335E-4</c:v>
                </c:pt>
                <c:pt idx="696">
                  <c:v>1.9596157423587009E-4</c:v>
                </c:pt>
                <c:pt idx="697">
                  <c:v>1.9431123252931957E-4</c:v>
                </c:pt>
                <c:pt idx="698">
                  <c:v>1.9266089082276835E-4</c:v>
                </c:pt>
                <c:pt idx="699">
                  <c:v>1.9094453544795509E-4</c:v>
                </c:pt>
                <c:pt idx="700">
                  <c:v>1.8978929625336941E-4</c:v>
                </c:pt>
                <c:pt idx="701">
                  <c:v>1.8830398871747203E-4</c:v>
                </c:pt>
                <c:pt idx="702">
                  <c:v>1.8681868118157848E-4</c:v>
                </c:pt>
                <c:pt idx="703">
                  <c:v>1.8477225746545435E-4</c:v>
                </c:pt>
                <c:pt idx="704">
                  <c:v>1.8295688158824662E-4</c:v>
                </c:pt>
                <c:pt idx="705">
                  <c:v>1.8137255354995821E-4</c:v>
                </c:pt>
                <c:pt idx="706">
                  <c:v>1.7955717767275252E-4</c:v>
                </c:pt>
                <c:pt idx="707">
                  <c:v>1.7751075395663066E-4</c:v>
                </c:pt>
                <c:pt idx="708">
                  <c:v>1.7592642591833925E-4</c:v>
                </c:pt>
                <c:pt idx="709">
                  <c:v>1.7394601587047807E-4</c:v>
                </c:pt>
                <c:pt idx="710">
                  <c:v>1.7222966049566606E-4</c:v>
                </c:pt>
                <c:pt idx="711">
                  <c:v>1.7090938713042441E-4</c:v>
                </c:pt>
                <c:pt idx="712">
                  <c:v>1.692920522580059E-4</c:v>
                </c:pt>
                <c:pt idx="713">
                  <c:v>1.6780674472210999E-4</c:v>
                </c:pt>
                <c:pt idx="714">
                  <c:v>1.6665150552752433E-4</c:v>
                </c:pt>
                <c:pt idx="715">
                  <c:v>1.6539724583054401E-4</c:v>
                </c:pt>
                <c:pt idx="716">
                  <c:v>1.6391193829464785E-4</c:v>
                </c:pt>
                <c:pt idx="717">
                  <c:v>1.6222858975396671E-4</c:v>
                </c:pt>
                <c:pt idx="718">
                  <c:v>1.6074328221807151E-4</c:v>
                </c:pt>
                <c:pt idx="719">
                  <c:v>1.593900020186991E-4</c:v>
                </c:pt>
                <c:pt idx="720">
                  <c:v>1.5793770131693321E-4</c:v>
                </c:pt>
                <c:pt idx="721">
                  <c:v>1.5661742795169359E-4</c:v>
                </c:pt>
                <c:pt idx="722">
                  <c:v>1.5513212041579633E-4</c:v>
                </c:pt>
                <c:pt idx="723">
                  <c:v>1.5321772403619835E-4</c:v>
                </c:pt>
                <c:pt idx="724">
                  <c:v>1.5146836182725325E-4</c:v>
                </c:pt>
                <c:pt idx="725">
                  <c:v>1.5034612946679835E-4</c:v>
                </c:pt>
                <c:pt idx="726">
                  <c:v>1.4945494494526161E-4</c:v>
                </c:pt>
                <c:pt idx="727">
                  <c:v>1.4803565107762872E-4</c:v>
                </c:pt>
                <c:pt idx="728">
                  <c:v>1.4648432987346896E-4</c:v>
                </c:pt>
                <c:pt idx="729">
                  <c:v>1.4539510434714533E-4</c:v>
                </c:pt>
                <c:pt idx="730">
                  <c:v>1.44008817313644E-4</c:v>
                </c:pt>
                <c:pt idx="731">
                  <c:v>1.4298560545558081E-4</c:v>
                </c:pt>
                <c:pt idx="732">
                  <c:v>1.4189637992925711E-4</c:v>
                </c:pt>
                <c:pt idx="733">
                  <c:v>1.4064212023227833E-4</c:v>
                </c:pt>
                <c:pt idx="734">
                  <c:v>1.3945387420356161E-4</c:v>
                </c:pt>
                <c:pt idx="735">
                  <c:v>1.3810059400419126E-4</c:v>
                </c:pt>
                <c:pt idx="736">
                  <c:v>1.3691234797547422E-4</c:v>
                </c:pt>
                <c:pt idx="737">
                  <c:v>1.3598815661980591E-4</c:v>
                </c:pt>
                <c:pt idx="738">
                  <c:v>1.3493193792761283E-4</c:v>
                </c:pt>
                <c:pt idx="739">
                  <c:v>1.336446713965031E-4</c:v>
                </c:pt>
                <c:pt idx="740">
                  <c:v>1.3212635702647521E-4</c:v>
                </c:pt>
                <c:pt idx="741">
                  <c:v>1.3133419300733167E-4</c:v>
                </c:pt>
                <c:pt idx="742">
                  <c:v>1.3014594697861526E-4</c:v>
                </c:pt>
                <c:pt idx="743">
                  <c:v>1.2889168728163615E-4</c:v>
                </c:pt>
                <c:pt idx="744">
                  <c:v>1.2793448909183543E-4</c:v>
                </c:pt>
                <c:pt idx="745">
                  <c:v>1.2661421572659481E-4</c:v>
                </c:pt>
                <c:pt idx="746">
                  <c:v>1.25557997034402E-4</c:v>
                </c:pt>
                <c:pt idx="747">
                  <c:v>1.2450177834220943E-4</c:v>
                </c:pt>
                <c:pt idx="748">
                  <c:v>1.2324751864523163E-4</c:v>
                </c:pt>
                <c:pt idx="749">
                  <c:v>1.2199325894825221E-4</c:v>
                </c:pt>
                <c:pt idx="750">
                  <c:v>1.2126710859736931E-4</c:v>
                </c:pt>
                <c:pt idx="751">
                  <c:v>1.1994683523212861E-4</c:v>
                </c:pt>
                <c:pt idx="752">
                  <c:v>1.1922068488124696E-4</c:v>
                </c:pt>
                <c:pt idx="753">
                  <c:v>1.1776838417948246E-4</c:v>
                </c:pt>
                <c:pt idx="754">
                  <c:v>1.1687719965794361E-4</c:v>
                </c:pt>
                <c:pt idx="755">
                  <c:v>1.1582098096575245E-4</c:v>
                </c:pt>
                <c:pt idx="756">
                  <c:v>1.145997281029032E-4</c:v>
                </c:pt>
                <c:pt idx="757">
                  <c:v>1.134114820741884E-4</c:v>
                </c:pt>
                <c:pt idx="758">
                  <c:v>1.1261931805504241E-4</c:v>
                </c:pt>
                <c:pt idx="759">
                  <c:v>1.1159610619698101E-4</c:v>
                </c:pt>
                <c:pt idx="760">
                  <c:v>1.1057289433891866E-4</c:v>
                </c:pt>
                <c:pt idx="761">
                  <c:v>1.0981373715390652E-4</c:v>
                </c:pt>
                <c:pt idx="762">
                  <c:v>1.0885653896410685E-4</c:v>
                </c:pt>
                <c:pt idx="763">
                  <c:v>1.0793234760843703E-4</c:v>
                </c:pt>
                <c:pt idx="764">
                  <c:v>1.0667808791145943E-4</c:v>
                </c:pt>
                <c:pt idx="765">
                  <c:v>1.0578690338992081E-4</c:v>
                </c:pt>
                <c:pt idx="766">
                  <c:v>1.0469767786359703E-4</c:v>
                </c:pt>
                <c:pt idx="767">
                  <c:v>1.0374047967379738E-4</c:v>
                </c:pt>
                <c:pt idx="768">
                  <c:v>1.027172678157358E-4</c:v>
                </c:pt>
                <c:pt idx="769">
                  <c:v>1.0166104912354321E-4</c:v>
                </c:pt>
                <c:pt idx="770">
                  <c:v>1.0070385093374361E-4</c:v>
                </c:pt>
                <c:pt idx="771">
                  <c:v>1.0017574158764743E-4</c:v>
                </c:pt>
                <c:pt idx="772">
                  <c:v>9.9251550231978797E-5</c:v>
                </c:pt>
                <c:pt idx="773">
                  <c:v>9.8525399881098526E-5</c:v>
                </c:pt>
                <c:pt idx="774">
                  <c:v>9.7766242696084257E-5</c:v>
                </c:pt>
                <c:pt idx="775">
                  <c:v>9.7073099179331276E-5</c:v>
                </c:pt>
                <c:pt idx="776">
                  <c:v>9.6379955662579867E-5</c:v>
                </c:pt>
                <c:pt idx="777">
                  <c:v>9.5587791643435367E-5</c:v>
                </c:pt>
                <c:pt idx="778">
                  <c:v>9.4465559282981267E-5</c:v>
                </c:pt>
                <c:pt idx="779">
                  <c:v>9.3673395263837783E-5</c:v>
                </c:pt>
                <c:pt idx="780">
                  <c:v>9.2947244912953717E-5</c:v>
                </c:pt>
                <c:pt idx="781">
                  <c:v>9.2221094562072186E-5</c:v>
                </c:pt>
                <c:pt idx="782">
                  <c:v>9.1296903206403564E-5</c:v>
                </c:pt>
                <c:pt idx="783">
                  <c:v>9.0405718684865227E-5</c:v>
                </c:pt>
                <c:pt idx="784">
                  <c:v>8.9514534163328503E-5</c:v>
                </c:pt>
                <c:pt idx="785">
                  <c:v>8.8821390646577636E-5</c:v>
                </c:pt>
                <c:pt idx="786">
                  <c:v>8.7897199290907726E-5</c:v>
                </c:pt>
                <c:pt idx="787">
                  <c:v>8.7270069442418202E-5</c:v>
                </c:pt>
                <c:pt idx="788">
                  <c:v>8.6774966930454507E-5</c:v>
                </c:pt>
                <c:pt idx="789">
                  <c:v>8.5916789243046347E-5</c:v>
                </c:pt>
                <c:pt idx="790">
                  <c:v>8.5091618389771656E-5</c:v>
                </c:pt>
                <c:pt idx="791">
                  <c:v>8.4530502209544532E-5</c:v>
                </c:pt>
                <c:pt idx="792">
                  <c:v>8.3837358692793692E-5</c:v>
                </c:pt>
                <c:pt idx="793">
                  <c:v>8.2946174171254528E-5</c:v>
                </c:pt>
                <c:pt idx="794">
                  <c:v>8.2451071659289248E-5</c:v>
                </c:pt>
                <c:pt idx="795">
                  <c:v>8.1757928142539086E-5</c:v>
                </c:pt>
                <c:pt idx="796">
                  <c:v>8.1064784625786362E-5</c:v>
                </c:pt>
                <c:pt idx="797">
                  <c:v>8.0536675279691488E-5</c:v>
                </c:pt>
                <c:pt idx="798">
                  <c:v>7.9546470255760182E-5</c:v>
                </c:pt>
                <c:pt idx="799">
                  <c:v>7.891934040727002E-5</c:v>
                </c:pt>
                <c:pt idx="800">
                  <c:v>7.8193190056388408E-5</c:v>
                </c:pt>
                <c:pt idx="801">
                  <c:v>7.6773896188753922E-5</c:v>
                </c:pt>
                <c:pt idx="802">
                  <c:v>7.5948725335478649E-5</c:v>
                </c:pt>
                <c:pt idx="803">
                  <c:v>7.5948725335478649E-5</c:v>
                </c:pt>
                <c:pt idx="804">
                  <c:v>7.5090547648072332E-5</c:v>
                </c:pt>
                <c:pt idx="805">
                  <c:v>7.4331390463058808E-5</c:v>
                </c:pt>
                <c:pt idx="806">
                  <c:v>7.3836287951094097E-5</c:v>
                </c:pt>
                <c:pt idx="807">
                  <c:v>7.3308178604996593E-5</c:v>
                </c:pt>
                <c:pt idx="808">
                  <c:v>7.2747062424769184E-5</c:v>
                </c:pt>
                <c:pt idx="809">
                  <c:v>7.2152939410411734E-5</c:v>
                </c:pt>
                <c:pt idx="810">
                  <c:v>7.0502597703860334E-5</c:v>
                </c:pt>
                <c:pt idx="811">
                  <c:v>7.0502597703860334E-5</c:v>
                </c:pt>
                <c:pt idx="812">
                  <c:v>6.9776447352978179E-5</c:v>
                </c:pt>
                <c:pt idx="813">
                  <c:v>6.905029700209578E-5</c:v>
                </c:pt>
                <c:pt idx="814">
                  <c:v>6.8654214992523333E-5</c:v>
                </c:pt>
                <c:pt idx="815">
                  <c:v>6.7994078309902792E-5</c:v>
                </c:pt>
                <c:pt idx="816">
                  <c:v>6.7564989466199193E-5</c:v>
                </c:pt>
                <c:pt idx="817">
                  <c:v>6.6904852783578544E-5</c:v>
                </c:pt>
                <c:pt idx="818">
                  <c:v>6.5947654593779013E-5</c:v>
                </c:pt>
                <c:pt idx="819">
                  <c:v>6.5947654593779013E-5</c:v>
                </c:pt>
                <c:pt idx="820">
                  <c:v>6.5353531579421441E-5</c:v>
                </c:pt>
                <c:pt idx="821">
                  <c:v>6.4924442735717503E-5</c:v>
                </c:pt>
                <c:pt idx="822">
                  <c:v>6.4297312887228697E-5</c:v>
                </c:pt>
                <c:pt idx="823">
                  <c:v>6.3703189872869594E-5</c:v>
                </c:pt>
                <c:pt idx="824">
                  <c:v>6.307606002438072E-5</c:v>
                </c:pt>
                <c:pt idx="825">
                  <c:v>6.2448930175891372E-5</c:v>
                </c:pt>
                <c:pt idx="826">
                  <c:v>6.1293690981305889E-5</c:v>
                </c:pt>
                <c:pt idx="827">
                  <c:v>6.0798588469340216E-5</c:v>
                </c:pt>
                <c:pt idx="828">
                  <c:v>6.0798588469340216E-5</c:v>
                </c:pt>
                <c:pt idx="829">
                  <c:v>6.0303485957375274E-5</c:v>
                </c:pt>
                <c:pt idx="830">
                  <c:v>5.9907403947803146E-5</c:v>
                </c:pt>
                <c:pt idx="831">
                  <c:v>5.9445308269967906E-5</c:v>
                </c:pt>
                <c:pt idx="832">
                  <c:v>5.8719157919086023E-5</c:v>
                </c:pt>
                <c:pt idx="833">
                  <c:v>5.8224055407120153E-5</c:v>
                </c:pt>
                <c:pt idx="834">
                  <c:v>5.7464898222107232E-5</c:v>
                </c:pt>
                <c:pt idx="835">
                  <c:v>5.6540706866438488E-5</c:v>
                </c:pt>
                <c:pt idx="836">
                  <c:v>5.6540706866438488E-5</c:v>
                </c:pt>
                <c:pt idx="837">
                  <c:v>5.5880570183818157E-5</c:v>
                </c:pt>
                <c:pt idx="838">
                  <c:v>5.5286447169459331E-5</c:v>
                </c:pt>
                <c:pt idx="839">
                  <c:v>5.4824351491625528E-5</c:v>
                </c:pt>
                <c:pt idx="840">
                  <c:v>5.4395262647922464E-5</c:v>
                </c:pt>
                <c:pt idx="841">
                  <c:v>5.3735125965301815E-5</c:v>
                </c:pt>
                <c:pt idx="842">
                  <c:v>5.3008975614419023E-5</c:v>
                </c:pt>
                <c:pt idx="843">
                  <c:v>5.2315832097667533E-5</c:v>
                </c:pt>
                <c:pt idx="844">
                  <c:v>5.2315832097667533E-5</c:v>
                </c:pt>
                <c:pt idx="845">
                  <c:v>5.1820729585702191E-5</c:v>
                </c:pt>
                <c:pt idx="846">
                  <c:v>5.1292620239606721E-5</c:v>
                </c:pt>
                <c:pt idx="847">
                  <c:v>5.0764510893510132E-5</c:v>
                </c:pt>
                <c:pt idx="848">
                  <c:v>5.0368428883938017E-5</c:v>
                </c:pt>
                <c:pt idx="849">
                  <c:v>5.0104374210889123E-5</c:v>
                </c:pt>
                <c:pt idx="850">
                  <c:v>4.9708292201317537E-5</c:v>
                </c:pt>
                <c:pt idx="851">
                  <c:v>4.8751094011517891E-5</c:v>
                </c:pt>
                <c:pt idx="852">
                  <c:v>4.8322005167814021E-5</c:v>
                </c:pt>
                <c:pt idx="853">
                  <c:v>4.8322005167814021E-5</c:v>
                </c:pt>
                <c:pt idx="854">
                  <c:v>4.7694875319324714E-5</c:v>
                </c:pt>
                <c:pt idx="855">
                  <c:v>4.7298793309752504E-5</c:v>
                </c:pt>
                <c:pt idx="856">
                  <c:v>4.6803690797787454E-5</c:v>
                </c:pt>
                <c:pt idx="857">
                  <c:v>4.6407608788214818E-5</c:v>
                </c:pt>
                <c:pt idx="858">
                  <c:v>4.6077540446904622E-5</c:v>
                </c:pt>
                <c:pt idx="859">
                  <c:v>4.5615444769070331E-5</c:v>
                </c:pt>
                <c:pt idx="860">
                  <c:v>4.4757267081664238E-5</c:v>
                </c:pt>
                <c:pt idx="861">
                  <c:v>4.4757267081664238E-5</c:v>
                </c:pt>
                <c:pt idx="862">
                  <c:v>4.439419190622354E-5</c:v>
                </c:pt>
                <c:pt idx="863">
                  <c:v>4.4064123564912504E-5</c:v>
                </c:pt>
                <c:pt idx="864">
                  <c:v>4.3635034721209094E-5</c:v>
                </c:pt>
                <c:pt idx="865">
                  <c:v>4.3172939043374932E-5</c:v>
                </c:pt>
                <c:pt idx="866">
                  <c:v>4.2776857033803021E-5</c:v>
                </c:pt>
                <c:pt idx="867">
                  <c:v>4.2149727185313503E-5</c:v>
                </c:pt>
                <c:pt idx="868">
                  <c:v>4.1390570000299932E-5</c:v>
                </c:pt>
                <c:pt idx="869">
                  <c:v>4.1390570000299932E-5</c:v>
                </c:pt>
                <c:pt idx="870">
                  <c:v>4.0994487990728224E-5</c:v>
                </c:pt>
                <c:pt idx="871">
                  <c:v>4.0466378644631798E-5</c:v>
                </c:pt>
                <c:pt idx="872">
                  <c:v>4.0103303469189887E-5</c:v>
                </c:pt>
                <c:pt idx="873">
                  <c:v>3.967421462548706E-5</c:v>
                </c:pt>
                <c:pt idx="874">
                  <c:v>3.9344146284176844E-5</c:v>
                </c:pt>
                <c:pt idx="875">
                  <c:v>3.8981071108735469E-5</c:v>
                </c:pt>
                <c:pt idx="876">
                  <c:v>3.8254920757852812E-5</c:v>
                </c:pt>
                <c:pt idx="877">
                  <c:v>3.7924852416542901E-5</c:v>
                </c:pt>
                <c:pt idx="878">
                  <c:v>3.7924852416542901E-5</c:v>
                </c:pt>
                <c:pt idx="879">
                  <c:v>3.7330729402184549E-5</c:v>
                </c:pt>
                <c:pt idx="880">
                  <c:v>3.7033667895005499E-5</c:v>
                </c:pt>
                <c:pt idx="881">
                  <c:v>3.6736606387826212E-5</c:v>
                </c:pt>
                <c:pt idx="882">
                  <c:v>3.6307517544122972E-5</c:v>
                </c:pt>
                <c:pt idx="883">
                  <c:v>3.604346287107487E-5</c:v>
                </c:pt>
                <c:pt idx="884">
                  <c:v>3.5680387695633583E-5</c:v>
                </c:pt>
                <c:pt idx="885">
                  <c:v>3.4855216842357971E-5</c:v>
                </c:pt>
                <c:pt idx="886">
                  <c:v>3.4855216842357971E-5</c:v>
                </c:pt>
                <c:pt idx="887">
                  <c:v>3.432710749626166E-5</c:v>
                </c:pt>
                <c:pt idx="888">
                  <c:v>3.4162073325606216E-5</c:v>
                </c:pt>
                <c:pt idx="889">
                  <c:v>3.3798998150165092E-5</c:v>
                </c:pt>
                <c:pt idx="890">
                  <c:v>3.3534943477117248E-5</c:v>
                </c:pt>
                <c:pt idx="891">
                  <c:v>3.3138861467544842E-5</c:v>
                </c:pt>
                <c:pt idx="892">
                  <c:v>3.2907813628627988E-5</c:v>
                </c:pt>
                <c:pt idx="893">
                  <c:v>3.2412711116662497E-5</c:v>
                </c:pt>
                <c:pt idx="894">
                  <c:v>3.2412711116662497E-5</c:v>
                </c:pt>
                <c:pt idx="895">
                  <c:v>3.2214670111876416E-5</c:v>
                </c:pt>
                <c:pt idx="896">
                  <c:v>3.195061543882822E-5</c:v>
                </c:pt>
                <c:pt idx="897">
                  <c:v>3.1752574434041746E-5</c:v>
                </c:pt>
                <c:pt idx="898">
                  <c:v>3.1554533429255923E-5</c:v>
                </c:pt>
                <c:pt idx="899">
                  <c:v>3.1191458253814412E-5</c:v>
                </c:pt>
                <c:pt idx="900">
                  <c:v>3.0729362575980439E-5</c:v>
                </c:pt>
                <c:pt idx="901">
                  <c:v>3.0102232727491024E-5</c:v>
                </c:pt>
                <c:pt idx="902">
                  <c:v>2.9838178054442817E-5</c:v>
                </c:pt>
                <c:pt idx="903">
                  <c:v>2.9838178054442817E-5</c:v>
                </c:pt>
                <c:pt idx="904">
                  <c:v>2.9376082376608242E-5</c:v>
                </c:pt>
                <c:pt idx="905">
                  <c:v>2.901300720116731E-5</c:v>
                </c:pt>
                <c:pt idx="906">
                  <c:v>2.8814966196380894E-5</c:v>
                </c:pt>
                <c:pt idx="907">
                  <c:v>2.8649932025726267E-5</c:v>
                </c:pt>
                <c:pt idx="908">
                  <c:v>2.841888418680865E-5</c:v>
                </c:pt>
                <c:pt idx="909">
                  <c:v>2.7989795343105648E-5</c:v>
                </c:pt>
                <c:pt idx="910">
                  <c:v>2.7032597153306121E-5</c:v>
                </c:pt>
                <c:pt idx="911">
                  <c:v>2.7032597153306121E-5</c:v>
                </c:pt>
                <c:pt idx="912">
                  <c:v>2.6735535646126975E-5</c:v>
                </c:pt>
                <c:pt idx="913">
                  <c:v>2.6471480973078722E-5</c:v>
                </c:pt>
                <c:pt idx="914">
                  <c:v>2.6207426300030282E-5</c:v>
                </c:pt>
                <c:pt idx="915">
                  <c:v>2.5976378461113644E-5</c:v>
                </c:pt>
                <c:pt idx="916">
                  <c:v>2.5811344290458231E-5</c:v>
                </c:pt>
                <c:pt idx="917">
                  <c:v>2.5613303285672326E-5</c:v>
                </c:pt>
                <c:pt idx="918">
                  <c:v>2.508519393957587E-5</c:v>
                </c:pt>
                <c:pt idx="919">
                  <c:v>2.508519393957587E-5</c:v>
                </c:pt>
                <c:pt idx="920">
                  <c:v>2.4821139266527633E-5</c:v>
                </c:pt>
                <c:pt idx="921">
                  <c:v>2.4623098261741291E-5</c:v>
                </c:pt>
                <c:pt idx="922">
                  <c:v>2.4359043588693498E-5</c:v>
                </c:pt>
                <c:pt idx="923">
                  <c:v>2.4194009418038031E-5</c:v>
                </c:pt>
                <c:pt idx="924">
                  <c:v>2.3995968413252177E-5</c:v>
                </c:pt>
                <c:pt idx="925">
                  <c:v>2.3797927408466086E-5</c:v>
                </c:pt>
                <c:pt idx="926">
                  <c:v>2.3071777057583731E-5</c:v>
                </c:pt>
                <c:pt idx="927">
                  <c:v>2.2840729218666447E-5</c:v>
                </c:pt>
                <c:pt idx="928">
                  <c:v>2.2840729218666447E-5</c:v>
                </c:pt>
                <c:pt idx="929">
                  <c:v>2.2741708716273586E-5</c:v>
                </c:pt>
                <c:pt idx="930">
                  <c:v>2.2510660877356193E-5</c:v>
                </c:pt>
                <c:pt idx="931">
                  <c:v>2.2444647209094336E-5</c:v>
                </c:pt>
                <c:pt idx="932">
                  <c:v>2.2213599370177014E-5</c:v>
                </c:pt>
                <c:pt idx="933">
                  <c:v>2.1685490024080696E-5</c:v>
                </c:pt>
                <c:pt idx="934">
                  <c:v>2.1652483189949452E-5</c:v>
                </c:pt>
                <c:pt idx="935">
                  <c:v>2.1190387512115487E-5</c:v>
                </c:pt>
                <c:pt idx="936">
                  <c:v>2.1190387512115487E-5</c:v>
                </c:pt>
                <c:pt idx="937">
                  <c:v>2.0992346507329437E-5</c:v>
                </c:pt>
                <c:pt idx="938">
                  <c:v>2.0893326004936172E-5</c:v>
                </c:pt>
                <c:pt idx="939">
                  <c:v>2.0761298668412118E-5</c:v>
                </c:pt>
                <c:pt idx="940">
                  <c:v>2.0563257663626064E-5</c:v>
                </c:pt>
                <c:pt idx="941">
                  <c:v>2.0332209824708651E-5</c:v>
                </c:pt>
                <c:pt idx="942">
                  <c:v>2.013416881992272E-5</c:v>
                </c:pt>
                <c:pt idx="943">
                  <c:v>1.9507038971433287E-5</c:v>
                </c:pt>
                <c:pt idx="944">
                  <c:v>1.9507038971433287E-5</c:v>
                </c:pt>
                <c:pt idx="945">
                  <c:v>1.9342004800778226E-5</c:v>
                </c:pt>
                <c:pt idx="946">
                  <c:v>1.9176970630123111E-5</c:v>
                </c:pt>
                <c:pt idx="947">
                  <c:v>1.8912915957074749E-5</c:v>
                </c:pt>
                <c:pt idx="948">
                  <c:v>1.8780888620550888E-5</c:v>
                </c:pt>
                <c:pt idx="949">
                  <c:v>1.8648861284026793E-5</c:v>
                </c:pt>
                <c:pt idx="950">
                  <c:v>1.8384806610978635E-5</c:v>
                </c:pt>
                <c:pt idx="951">
                  <c:v>1.7988724601406378E-5</c:v>
                </c:pt>
                <c:pt idx="952">
                  <c:v>1.7856697264882273E-5</c:v>
                </c:pt>
                <c:pt idx="953">
                  <c:v>1.7856697264882273E-5</c:v>
                </c:pt>
                <c:pt idx="954">
                  <c:v>1.7625649425964961E-5</c:v>
                </c:pt>
                <c:pt idx="955">
                  <c:v>1.7493622089440863E-5</c:v>
                </c:pt>
                <c:pt idx="956">
                  <c:v>1.7328587918785969E-5</c:v>
                </c:pt>
                <c:pt idx="957">
                  <c:v>1.7229567416392847E-5</c:v>
                </c:pt>
                <c:pt idx="958">
                  <c:v>1.7064533245737857E-5</c:v>
                </c:pt>
                <c:pt idx="959">
                  <c:v>1.6866492240951675E-5</c:v>
                </c:pt>
                <c:pt idx="960">
                  <c:v>1.6602437567903516E-5</c:v>
                </c:pt>
                <c:pt idx="961">
                  <c:v>1.6602437567903516E-5</c:v>
                </c:pt>
                <c:pt idx="962">
                  <c:v>1.6404396563117391E-5</c:v>
                </c:pt>
                <c:pt idx="963">
                  <c:v>1.6206355558331245E-5</c:v>
                </c:pt>
                <c:pt idx="964">
                  <c:v>1.6107335055938205E-5</c:v>
                </c:pt>
                <c:pt idx="965">
                  <c:v>1.5876287217020975E-5</c:v>
                </c:pt>
                <c:pt idx="966">
                  <c:v>1.5678246212234741E-5</c:v>
                </c:pt>
                <c:pt idx="967">
                  <c:v>1.557922570984168E-5</c:v>
                </c:pt>
                <c:pt idx="968">
                  <c:v>1.5315171036793667E-5</c:v>
                </c:pt>
                <c:pt idx="969">
                  <c:v>1.5315171036793667E-5</c:v>
                </c:pt>
                <c:pt idx="970">
                  <c:v>1.5150136866138542E-5</c:v>
                </c:pt>
                <c:pt idx="971">
                  <c:v>1.5018109529614422E-5</c:v>
                </c:pt>
                <c:pt idx="972">
                  <c:v>1.4919089027221283E-5</c:v>
                </c:pt>
                <c:pt idx="973">
                  <c:v>1.4721048022435258E-5</c:v>
                </c:pt>
                <c:pt idx="974">
                  <c:v>1.4589020685911218E-5</c:v>
                </c:pt>
                <c:pt idx="975">
                  <c:v>1.4490000183518109E-5</c:v>
                </c:pt>
                <c:pt idx="976">
                  <c:v>1.4093918173945736E-5</c:v>
                </c:pt>
                <c:pt idx="977">
                  <c:v>1.3928884003290795E-5</c:v>
                </c:pt>
                <c:pt idx="978">
                  <c:v>1.3928884003290795E-5</c:v>
                </c:pt>
                <c:pt idx="979">
                  <c:v>1.3763849832635751E-5</c:v>
                </c:pt>
                <c:pt idx="980">
                  <c:v>1.3565808827849531E-5</c:v>
                </c:pt>
                <c:pt idx="981">
                  <c:v>1.3268747320670261E-5</c:v>
                </c:pt>
                <c:pt idx="982">
                  <c:v>1.3037699481753105E-5</c:v>
                </c:pt>
                <c:pt idx="983">
                  <c:v>1.2971685813491061E-5</c:v>
                </c:pt>
                <c:pt idx="984">
                  <c:v>1.2872665311098102E-5</c:v>
                </c:pt>
                <c:pt idx="985">
                  <c:v>1.2509590135656801E-5</c:v>
                </c:pt>
                <c:pt idx="986">
                  <c:v>1.2509590135656801E-5</c:v>
                </c:pt>
                <c:pt idx="987">
                  <c:v>1.2443576467394823E-5</c:v>
                </c:pt>
                <c:pt idx="988">
                  <c:v>1.234455596500179E-5</c:v>
                </c:pt>
                <c:pt idx="989">
                  <c:v>1.2146514960215653E-5</c:v>
                </c:pt>
                <c:pt idx="990">
                  <c:v>1.2047494457822483E-5</c:v>
                </c:pt>
                <c:pt idx="991">
                  <c:v>1.1948473955429522E-5</c:v>
                </c:pt>
                <c:pt idx="992">
                  <c:v>1.1948473955429522E-5</c:v>
                </c:pt>
                <c:pt idx="993">
                  <c:v>1.178343978477447E-5</c:v>
                </c:pt>
                <c:pt idx="994">
                  <c:v>1.178343978477447E-5</c:v>
                </c:pt>
                <c:pt idx="995">
                  <c:v>1.1585398779988335E-5</c:v>
                </c:pt>
                <c:pt idx="996">
                  <c:v>1.1453371443464295E-5</c:v>
                </c:pt>
                <c:pt idx="997">
                  <c:v>1.1321344106940081E-5</c:v>
                </c:pt>
                <c:pt idx="998">
                  <c:v>1.1189316770415949E-5</c:v>
                </c:pt>
                <c:pt idx="999">
                  <c:v>1.1090296268022961E-5</c:v>
                </c:pt>
                <c:pt idx="1000">
                  <c:v>1.0991275765629931E-5</c:v>
                </c:pt>
                <c:pt idx="1001">
                  <c:v>1.0958268931498804E-5</c:v>
                </c:pt>
                <c:pt idx="1002">
                  <c:v>1.0892255263236902E-5</c:v>
                </c:pt>
                <c:pt idx="1003">
                  <c:v>1.0892255263236902E-5</c:v>
                </c:pt>
                <c:pt idx="1004">
                  <c:v>1.0760227926712786E-5</c:v>
                </c:pt>
                <c:pt idx="1005">
                  <c:v>1.0496173253664634E-5</c:v>
                </c:pt>
                <c:pt idx="1006">
                  <c:v>1.0430159585402615E-5</c:v>
                </c:pt>
                <c:pt idx="1007">
                  <c:v>1.0298132248878497E-5</c:v>
                </c:pt>
                <c:pt idx="1008">
                  <c:v>1.0133098078223295E-5</c:v>
                </c:pt>
                <c:pt idx="1009">
                  <c:v>9.9020502393063719E-6</c:v>
                </c:pt>
                <c:pt idx="1010">
                  <c:v>9.6710024003890927E-6</c:v>
                </c:pt>
                <c:pt idx="1011">
                  <c:v>9.6710024003890927E-6</c:v>
                </c:pt>
                <c:pt idx="1012">
                  <c:v>9.6379955662580267E-6</c:v>
                </c:pt>
                <c:pt idx="1013">
                  <c:v>9.5389750638649235E-6</c:v>
                </c:pt>
                <c:pt idx="1014">
                  <c:v>9.505968229734015E-6</c:v>
                </c:pt>
                <c:pt idx="1015">
                  <c:v>9.3079272249478849E-6</c:v>
                </c:pt>
                <c:pt idx="1016">
                  <c:v>9.2089067225547207E-6</c:v>
                </c:pt>
                <c:pt idx="1017">
                  <c:v>9.1758998884238529E-6</c:v>
                </c:pt>
                <c:pt idx="1018">
                  <c:v>9.1098862201618038E-6</c:v>
                </c:pt>
                <c:pt idx="1019">
                  <c:v>9.1098862201618038E-6</c:v>
                </c:pt>
                <c:pt idx="1020">
                  <c:v>9.0768793860306768E-6</c:v>
                </c:pt>
                <c:pt idx="1021">
                  <c:v>8.9448520495065567E-6</c:v>
                </c:pt>
                <c:pt idx="1022">
                  <c:v>8.7798178788515248E-6</c:v>
                </c:pt>
                <c:pt idx="1023">
                  <c:v>8.6807973764584995E-6</c:v>
                </c:pt>
                <c:pt idx="1024">
                  <c:v>8.5157632058034168E-6</c:v>
                </c:pt>
                <c:pt idx="1025">
                  <c:v>8.4167427034103238E-6</c:v>
                </c:pt>
                <c:pt idx="1026">
                  <c:v>8.2517085327551766E-6</c:v>
                </c:pt>
                <c:pt idx="1027">
                  <c:v>8.1526880303622123E-6</c:v>
                </c:pt>
                <c:pt idx="1028">
                  <c:v>8.0866743621001057E-6</c:v>
                </c:pt>
                <c:pt idx="1029">
                  <c:v>8.0206606938380652E-6</c:v>
                </c:pt>
                <c:pt idx="1030">
                  <c:v>7.9546470255760365E-6</c:v>
                </c:pt>
                <c:pt idx="1031">
                  <c:v>7.8556265231829519E-6</c:v>
                </c:pt>
                <c:pt idx="1032">
                  <c:v>7.8556265231829519E-6</c:v>
                </c:pt>
                <c:pt idx="1033">
                  <c:v>7.7896128549209384E-6</c:v>
                </c:pt>
                <c:pt idx="1034">
                  <c:v>7.6905923525278369E-6</c:v>
                </c:pt>
                <c:pt idx="1035">
                  <c:v>7.6245786842657803E-6</c:v>
                </c:pt>
                <c:pt idx="1036">
                  <c:v>7.5915718501347854E-6</c:v>
                </c:pt>
                <c:pt idx="1037">
                  <c:v>7.4595445136107204E-6</c:v>
                </c:pt>
                <c:pt idx="1038">
                  <c:v>7.4595445136107204E-6</c:v>
                </c:pt>
                <c:pt idx="1039">
                  <c:v>7.3935308453485934E-6</c:v>
                </c:pt>
                <c:pt idx="1040">
                  <c:v>7.3605240112175994E-6</c:v>
                </c:pt>
                <c:pt idx="1041">
                  <c:v>7.3275171770865503E-6</c:v>
                </c:pt>
                <c:pt idx="1042">
                  <c:v>7.2284966746935674E-6</c:v>
                </c:pt>
                <c:pt idx="1043">
                  <c:v>7.0964693381694829E-6</c:v>
                </c:pt>
                <c:pt idx="1044">
                  <c:v>7.0634625040384593E-6</c:v>
                </c:pt>
                <c:pt idx="1045">
                  <c:v>6.9974488357764153E-6</c:v>
                </c:pt>
                <c:pt idx="1046">
                  <c:v>6.8984283333833731E-6</c:v>
                </c:pt>
                <c:pt idx="1047">
                  <c:v>6.7994078309902894E-6</c:v>
                </c:pt>
                <c:pt idx="1048">
                  <c:v>6.7003873285972201E-6</c:v>
                </c:pt>
                <c:pt idx="1049">
                  <c:v>6.6013668262041821E-6</c:v>
                </c:pt>
                <c:pt idx="1050">
                  <c:v>6.5683599920731822E-6</c:v>
                </c:pt>
                <c:pt idx="1051">
                  <c:v>6.502346323811123E-6</c:v>
                </c:pt>
                <c:pt idx="1052">
                  <c:v>6.4033258214180418E-6</c:v>
                </c:pt>
                <c:pt idx="1053">
                  <c:v>6.3703189872870071E-6</c:v>
                </c:pt>
                <c:pt idx="1054">
                  <c:v>6.3043053190249581E-6</c:v>
                </c:pt>
                <c:pt idx="1055">
                  <c:v>6.2712984848940556E-6</c:v>
                </c:pt>
                <c:pt idx="1056">
                  <c:v>6.2382916507629675E-6</c:v>
                </c:pt>
                <c:pt idx="1057">
                  <c:v>6.1722779825009253E-6</c:v>
                </c:pt>
                <c:pt idx="1058">
                  <c:v>6.1062643142388779E-6</c:v>
                </c:pt>
                <c:pt idx="1059">
                  <c:v>6.0732574801078805E-6</c:v>
                </c:pt>
                <c:pt idx="1060">
                  <c:v>5.9082233094527791E-6</c:v>
                </c:pt>
                <c:pt idx="1061">
                  <c:v>5.9082233094527791E-6</c:v>
                </c:pt>
                <c:pt idx="1062">
                  <c:v>5.9082233094527791E-6</c:v>
                </c:pt>
                <c:pt idx="1063">
                  <c:v>5.8422096411907081E-6</c:v>
                </c:pt>
                <c:pt idx="1064">
                  <c:v>5.7431891387976227E-6</c:v>
                </c:pt>
                <c:pt idx="1065">
                  <c:v>5.7431891387976227E-6</c:v>
                </c:pt>
                <c:pt idx="1066">
                  <c:v>5.7101823046665965E-6</c:v>
                </c:pt>
                <c:pt idx="1067">
                  <c:v>5.6111618022735407E-6</c:v>
                </c:pt>
                <c:pt idx="1068">
                  <c:v>5.5781549681424704E-6</c:v>
                </c:pt>
                <c:pt idx="1069">
                  <c:v>5.5451481340115154E-6</c:v>
                </c:pt>
                <c:pt idx="1070">
                  <c:v>5.413120797487419E-6</c:v>
                </c:pt>
                <c:pt idx="1071">
                  <c:v>5.3801139633563776E-6</c:v>
                </c:pt>
                <c:pt idx="1072">
                  <c:v>5.2480866268322914E-6</c:v>
                </c:pt>
                <c:pt idx="1073">
                  <c:v>5.1820729585702423E-6</c:v>
                </c:pt>
                <c:pt idx="1074">
                  <c:v>5.1490661244392754E-6</c:v>
                </c:pt>
                <c:pt idx="1075">
                  <c:v>5.1160592903082213E-6</c:v>
                </c:pt>
                <c:pt idx="1076">
                  <c:v>5.1160592903082213E-6</c:v>
                </c:pt>
                <c:pt idx="1077">
                  <c:v>5.0170387879151587E-6</c:v>
                </c:pt>
                <c:pt idx="1078">
                  <c:v>4.9510251196531605E-6</c:v>
                </c:pt>
                <c:pt idx="1079">
                  <c:v>4.8850114513910734E-6</c:v>
                </c:pt>
                <c:pt idx="1080">
                  <c:v>4.8189977831290481E-6</c:v>
                </c:pt>
                <c:pt idx="1081">
                  <c:v>4.8189977831290481E-6</c:v>
                </c:pt>
                <c:pt idx="1082">
                  <c:v>4.7859909489979803E-6</c:v>
                </c:pt>
                <c:pt idx="1083">
                  <c:v>4.6539636124739441E-6</c:v>
                </c:pt>
                <c:pt idx="1084">
                  <c:v>4.6209567783428713E-6</c:v>
                </c:pt>
                <c:pt idx="1085">
                  <c:v>4.5879499442119044E-6</c:v>
                </c:pt>
                <c:pt idx="1086">
                  <c:v>4.5879499442119044E-6</c:v>
                </c:pt>
                <c:pt idx="1087">
                  <c:v>4.5219362759498113E-6</c:v>
                </c:pt>
                <c:pt idx="1088">
                  <c:v>4.4889294418188571E-6</c:v>
                </c:pt>
                <c:pt idx="1089">
                  <c:v>4.4559226076877894E-6</c:v>
                </c:pt>
                <c:pt idx="1090">
                  <c:v>4.4229157735567463E-6</c:v>
                </c:pt>
                <c:pt idx="1091">
                  <c:v>4.4229157735567463E-6</c:v>
                </c:pt>
                <c:pt idx="1092">
                  <c:v>4.4229157735567463E-6</c:v>
                </c:pt>
                <c:pt idx="1093">
                  <c:v>4.4229157735567463E-6</c:v>
                </c:pt>
                <c:pt idx="1094">
                  <c:v>4.3569021052947811E-6</c:v>
                </c:pt>
                <c:pt idx="1095">
                  <c:v>4.3238952711636914E-6</c:v>
                </c:pt>
                <c:pt idx="1096">
                  <c:v>4.2248747687706314E-6</c:v>
                </c:pt>
                <c:pt idx="1097">
                  <c:v>4.1588611005086365E-6</c:v>
                </c:pt>
                <c:pt idx="1098">
                  <c:v>4.1258542663775265E-6</c:v>
                </c:pt>
                <c:pt idx="1099">
                  <c:v>4.1258542663775265E-6</c:v>
                </c:pt>
                <c:pt idx="1100">
                  <c:v>4.1258542663775265E-6</c:v>
                </c:pt>
                <c:pt idx="1101">
                  <c:v>4.0598405981155562E-6</c:v>
                </c:pt>
                <c:pt idx="1102">
                  <c:v>3.9608200957225132E-6</c:v>
                </c:pt>
                <c:pt idx="1103">
                  <c:v>3.9608200957225132E-6</c:v>
                </c:pt>
                <c:pt idx="1104">
                  <c:v>3.9608200957225132E-6</c:v>
                </c:pt>
                <c:pt idx="1105">
                  <c:v>3.8948064274604464E-6</c:v>
                </c:pt>
                <c:pt idx="1106">
                  <c:v>3.8948064274604464E-6</c:v>
                </c:pt>
                <c:pt idx="1107">
                  <c:v>3.8287927591984278E-6</c:v>
                </c:pt>
                <c:pt idx="1108">
                  <c:v>3.7957859250674016E-6</c:v>
                </c:pt>
                <c:pt idx="1109">
                  <c:v>3.7627790909363898E-6</c:v>
                </c:pt>
                <c:pt idx="1110">
                  <c:v>3.6967654226743238E-6</c:v>
                </c:pt>
                <c:pt idx="1111">
                  <c:v>3.6307517544123061E-6</c:v>
                </c:pt>
                <c:pt idx="1112">
                  <c:v>3.5977449202812676E-6</c:v>
                </c:pt>
                <c:pt idx="1113">
                  <c:v>3.5647380861502554E-6</c:v>
                </c:pt>
                <c:pt idx="1114">
                  <c:v>3.5647380861502554E-6</c:v>
                </c:pt>
                <c:pt idx="1115">
                  <c:v>3.5317312520192453E-6</c:v>
                </c:pt>
                <c:pt idx="1116">
                  <c:v>3.4987244178882072E-6</c:v>
                </c:pt>
                <c:pt idx="1117">
                  <c:v>3.4987244178882072E-6</c:v>
                </c:pt>
                <c:pt idx="1118">
                  <c:v>3.4657175837571954E-6</c:v>
                </c:pt>
                <c:pt idx="1119">
                  <c:v>3.4327107496261713E-6</c:v>
                </c:pt>
                <c:pt idx="1120">
                  <c:v>3.4327107496261713E-6</c:v>
                </c:pt>
                <c:pt idx="1121">
                  <c:v>3.4327107496261713E-6</c:v>
                </c:pt>
                <c:pt idx="1122">
                  <c:v>3.4327107496261713E-6</c:v>
                </c:pt>
                <c:pt idx="1123">
                  <c:v>3.3997039154951252E-6</c:v>
                </c:pt>
                <c:pt idx="1124">
                  <c:v>3.3336902472331118E-6</c:v>
                </c:pt>
                <c:pt idx="1125">
                  <c:v>3.3336902472331118E-6</c:v>
                </c:pt>
                <c:pt idx="1126">
                  <c:v>3.3006834131020699E-6</c:v>
                </c:pt>
                <c:pt idx="1127">
                  <c:v>3.2676765789710903E-6</c:v>
                </c:pt>
                <c:pt idx="1128">
                  <c:v>3.2346697448400509E-6</c:v>
                </c:pt>
                <c:pt idx="1129">
                  <c:v>3.2346697448400509E-6</c:v>
                </c:pt>
                <c:pt idx="1130">
                  <c:v>3.2016629107090099E-6</c:v>
                </c:pt>
                <c:pt idx="1131">
                  <c:v>3.1686560765780099E-6</c:v>
                </c:pt>
                <c:pt idx="1132">
                  <c:v>3.1686560765780099E-6</c:v>
                </c:pt>
                <c:pt idx="1133">
                  <c:v>3.1356492424469922E-6</c:v>
                </c:pt>
                <c:pt idx="1134">
                  <c:v>3.1026424083159499E-6</c:v>
                </c:pt>
                <c:pt idx="1135">
                  <c:v>3.0366287400538856E-6</c:v>
                </c:pt>
                <c:pt idx="1136">
                  <c:v>3.0366287400538856E-6</c:v>
                </c:pt>
                <c:pt idx="1137">
                  <c:v>2.970615071791865E-6</c:v>
                </c:pt>
                <c:pt idx="1138">
                  <c:v>2.970615071791865E-6</c:v>
                </c:pt>
                <c:pt idx="1139">
                  <c:v>2.9376082376608252E-6</c:v>
                </c:pt>
                <c:pt idx="1140">
                  <c:v>2.871594569398805E-6</c:v>
                </c:pt>
                <c:pt idx="1141">
                  <c:v>2.8385877352677961E-6</c:v>
                </c:pt>
                <c:pt idx="1142">
                  <c:v>2.8055809011367695E-6</c:v>
                </c:pt>
                <c:pt idx="1143">
                  <c:v>2.7725740670057607E-6</c:v>
                </c:pt>
                <c:pt idx="1144">
                  <c:v>2.7725740670057607E-6</c:v>
                </c:pt>
                <c:pt idx="1145">
                  <c:v>2.739567232874734E-6</c:v>
                </c:pt>
                <c:pt idx="1146">
                  <c:v>2.739567232874734E-6</c:v>
                </c:pt>
                <c:pt idx="1147">
                  <c:v>2.7065603987437099E-6</c:v>
                </c:pt>
                <c:pt idx="1148">
                  <c:v>2.6405467304816753E-6</c:v>
                </c:pt>
                <c:pt idx="1149">
                  <c:v>2.6075398963506639E-6</c:v>
                </c:pt>
                <c:pt idx="1150">
                  <c:v>2.5745330622196407E-6</c:v>
                </c:pt>
                <c:pt idx="1151">
                  <c:v>2.5745330622196407E-6</c:v>
                </c:pt>
                <c:pt idx="1152">
                  <c:v>2.5745330622196407E-6</c:v>
                </c:pt>
                <c:pt idx="1153">
                  <c:v>2.5745330622196407E-6</c:v>
                </c:pt>
                <c:pt idx="1154">
                  <c:v>2.5745330622196407E-6</c:v>
                </c:pt>
                <c:pt idx="1155">
                  <c:v>2.5415262280886132E-6</c:v>
                </c:pt>
                <c:pt idx="1156">
                  <c:v>2.5415262280886132E-6</c:v>
                </c:pt>
                <c:pt idx="1157">
                  <c:v>2.5415262280886132E-6</c:v>
                </c:pt>
                <c:pt idx="1158">
                  <c:v>2.475512559826565E-6</c:v>
                </c:pt>
                <c:pt idx="1159">
                  <c:v>2.475512559826565E-6</c:v>
                </c:pt>
                <c:pt idx="1160">
                  <c:v>2.4094988915645092E-6</c:v>
                </c:pt>
                <c:pt idx="1161">
                  <c:v>2.4094988915645092E-6</c:v>
                </c:pt>
                <c:pt idx="1162">
                  <c:v>2.4094988915645092E-6</c:v>
                </c:pt>
                <c:pt idx="1163">
                  <c:v>2.3764920574334851E-6</c:v>
                </c:pt>
                <c:pt idx="1164">
                  <c:v>2.3104783891714352E-6</c:v>
                </c:pt>
                <c:pt idx="1165">
                  <c:v>2.2444647209094353E-6</c:v>
                </c:pt>
                <c:pt idx="1166">
                  <c:v>2.2114578867783943E-6</c:v>
                </c:pt>
                <c:pt idx="1167">
                  <c:v>2.2114578867783943E-6</c:v>
                </c:pt>
                <c:pt idx="1168">
                  <c:v>2.2114578867783943E-6</c:v>
                </c:pt>
                <c:pt idx="1169">
                  <c:v>2.1454442185163741E-6</c:v>
                </c:pt>
                <c:pt idx="1170">
                  <c:v>2.1124373843853356E-6</c:v>
                </c:pt>
                <c:pt idx="1171">
                  <c:v>2.0134168819922756E-6</c:v>
                </c:pt>
                <c:pt idx="1172">
                  <c:v>2.0134168819922756E-6</c:v>
                </c:pt>
                <c:pt idx="1173">
                  <c:v>2.0134168819922756E-6</c:v>
                </c:pt>
                <c:pt idx="1174">
                  <c:v>2.0134168819922756E-6</c:v>
                </c:pt>
                <c:pt idx="1175">
                  <c:v>1.9474032137302291E-6</c:v>
                </c:pt>
                <c:pt idx="1176">
                  <c:v>1.9474032137302291E-6</c:v>
                </c:pt>
                <c:pt idx="1177">
                  <c:v>1.9474032137302291E-6</c:v>
                </c:pt>
                <c:pt idx="1178">
                  <c:v>1.9143963795992067E-6</c:v>
                </c:pt>
                <c:pt idx="1179">
                  <c:v>1.9143963795992067E-6</c:v>
                </c:pt>
                <c:pt idx="1180">
                  <c:v>1.9143963795992067E-6</c:v>
                </c:pt>
                <c:pt idx="1181">
                  <c:v>1.9143963795992067E-6</c:v>
                </c:pt>
                <c:pt idx="1182">
                  <c:v>1.8483827113371693E-6</c:v>
                </c:pt>
                <c:pt idx="1183">
                  <c:v>1.8153758772061459E-6</c:v>
                </c:pt>
                <c:pt idx="1184">
                  <c:v>1.8153758772061459E-6</c:v>
                </c:pt>
                <c:pt idx="1185">
                  <c:v>1.7823690430751205E-6</c:v>
                </c:pt>
                <c:pt idx="1186">
                  <c:v>1.7823690430751205E-6</c:v>
                </c:pt>
                <c:pt idx="1187">
                  <c:v>1.716355374813092E-6</c:v>
                </c:pt>
                <c:pt idx="1188">
                  <c:v>1.5843280382889993E-6</c:v>
                </c:pt>
                <c:pt idx="1189">
                  <c:v>1.5843280382889993E-6</c:v>
                </c:pt>
                <c:pt idx="1190">
                  <c:v>1.5513212041579661E-6</c:v>
                </c:pt>
                <c:pt idx="1191">
                  <c:v>1.4853075358959395E-6</c:v>
                </c:pt>
                <c:pt idx="1192">
                  <c:v>1.4523007017649145E-6</c:v>
                </c:pt>
                <c:pt idx="1193">
                  <c:v>1.4523007017649145E-6</c:v>
                </c:pt>
                <c:pt idx="1194">
                  <c:v>1.41929386763389E-6</c:v>
                </c:pt>
                <c:pt idx="1195">
                  <c:v>1.41929386763389E-6</c:v>
                </c:pt>
                <c:pt idx="1196">
                  <c:v>1.3862870335028867E-6</c:v>
                </c:pt>
                <c:pt idx="1197">
                  <c:v>1.3862870335028867E-6</c:v>
                </c:pt>
                <c:pt idx="1198">
                  <c:v>1.3862870335028867E-6</c:v>
                </c:pt>
                <c:pt idx="1199">
                  <c:v>1.3862870335028867E-6</c:v>
                </c:pt>
                <c:pt idx="1200">
                  <c:v>1.3862870335028867E-6</c:v>
                </c:pt>
                <c:pt idx="1201">
                  <c:v>1.3862870335028867E-6</c:v>
                </c:pt>
                <c:pt idx="1202">
                  <c:v>1.3862870335028867E-6</c:v>
                </c:pt>
                <c:pt idx="1203">
                  <c:v>1.3862870335028867E-6</c:v>
                </c:pt>
                <c:pt idx="1204">
                  <c:v>1.3862870335028867E-6</c:v>
                </c:pt>
                <c:pt idx="1205">
                  <c:v>1.3862870335028867E-6</c:v>
                </c:pt>
                <c:pt idx="1206">
                  <c:v>1.3862870335028867E-6</c:v>
                </c:pt>
                <c:pt idx="1207">
                  <c:v>1.3862870335028867E-6</c:v>
                </c:pt>
                <c:pt idx="1208">
                  <c:v>1.3862870335028867E-6</c:v>
                </c:pt>
                <c:pt idx="1209">
                  <c:v>1.353280199371862E-6</c:v>
                </c:pt>
                <c:pt idx="1210">
                  <c:v>1.353280199371862E-6</c:v>
                </c:pt>
                <c:pt idx="1211">
                  <c:v>1.353280199371862E-6</c:v>
                </c:pt>
                <c:pt idx="1212">
                  <c:v>1.353280199371862E-6</c:v>
                </c:pt>
                <c:pt idx="1213">
                  <c:v>1.353280199371862E-6</c:v>
                </c:pt>
                <c:pt idx="1214">
                  <c:v>1.353280199371862E-6</c:v>
                </c:pt>
                <c:pt idx="1215">
                  <c:v>1.2872665311098123E-6</c:v>
                </c:pt>
                <c:pt idx="1216">
                  <c:v>1.2542596969787943E-6</c:v>
                </c:pt>
                <c:pt idx="1217">
                  <c:v>1.2542596969787943E-6</c:v>
                </c:pt>
                <c:pt idx="1218">
                  <c:v>1.2542596969787943E-6</c:v>
                </c:pt>
                <c:pt idx="1219">
                  <c:v>1.2542596969787943E-6</c:v>
                </c:pt>
                <c:pt idx="1220">
                  <c:v>1.2542596969787943E-6</c:v>
                </c:pt>
                <c:pt idx="1221">
                  <c:v>1.2542596969787943E-6</c:v>
                </c:pt>
                <c:pt idx="1222">
                  <c:v>1.2212528628477766E-6</c:v>
                </c:pt>
                <c:pt idx="1223">
                  <c:v>1.2212528628477766E-6</c:v>
                </c:pt>
                <c:pt idx="1224">
                  <c:v>1.2212528628477766E-6</c:v>
                </c:pt>
                <c:pt idx="1225">
                  <c:v>1.2212528628477766E-6</c:v>
                </c:pt>
                <c:pt idx="1226">
                  <c:v>1.2212528628477766E-6</c:v>
                </c:pt>
                <c:pt idx="1227">
                  <c:v>1.2212528628477766E-6</c:v>
                </c:pt>
                <c:pt idx="1228">
                  <c:v>1.2212528628477766E-6</c:v>
                </c:pt>
                <c:pt idx="1229">
                  <c:v>1.2212528628477766E-6</c:v>
                </c:pt>
                <c:pt idx="1230">
                  <c:v>1.2212528628477766E-6</c:v>
                </c:pt>
                <c:pt idx="1231">
                  <c:v>1.1882460287167665E-6</c:v>
                </c:pt>
                <c:pt idx="1232">
                  <c:v>1.1882460287167665E-6</c:v>
                </c:pt>
                <c:pt idx="1233">
                  <c:v>1.1882460287167665E-6</c:v>
                </c:pt>
                <c:pt idx="1234">
                  <c:v>1.1222323604547149E-6</c:v>
                </c:pt>
                <c:pt idx="1235">
                  <c:v>1.0562186921926561E-6</c:v>
                </c:pt>
                <c:pt idx="1236">
                  <c:v>1.0562186921926561E-6</c:v>
                </c:pt>
                <c:pt idx="1237">
                  <c:v>1.0562186921926561E-6</c:v>
                </c:pt>
                <c:pt idx="1238">
                  <c:v>1.0232118580616361E-6</c:v>
                </c:pt>
                <c:pt idx="1239">
                  <c:v>1.0232118580616361E-6</c:v>
                </c:pt>
                <c:pt idx="1240">
                  <c:v>1.0232118580616361E-6</c:v>
                </c:pt>
                <c:pt idx="1241">
                  <c:v>1.0232118580616361E-6</c:v>
                </c:pt>
                <c:pt idx="1242">
                  <c:v>1.0232118580616361E-6</c:v>
                </c:pt>
                <c:pt idx="1243">
                  <c:v>1.0232118580616361E-6</c:v>
                </c:pt>
                <c:pt idx="1244">
                  <c:v>1.0232118580616361E-6</c:v>
                </c:pt>
                <c:pt idx="1245">
                  <c:v>9.9020502393063867E-7</c:v>
                </c:pt>
                <c:pt idx="1246">
                  <c:v>9.9020502393063867E-7</c:v>
                </c:pt>
                <c:pt idx="1247">
                  <c:v>9.5719818979960801E-7</c:v>
                </c:pt>
                <c:pt idx="1248">
                  <c:v>9.5719818979960801E-7</c:v>
                </c:pt>
                <c:pt idx="1249">
                  <c:v>9.5719818979960801E-7</c:v>
                </c:pt>
                <c:pt idx="1250">
                  <c:v>9.2419135566857746E-7</c:v>
                </c:pt>
                <c:pt idx="1251">
                  <c:v>9.2419135566857746E-7</c:v>
                </c:pt>
                <c:pt idx="1252">
                  <c:v>9.2419135566857746E-7</c:v>
                </c:pt>
                <c:pt idx="1253">
                  <c:v>9.2419135566857746E-7</c:v>
                </c:pt>
                <c:pt idx="1254">
                  <c:v>8.2517085327551768E-7</c:v>
                </c:pt>
                <c:pt idx="1255">
                  <c:v>8.2517085327551768E-7</c:v>
                </c:pt>
                <c:pt idx="1256">
                  <c:v>8.2517085327551768E-7</c:v>
                </c:pt>
                <c:pt idx="1257">
                  <c:v>8.2517085327551768E-7</c:v>
                </c:pt>
                <c:pt idx="1258">
                  <c:v>8.2517085327551768E-7</c:v>
                </c:pt>
                <c:pt idx="1259">
                  <c:v>7.5915718501347977E-7</c:v>
                </c:pt>
                <c:pt idx="1260">
                  <c:v>7.5915718501347977E-7</c:v>
                </c:pt>
                <c:pt idx="1261">
                  <c:v>7.5915718501347977E-7</c:v>
                </c:pt>
                <c:pt idx="1262">
                  <c:v>7.5915718501347977E-7</c:v>
                </c:pt>
                <c:pt idx="1263">
                  <c:v>7.5915718501347977E-7</c:v>
                </c:pt>
                <c:pt idx="1264">
                  <c:v>7.5915718501347977E-7</c:v>
                </c:pt>
                <c:pt idx="1265">
                  <c:v>7.5915718501347977E-7</c:v>
                </c:pt>
                <c:pt idx="1266">
                  <c:v>7.2615035088246055E-7</c:v>
                </c:pt>
                <c:pt idx="1267">
                  <c:v>7.2615035088246055E-7</c:v>
                </c:pt>
                <c:pt idx="1268">
                  <c:v>7.2615035088246055E-7</c:v>
                </c:pt>
                <c:pt idx="1269">
                  <c:v>7.2615035088246055E-7</c:v>
                </c:pt>
                <c:pt idx="1270">
                  <c:v>7.2615035088246055E-7</c:v>
                </c:pt>
                <c:pt idx="1271">
                  <c:v>6.6013668262041904E-7</c:v>
                </c:pt>
                <c:pt idx="1272">
                  <c:v>6.6013668262041904E-7</c:v>
                </c:pt>
                <c:pt idx="1273">
                  <c:v>6.2712984848940681E-7</c:v>
                </c:pt>
                <c:pt idx="1274">
                  <c:v>6.2712984848940681E-7</c:v>
                </c:pt>
                <c:pt idx="1275">
                  <c:v>6.2712984848940681E-7</c:v>
                </c:pt>
                <c:pt idx="1276">
                  <c:v>6.2712984848940681E-7</c:v>
                </c:pt>
                <c:pt idx="1277">
                  <c:v>6.2712984848940681E-7</c:v>
                </c:pt>
                <c:pt idx="1278">
                  <c:v>6.2712984848940681E-7</c:v>
                </c:pt>
                <c:pt idx="1279">
                  <c:v>6.2712984848940681E-7</c:v>
                </c:pt>
                <c:pt idx="1280">
                  <c:v>6.2712984848940681E-7</c:v>
                </c:pt>
                <c:pt idx="1281">
                  <c:v>6.2712984848940681E-7</c:v>
                </c:pt>
                <c:pt idx="1282">
                  <c:v>6.2712984848940681E-7</c:v>
                </c:pt>
                <c:pt idx="1283">
                  <c:v>5.6111618022735534E-7</c:v>
                </c:pt>
                <c:pt idx="1284">
                  <c:v>5.6111618022735534E-7</c:v>
                </c:pt>
                <c:pt idx="1285">
                  <c:v>5.6111618022735534E-7</c:v>
                </c:pt>
                <c:pt idx="1286">
                  <c:v>5.281093460963394E-7</c:v>
                </c:pt>
                <c:pt idx="1287">
                  <c:v>5.281093460963394E-7</c:v>
                </c:pt>
                <c:pt idx="1288">
                  <c:v>5.281093460963394E-7</c:v>
                </c:pt>
                <c:pt idx="1289">
                  <c:v>5.281093460963394E-7</c:v>
                </c:pt>
                <c:pt idx="1290">
                  <c:v>5.281093460963394E-7</c:v>
                </c:pt>
                <c:pt idx="1291">
                  <c:v>4.95102511965317E-7</c:v>
                </c:pt>
                <c:pt idx="1292">
                  <c:v>4.95102511965317E-7</c:v>
                </c:pt>
                <c:pt idx="1293">
                  <c:v>4.95102511965317E-7</c:v>
                </c:pt>
                <c:pt idx="1294">
                  <c:v>4.95102511965317E-7</c:v>
                </c:pt>
                <c:pt idx="1295">
                  <c:v>4.6209567783428714E-7</c:v>
                </c:pt>
                <c:pt idx="1296">
                  <c:v>4.6209567783428714E-7</c:v>
                </c:pt>
                <c:pt idx="1297">
                  <c:v>4.6209567783428714E-7</c:v>
                </c:pt>
                <c:pt idx="1298">
                  <c:v>4.6209567783428714E-7</c:v>
                </c:pt>
                <c:pt idx="1299">
                  <c:v>4.2908884370327136E-7</c:v>
                </c:pt>
                <c:pt idx="1300">
                  <c:v>4.2908884370327136E-7</c:v>
                </c:pt>
                <c:pt idx="1301">
                  <c:v>4.2908884370327136E-7</c:v>
                </c:pt>
                <c:pt idx="1302">
                  <c:v>4.2908884370327136E-7</c:v>
                </c:pt>
                <c:pt idx="1303">
                  <c:v>4.2908884370327136E-7</c:v>
                </c:pt>
                <c:pt idx="1304">
                  <c:v>4.2908884370327136E-7</c:v>
                </c:pt>
                <c:pt idx="1305">
                  <c:v>4.2908884370327136E-7</c:v>
                </c:pt>
                <c:pt idx="1306">
                  <c:v>4.2908884370327136E-7</c:v>
                </c:pt>
                <c:pt idx="1307">
                  <c:v>3.9608200957225172E-7</c:v>
                </c:pt>
                <c:pt idx="1308">
                  <c:v>3.9608200957225172E-7</c:v>
                </c:pt>
                <c:pt idx="1309">
                  <c:v>3.9608200957225172E-7</c:v>
                </c:pt>
                <c:pt idx="1310">
                  <c:v>3.9608200957225172E-7</c:v>
                </c:pt>
                <c:pt idx="1311">
                  <c:v>3.9608200957225172E-7</c:v>
                </c:pt>
                <c:pt idx="1312">
                  <c:v>3.9608200957225172E-7</c:v>
                </c:pt>
                <c:pt idx="1313">
                  <c:v>3.9608200957225172E-7</c:v>
                </c:pt>
                <c:pt idx="1314">
                  <c:v>3.9608200957225172E-7</c:v>
                </c:pt>
                <c:pt idx="1315">
                  <c:v>3.9608200957225172E-7</c:v>
                </c:pt>
                <c:pt idx="1316">
                  <c:v>3.9608200957225172E-7</c:v>
                </c:pt>
                <c:pt idx="1317">
                  <c:v>3.9608200957225172E-7</c:v>
                </c:pt>
                <c:pt idx="1318">
                  <c:v>3.9608200957225172E-7</c:v>
                </c:pt>
                <c:pt idx="1319">
                  <c:v>3.9608200957225172E-7</c:v>
                </c:pt>
                <c:pt idx="1320">
                  <c:v>3.9608200957225172E-7</c:v>
                </c:pt>
                <c:pt idx="1321">
                  <c:v>3.9608200957225172E-7</c:v>
                </c:pt>
                <c:pt idx="1322">
                  <c:v>3.9608200957225172E-7</c:v>
                </c:pt>
                <c:pt idx="1323">
                  <c:v>3.9608200957225172E-7</c:v>
                </c:pt>
                <c:pt idx="1324">
                  <c:v>3.9608200957225172E-7</c:v>
                </c:pt>
                <c:pt idx="1325">
                  <c:v>3.630751754412316E-7</c:v>
                </c:pt>
                <c:pt idx="1326">
                  <c:v>3.3006834131020788E-7</c:v>
                </c:pt>
                <c:pt idx="1327">
                  <c:v>3.3006834131020788E-7</c:v>
                </c:pt>
                <c:pt idx="1328">
                  <c:v>3.3006834131020788E-7</c:v>
                </c:pt>
                <c:pt idx="1329">
                  <c:v>3.3006834131020788E-7</c:v>
                </c:pt>
                <c:pt idx="1330">
                  <c:v>2.9706150717918696E-7</c:v>
                </c:pt>
                <c:pt idx="1331">
                  <c:v>2.9706150717918696E-7</c:v>
                </c:pt>
                <c:pt idx="1332">
                  <c:v>2.9706150717918696E-7</c:v>
                </c:pt>
                <c:pt idx="1333">
                  <c:v>2.9706150717918696E-7</c:v>
                </c:pt>
                <c:pt idx="1334">
                  <c:v>2.9706150717918696E-7</c:v>
                </c:pt>
                <c:pt idx="1335">
                  <c:v>2.6405467304816795E-7</c:v>
                </c:pt>
                <c:pt idx="1336">
                  <c:v>2.6405467304816795E-7</c:v>
                </c:pt>
                <c:pt idx="1337">
                  <c:v>2.6405467304816795E-7</c:v>
                </c:pt>
                <c:pt idx="1338">
                  <c:v>2.6405467304816795E-7</c:v>
                </c:pt>
                <c:pt idx="1339">
                  <c:v>2.6405467304816795E-7</c:v>
                </c:pt>
                <c:pt idx="1340">
                  <c:v>2.6405467304816795E-7</c:v>
                </c:pt>
                <c:pt idx="1341">
                  <c:v>2.6405467304816795E-7</c:v>
                </c:pt>
                <c:pt idx="1342">
                  <c:v>2.6405467304816795E-7</c:v>
                </c:pt>
                <c:pt idx="1343">
                  <c:v>2.6405467304816795E-7</c:v>
                </c:pt>
                <c:pt idx="1344">
                  <c:v>2.6405467304816795E-7</c:v>
                </c:pt>
                <c:pt idx="1345">
                  <c:v>2.6405467304816795E-7</c:v>
                </c:pt>
                <c:pt idx="1346">
                  <c:v>2.6405467304816795E-7</c:v>
                </c:pt>
                <c:pt idx="1347">
                  <c:v>2.6405467304816795E-7</c:v>
                </c:pt>
                <c:pt idx="1348">
                  <c:v>2.6405467304816795E-7</c:v>
                </c:pt>
                <c:pt idx="1349">
                  <c:v>2.6405467304816795E-7</c:v>
                </c:pt>
                <c:pt idx="1350">
                  <c:v>2.6405467304816795E-7</c:v>
                </c:pt>
                <c:pt idx="1351">
                  <c:v>2.6405467304816795E-7</c:v>
                </c:pt>
                <c:pt idx="1352">
                  <c:v>2.6405467304816795E-7</c:v>
                </c:pt>
                <c:pt idx="1353">
                  <c:v>2.6405467304816795E-7</c:v>
                </c:pt>
                <c:pt idx="1354">
                  <c:v>2.6405467304816795E-7</c:v>
                </c:pt>
                <c:pt idx="1355">
                  <c:v>2.3104783891714402E-7</c:v>
                </c:pt>
                <c:pt idx="1356">
                  <c:v>1.9804100478612657E-7</c:v>
                </c:pt>
                <c:pt idx="1357">
                  <c:v>1.9804100478612657E-7</c:v>
                </c:pt>
                <c:pt idx="1358">
                  <c:v>1.9804100478612657E-7</c:v>
                </c:pt>
                <c:pt idx="1359">
                  <c:v>1.9804100478612657E-7</c:v>
                </c:pt>
                <c:pt idx="1360">
                  <c:v>1.9804100478612657E-7</c:v>
                </c:pt>
                <c:pt idx="1361">
                  <c:v>1.9804100478612657E-7</c:v>
                </c:pt>
                <c:pt idx="1362">
                  <c:v>1.9804100478612657E-7</c:v>
                </c:pt>
                <c:pt idx="1363">
                  <c:v>1.9804100478612657E-7</c:v>
                </c:pt>
                <c:pt idx="1364">
                  <c:v>1.9804100478612657E-7</c:v>
                </c:pt>
                <c:pt idx="1365">
                  <c:v>1.9804100478612657E-7</c:v>
                </c:pt>
                <c:pt idx="1366">
                  <c:v>1.9804100478612657E-7</c:v>
                </c:pt>
                <c:pt idx="1367">
                  <c:v>1.9804100478612657E-7</c:v>
                </c:pt>
                <c:pt idx="1368">
                  <c:v>1.9804100478612657E-7</c:v>
                </c:pt>
                <c:pt idx="1369">
                  <c:v>1.6503417065510513E-7</c:v>
                </c:pt>
                <c:pt idx="1370">
                  <c:v>1.6503417065510513E-7</c:v>
                </c:pt>
                <c:pt idx="1371">
                  <c:v>1.6503417065510513E-7</c:v>
                </c:pt>
                <c:pt idx="1372">
                  <c:v>1.6503417065510513E-7</c:v>
                </c:pt>
                <c:pt idx="1373">
                  <c:v>1.3202733652408406E-7</c:v>
                </c:pt>
                <c:pt idx="1374">
                  <c:v>1.3202733652408406E-7</c:v>
                </c:pt>
                <c:pt idx="1375">
                  <c:v>1.3202733652408406E-7</c:v>
                </c:pt>
                <c:pt idx="1376">
                  <c:v>1.3202733652408406E-7</c:v>
                </c:pt>
                <c:pt idx="1377">
                  <c:v>1.3202733652408406E-7</c:v>
                </c:pt>
                <c:pt idx="1378">
                  <c:v>9.9020502393064081E-8</c:v>
                </c:pt>
                <c:pt idx="1379">
                  <c:v>9.9020502393064081E-8</c:v>
                </c:pt>
                <c:pt idx="1380">
                  <c:v>6.6013668262042041E-8</c:v>
                </c:pt>
                <c:pt idx="1381">
                  <c:v>6.6013668262042041E-8</c:v>
                </c:pt>
                <c:pt idx="1382">
                  <c:v>6.6013668262042041E-8</c:v>
                </c:pt>
                <c:pt idx="1383">
                  <c:v>6.6013668262042041E-8</c:v>
                </c:pt>
                <c:pt idx="1384">
                  <c:v>6.6013668262042041E-8</c:v>
                </c:pt>
                <c:pt idx="1385">
                  <c:v>6.6013668262042041E-8</c:v>
                </c:pt>
                <c:pt idx="1386">
                  <c:v>6.6013668262042041E-8</c:v>
                </c:pt>
                <c:pt idx="1387">
                  <c:v>6.6013668262042041E-8</c:v>
                </c:pt>
                <c:pt idx="1388">
                  <c:v>6.6013668262042041E-8</c:v>
                </c:pt>
                <c:pt idx="1389">
                  <c:v>6.6013668262042041E-8</c:v>
                </c:pt>
                <c:pt idx="1390">
                  <c:v>6.6013668262042041E-8</c:v>
                </c:pt>
                <c:pt idx="1391">
                  <c:v>6.6013668262042041E-8</c:v>
                </c:pt>
                <c:pt idx="1392">
                  <c:v>6.6013668262042041E-8</c:v>
                </c:pt>
                <c:pt idx="1393">
                  <c:v>6.6013668262042041E-8</c:v>
                </c:pt>
                <c:pt idx="1394">
                  <c:v>6.6013668262042041E-8</c:v>
                </c:pt>
                <c:pt idx="1395">
                  <c:v>6.6013668262042041E-8</c:v>
                </c:pt>
                <c:pt idx="1396">
                  <c:v>6.6013668262042041E-8</c:v>
                </c:pt>
                <c:pt idx="1397">
                  <c:v>6.6013668262042041E-8</c:v>
                </c:pt>
                <c:pt idx="1398">
                  <c:v>6.6013668262042041E-8</c:v>
                </c:pt>
                <c:pt idx="1399">
                  <c:v>6.6013668262042041E-8</c:v>
                </c:pt>
                <c:pt idx="1400">
                  <c:v>6.6013668262042041E-8</c:v>
                </c:pt>
                <c:pt idx="1401">
                  <c:v>6.6013668262042041E-8</c:v>
                </c:pt>
                <c:pt idx="1402">
                  <c:v>6.6013668262042041E-8</c:v>
                </c:pt>
                <c:pt idx="1403">
                  <c:v>6.6013668262042041E-8</c:v>
                </c:pt>
                <c:pt idx="1404">
                  <c:v>6.6013668262042041E-8</c:v>
                </c:pt>
                <c:pt idx="1405">
                  <c:v>6.6013668262042041E-8</c:v>
                </c:pt>
                <c:pt idx="1406">
                  <c:v>6.6013668262042041E-8</c:v>
                </c:pt>
                <c:pt idx="1407">
                  <c:v>6.6013668262042041E-8</c:v>
                </c:pt>
                <c:pt idx="1408">
                  <c:v>6.6013668262042041E-8</c:v>
                </c:pt>
                <c:pt idx="1409">
                  <c:v>6.6013668262042041E-8</c:v>
                </c:pt>
                <c:pt idx="1410">
                  <c:v>6.6013668262042041E-8</c:v>
                </c:pt>
                <c:pt idx="1411">
                  <c:v>6.6013668262042041E-8</c:v>
                </c:pt>
                <c:pt idx="1412">
                  <c:v>6.6013668262042041E-8</c:v>
                </c:pt>
                <c:pt idx="1413">
                  <c:v>6.6013668262042041E-8</c:v>
                </c:pt>
                <c:pt idx="1414">
                  <c:v>6.6013668262042041E-8</c:v>
                </c:pt>
                <c:pt idx="1415">
                  <c:v>6.6013668262042041E-8</c:v>
                </c:pt>
                <c:pt idx="1416">
                  <c:v>6.6013668262042041E-8</c:v>
                </c:pt>
                <c:pt idx="1417">
                  <c:v>6.6013668262042041E-8</c:v>
                </c:pt>
                <c:pt idx="1418">
                  <c:v>6.6013668262042041E-8</c:v>
                </c:pt>
                <c:pt idx="1419">
                  <c:v>6.6013668262042041E-8</c:v>
                </c:pt>
                <c:pt idx="1420">
                  <c:v>6.6013668262042041E-8</c:v>
                </c:pt>
                <c:pt idx="1421">
                  <c:v>6.6013668262042041E-8</c:v>
                </c:pt>
                <c:pt idx="1422">
                  <c:v>6.6013668262042041E-8</c:v>
                </c:pt>
                <c:pt idx="1423">
                  <c:v>6.6013668262042041E-8</c:v>
                </c:pt>
                <c:pt idx="1424">
                  <c:v>6.6013668262042041E-8</c:v>
                </c:pt>
                <c:pt idx="1425">
                  <c:v>6.6013668262042041E-8</c:v>
                </c:pt>
                <c:pt idx="1426">
                  <c:v>6.6013668262042041E-8</c:v>
                </c:pt>
                <c:pt idx="1427">
                  <c:v>6.6013668262042041E-8</c:v>
                </c:pt>
                <c:pt idx="1428">
                  <c:v>6.6013668262042041E-8</c:v>
                </c:pt>
                <c:pt idx="1429">
                  <c:v>3.3006834131020855E-8</c:v>
                </c:pt>
                <c:pt idx="1430">
                  <c:v>3.3006834131020855E-8</c:v>
                </c:pt>
                <c:pt idx="1431">
                  <c:v>3.3006834131020855E-8</c:v>
                </c:pt>
                <c:pt idx="1432">
                  <c:v>3.3006834131020855E-8</c:v>
                </c:pt>
                <c:pt idx="1433">
                  <c:v>3.3006834131020855E-8</c:v>
                </c:pt>
                <c:pt idx="1434">
                  <c:v>3.3006834131020855E-8</c:v>
                </c:pt>
                <c:pt idx="1435">
                  <c:v>3.3006834131020855E-8</c:v>
                </c:pt>
                <c:pt idx="1436">
                  <c:v>3.3006834131020855E-8</c:v>
                </c:pt>
                <c:pt idx="1437">
                  <c:v>3.3006834131020855E-8</c:v>
                </c:pt>
                <c:pt idx="1438">
                  <c:v>3.3006834131020855E-8</c:v>
                </c:pt>
                <c:pt idx="1439">
                  <c:v>3.3006834131020855E-8</c:v>
                </c:pt>
                <c:pt idx="1440">
                  <c:v>3.3006834131020855E-8</c:v>
                </c:pt>
                <c:pt idx="1441">
                  <c:v>3.3006834131020855E-8</c:v>
                </c:pt>
                <c:pt idx="1442">
                  <c:v>3.3006834131020855E-8</c:v>
                </c:pt>
                <c:pt idx="1443">
                  <c:v>3.3006834131020855E-8</c:v>
                </c:pt>
                <c:pt idx="1444">
                  <c:v>3.3006834131020855E-8</c:v>
                </c:pt>
                <c:pt idx="1445">
                  <c:v>3.3006834131020855E-8</c:v>
                </c:pt>
                <c:pt idx="1446">
                  <c:v>3.3006834131020855E-8</c:v>
                </c:pt>
                <c:pt idx="1447">
                  <c:v>3.3006834131020855E-8</c:v>
                </c:pt>
                <c:pt idx="1448">
                  <c:v>3.3006834131020855E-8</c:v>
                </c:pt>
                <c:pt idx="1449">
                  <c:v>3.3006834131020855E-8</c:v>
                </c:pt>
                <c:pt idx="1450">
                  <c:v>3.3006834131020855E-8</c:v>
                </c:pt>
                <c:pt idx="1451">
                  <c:v>3.3006834131020855E-8</c:v>
                </c:pt>
                <c:pt idx="1452">
                  <c:v>3.3006834131020855E-8</c:v>
                </c:pt>
                <c:pt idx="1453">
                  <c:v>3.3006834131020855E-8</c:v>
                </c:pt>
                <c:pt idx="1454">
                  <c:v>3.3006834131020855E-8</c:v>
                </c:pt>
                <c:pt idx="1455">
                  <c:v>3.3006834131020855E-8</c:v>
                </c:pt>
                <c:pt idx="1456">
                  <c:v>3.3006834131020855E-8</c:v>
                </c:pt>
                <c:pt idx="1457">
                  <c:v>3.3006834131020855E-8</c:v>
                </c:pt>
                <c:pt idx="1458">
                  <c:v>3.3006834131020855E-8</c:v>
                </c:pt>
                <c:pt idx="1459">
                  <c:v>3.3006834131020855E-8</c:v>
                </c:pt>
                <c:pt idx="1460">
                  <c:v>3.3006834131020855E-8</c:v>
                </c:pt>
                <c:pt idx="1461">
                  <c:v>3.3006834131020855E-8</c:v>
                </c:pt>
                <c:pt idx="1462">
                  <c:v>3.3006834131020855E-8</c:v>
                </c:pt>
                <c:pt idx="1463">
                  <c:v>3.3006834131020855E-8</c:v>
                </c:pt>
                <c:pt idx="1464">
                  <c:v>3.3006834131020855E-8</c:v>
                </c:pt>
                <c:pt idx="1465">
                  <c:v>3.3006834131020855E-8</c:v>
                </c:pt>
                <c:pt idx="1466">
                  <c:v>3.3006834131020855E-8</c:v>
                </c:pt>
                <c:pt idx="1467">
                  <c:v>3.3006834131020855E-8</c:v>
                </c:pt>
                <c:pt idx="1468">
                  <c:v>3.3006834131020855E-8</c:v>
                </c:pt>
                <c:pt idx="1469">
                  <c:v>3.3006834131020855E-8</c:v>
                </c:pt>
                <c:pt idx="1470">
                  <c:v>3.3006834131020855E-8</c:v>
                </c:pt>
                <c:pt idx="1471">
                  <c:v>3.3006834131020855E-8</c:v>
                </c:pt>
                <c:pt idx="1472">
                  <c:v>3.3006834131020855E-8</c:v>
                </c:pt>
                <c:pt idx="1473">
                  <c:v>3.3006834131020855E-8</c:v>
                </c:pt>
                <c:pt idx="1474">
                  <c:v>3.3006834131020855E-8</c:v>
                </c:pt>
                <c:pt idx="1475">
                  <c:v>3.3006834131020855E-8</c:v>
                </c:pt>
                <c:pt idx="1476">
                  <c:v>3.3006834131020855E-8</c:v>
                </c:pt>
                <c:pt idx="1477">
                  <c:v>3.3006834131020855E-8</c:v>
                </c:pt>
                <c:pt idx="1478">
                  <c:v>3.3006834131020855E-8</c:v>
                </c:pt>
                <c:pt idx="1479">
                  <c:v>3.3006834131020855E-8</c:v>
                </c:pt>
                <c:pt idx="1480">
                  <c:v>3.3006834131020855E-8</c:v>
                </c:pt>
                <c:pt idx="1481">
                  <c:v>3.3006834131020855E-8</c:v>
                </c:pt>
                <c:pt idx="1482">
                  <c:v>3.3006834131020855E-8</c:v>
                </c:pt>
                <c:pt idx="1483">
                  <c:v>3.3006834131020855E-8</c:v>
                </c:pt>
                <c:pt idx="1484">
                  <c:v>3.3006834131020855E-8</c:v>
                </c:pt>
                <c:pt idx="1485">
                  <c:v>3.3006834131020855E-8</c:v>
                </c:pt>
                <c:pt idx="1486">
                  <c:v>3.3006834131020855E-8</c:v>
                </c:pt>
                <c:pt idx="1487">
                  <c:v>3.3006834131020855E-8</c:v>
                </c:pt>
                <c:pt idx="1488">
                  <c:v>3.3006834131020855E-8</c:v>
                </c:pt>
                <c:pt idx="1489">
                  <c:v>3.3006834131020855E-8</c:v>
                </c:pt>
                <c:pt idx="1490">
                  <c:v>3.3006834131020855E-8</c:v>
                </c:pt>
                <c:pt idx="1491">
                  <c:v>3.3006834131020855E-8</c:v>
                </c:pt>
                <c:pt idx="1492">
                  <c:v>3.3006834131020855E-8</c:v>
                </c:pt>
                <c:pt idx="1493">
                  <c:v>3.3006834131020855E-8</c:v>
                </c:pt>
              </c:numCache>
            </c:numRef>
          </c:yVal>
        </c:ser>
        <c:axId val="156104960"/>
        <c:axId val="156193152"/>
      </c:scatterChart>
      <c:valAx>
        <c:axId val="156104960"/>
        <c:scaling>
          <c:logBase val="10"/>
          <c:orientation val="minMax"/>
        </c:scaling>
        <c:axPos val="b"/>
        <c:title>
          <c:tx>
            <c:rich>
              <a:bodyPr/>
              <a:lstStyle/>
              <a:p>
                <a:pPr>
                  <a:defRPr/>
                </a:pPr>
                <a:r>
                  <a:rPr lang="en-US"/>
                  <a:t>Wave Height (m)</a:t>
                </a:r>
              </a:p>
            </c:rich>
          </c:tx>
          <c:layout/>
        </c:title>
        <c:numFmt formatCode="General" sourceLinked="1"/>
        <c:tickLblPos val="nextTo"/>
        <c:crossAx val="156193152"/>
        <c:crossesAt val="1.0000000000000193E-9"/>
        <c:crossBetween val="midCat"/>
      </c:valAx>
      <c:valAx>
        <c:axId val="156193152"/>
        <c:scaling>
          <c:logBase val="10"/>
          <c:orientation val="minMax"/>
          <c:min val="1.0000000000000187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6532153124573002E-2"/>
              <c:y val="0.24901141717737335"/>
            </c:manualLayout>
          </c:layout>
        </c:title>
        <c:numFmt formatCode="General" sourceLinked="1"/>
        <c:tickLblPos val="nextTo"/>
        <c:crossAx val="156104960"/>
        <c:crossesAt val="1.0000000000000005E-2"/>
        <c:crossBetween val="midCat"/>
      </c:valAx>
    </c:plotArea>
    <c:legend>
      <c:legendPos val="r"/>
      <c:layout>
        <c:manualLayout>
          <c:xMode val="edge"/>
          <c:yMode val="edge"/>
          <c:x val="0.27863405459334029"/>
          <c:y val="0.44835086090429543"/>
          <c:w val="0.31528455329166666"/>
          <c:h val="0.23966135400791241"/>
        </c:manualLayout>
      </c:layout>
    </c:legend>
    <c:plotVisOnly val="1"/>
  </c:chart>
  <c:spPr>
    <a:effectLst>
      <a:outerShdw blurRad="50800" dist="38100" dir="2700000" algn="tl" rotWithShape="0">
        <a:prstClr val="black">
          <a:alpha val="40000"/>
        </a:prstClr>
      </a:outerShdw>
    </a:effectLst>
  </c:spPr>
  <c:txPr>
    <a:bodyPr/>
    <a:lstStyle/>
    <a:p>
      <a:pPr>
        <a:defRPr sz="800"/>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xMode val="edge"/>
          <c:yMode val="edge"/>
          <c:x val="1.9987507807620403E-2"/>
          <c:y val="1.973684210526316E-2"/>
          <c:w val="0.96002498438475969"/>
          <c:h val="0.96052631578947367"/>
        </c:manualLayout>
      </c:layout>
      <c:scatterChart>
        <c:scatterStyle val="smoothMarker"/>
        <c:ser>
          <c:idx val="0"/>
          <c:order val="0"/>
          <c:tx>
            <c:v>Column 2</c:v>
          </c:tx>
          <c:spPr>
            <a:ln w="31680">
              <a:solidFill>
                <a:srgbClr val="004586"/>
              </a:solidFill>
            </a:ln>
          </c:spPr>
          <c:marker>
            <c:symbol val="none"/>
          </c:marker>
          <c:xVal>
            <c:numLit>
              <c:formatCode>General</c:formatCode>
              <c:ptCount val="8"/>
              <c:pt idx="0">
                <c:v>0</c:v>
              </c:pt>
              <c:pt idx="1">
                <c:v>1</c:v>
              </c:pt>
              <c:pt idx="2">
                <c:v>3</c:v>
              </c:pt>
              <c:pt idx="3">
                <c:v>5</c:v>
              </c:pt>
              <c:pt idx="4">
                <c:v>8</c:v>
              </c:pt>
              <c:pt idx="5">
                <c:v>12</c:v>
              </c:pt>
              <c:pt idx="6">
                <c:v>16</c:v>
              </c:pt>
              <c:pt idx="7">
                <c:v>20</c:v>
              </c:pt>
            </c:numLit>
          </c:xVal>
          <c:yVal>
            <c:numLit>
              <c:formatCode>General</c:formatCode>
              <c:ptCount val="8"/>
              <c:pt idx="0">
                <c:v>1</c:v>
              </c:pt>
              <c:pt idx="1">
                <c:v>0.82000000000000062</c:v>
              </c:pt>
              <c:pt idx="2">
                <c:v>0.55000000000000004</c:v>
              </c:pt>
              <c:pt idx="3">
                <c:v>0.36000000000000032</c:v>
              </c:pt>
              <c:pt idx="4">
                <c:v>0.2</c:v>
              </c:pt>
              <c:pt idx="5">
                <c:v>9.0000000000000024E-2</c:v>
              </c:pt>
              <c:pt idx="6">
                <c:v>4.0000000000000022E-2</c:v>
              </c:pt>
              <c:pt idx="7">
                <c:v>2.0000000000000011E-2</c:v>
              </c:pt>
            </c:numLit>
          </c:yVal>
          <c:smooth val="1"/>
        </c:ser>
        <c:axId val="156340992"/>
        <c:axId val="156335104"/>
      </c:scatterChart>
      <c:valAx>
        <c:axId val="156335104"/>
        <c:scaling>
          <c:orientation val="minMax"/>
          <c:max val="1"/>
        </c:scaling>
        <c:axPos val="l"/>
        <c:numFmt formatCode="General" sourceLinked="1"/>
        <c:majorTickMark val="none"/>
        <c:tickLblPos val="nextTo"/>
        <c:spPr>
          <a:ln>
            <a:solidFill>
              <a:srgbClr val="B3B3B3"/>
            </a:solidFill>
          </a:ln>
        </c:spPr>
        <c:txPr>
          <a:bodyPr/>
          <a:lstStyle/>
          <a:p>
            <a:pPr>
              <a:defRPr sz="800" b="0"/>
            </a:pPr>
            <a:endParaRPr lang="en-US"/>
          </a:p>
        </c:txPr>
        <c:crossAx val="156340992"/>
        <c:crosses val="autoZero"/>
        <c:crossBetween val="midCat"/>
        <c:majorUnit val="1"/>
      </c:valAx>
      <c:valAx>
        <c:axId val="156340992"/>
        <c:scaling>
          <c:orientation val="minMax"/>
          <c:max val="20"/>
        </c:scaling>
        <c:axPos val="b"/>
        <c:numFmt formatCode="General" sourceLinked="0"/>
        <c:majorTickMark val="none"/>
        <c:tickLblPos val="nextTo"/>
        <c:spPr>
          <a:ln>
            <a:solidFill>
              <a:srgbClr val="B3B3B3"/>
            </a:solidFill>
          </a:ln>
        </c:spPr>
        <c:txPr>
          <a:bodyPr/>
          <a:lstStyle/>
          <a:p>
            <a:pPr>
              <a:defRPr sz="800" b="0"/>
            </a:pPr>
            <a:endParaRPr lang="en-US"/>
          </a:p>
        </c:txPr>
        <c:crossAx val="156335104"/>
        <c:crosses val="autoZero"/>
        <c:crossBetween val="midCat"/>
        <c:majorUnit val="20"/>
      </c:valAx>
      <c:spPr>
        <a:solidFill>
          <a:srgbClr val="FFFFCC"/>
        </a:solidFill>
        <a:ln>
          <a:solidFill>
            <a:srgbClr val="B3B3B3"/>
          </a:solidFill>
          <a:prstDash val="solid"/>
        </a:ln>
      </c:spPr>
    </c:plotArea>
    <c:plotVisOnly val="1"/>
  </c:chart>
  <c:spPr>
    <a:noFill/>
    <a:ln>
      <a:noFill/>
    </a:ln>
  </c:spPr>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284A57-0F53-440E-9F9B-E35A1DDCA38B}" type="doc">
      <dgm:prSet loTypeId="urn:microsoft.com/office/officeart/2005/8/layout/chevron1" loCatId="process" qsTypeId="urn:microsoft.com/office/officeart/2005/8/quickstyle/simple1" qsCatId="simple" csTypeId="urn:microsoft.com/office/officeart/2005/8/colors/accent1_2" csCatId="accent1" phldr="1"/>
      <dgm:spPr/>
    </dgm:pt>
    <dgm:pt modelId="{3E03C37D-118E-45CF-BFC5-5FFED6D7F1B3}">
      <dgm:prSet phldrT="[Text]"/>
      <dgm:spPr/>
      <dgm:t>
        <a:bodyPr/>
        <a:lstStyle/>
        <a:p>
          <a:r>
            <a:rPr lang="en-US"/>
            <a:t>Observations</a:t>
          </a:r>
        </a:p>
      </dgm:t>
    </dgm:pt>
    <dgm:pt modelId="{F5F882A0-ED31-4531-AE18-8A9CC8283E3C}" type="parTrans" cxnId="{8A6B9C8A-78D8-464A-8E7F-D39F1623A914}">
      <dgm:prSet/>
      <dgm:spPr/>
      <dgm:t>
        <a:bodyPr/>
        <a:lstStyle/>
        <a:p>
          <a:endParaRPr lang="en-US"/>
        </a:p>
      </dgm:t>
    </dgm:pt>
    <dgm:pt modelId="{642A0DD4-48A7-4E55-A07F-E1F0A90DAD7D}" type="sibTrans" cxnId="{8A6B9C8A-78D8-464A-8E7F-D39F1623A914}">
      <dgm:prSet/>
      <dgm:spPr/>
      <dgm:t>
        <a:bodyPr/>
        <a:lstStyle/>
        <a:p>
          <a:endParaRPr lang="en-US"/>
        </a:p>
      </dgm:t>
    </dgm:pt>
    <dgm:pt modelId="{E95BB894-20EC-4D33-AA1C-BF13BBCE4CAA}">
      <dgm:prSet phldrT="[Text]"/>
      <dgm:spPr/>
      <dgm:t>
        <a:bodyPr/>
        <a:lstStyle/>
        <a:p>
          <a:r>
            <a:rPr lang="en-US"/>
            <a:t>Characterization</a:t>
          </a:r>
        </a:p>
      </dgm:t>
    </dgm:pt>
    <dgm:pt modelId="{A6129E4C-38CD-497F-BBFE-E61021E906F0}" type="parTrans" cxnId="{2A18AFC6-1D5F-4BC3-955A-33F3FEF8C87A}">
      <dgm:prSet/>
      <dgm:spPr/>
      <dgm:t>
        <a:bodyPr/>
        <a:lstStyle/>
        <a:p>
          <a:endParaRPr lang="en-US"/>
        </a:p>
      </dgm:t>
    </dgm:pt>
    <dgm:pt modelId="{23FC37B9-0BF5-4F8E-A51D-DCD58DC4C8B0}" type="sibTrans" cxnId="{2A18AFC6-1D5F-4BC3-955A-33F3FEF8C87A}">
      <dgm:prSet/>
      <dgm:spPr/>
      <dgm:t>
        <a:bodyPr/>
        <a:lstStyle/>
        <a:p>
          <a:endParaRPr lang="en-US"/>
        </a:p>
      </dgm:t>
    </dgm:pt>
    <dgm:pt modelId="{81CA581A-8B26-4A7F-B580-CFB5159935C6}">
      <dgm:prSet phldrT="[Text]"/>
      <dgm:spPr/>
      <dgm:t>
        <a:bodyPr/>
        <a:lstStyle/>
        <a:p>
          <a:r>
            <a:rPr lang="en-US"/>
            <a:t>Modeling</a:t>
          </a:r>
        </a:p>
      </dgm:t>
    </dgm:pt>
    <dgm:pt modelId="{A2CDC133-EDC7-4D05-BDCA-FBE784B24DE3}" type="parTrans" cxnId="{991401D2-640A-4420-86A2-4E6A548F7A28}">
      <dgm:prSet/>
      <dgm:spPr/>
      <dgm:t>
        <a:bodyPr/>
        <a:lstStyle/>
        <a:p>
          <a:endParaRPr lang="en-US"/>
        </a:p>
      </dgm:t>
    </dgm:pt>
    <dgm:pt modelId="{F2CCEB47-CAEB-4B3E-9645-993659B0BBB8}" type="sibTrans" cxnId="{991401D2-640A-4420-86A2-4E6A548F7A28}">
      <dgm:prSet/>
      <dgm:spPr/>
      <dgm:t>
        <a:bodyPr/>
        <a:lstStyle/>
        <a:p>
          <a:endParaRPr lang="en-US"/>
        </a:p>
      </dgm:t>
    </dgm:pt>
    <dgm:pt modelId="{431D5B22-3AD1-4705-8CA4-F1CE26A60A19}">
      <dgm:prSet phldrT="[Text]"/>
      <dgm:spPr/>
      <dgm:t>
        <a:bodyPr/>
        <a:lstStyle/>
        <a:p>
          <a:r>
            <a:rPr lang="en-US"/>
            <a:t>Obtain data</a:t>
          </a:r>
        </a:p>
      </dgm:t>
    </dgm:pt>
    <dgm:pt modelId="{441EA5D1-568C-4499-A000-AE23CD70BD59}" type="parTrans" cxnId="{7AAD625B-E122-4B29-B911-72262A94AA82}">
      <dgm:prSet/>
      <dgm:spPr/>
      <dgm:t>
        <a:bodyPr/>
        <a:lstStyle/>
        <a:p>
          <a:endParaRPr lang="en-US"/>
        </a:p>
      </dgm:t>
    </dgm:pt>
    <dgm:pt modelId="{212EFDF4-A2C4-4844-8CAC-10C6F69B2FA0}" type="sibTrans" cxnId="{7AAD625B-E122-4B29-B911-72262A94AA82}">
      <dgm:prSet/>
      <dgm:spPr/>
      <dgm:t>
        <a:bodyPr/>
        <a:lstStyle/>
        <a:p>
          <a:endParaRPr lang="en-US"/>
        </a:p>
      </dgm:t>
    </dgm:pt>
    <dgm:pt modelId="{3CE18CCA-A756-44A3-9CCD-62CEFB7544DA}">
      <dgm:prSet phldrT="[Text]"/>
      <dgm:spPr/>
      <dgm:t>
        <a:bodyPr/>
        <a:lstStyle/>
        <a:p>
          <a:r>
            <a:rPr lang="en-US"/>
            <a:t>Qualify, scale, bin</a:t>
          </a:r>
        </a:p>
      </dgm:t>
    </dgm:pt>
    <dgm:pt modelId="{7BEC35D7-959F-459D-8D2B-56D838C408E8}" type="parTrans" cxnId="{137F757D-BCEB-45ED-A37E-50A6FA3638FE}">
      <dgm:prSet/>
      <dgm:spPr/>
      <dgm:t>
        <a:bodyPr/>
        <a:lstStyle/>
        <a:p>
          <a:endParaRPr lang="en-US"/>
        </a:p>
      </dgm:t>
    </dgm:pt>
    <dgm:pt modelId="{17BE584F-EA66-4891-BBF1-BE1637489A8F}" type="sibTrans" cxnId="{137F757D-BCEB-45ED-A37E-50A6FA3638FE}">
      <dgm:prSet/>
      <dgm:spPr/>
      <dgm:t>
        <a:bodyPr/>
        <a:lstStyle/>
        <a:p>
          <a:endParaRPr lang="en-US"/>
        </a:p>
      </dgm:t>
    </dgm:pt>
    <dgm:pt modelId="{55E6197C-7320-4EB6-90AC-39840F63B0D3}">
      <dgm:prSet phldrT="[Text]"/>
      <dgm:spPr/>
      <dgm:t>
        <a:bodyPr/>
        <a:lstStyle/>
        <a:p>
          <a:r>
            <a:rPr lang="en-US"/>
            <a:t>Quantify, extrapolate</a:t>
          </a:r>
        </a:p>
      </dgm:t>
    </dgm:pt>
    <dgm:pt modelId="{13B66498-DBA6-4EE9-9AB1-3704DCC74F40}" type="parTrans" cxnId="{E051E25B-E1F3-488F-9125-9A7CE30A4714}">
      <dgm:prSet/>
      <dgm:spPr/>
      <dgm:t>
        <a:bodyPr/>
        <a:lstStyle/>
        <a:p>
          <a:endParaRPr lang="en-US"/>
        </a:p>
      </dgm:t>
    </dgm:pt>
    <dgm:pt modelId="{78DF732E-F8BD-4491-873D-3AFCB15DA4CA}" type="sibTrans" cxnId="{E051E25B-E1F3-488F-9125-9A7CE30A4714}">
      <dgm:prSet/>
      <dgm:spPr/>
      <dgm:t>
        <a:bodyPr/>
        <a:lstStyle/>
        <a:p>
          <a:endParaRPr lang="en-US"/>
        </a:p>
      </dgm:t>
    </dgm:pt>
    <dgm:pt modelId="{76894464-AAD6-46AA-BA24-B7AE9B8FE6EC}" type="pres">
      <dgm:prSet presAssocID="{5B284A57-0F53-440E-9F9B-E35A1DDCA38B}" presName="Name0" presStyleCnt="0">
        <dgm:presLayoutVars>
          <dgm:dir/>
          <dgm:animLvl val="lvl"/>
          <dgm:resizeHandles val="exact"/>
        </dgm:presLayoutVars>
      </dgm:prSet>
      <dgm:spPr/>
    </dgm:pt>
    <dgm:pt modelId="{53F43A4A-FF21-4A3F-B8A8-B8D97343993B}" type="pres">
      <dgm:prSet presAssocID="{3E03C37D-118E-45CF-BFC5-5FFED6D7F1B3}" presName="composite" presStyleCnt="0"/>
      <dgm:spPr/>
    </dgm:pt>
    <dgm:pt modelId="{AD593218-9023-43CF-AFD4-D6F66202AF67}" type="pres">
      <dgm:prSet presAssocID="{3E03C37D-118E-45CF-BFC5-5FFED6D7F1B3}" presName="parTx" presStyleLbl="node1" presStyleIdx="0" presStyleCnt="3">
        <dgm:presLayoutVars>
          <dgm:chMax val="0"/>
          <dgm:chPref val="0"/>
          <dgm:bulletEnabled val="1"/>
        </dgm:presLayoutVars>
      </dgm:prSet>
      <dgm:spPr/>
      <dgm:t>
        <a:bodyPr/>
        <a:lstStyle/>
        <a:p>
          <a:endParaRPr lang="en-US"/>
        </a:p>
      </dgm:t>
    </dgm:pt>
    <dgm:pt modelId="{56CF44B6-D181-4C98-908E-D2113020A727}" type="pres">
      <dgm:prSet presAssocID="{3E03C37D-118E-45CF-BFC5-5FFED6D7F1B3}" presName="desTx" presStyleLbl="revTx" presStyleIdx="0" presStyleCnt="3">
        <dgm:presLayoutVars>
          <dgm:bulletEnabled val="1"/>
        </dgm:presLayoutVars>
      </dgm:prSet>
      <dgm:spPr/>
      <dgm:t>
        <a:bodyPr/>
        <a:lstStyle/>
        <a:p>
          <a:endParaRPr lang="en-US"/>
        </a:p>
      </dgm:t>
    </dgm:pt>
    <dgm:pt modelId="{60C30A6C-1784-49D7-A9D7-8D0B5F766BC2}" type="pres">
      <dgm:prSet presAssocID="{642A0DD4-48A7-4E55-A07F-E1F0A90DAD7D}" presName="space" presStyleCnt="0"/>
      <dgm:spPr/>
    </dgm:pt>
    <dgm:pt modelId="{154F2230-D8BE-44FB-8509-1A2AC5FAA5C3}" type="pres">
      <dgm:prSet presAssocID="{E95BB894-20EC-4D33-AA1C-BF13BBCE4CAA}" presName="composite" presStyleCnt="0"/>
      <dgm:spPr/>
    </dgm:pt>
    <dgm:pt modelId="{332A57AD-1008-4724-86C0-B53EFED95273}" type="pres">
      <dgm:prSet presAssocID="{E95BB894-20EC-4D33-AA1C-BF13BBCE4CAA}" presName="parTx" presStyleLbl="node1" presStyleIdx="1" presStyleCnt="3">
        <dgm:presLayoutVars>
          <dgm:chMax val="0"/>
          <dgm:chPref val="0"/>
          <dgm:bulletEnabled val="1"/>
        </dgm:presLayoutVars>
      </dgm:prSet>
      <dgm:spPr/>
      <dgm:t>
        <a:bodyPr/>
        <a:lstStyle/>
        <a:p>
          <a:endParaRPr lang="en-US"/>
        </a:p>
      </dgm:t>
    </dgm:pt>
    <dgm:pt modelId="{DB8CE68A-0DAC-4AC8-BD7D-2BA4BF7FE648}" type="pres">
      <dgm:prSet presAssocID="{E95BB894-20EC-4D33-AA1C-BF13BBCE4CAA}" presName="desTx" presStyleLbl="revTx" presStyleIdx="1" presStyleCnt="3">
        <dgm:presLayoutVars>
          <dgm:bulletEnabled val="1"/>
        </dgm:presLayoutVars>
      </dgm:prSet>
      <dgm:spPr/>
      <dgm:t>
        <a:bodyPr/>
        <a:lstStyle/>
        <a:p>
          <a:endParaRPr lang="en-US"/>
        </a:p>
      </dgm:t>
    </dgm:pt>
    <dgm:pt modelId="{6603070D-5011-4C32-BE54-E7B3EACE62A9}" type="pres">
      <dgm:prSet presAssocID="{23FC37B9-0BF5-4F8E-A51D-DCD58DC4C8B0}" presName="space" presStyleCnt="0"/>
      <dgm:spPr/>
    </dgm:pt>
    <dgm:pt modelId="{4CFF1DA1-6750-4A26-8BE0-AE200628686F}" type="pres">
      <dgm:prSet presAssocID="{81CA581A-8B26-4A7F-B580-CFB5159935C6}" presName="composite" presStyleCnt="0"/>
      <dgm:spPr/>
    </dgm:pt>
    <dgm:pt modelId="{F30C4B6F-FAD6-4306-A29B-FA67B234C463}" type="pres">
      <dgm:prSet presAssocID="{81CA581A-8B26-4A7F-B580-CFB5159935C6}" presName="parTx" presStyleLbl="node1" presStyleIdx="2" presStyleCnt="3">
        <dgm:presLayoutVars>
          <dgm:chMax val="0"/>
          <dgm:chPref val="0"/>
          <dgm:bulletEnabled val="1"/>
        </dgm:presLayoutVars>
      </dgm:prSet>
      <dgm:spPr/>
      <dgm:t>
        <a:bodyPr/>
        <a:lstStyle/>
        <a:p>
          <a:endParaRPr lang="en-US"/>
        </a:p>
      </dgm:t>
    </dgm:pt>
    <dgm:pt modelId="{216B936A-AEB0-4D16-ABE0-FDA66D58D332}" type="pres">
      <dgm:prSet presAssocID="{81CA581A-8B26-4A7F-B580-CFB5159935C6}" presName="desTx" presStyleLbl="revTx" presStyleIdx="2" presStyleCnt="3">
        <dgm:presLayoutVars>
          <dgm:bulletEnabled val="1"/>
        </dgm:presLayoutVars>
      </dgm:prSet>
      <dgm:spPr/>
      <dgm:t>
        <a:bodyPr/>
        <a:lstStyle/>
        <a:p>
          <a:endParaRPr lang="en-US"/>
        </a:p>
      </dgm:t>
    </dgm:pt>
  </dgm:ptLst>
  <dgm:cxnLst>
    <dgm:cxn modelId="{E051E25B-E1F3-488F-9125-9A7CE30A4714}" srcId="{81CA581A-8B26-4A7F-B580-CFB5159935C6}" destId="{55E6197C-7320-4EB6-90AC-39840F63B0D3}" srcOrd="0" destOrd="0" parTransId="{13B66498-DBA6-4EE9-9AB1-3704DCC74F40}" sibTransId="{78DF732E-F8BD-4491-873D-3AFCB15DA4CA}"/>
    <dgm:cxn modelId="{4C8FE2AB-6B21-4EBC-94DD-912DFEEAD9F6}" type="presOf" srcId="{3CE18CCA-A756-44A3-9CCD-62CEFB7544DA}" destId="{DB8CE68A-0DAC-4AC8-BD7D-2BA4BF7FE648}" srcOrd="0" destOrd="0" presId="urn:microsoft.com/office/officeart/2005/8/layout/chevron1"/>
    <dgm:cxn modelId="{AF46FC38-6725-48BE-93B3-BA259A88023B}" type="presOf" srcId="{81CA581A-8B26-4A7F-B580-CFB5159935C6}" destId="{F30C4B6F-FAD6-4306-A29B-FA67B234C463}" srcOrd="0" destOrd="0" presId="urn:microsoft.com/office/officeart/2005/8/layout/chevron1"/>
    <dgm:cxn modelId="{2A18AFC6-1D5F-4BC3-955A-33F3FEF8C87A}" srcId="{5B284A57-0F53-440E-9F9B-E35A1DDCA38B}" destId="{E95BB894-20EC-4D33-AA1C-BF13BBCE4CAA}" srcOrd="1" destOrd="0" parTransId="{A6129E4C-38CD-497F-BBFE-E61021E906F0}" sibTransId="{23FC37B9-0BF5-4F8E-A51D-DCD58DC4C8B0}"/>
    <dgm:cxn modelId="{8A6B9C8A-78D8-464A-8E7F-D39F1623A914}" srcId="{5B284A57-0F53-440E-9F9B-E35A1DDCA38B}" destId="{3E03C37D-118E-45CF-BFC5-5FFED6D7F1B3}" srcOrd="0" destOrd="0" parTransId="{F5F882A0-ED31-4531-AE18-8A9CC8283E3C}" sibTransId="{642A0DD4-48A7-4E55-A07F-E1F0A90DAD7D}"/>
    <dgm:cxn modelId="{30A56E45-2C5C-4607-9BAF-6E0365721150}" type="presOf" srcId="{3E03C37D-118E-45CF-BFC5-5FFED6D7F1B3}" destId="{AD593218-9023-43CF-AFD4-D6F66202AF67}" srcOrd="0" destOrd="0" presId="urn:microsoft.com/office/officeart/2005/8/layout/chevron1"/>
    <dgm:cxn modelId="{27C26960-2B22-4066-A348-9B5268BD89D2}" type="presOf" srcId="{E95BB894-20EC-4D33-AA1C-BF13BBCE4CAA}" destId="{332A57AD-1008-4724-86C0-B53EFED95273}" srcOrd="0" destOrd="0" presId="urn:microsoft.com/office/officeart/2005/8/layout/chevron1"/>
    <dgm:cxn modelId="{C907A33D-C86A-464D-9237-79E8D38E9A76}" type="presOf" srcId="{5B284A57-0F53-440E-9F9B-E35A1DDCA38B}" destId="{76894464-AAD6-46AA-BA24-B7AE9B8FE6EC}" srcOrd="0" destOrd="0" presId="urn:microsoft.com/office/officeart/2005/8/layout/chevron1"/>
    <dgm:cxn modelId="{7AAD625B-E122-4B29-B911-72262A94AA82}" srcId="{3E03C37D-118E-45CF-BFC5-5FFED6D7F1B3}" destId="{431D5B22-3AD1-4705-8CA4-F1CE26A60A19}" srcOrd="0" destOrd="0" parTransId="{441EA5D1-568C-4499-A000-AE23CD70BD59}" sibTransId="{212EFDF4-A2C4-4844-8CAC-10C6F69B2FA0}"/>
    <dgm:cxn modelId="{991401D2-640A-4420-86A2-4E6A548F7A28}" srcId="{5B284A57-0F53-440E-9F9B-E35A1DDCA38B}" destId="{81CA581A-8B26-4A7F-B580-CFB5159935C6}" srcOrd="2" destOrd="0" parTransId="{A2CDC133-EDC7-4D05-BDCA-FBE784B24DE3}" sibTransId="{F2CCEB47-CAEB-4B3E-9645-993659B0BBB8}"/>
    <dgm:cxn modelId="{137F757D-BCEB-45ED-A37E-50A6FA3638FE}" srcId="{E95BB894-20EC-4D33-AA1C-BF13BBCE4CAA}" destId="{3CE18CCA-A756-44A3-9CCD-62CEFB7544DA}" srcOrd="0" destOrd="0" parTransId="{7BEC35D7-959F-459D-8D2B-56D838C408E8}" sibTransId="{17BE584F-EA66-4891-BBF1-BE1637489A8F}"/>
    <dgm:cxn modelId="{495ECA00-BFE4-43D1-A85A-B860DFE74717}" type="presOf" srcId="{431D5B22-3AD1-4705-8CA4-F1CE26A60A19}" destId="{56CF44B6-D181-4C98-908E-D2113020A727}" srcOrd="0" destOrd="0" presId="urn:microsoft.com/office/officeart/2005/8/layout/chevron1"/>
    <dgm:cxn modelId="{35CB3775-BA7D-4630-966C-FC6BAB27A77E}" type="presOf" srcId="{55E6197C-7320-4EB6-90AC-39840F63B0D3}" destId="{216B936A-AEB0-4D16-ABE0-FDA66D58D332}" srcOrd="0" destOrd="0" presId="urn:microsoft.com/office/officeart/2005/8/layout/chevron1"/>
    <dgm:cxn modelId="{0FC1B6D6-F591-4757-8422-1FB35FD4A816}" type="presParOf" srcId="{76894464-AAD6-46AA-BA24-B7AE9B8FE6EC}" destId="{53F43A4A-FF21-4A3F-B8A8-B8D97343993B}" srcOrd="0" destOrd="0" presId="urn:microsoft.com/office/officeart/2005/8/layout/chevron1"/>
    <dgm:cxn modelId="{9DAEEA1C-7E86-4042-8B92-6E6BE13DBE1B}" type="presParOf" srcId="{53F43A4A-FF21-4A3F-B8A8-B8D97343993B}" destId="{AD593218-9023-43CF-AFD4-D6F66202AF67}" srcOrd="0" destOrd="0" presId="urn:microsoft.com/office/officeart/2005/8/layout/chevron1"/>
    <dgm:cxn modelId="{37D41C10-CAC8-4B30-9EB8-5B73F95E0ED4}" type="presParOf" srcId="{53F43A4A-FF21-4A3F-B8A8-B8D97343993B}" destId="{56CF44B6-D181-4C98-908E-D2113020A727}" srcOrd="1" destOrd="0" presId="urn:microsoft.com/office/officeart/2005/8/layout/chevron1"/>
    <dgm:cxn modelId="{B72D2F63-FA01-45EA-8A8D-42ED5CC06975}" type="presParOf" srcId="{76894464-AAD6-46AA-BA24-B7AE9B8FE6EC}" destId="{60C30A6C-1784-49D7-A9D7-8D0B5F766BC2}" srcOrd="1" destOrd="0" presId="urn:microsoft.com/office/officeart/2005/8/layout/chevron1"/>
    <dgm:cxn modelId="{48803DC9-A115-4B9B-B4B9-852F6AD499F6}" type="presParOf" srcId="{76894464-AAD6-46AA-BA24-B7AE9B8FE6EC}" destId="{154F2230-D8BE-44FB-8509-1A2AC5FAA5C3}" srcOrd="2" destOrd="0" presId="urn:microsoft.com/office/officeart/2005/8/layout/chevron1"/>
    <dgm:cxn modelId="{D9EFC716-D830-4553-8869-F7E6BDAD5BB2}" type="presParOf" srcId="{154F2230-D8BE-44FB-8509-1A2AC5FAA5C3}" destId="{332A57AD-1008-4724-86C0-B53EFED95273}" srcOrd="0" destOrd="0" presId="urn:microsoft.com/office/officeart/2005/8/layout/chevron1"/>
    <dgm:cxn modelId="{92BB2016-2222-46F6-8EFA-1342F9F9E1DB}" type="presParOf" srcId="{154F2230-D8BE-44FB-8509-1A2AC5FAA5C3}" destId="{DB8CE68A-0DAC-4AC8-BD7D-2BA4BF7FE648}" srcOrd="1" destOrd="0" presId="urn:microsoft.com/office/officeart/2005/8/layout/chevron1"/>
    <dgm:cxn modelId="{26FDF207-7071-459B-8234-A6E1E8CDAC71}" type="presParOf" srcId="{76894464-AAD6-46AA-BA24-B7AE9B8FE6EC}" destId="{6603070D-5011-4C32-BE54-E7B3EACE62A9}" srcOrd="3" destOrd="0" presId="urn:microsoft.com/office/officeart/2005/8/layout/chevron1"/>
    <dgm:cxn modelId="{CBB1D96B-1A24-42B0-A7F5-BEF3B2FB30C0}" type="presParOf" srcId="{76894464-AAD6-46AA-BA24-B7AE9B8FE6EC}" destId="{4CFF1DA1-6750-4A26-8BE0-AE200628686F}" srcOrd="4" destOrd="0" presId="urn:microsoft.com/office/officeart/2005/8/layout/chevron1"/>
    <dgm:cxn modelId="{EB2817F9-1A10-40EB-A066-0C28EC8E8754}" type="presParOf" srcId="{4CFF1DA1-6750-4A26-8BE0-AE200628686F}" destId="{F30C4B6F-FAD6-4306-A29B-FA67B234C463}" srcOrd="0" destOrd="0" presId="urn:microsoft.com/office/officeart/2005/8/layout/chevron1"/>
    <dgm:cxn modelId="{D5F6B11B-F297-49AF-8800-8F77BB7859D1}" type="presParOf" srcId="{4CFF1DA1-6750-4A26-8BE0-AE200628686F}" destId="{216B936A-AEB0-4D16-ABE0-FDA66D58D332}" srcOrd="1" destOrd="0" presId="urn:microsoft.com/office/officeart/2005/8/layout/chevron1"/>
  </dgm:cxnLst>
  <dgm:bg/>
  <dgm:whole/>
  <dgm:extLst>
    <a:ext uri="http://schemas.microsoft.com/office/drawing/2008/diagram">
      <dsp:dataModelExt xmlns:dsp="http://schemas.microsoft.com/office/drawing/2008/diagram" xmlns="" relId="rId16"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AD593218-9023-43CF-AFD4-D6F66202AF67}">
      <dsp:nvSpPr>
        <dsp:cNvPr id="0" name=""/>
        <dsp:cNvSpPr/>
      </dsp:nvSpPr>
      <dsp:spPr>
        <a:xfrm>
          <a:off x="2895"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Observations</a:t>
          </a:r>
        </a:p>
      </dsp:txBody>
      <dsp:txXfrm>
        <a:off x="2895" y="7278"/>
        <a:ext cx="1804687" cy="648000"/>
      </dsp:txXfrm>
    </dsp:sp>
    <dsp:sp modelId="{56CF44B6-D181-4C98-908E-D2113020A727}">
      <dsp:nvSpPr>
        <dsp:cNvPr id="0" name=""/>
        <dsp:cNvSpPr/>
      </dsp:nvSpPr>
      <dsp:spPr>
        <a:xfrm>
          <a:off x="2895"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Obtain data</a:t>
          </a:r>
        </a:p>
      </dsp:txBody>
      <dsp:txXfrm>
        <a:off x="2895" y="736278"/>
        <a:ext cx="1443750" cy="216000"/>
      </dsp:txXfrm>
    </dsp:sp>
    <dsp:sp modelId="{332A57AD-1008-4724-86C0-B53EFED95273}">
      <dsp:nvSpPr>
        <dsp:cNvPr id="0" name=""/>
        <dsp:cNvSpPr/>
      </dsp:nvSpPr>
      <dsp:spPr>
        <a:xfrm>
          <a:off x="1591583"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Characterization</a:t>
          </a:r>
        </a:p>
      </dsp:txBody>
      <dsp:txXfrm>
        <a:off x="1591583" y="7278"/>
        <a:ext cx="1804687" cy="648000"/>
      </dsp:txXfrm>
    </dsp:sp>
    <dsp:sp modelId="{DB8CE68A-0DAC-4AC8-BD7D-2BA4BF7FE648}">
      <dsp:nvSpPr>
        <dsp:cNvPr id="0" name=""/>
        <dsp:cNvSpPr/>
      </dsp:nvSpPr>
      <dsp:spPr>
        <a:xfrm>
          <a:off x="1591583"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Qualify, scale, bin</a:t>
          </a:r>
        </a:p>
      </dsp:txBody>
      <dsp:txXfrm>
        <a:off x="1591583" y="736278"/>
        <a:ext cx="1443750" cy="216000"/>
      </dsp:txXfrm>
    </dsp:sp>
    <dsp:sp modelId="{F30C4B6F-FAD6-4306-A29B-FA67B234C463}">
      <dsp:nvSpPr>
        <dsp:cNvPr id="0" name=""/>
        <dsp:cNvSpPr/>
      </dsp:nvSpPr>
      <dsp:spPr>
        <a:xfrm>
          <a:off x="3180271"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Modeling</a:t>
          </a:r>
        </a:p>
      </dsp:txBody>
      <dsp:txXfrm>
        <a:off x="3180271" y="7278"/>
        <a:ext cx="1804687" cy="648000"/>
      </dsp:txXfrm>
    </dsp:sp>
    <dsp:sp modelId="{216B936A-AEB0-4D16-ABE0-FDA66D58D332}">
      <dsp:nvSpPr>
        <dsp:cNvPr id="0" name=""/>
        <dsp:cNvSpPr/>
      </dsp:nvSpPr>
      <dsp:spPr>
        <a:xfrm>
          <a:off x="3180271"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Quantify, extrapolate</a:t>
          </a:r>
        </a:p>
      </dsp:txBody>
      <dsp:txXfrm>
        <a:off x="3180271" y="736278"/>
        <a:ext cx="1443750" cy="2160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D6033AA91D745A0BEE372F0C2A151D0"/>
        <w:category>
          <w:name w:val="General"/>
          <w:gallery w:val="placeholder"/>
        </w:category>
        <w:types>
          <w:type w:val="bbPlcHdr"/>
        </w:types>
        <w:behaviors>
          <w:behavior w:val="content"/>
        </w:behaviors>
        <w:guid w:val="{1B30ECB0-FFC3-4859-BE2B-8814111FEF28}"/>
      </w:docPartPr>
      <w:docPartBody>
        <w:p w:rsidR="00197877" w:rsidRDefault="00197877" w:rsidP="00197877">
          <w:pPr>
            <w:pStyle w:val="BD6033AA91D745A0BEE372F0C2A151D0"/>
          </w:pPr>
          <w:r>
            <w:t>[Type the document title]</w:t>
          </w:r>
        </w:p>
      </w:docPartBody>
    </w:docPart>
    <w:docPart>
      <w:docPartPr>
        <w:name w:val="3CB3DDB81488426D87ACED4BCB87E772"/>
        <w:category>
          <w:name w:val="General"/>
          <w:gallery w:val="placeholder"/>
        </w:category>
        <w:types>
          <w:type w:val="bbPlcHdr"/>
        </w:types>
        <w:behaviors>
          <w:behavior w:val="content"/>
        </w:behaviors>
        <w:guid w:val="{AA063CBC-521F-4CDF-BFBA-065B93B9A835}"/>
      </w:docPartPr>
      <w:docPartBody>
        <w:p w:rsidR="00197877" w:rsidRDefault="00197877" w:rsidP="00197877">
          <w:pPr>
            <w:pStyle w:val="3CB3DDB81488426D87ACED4BCB87E772"/>
          </w:pPr>
          <w: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0" w:usb1="08070000" w:usb2="00000010" w:usb3="00000000" w:csb0="00020000" w:csb1="00000000"/>
  </w:font>
  <w:font w:name="TimesNewRomanPSMT">
    <w:altName w:val="Times New Roman"/>
    <w:panose1 w:val="00000000000000000000"/>
    <w:charset w:val="00"/>
    <w:family w:val="auto"/>
    <w:notTrueType/>
    <w:pitch w:val="default"/>
    <w:sig w:usb0="00000003" w:usb1="0000006E" w:usb2="00000001" w:usb3="00000010" w:csb0="00000000" w:csb1="00000000"/>
  </w:font>
  <w:font w:name="TimesNewRomanPS-BoldItalic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97877"/>
    <w:rsid w:val="00070822"/>
    <w:rsid w:val="00076ACE"/>
    <w:rsid w:val="00197877"/>
    <w:rsid w:val="001E6A29"/>
    <w:rsid w:val="002137EE"/>
    <w:rsid w:val="00253AFC"/>
    <w:rsid w:val="002F7ADC"/>
    <w:rsid w:val="00350B87"/>
    <w:rsid w:val="005300D3"/>
    <w:rsid w:val="005E65E5"/>
    <w:rsid w:val="00634622"/>
    <w:rsid w:val="006966D2"/>
    <w:rsid w:val="006B13FF"/>
    <w:rsid w:val="006F1326"/>
    <w:rsid w:val="009D297B"/>
    <w:rsid w:val="009D71A3"/>
    <w:rsid w:val="00A605F0"/>
    <w:rsid w:val="00A91D82"/>
    <w:rsid w:val="00AB4556"/>
    <w:rsid w:val="00B95CBF"/>
    <w:rsid w:val="00BB41EB"/>
    <w:rsid w:val="00BC7314"/>
    <w:rsid w:val="00BF5109"/>
    <w:rsid w:val="00C30FAE"/>
    <w:rsid w:val="00CE0039"/>
    <w:rsid w:val="00DE4157"/>
    <w:rsid w:val="00E673AA"/>
    <w:rsid w:val="00EF5257"/>
    <w:rsid w:val="00F12BBA"/>
    <w:rsid w:val="00F92F2D"/>
    <w:rsid w:val="00FF08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6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4157"/>
    <w:rPr>
      <w:color w:val="808080"/>
    </w:rPr>
  </w:style>
  <w:style w:type="paragraph" w:customStyle="1" w:styleId="BD6033AA91D745A0BEE372F0C2A151D0">
    <w:name w:val="BD6033AA91D745A0BEE372F0C2A151D0"/>
    <w:rsid w:val="00197877"/>
  </w:style>
  <w:style w:type="paragraph" w:customStyle="1" w:styleId="3CB3DDB81488426D87ACED4BCB87E772">
    <w:name w:val="3CB3DDB81488426D87ACED4BCB87E772"/>
    <w:rsid w:val="00197877"/>
  </w:style>
  <w:style w:type="paragraph" w:customStyle="1" w:styleId="6C070DC6C73B489390FB3FB01F6A8C21">
    <w:name w:val="6C070DC6C73B489390FB3FB01F6A8C21"/>
    <w:rsid w:val="0063462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111695-3313-4387-A7C3-5A3D4DF01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37</Pages>
  <Words>18649</Words>
  <Characters>116562</Characters>
  <Application>Microsoft Office Word</Application>
  <DocSecurity>0</DocSecurity>
  <Lines>4662</Lines>
  <Paragraphs>5200</Paragraphs>
  <ScaleCrop>false</ScaleCrop>
  <HeadingPairs>
    <vt:vector size="2" baseType="variant">
      <vt:variant>
        <vt:lpstr>Title</vt:lpstr>
      </vt:variant>
      <vt:variant>
        <vt:i4>1</vt:i4>
      </vt:variant>
    </vt:vector>
  </HeadingPairs>
  <TitlesOfParts>
    <vt:vector size="1" baseType="lpstr">
      <vt:lpstr>Volume 1: Stochastic Environmental Modeling</vt:lpstr>
    </vt:vector>
  </TitlesOfParts>
  <Company>Customer Solutions BAE Systems</Company>
  <LinksUpToDate>false</LinksUpToDate>
  <CharactersWithSpaces>130011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Stochastic Environmental Modeling</dc:title>
  <dc:creator>pukitepa</dc:creator>
  <cp:lastModifiedBy>pukitepa</cp:lastModifiedBy>
  <cp:revision>40</cp:revision>
  <cp:lastPrinted>2012-05-31T16:44:00Z</cp:lastPrinted>
  <dcterms:created xsi:type="dcterms:W3CDTF">2013-01-21T23:14:00Z</dcterms:created>
  <dcterms:modified xsi:type="dcterms:W3CDTF">2013-02-08T22:02:00Z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id="71vMGhOK"/&gt;&lt;style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ies>
</file>